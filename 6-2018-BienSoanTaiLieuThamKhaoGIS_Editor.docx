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5691DA" w14:textId="77777777" w:rsidR="003A3816" w:rsidRPr="00C70258" w:rsidRDefault="003A3816" w:rsidP="003A3816">
      <w:pPr>
        <w:spacing w:after="0" w:line="240" w:lineRule="auto"/>
        <w:jc w:val="center"/>
        <w:rPr>
          <w:rFonts w:ascii="Times New Roman" w:hAnsi="Times New Roman" w:cs="Times New Roman"/>
          <w:sz w:val="34"/>
          <w:szCs w:val="26"/>
        </w:rPr>
      </w:pPr>
      <w:r w:rsidRPr="00C70258">
        <w:rPr>
          <w:rFonts w:ascii="Times New Roman" w:hAnsi="Times New Roman" w:cs="Times New Roman"/>
          <w:sz w:val="34"/>
          <w:szCs w:val="26"/>
        </w:rPr>
        <w:t>TRƯỜNG ĐẠI HỌC NHA TRANG</w:t>
      </w:r>
    </w:p>
    <w:p w14:paraId="5C263422" w14:textId="77777777" w:rsidR="003A3816" w:rsidRPr="00C70258" w:rsidRDefault="003A3816" w:rsidP="003A3816">
      <w:pPr>
        <w:spacing w:after="0" w:line="240" w:lineRule="auto"/>
        <w:jc w:val="center"/>
        <w:rPr>
          <w:rFonts w:ascii="Times New Roman" w:hAnsi="Times New Roman" w:cs="Times New Roman"/>
          <w:b/>
          <w:sz w:val="34"/>
          <w:szCs w:val="26"/>
        </w:rPr>
      </w:pPr>
      <w:r w:rsidRPr="00C70258">
        <w:rPr>
          <w:rFonts w:ascii="Times New Roman" w:hAnsi="Times New Roman" w:cs="Times New Roman"/>
          <w:b/>
          <w:sz w:val="34"/>
          <w:szCs w:val="26"/>
        </w:rPr>
        <w:t>KHOA CÔNG NGHỆ THÔNG TIN</w:t>
      </w:r>
    </w:p>
    <w:p w14:paraId="40AAD152" w14:textId="77777777" w:rsidR="003A3816" w:rsidRPr="00C70258" w:rsidRDefault="003A3816" w:rsidP="003A3816">
      <w:pPr>
        <w:spacing w:after="0" w:line="240" w:lineRule="auto"/>
        <w:jc w:val="center"/>
        <w:rPr>
          <w:rFonts w:ascii="Times New Roman" w:hAnsi="Times New Roman" w:cs="Times New Roman"/>
          <w:sz w:val="34"/>
          <w:szCs w:val="26"/>
        </w:rPr>
      </w:pPr>
      <w:r w:rsidRPr="00C70258">
        <w:rPr>
          <w:rFonts w:ascii="Times New Roman" w:hAnsi="Times New Roman" w:cs="Times New Roman"/>
          <w:sz w:val="34"/>
          <w:szCs w:val="26"/>
        </w:rPr>
        <w:sym w:font="Wingdings" w:char="F098"/>
      </w:r>
      <w:r w:rsidRPr="00C70258">
        <w:rPr>
          <w:rFonts w:ascii="Times New Roman" w:hAnsi="Times New Roman" w:cs="Times New Roman"/>
          <w:sz w:val="34"/>
          <w:szCs w:val="26"/>
        </w:rPr>
        <w:sym w:font="Wingdings" w:char="F0B5"/>
      </w:r>
      <w:r w:rsidRPr="00C70258">
        <w:rPr>
          <w:rFonts w:ascii="Times New Roman" w:hAnsi="Times New Roman" w:cs="Times New Roman"/>
          <w:sz w:val="34"/>
          <w:szCs w:val="26"/>
        </w:rPr>
        <w:sym w:font="Wingdings" w:char="F099"/>
      </w:r>
    </w:p>
    <w:p w14:paraId="742D0FE0" w14:textId="77777777" w:rsidR="003A3816" w:rsidRPr="00C70258" w:rsidRDefault="003A3816" w:rsidP="003A3816">
      <w:pPr>
        <w:jc w:val="center"/>
        <w:rPr>
          <w:rFonts w:ascii="Times New Roman" w:hAnsi="Times New Roman" w:cs="Times New Roman"/>
          <w:szCs w:val="26"/>
        </w:rPr>
      </w:pPr>
    </w:p>
    <w:p w14:paraId="7FC70373" w14:textId="77777777" w:rsidR="003A3816" w:rsidRPr="00C70258" w:rsidRDefault="003A3816" w:rsidP="003A3816">
      <w:pPr>
        <w:jc w:val="center"/>
        <w:rPr>
          <w:rFonts w:ascii="Times New Roman" w:hAnsi="Times New Roman" w:cs="Times New Roman"/>
          <w:szCs w:val="26"/>
        </w:rPr>
      </w:pPr>
      <w:r w:rsidRPr="00C70258">
        <w:rPr>
          <w:rFonts w:ascii="Times New Roman" w:hAnsi="Times New Roman" w:cs="Times New Roman"/>
          <w:noProof/>
          <w:szCs w:val="26"/>
          <w:lang w:eastAsia="zh-CN"/>
        </w:rPr>
        <w:drawing>
          <wp:inline distT="0" distB="0" distL="0" distR="0" wp14:anchorId="6D7B60E2" wp14:editId="3140B2EA">
            <wp:extent cx="1123950" cy="1123950"/>
            <wp:effectExtent l="0" t="0" r="0" b="0"/>
            <wp:docPr id="4" name="Picture 4" descr="G:\Laptop\Pictures\Pictures\LogoKhoa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aptop\Pictures\Pictures\LogoKhoa1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10DC5561" w14:textId="77777777" w:rsidR="003A3816" w:rsidRPr="00C70258" w:rsidRDefault="003A3816" w:rsidP="003A3816">
      <w:pPr>
        <w:jc w:val="center"/>
        <w:rPr>
          <w:rFonts w:ascii="Times New Roman" w:hAnsi="Times New Roman" w:cs="Times New Roman"/>
          <w:szCs w:val="26"/>
        </w:rPr>
      </w:pPr>
    </w:p>
    <w:p w14:paraId="6FC434CA" w14:textId="77777777" w:rsidR="003A3816" w:rsidRPr="00C70258" w:rsidRDefault="003A3816" w:rsidP="003A3816">
      <w:pPr>
        <w:jc w:val="center"/>
        <w:rPr>
          <w:rFonts w:ascii="Times New Roman" w:hAnsi="Times New Roman" w:cs="Times New Roman"/>
          <w:sz w:val="26"/>
          <w:szCs w:val="26"/>
        </w:rPr>
      </w:pPr>
      <w:r w:rsidRPr="00C70258">
        <w:rPr>
          <w:rFonts w:ascii="Times New Roman" w:hAnsi="Times New Roman" w:cs="Times New Roman"/>
          <w:sz w:val="26"/>
          <w:szCs w:val="26"/>
        </w:rPr>
        <w:t>ThS. NGUYỄN THỦY ĐOAN TRANG</w:t>
      </w:r>
    </w:p>
    <w:p w14:paraId="552A1F52" w14:textId="77777777" w:rsidR="003A3816" w:rsidRPr="00C70258" w:rsidRDefault="003A3816" w:rsidP="003A3816">
      <w:pPr>
        <w:jc w:val="center"/>
        <w:rPr>
          <w:rFonts w:ascii="Times New Roman" w:hAnsi="Times New Roman" w:cs="Times New Roman"/>
          <w:szCs w:val="26"/>
        </w:rPr>
      </w:pPr>
    </w:p>
    <w:p w14:paraId="4C006308" w14:textId="77777777" w:rsidR="003A3816" w:rsidRPr="00C70258" w:rsidRDefault="003A3816" w:rsidP="003A3816">
      <w:pPr>
        <w:jc w:val="center"/>
        <w:rPr>
          <w:rFonts w:ascii="Times New Roman" w:hAnsi="Times New Roman" w:cs="Times New Roman"/>
          <w:szCs w:val="26"/>
        </w:rPr>
      </w:pPr>
    </w:p>
    <w:p w14:paraId="45E4065E" w14:textId="77777777" w:rsidR="003A3816" w:rsidRPr="00C70258" w:rsidRDefault="003A3816" w:rsidP="003A3816">
      <w:pPr>
        <w:jc w:val="center"/>
        <w:rPr>
          <w:rFonts w:ascii="Times New Roman" w:hAnsi="Times New Roman" w:cs="Times New Roman"/>
          <w:sz w:val="36"/>
        </w:rPr>
      </w:pPr>
      <w:r w:rsidRPr="00C70258">
        <w:rPr>
          <w:rFonts w:ascii="Times New Roman" w:hAnsi="Times New Roman" w:cs="Times New Roman"/>
          <w:sz w:val="36"/>
        </w:rPr>
        <w:t>TÀI LIỆU THAM KHẢO</w:t>
      </w:r>
    </w:p>
    <w:p w14:paraId="57D52388" w14:textId="77777777" w:rsidR="003A3816" w:rsidRPr="00C70258" w:rsidRDefault="003A3816" w:rsidP="003A3816">
      <w:pPr>
        <w:jc w:val="center"/>
        <w:rPr>
          <w:rFonts w:ascii="Times New Roman" w:hAnsi="Times New Roman" w:cs="Times New Roman"/>
          <w:b/>
          <w:sz w:val="52"/>
          <w:szCs w:val="52"/>
        </w:rPr>
      </w:pPr>
      <w:r w:rsidRPr="00C70258">
        <w:rPr>
          <w:rFonts w:ascii="Times New Roman" w:hAnsi="Times New Roman" w:cs="Times New Roman"/>
          <w:b/>
          <w:sz w:val="52"/>
          <w:szCs w:val="52"/>
        </w:rPr>
        <w:t>HỆ THỐNG THÔNG TIN ĐỊA LÝ</w:t>
      </w:r>
    </w:p>
    <w:p w14:paraId="26C0FB04" w14:textId="77777777" w:rsidR="003A3816" w:rsidRPr="00C70258" w:rsidRDefault="003A3816" w:rsidP="003A3816">
      <w:pPr>
        <w:spacing w:before="120"/>
        <w:jc w:val="center"/>
        <w:rPr>
          <w:rFonts w:ascii="Times New Roman" w:hAnsi="Times New Roman" w:cs="Times New Roman"/>
          <w:szCs w:val="26"/>
        </w:rPr>
      </w:pPr>
      <w:r w:rsidRPr="00C70258">
        <w:rPr>
          <w:rFonts w:ascii="Times New Roman" w:hAnsi="Times New Roman" w:cs="Times New Roman"/>
          <w:noProof/>
          <w:szCs w:val="26"/>
          <w:lang w:eastAsia="zh-CN"/>
        </w:rPr>
        <mc:AlternateContent>
          <mc:Choice Requires="wps">
            <w:drawing>
              <wp:anchor distT="0" distB="0" distL="114300" distR="114300" simplePos="0" relativeHeight="251879424" behindDoc="0" locked="0" layoutInCell="1" allowOverlap="1" wp14:anchorId="1A1C9BBE" wp14:editId="568F8E9B">
                <wp:simplePos x="0" y="0"/>
                <wp:positionH relativeFrom="column">
                  <wp:posOffset>751205</wp:posOffset>
                </wp:positionH>
                <wp:positionV relativeFrom="paragraph">
                  <wp:posOffset>145415</wp:posOffset>
                </wp:positionV>
                <wp:extent cx="4347845" cy="2141855"/>
                <wp:effectExtent l="3810" t="0" r="1270" b="190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7845" cy="21418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rnd" algn="ctr">
                              <a:solidFill>
                                <a:srgbClr val="000000"/>
                              </a:solidFill>
                              <a:prstDash val="sysDot"/>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3B1BF" id="Rectangle 14" o:spid="_x0000_s1026" style="position:absolute;margin-left:59.15pt;margin-top:11.45pt;width:342.35pt;height:168.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" filled="f" stroked="f">
                <v:stroke dashstyle="1 1" endcap="round"/>
              </v:rect>
            </w:pict>
          </mc:Fallback>
        </mc:AlternateContent>
      </w:r>
      <w:r w:rsidRPr="00C70258">
        <w:rPr>
          <w:rFonts w:ascii="Times New Roman" w:hAnsi="Times New Roman" w:cs="Times New Roman"/>
          <w:noProof/>
          <w:szCs w:val="26"/>
          <w:lang w:eastAsia="zh-CN"/>
        </w:rPr>
        <mc:AlternateContent>
          <mc:Choice Requires="wps">
            <w:drawing>
              <wp:anchor distT="0" distB="0" distL="114300" distR="114300" simplePos="0" relativeHeight="251875328" behindDoc="0" locked="0" layoutInCell="1" allowOverlap="1" wp14:anchorId="5C5EAE31" wp14:editId="374D7E7E">
                <wp:simplePos x="0" y="0"/>
                <wp:positionH relativeFrom="column">
                  <wp:posOffset>1885315</wp:posOffset>
                </wp:positionH>
                <wp:positionV relativeFrom="paragraph">
                  <wp:posOffset>258445</wp:posOffset>
                </wp:positionV>
                <wp:extent cx="2006600" cy="817245"/>
                <wp:effectExtent l="13970" t="7620" r="8255" b="1333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6600" cy="817245"/>
                        </a:xfrm>
                        <a:prstGeom prst="ellipse">
                          <a:avLst/>
                        </a:prstGeom>
                        <a:solidFill>
                          <a:srgbClr val="CC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2C116C" id="Oval 13" o:spid="_x0000_s1026" style="position:absolute;margin-left:148.45pt;margin-top:20.35pt;width:158pt;height:64.3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" fillcolor="#cff"/>
            </w:pict>
          </mc:Fallback>
        </mc:AlternateContent>
      </w:r>
    </w:p>
    <w:p w14:paraId="546A7D6D" w14:textId="77777777" w:rsidR="003A3816" w:rsidRPr="00C70258" w:rsidRDefault="003A3816" w:rsidP="003A3816">
      <w:pPr>
        <w:spacing w:before="120"/>
        <w:jc w:val="center"/>
        <w:rPr>
          <w:rFonts w:ascii="Times New Roman" w:hAnsi="Times New Roman" w:cs="Times New Roman"/>
          <w:szCs w:val="26"/>
        </w:rPr>
      </w:pPr>
      <w:r w:rsidRPr="00C70258">
        <w:rPr>
          <w:rFonts w:ascii="Times New Roman" w:hAnsi="Times New Roman" w:cs="Times New Roman"/>
          <w:noProof/>
          <w:szCs w:val="26"/>
          <w:lang w:eastAsia="zh-CN"/>
        </w:rPr>
        <mc:AlternateContent>
          <mc:Choice Requires="wps">
            <w:drawing>
              <wp:anchor distT="0" distB="0" distL="114300" distR="114300" simplePos="0" relativeHeight="251876352" behindDoc="0" locked="0" layoutInCell="1" allowOverlap="1" wp14:anchorId="32FA88CF" wp14:editId="505F294B">
                <wp:simplePos x="0" y="0"/>
                <wp:positionH relativeFrom="column">
                  <wp:posOffset>2223770</wp:posOffset>
                </wp:positionH>
                <wp:positionV relativeFrom="paragraph">
                  <wp:posOffset>232410</wp:posOffset>
                </wp:positionV>
                <wp:extent cx="1461135" cy="294640"/>
                <wp:effectExtent l="0" t="0" r="0" b="63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135" cy="294640"/>
                        </a:xfrm>
                        <a:prstGeom prst="rect">
                          <a:avLst/>
                        </a:prstGeom>
                        <a:noFill/>
                        <a:ln>
                          <a:noFill/>
                        </a:ln>
                        <a:effectLst/>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125F2A" w14:textId="77777777" w:rsidR="004D6677" w:rsidRPr="00930D97" w:rsidRDefault="004D6677" w:rsidP="003A3816">
                            <w:pPr>
                              <w:rPr>
                                <w:b/>
                                <w:bCs/>
                              </w:rPr>
                            </w:pPr>
                            <w:r w:rsidRPr="00930D97">
                              <w:rPr>
                                <w:b/>
                                <w:bCs/>
                              </w:rPr>
                              <w:t>Khoa học máy tính</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A88CF" id="Rectangle 12" o:spid="_x0000_s1026" style="position:absolute;left:0;text-align:left;margin-left:175.1pt;margin-top:18.3pt;width:115.05pt;height:23.2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" filled="f" fillcolor="#f2f2f2" stroked="f">
                <v:textbox inset="1pt,1pt,1pt,1pt">
                  <w:txbxContent>
                    <w:p w14:paraId="1D125F2A" w14:textId="77777777" w:rsidR="004D6677" w:rsidRPr="00930D97" w:rsidRDefault="004D6677" w:rsidP="003A3816">
                      <w:pPr>
                        <w:rPr>
                          <w:b/>
                          <w:bCs/>
                        </w:rPr>
                      </w:pPr>
                      <w:r w:rsidRPr="00930D97">
                        <w:rPr>
                          <w:b/>
                          <w:bCs/>
                        </w:rPr>
                        <w:t>Khoa học máy tính</w:t>
                      </w:r>
                    </w:p>
                  </w:txbxContent>
                </v:textbox>
              </v:rect>
            </w:pict>
          </mc:Fallback>
        </mc:AlternateContent>
      </w:r>
    </w:p>
    <w:p w14:paraId="145AA88D" w14:textId="77777777" w:rsidR="003A3816" w:rsidRPr="00C70258" w:rsidRDefault="003A3816" w:rsidP="003A3816">
      <w:pPr>
        <w:spacing w:before="120"/>
        <w:jc w:val="center"/>
        <w:rPr>
          <w:rFonts w:ascii="Times New Roman" w:hAnsi="Times New Roman" w:cs="Times New Roman"/>
          <w:szCs w:val="26"/>
        </w:rPr>
      </w:pPr>
    </w:p>
    <w:p w14:paraId="7500D68D" w14:textId="77777777" w:rsidR="003A3816" w:rsidRPr="00C70258" w:rsidRDefault="003A3816" w:rsidP="003A3816">
      <w:pPr>
        <w:spacing w:before="120"/>
        <w:jc w:val="center"/>
        <w:rPr>
          <w:rFonts w:ascii="Times New Roman" w:hAnsi="Times New Roman" w:cs="Times New Roman"/>
          <w:szCs w:val="26"/>
        </w:rPr>
      </w:pPr>
      <w:r w:rsidRPr="00C70258">
        <w:rPr>
          <w:rFonts w:ascii="Times New Roman" w:hAnsi="Times New Roman" w:cs="Times New Roman"/>
          <w:noProof/>
          <w:szCs w:val="26"/>
          <w:lang w:eastAsia="zh-CN"/>
        </w:rPr>
        <mc:AlternateContent>
          <mc:Choice Requires="wps">
            <w:drawing>
              <wp:anchor distT="0" distB="0" distL="114300" distR="114300" simplePos="0" relativeHeight="251877376" behindDoc="0" locked="0" layoutInCell="1" allowOverlap="1" wp14:anchorId="6DBFEFA5" wp14:editId="77597F21">
                <wp:simplePos x="0" y="0"/>
                <wp:positionH relativeFrom="column">
                  <wp:posOffset>1938020</wp:posOffset>
                </wp:positionH>
                <wp:positionV relativeFrom="paragraph">
                  <wp:posOffset>13970</wp:posOffset>
                </wp:positionV>
                <wp:extent cx="1981835" cy="1035050"/>
                <wp:effectExtent l="9525" t="8890" r="8890" b="13335"/>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835" cy="1035050"/>
                        </a:xfrm>
                        <a:prstGeom prst="ellipse">
                          <a:avLst/>
                        </a:prstGeom>
                        <a:solidFill>
                          <a:srgbClr val="339966"/>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E29C97" id="Oval 11" o:spid="_x0000_s1026" style="position:absolute;margin-left:152.6pt;margin-top:1.1pt;width:156.05pt;height:81.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" fillcolor="#396"/>
            </w:pict>
          </mc:Fallback>
        </mc:AlternateContent>
      </w:r>
    </w:p>
    <w:p w14:paraId="3C33DB4E" w14:textId="77777777" w:rsidR="003A3816" w:rsidRPr="00C70258" w:rsidRDefault="003A3816" w:rsidP="003A3816">
      <w:pPr>
        <w:spacing w:before="120"/>
        <w:jc w:val="center"/>
        <w:rPr>
          <w:rFonts w:ascii="Times New Roman" w:hAnsi="Times New Roman" w:cs="Times New Roman"/>
          <w:szCs w:val="26"/>
        </w:rPr>
      </w:pPr>
      <w:r w:rsidRPr="00C70258">
        <w:rPr>
          <w:rFonts w:ascii="Times New Roman" w:hAnsi="Times New Roman" w:cs="Times New Roman"/>
          <w:noProof/>
          <w:szCs w:val="26"/>
          <w:lang w:eastAsia="zh-CN"/>
        </w:rPr>
        <mc:AlternateContent>
          <mc:Choice Requires="wps">
            <w:drawing>
              <wp:anchor distT="0" distB="0" distL="114300" distR="114300" simplePos="0" relativeHeight="251878400" behindDoc="0" locked="0" layoutInCell="1" allowOverlap="1" wp14:anchorId="3F6F0E4C" wp14:editId="22845673">
                <wp:simplePos x="0" y="0"/>
                <wp:positionH relativeFrom="column">
                  <wp:posOffset>2023745</wp:posOffset>
                </wp:positionH>
                <wp:positionV relativeFrom="paragraph">
                  <wp:posOffset>29845</wp:posOffset>
                </wp:positionV>
                <wp:extent cx="1783715" cy="398780"/>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3715" cy="3987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CA941" w14:textId="77777777" w:rsidR="004D6677" w:rsidRPr="00930D97" w:rsidRDefault="004D6677" w:rsidP="003A3816">
                            <w:pPr>
                              <w:jc w:val="center"/>
                              <w:rPr>
                                <w:b/>
                                <w:bCs/>
                                <w:sz w:val="52"/>
                              </w:rPr>
                            </w:pPr>
                            <w:r w:rsidRPr="00F45FD8">
                              <w:rPr>
                                <w:b/>
                                <w:bCs/>
                                <w:caps/>
                                <w:sz w:val="52"/>
                              </w:rPr>
                              <w:t>GIS</w:t>
                            </w:r>
                            <w:r w:rsidRPr="00930D97">
                              <w:rPr>
                                <w:b/>
                                <w:bCs/>
                              </w:rPr>
                              <w:t>cience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F0E4C" id="Rectangle 10" o:spid="_x0000_s1027" style="position:absolute;left:0;text-align:left;margin-left:159.35pt;margin-top:2.35pt;width:140.45pt;height:31.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" filled="f" stroked="f">
                <v:textbox inset="1pt,1pt,1pt,1pt">
                  <w:txbxContent>
                    <w:p w14:paraId="08DCA941" w14:textId="77777777" w:rsidR="004D6677" w:rsidRPr="00930D97" w:rsidRDefault="004D6677" w:rsidP="003A3816">
                      <w:pPr>
                        <w:jc w:val="center"/>
                        <w:rPr>
                          <w:b/>
                          <w:bCs/>
                          <w:sz w:val="52"/>
                        </w:rPr>
                      </w:pPr>
                      <w:r w:rsidRPr="00F45FD8">
                        <w:rPr>
                          <w:b/>
                          <w:bCs/>
                          <w:caps/>
                          <w:sz w:val="52"/>
                        </w:rPr>
                        <w:t>GIS</w:t>
                      </w:r>
                      <w:r w:rsidRPr="00930D97">
                        <w:rPr>
                          <w:b/>
                          <w:bCs/>
                        </w:rPr>
                        <w:t>cience</w:t>
                      </w:r>
                    </w:p>
                  </w:txbxContent>
                </v:textbox>
              </v:rect>
            </w:pict>
          </mc:Fallback>
        </mc:AlternateContent>
      </w:r>
    </w:p>
    <w:p w14:paraId="2C711162" w14:textId="77777777" w:rsidR="003A3816" w:rsidRPr="00C70258" w:rsidRDefault="003A3816" w:rsidP="003A3816">
      <w:pPr>
        <w:spacing w:before="120"/>
        <w:jc w:val="center"/>
        <w:rPr>
          <w:rFonts w:ascii="Times New Roman" w:hAnsi="Times New Roman" w:cs="Times New Roman"/>
          <w:szCs w:val="26"/>
        </w:rPr>
      </w:pPr>
      <w:r w:rsidRPr="00C70258">
        <w:rPr>
          <w:rFonts w:ascii="Times New Roman" w:hAnsi="Times New Roman" w:cs="Times New Roman"/>
          <w:noProof/>
          <w:szCs w:val="26"/>
          <w:lang w:eastAsia="zh-CN"/>
        </w:rPr>
        <mc:AlternateContent>
          <mc:Choice Requires="wps">
            <w:drawing>
              <wp:anchor distT="0" distB="0" distL="114300" distR="114300" simplePos="0" relativeHeight="251873280" behindDoc="0" locked="0" layoutInCell="1" allowOverlap="1" wp14:anchorId="49F52F47" wp14:editId="5E2384CB">
                <wp:simplePos x="0" y="0"/>
                <wp:positionH relativeFrom="column">
                  <wp:posOffset>3268980</wp:posOffset>
                </wp:positionH>
                <wp:positionV relativeFrom="paragraph">
                  <wp:posOffset>113665</wp:posOffset>
                </wp:positionV>
                <wp:extent cx="1780540" cy="707390"/>
                <wp:effectExtent l="6985" t="12065" r="12700" b="1397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0540" cy="707390"/>
                        </a:xfrm>
                        <a:prstGeom prst="ellipse">
                          <a:avLst/>
                        </a:prstGeom>
                        <a:solidFill>
                          <a:srgbClr val="CC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E979FF" id="Oval 9" o:spid="_x0000_s1026" style="position:absolute;margin-left:257.4pt;margin-top:8.95pt;width:140.2pt;height:55.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" fillcolor="#cff"/>
            </w:pict>
          </mc:Fallback>
        </mc:AlternateContent>
      </w:r>
      <w:r w:rsidRPr="00C70258">
        <w:rPr>
          <w:rFonts w:ascii="Times New Roman" w:hAnsi="Times New Roman" w:cs="Times New Roman"/>
          <w:noProof/>
          <w:szCs w:val="26"/>
          <w:lang w:eastAsia="zh-CN"/>
        </w:rPr>
        <mc:AlternateContent>
          <mc:Choice Requires="wps">
            <w:drawing>
              <wp:anchor distT="0" distB="0" distL="114300" distR="114300" simplePos="0" relativeHeight="251871232" behindDoc="0" locked="0" layoutInCell="1" allowOverlap="1" wp14:anchorId="13AA3CF6" wp14:editId="04F15B59">
                <wp:simplePos x="0" y="0"/>
                <wp:positionH relativeFrom="column">
                  <wp:posOffset>834390</wp:posOffset>
                </wp:positionH>
                <wp:positionV relativeFrom="paragraph">
                  <wp:posOffset>92075</wp:posOffset>
                </wp:positionV>
                <wp:extent cx="1788160" cy="737235"/>
                <wp:effectExtent l="10795" t="9525" r="10795" b="5715"/>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8160" cy="737235"/>
                        </a:xfrm>
                        <a:prstGeom prst="ellipse">
                          <a:avLst/>
                        </a:prstGeom>
                        <a:solidFill>
                          <a:srgbClr val="CC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555DB9" id="Oval 8" o:spid="_x0000_s1026" style="position:absolute;margin-left:65.7pt;margin-top:7.25pt;width:140.8pt;height:58.0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" fillcolor="#cff"/>
            </w:pict>
          </mc:Fallback>
        </mc:AlternateContent>
      </w:r>
    </w:p>
    <w:p w14:paraId="08B4B279" w14:textId="77777777" w:rsidR="003A3816" w:rsidRPr="00C70258" w:rsidRDefault="003A3816" w:rsidP="003A3816">
      <w:pPr>
        <w:spacing w:before="120"/>
        <w:jc w:val="center"/>
        <w:rPr>
          <w:rFonts w:ascii="Times New Roman" w:hAnsi="Times New Roman" w:cs="Times New Roman"/>
          <w:szCs w:val="26"/>
        </w:rPr>
      </w:pPr>
      <w:r w:rsidRPr="00C70258">
        <w:rPr>
          <w:rFonts w:ascii="Times New Roman" w:hAnsi="Times New Roman" w:cs="Times New Roman"/>
          <w:noProof/>
          <w:szCs w:val="26"/>
          <w:lang w:eastAsia="zh-CN"/>
        </w:rPr>
        <mc:AlternateContent>
          <mc:Choice Requires="wps">
            <w:drawing>
              <wp:anchor distT="0" distB="0" distL="114300" distR="114300" simplePos="0" relativeHeight="251874304" behindDoc="0" locked="0" layoutInCell="1" allowOverlap="1" wp14:anchorId="3A4A1EBA" wp14:editId="4889A4A7">
                <wp:simplePos x="0" y="0"/>
                <wp:positionH relativeFrom="column">
                  <wp:posOffset>3677285</wp:posOffset>
                </wp:positionH>
                <wp:positionV relativeFrom="paragraph">
                  <wp:posOffset>76200</wp:posOffset>
                </wp:positionV>
                <wp:extent cx="1226820" cy="224790"/>
                <wp:effectExtent l="0" t="2540" r="0" b="127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820" cy="224790"/>
                        </a:xfrm>
                        <a:prstGeom prst="rect">
                          <a:avLst/>
                        </a:prstGeom>
                        <a:noFill/>
                        <a:ln>
                          <a:noFill/>
                        </a:ln>
                        <a:effectLst/>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92900D" w14:textId="77777777" w:rsidR="004D6677" w:rsidRPr="00930D97" w:rsidRDefault="004D6677" w:rsidP="003A3816">
                            <w:pPr>
                              <w:jc w:val="center"/>
                              <w:rPr>
                                <w:b/>
                                <w:bCs/>
                              </w:rPr>
                            </w:pPr>
                            <w:r w:rsidRPr="00930D97">
                              <w:rPr>
                                <w:b/>
                                <w:bCs/>
                              </w:rPr>
                              <w:t>Khoa học địa lý</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A1EBA" id="Rectangle 7" o:spid="_x0000_s1028" style="position:absolute;left:0;text-align:left;margin-left:289.55pt;margin-top:6pt;width:96.6pt;height:17.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" filled="f" fillcolor="#f2f2f2" stroked="f">
                <v:textbox inset="1pt,1pt,1pt,1pt">
                  <w:txbxContent>
                    <w:p w14:paraId="3D92900D" w14:textId="77777777" w:rsidR="004D6677" w:rsidRPr="00930D97" w:rsidRDefault="004D6677" w:rsidP="003A3816">
                      <w:pPr>
                        <w:jc w:val="center"/>
                        <w:rPr>
                          <w:b/>
                          <w:bCs/>
                        </w:rPr>
                      </w:pPr>
                      <w:r w:rsidRPr="00930D97">
                        <w:rPr>
                          <w:b/>
                          <w:bCs/>
                        </w:rPr>
                        <w:t>Khoa học địa lý</w:t>
                      </w:r>
                    </w:p>
                  </w:txbxContent>
                </v:textbox>
              </v:rect>
            </w:pict>
          </mc:Fallback>
        </mc:AlternateContent>
      </w:r>
      <w:r w:rsidRPr="00C70258">
        <w:rPr>
          <w:rFonts w:ascii="Times New Roman" w:hAnsi="Times New Roman" w:cs="Times New Roman"/>
          <w:noProof/>
          <w:szCs w:val="26"/>
          <w:lang w:eastAsia="zh-CN"/>
        </w:rPr>
        <mc:AlternateContent>
          <mc:Choice Requires="wps">
            <w:drawing>
              <wp:anchor distT="0" distB="0" distL="114300" distR="114300" simplePos="0" relativeHeight="251872256" behindDoc="0" locked="0" layoutInCell="1" allowOverlap="1" wp14:anchorId="637E87C3" wp14:editId="082B2FAA">
                <wp:simplePos x="0" y="0"/>
                <wp:positionH relativeFrom="column">
                  <wp:posOffset>1139825</wp:posOffset>
                </wp:positionH>
                <wp:positionV relativeFrom="paragraph">
                  <wp:posOffset>63500</wp:posOffset>
                </wp:positionV>
                <wp:extent cx="1108075" cy="205105"/>
                <wp:effectExtent l="1905" t="0" r="4445"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8075" cy="205105"/>
                        </a:xfrm>
                        <a:prstGeom prst="rect">
                          <a:avLst/>
                        </a:prstGeom>
                        <a:noFill/>
                        <a:ln>
                          <a:noFill/>
                        </a:ln>
                        <a:effectLst/>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80EE3C" w14:textId="77777777" w:rsidR="004D6677" w:rsidRPr="00930D97" w:rsidRDefault="004D6677" w:rsidP="003A3816">
                            <w:pPr>
                              <w:jc w:val="center"/>
                              <w:rPr>
                                <w:b/>
                                <w:bCs/>
                              </w:rPr>
                            </w:pPr>
                            <w:r w:rsidRPr="00930D97">
                              <w:rPr>
                                <w:b/>
                                <w:bCs/>
                              </w:rPr>
                              <w:t>Khoa học toán</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E87C3" id="Rectangle 6" o:spid="_x0000_s1029" style="position:absolute;left:0;text-align:left;margin-left:89.75pt;margin-top:5pt;width:87.25pt;height:16.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" filled="f" fillcolor="#f2f2f2" stroked="f">
                <v:textbox inset="1pt,1pt,1pt,1pt">
                  <w:txbxContent>
                    <w:p w14:paraId="1E80EE3C" w14:textId="77777777" w:rsidR="004D6677" w:rsidRPr="00930D97" w:rsidRDefault="004D6677" w:rsidP="003A3816">
                      <w:pPr>
                        <w:jc w:val="center"/>
                        <w:rPr>
                          <w:b/>
                          <w:bCs/>
                        </w:rPr>
                      </w:pPr>
                      <w:r w:rsidRPr="00930D97">
                        <w:rPr>
                          <w:b/>
                          <w:bCs/>
                        </w:rPr>
                        <w:t>Khoa học toán</w:t>
                      </w:r>
                    </w:p>
                  </w:txbxContent>
                </v:textbox>
              </v:rect>
            </w:pict>
          </mc:Fallback>
        </mc:AlternateContent>
      </w:r>
    </w:p>
    <w:p w14:paraId="172F8594" w14:textId="77777777" w:rsidR="003A3816" w:rsidRPr="00C70258" w:rsidRDefault="003A3816" w:rsidP="003A3816">
      <w:pPr>
        <w:spacing w:before="120"/>
        <w:jc w:val="center"/>
        <w:rPr>
          <w:rFonts w:ascii="Times New Roman" w:hAnsi="Times New Roman" w:cs="Times New Roman"/>
          <w:szCs w:val="26"/>
        </w:rPr>
      </w:pPr>
    </w:p>
    <w:p w14:paraId="15244C65" w14:textId="77777777" w:rsidR="003A3816" w:rsidRPr="00C70258" w:rsidRDefault="003A3816" w:rsidP="003A3816">
      <w:pPr>
        <w:spacing w:before="120"/>
        <w:jc w:val="center"/>
        <w:rPr>
          <w:rFonts w:ascii="Times New Roman" w:hAnsi="Times New Roman" w:cs="Times New Roman"/>
          <w:szCs w:val="26"/>
        </w:rPr>
      </w:pPr>
    </w:p>
    <w:p w14:paraId="2C937910" w14:textId="77777777" w:rsidR="003A3816" w:rsidRDefault="003A3816" w:rsidP="003A3816">
      <w:pPr>
        <w:spacing w:before="120"/>
        <w:jc w:val="center"/>
        <w:rPr>
          <w:rFonts w:ascii="Times New Roman" w:hAnsi="Times New Roman" w:cs="Times New Roman"/>
          <w:szCs w:val="26"/>
        </w:rPr>
      </w:pPr>
    </w:p>
    <w:p w14:paraId="30982165" w14:textId="77777777" w:rsidR="003A3816" w:rsidRDefault="003A3816" w:rsidP="003A3816">
      <w:pPr>
        <w:spacing w:before="120"/>
        <w:jc w:val="center"/>
        <w:rPr>
          <w:rFonts w:ascii="Times New Roman" w:hAnsi="Times New Roman" w:cs="Times New Roman"/>
          <w:szCs w:val="26"/>
        </w:rPr>
      </w:pPr>
    </w:p>
    <w:p w14:paraId="5745FD93" w14:textId="77777777" w:rsidR="003A3816" w:rsidRDefault="003A3816" w:rsidP="003A3816">
      <w:pPr>
        <w:spacing w:before="120"/>
        <w:jc w:val="center"/>
        <w:rPr>
          <w:rFonts w:ascii="Times New Roman" w:hAnsi="Times New Roman" w:cs="Times New Roman"/>
          <w:szCs w:val="26"/>
        </w:rPr>
      </w:pPr>
    </w:p>
    <w:p w14:paraId="331DE118" w14:textId="77777777" w:rsidR="003A3816" w:rsidRDefault="003A3816" w:rsidP="003A3816">
      <w:pPr>
        <w:spacing w:before="120"/>
        <w:jc w:val="center"/>
        <w:rPr>
          <w:rFonts w:ascii="Times New Roman" w:hAnsi="Times New Roman" w:cs="Times New Roman"/>
          <w:szCs w:val="26"/>
        </w:rPr>
      </w:pPr>
    </w:p>
    <w:p w14:paraId="1C5136C1" w14:textId="77777777" w:rsidR="003A3816" w:rsidRDefault="003A3816" w:rsidP="003A3816">
      <w:pPr>
        <w:spacing w:before="120"/>
        <w:jc w:val="center"/>
        <w:rPr>
          <w:rFonts w:ascii="Times New Roman" w:hAnsi="Times New Roman" w:cs="Times New Roman"/>
          <w:szCs w:val="26"/>
        </w:rPr>
      </w:pPr>
    </w:p>
    <w:p w14:paraId="72AE4634" w14:textId="77777777" w:rsidR="003A3816" w:rsidRPr="00C70258" w:rsidRDefault="003A3816" w:rsidP="003A3816">
      <w:pPr>
        <w:spacing w:before="120"/>
        <w:jc w:val="center"/>
        <w:rPr>
          <w:rFonts w:ascii="Times New Roman" w:hAnsi="Times New Roman" w:cs="Times New Roman"/>
          <w:szCs w:val="26"/>
        </w:rPr>
      </w:pPr>
    </w:p>
    <w:p w14:paraId="22C82CA8" w14:textId="77777777" w:rsidR="003A3816" w:rsidRPr="00C70258" w:rsidRDefault="003A3816" w:rsidP="003A3816">
      <w:pPr>
        <w:spacing w:before="120"/>
        <w:jc w:val="center"/>
        <w:rPr>
          <w:rFonts w:ascii="Times New Roman" w:hAnsi="Times New Roman" w:cs="Times New Roman"/>
          <w:szCs w:val="26"/>
        </w:rPr>
      </w:pPr>
    </w:p>
    <w:p w14:paraId="7465F4EE" w14:textId="77777777" w:rsidR="00CF7116" w:rsidRPr="00283743" w:rsidRDefault="003A3816" w:rsidP="003A3816">
      <w:pPr>
        <w:jc w:val="center"/>
        <w:rPr>
          <w:rFonts w:ascii="Times New Roman" w:eastAsiaTheme="majorEastAsia" w:hAnsi="Times New Roman" w:cs="Times New Roman"/>
          <w:b/>
          <w:i/>
          <w:sz w:val="26"/>
          <w:szCs w:val="26"/>
        </w:rPr>
      </w:pPr>
      <w:r w:rsidRPr="00C70258">
        <w:rPr>
          <w:rFonts w:ascii="Times New Roman" w:hAnsi="Times New Roman" w:cs="Times New Roman"/>
          <w:b/>
          <w:sz w:val="24"/>
        </w:rPr>
        <w:t>NHA TRANG – 2018</w:t>
      </w:r>
      <w:r w:rsidR="00BB2AE8" w:rsidRPr="00283743">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378621971"/>
        <w:docPartObj>
          <w:docPartGallery w:val="Table of Contents"/>
          <w:docPartUnique/>
        </w:docPartObj>
      </w:sdtPr>
      <w:sdtEndPr>
        <w:rPr>
          <w:b/>
          <w:bCs/>
          <w:noProof/>
        </w:rPr>
      </w:sdtEndPr>
      <w:sdtContent>
        <w:p w14:paraId="06724EBE" w14:textId="77777777" w:rsidR="00CF7116" w:rsidRPr="00283743" w:rsidRDefault="00CF7116" w:rsidP="00CF7116">
          <w:pPr>
            <w:pStyle w:val="TOCHeading"/>
            <w:jc w:val="center"/>
            <w:rPr>
              <w:rFonts w:ascii="Times New Roman" w:hAnsi="Times New Roman" w:cs="Times New Roman"/>
              <w:b/>
              <w:i/>
              <w:color w:val="auto"/>
              <w:sz w:val="26"/>
              <w:szCs w:val="26"/>
            </w:rPr>
          </w:pPr>
          <w:r w:rsidRPr="00283743">
            <w:rPr>
              <w:rFonts w:ascii="Times New Roman" w:hAnsi="Times New Roman" w:cs="Times New Roman"/>
              <w:b/>
              <w:color w:val="auto"/>
              <w:sz w:val="26"/>
              <w:szCs w:val="26"/>
            </w:rPr>
            <w:t>MỤC LỤC</w:t>
          </w:r>
        </w:p>
        <w:p w14:paraId="6A43814C" w14:textId="77777777" w:rsidR="00E64F10" w:rsidRPr="00283743" w:rsidRDefault="00CF7116">
          <w:pPr>
            <w:pStyle w:val="TOC1"/>
            <w:rPr>
              <w:rFonts w:ascii="Times New Roman" w:eastAsiaTheme="minorEastAsia" w:hAnsi="Times New Roman" w:cs="Times New Roman"/>
              <w:b w:val="0"/>
              <w:kern w:val="0"/>
              <w:szCs w:val="26"/>
              <w:lang w:val="en-GB" w:eastAsia="en-GB"/>
            </w:rPr>
          </w:pPr>
          <w:r w:rsidRPr="00283743">
            <w:rPr>
              <w:rFonts w:ascii="Times New Roman" w:hAnsi="Times New Roman" w:cs="Times New Roman"/>
              <w:szCs w:val="26"/>
            </w:rPr>
            <w:fldChar w:fldCharType="begin"/>
          </w:r>
          <w:r w:rsidRPr="00283743">
            <w:rPr>
              <w:rFonts w:ascii="Times New Roman" w:hAnsi="Times New Roman" w:cs="Times New Roman"/>
              <w:szCs w:val="26"/>
            </w:rPr>
            <w:instrText xml:space="preserve"> TOC \o "1-3" \h \z \u </w:instrText>
          </w:r>
          <w:r w:rsidRPr="00283743">
            <w:rPr>
              <w:rFonts w:ascii="Times New Roman" w:hAnsi="Times New Roman" w:cs="Times New Roman"/>
              <w:szCs w:val="26"/>
            </w:rPr>
            <w:fldChar w:fldCharType="separate"/>
          </w:r>
          <w:hyperlink w:anchor="_Toc533409972" w:history="1">
            <w:r w:rsidR="00E64F10" w:rsidRPr="00283743">
              <w:rPr>
                <w:rStyle w:val="Hyperlink"/>
                <w:rFonts w:ascii="Times New Roman" w:hAnsi="Times New Roman" w:cs="Times New Roman"/>
                <w:i/>
                <w:szCs w:val="26"/>
              </w:rPr>
              <w:t>CHƯƠNG 1</w:t>
            </w:r>
            <w:r w:rsidR="00E64F10" w:rsidRPr="00283743">
              <w:rPr>
                <w:rStyle w:val="Hyperlink"/>
                <w:rFonts w:ascii="Times New Roman" w:hAnsi="Times New Roman" w:cs="Times New Roman"/>
                <w:szCs w:val="26"/>
              </w:rPr>
              <w:t xml:space="preserve"> </w:t>
            </w:r>
            <w:r w:rsidR="00E64F10" w:rsidRPr="00283743">
              <w:rPr>
                <w:rStyle w:val="Hyperlink"/>
                <w:rFonts w:ascii="Times New Roman" w:eastAsia="Gungsuh" w:hAnsi="Times New Roman" w:cs="Times New Roman"/>
                <w:szCs w:val="26"/>
              </w:rPr>
              <w:t>TỔNG QUAN VỀ HỆ THỐNG THÔNG TIN ĐỊA LÝ</w:t>
            </w:r>
            <w:r w:rsidR="00E64F10" w:rsidRPr="00283743">
              <w:rPr>
                <w:rFonts w:ascii="Times New Roman" w:hAnsi="Times New Roman" w:cs="Times New Roman"/>
                <w:webHidden/>
                <w:szCs w:val="26"/>
              </w:rPr>
              <w:tab/>
            </w:r>
            <w:r w:rsidR="00E64F10" w:rsidRPr="00283743">
              <w:rPr>
                <w:rFonts w:ascii="Times New Roman" w:hAnsi="Times New Roman" w:cs="Times New Roman"/>
                <w:webHidden/>
                <w:szCs w:val="26"/>
              </w:rPr>
              <w:fldChar w:fldCharType="begin"/>
            </w:r>
            <w:r w:rsidR="00E64F10" w:rsidRPr="00283743">
              <w:rPr>
                <w:rFonts w:ascii="Times New Roman" w:hAnsi="Times New Roman" w:cs="Times New Roman"/>
                <w:webHidden/>
                <w:szCs w:val="26"/>
              </w:rPr>
              <w:instrText xml:space="preserve"> PAGEREF _Toc533409972 \h </w:instrText>
            </w:r>
            <w:r w:rsidR="00E64F10" w:rsidRPr="00283743">
              <w:rPr>
                <w:rFonts w:ascii="Times New Roman" w:hAnsi="Times New Roman" w:cs="Times New Roman"/>
                <w:webHidden/>
                <w:szCs w:val="26"/>
              </w:rPr>
            </w:r>
            <w:r w:rsidR="00E64F10" w:rsidRPr="00283743">
              <w:rPr>
                <w:rFonts w:ascii="Times New Roman" w:hAnsi="Times New Roman" w:cs="Times New Roman"/>
                <w:webHidden/>
                <w:szCs w:val="26"/>
              </w:rPr>
              <w:fldChar w:fldCharType="separate"/>
            </w:r>
            <w:r w:rsidR="00E64F10" w:rsidRPr="00283743">
              <w:rPr>
                <w:rFonts w:ascii="Times New Roman" w:hAnsi="Times New Roman" w:cs="Times New Roman"/>
                <w:webHidden/>
                <w:szCs w:val="26"/>
              </w:rPr>
              <w:t>4</w:t>
            </w:r>
            <w:r w:rsidR="00E64F10" w:rsidRPr="00283743">
              <w:rPr>
                <w:rFonts w:ascii="Times New Roman" w:hAnsi="Times New Roman" w:cs="Times New Roman"/>
                <w:webHidden/>
                <w:szCs w:val="26"/>
              </w:rPr>
              <w:fldChar w:fldCharType="end"/>
            </w:r>
          </w:hyperlink>
        </w:p>
        <w:p w14:paraId="3AC43C3E" w14:textId="77777777" w:rsidR="00E64F10" w:rsidRPr="00283743" w:rsidRDefault="007C5BA4">
          <w:pPr>
            <w:pStyle w:val="TOC2"/>
            <w:rPr>
              <w:rFonts w:eastAsiaTheme="minorEastAsia"/>
              <w:noProof/>
              <w:kern w:val="0"/>
              <w:szCs w:val="26"/>
              <w:lang w:val="en-GB" w:eastAsia="en-GB"/>
            </w:rPr>
          </w:pPr>
          <w:hyperlink w:anchor="_Toc533409973" w:history="1">
            <w:r w:rsidR="00E64F10" w:rsidRPr="00283743">
              <w:rPr>
                <w:rStyle w:val="Hyperlink"/>
                <w:b/>
                <w:noProof/>
                <w:szCs w:val="26"/>
              </w:rPr>
              <w:t>1.1.</w:t>
            </w:r>
            <w:r w:rsidR="00E64F10" w:rsidRPr="00283743">
              <w:rPr>
                <w:rFonts w:eastAsiaTheme="minorEastAsia"/>
                <w:noProof/>
                <w:kern w:val="0"/>
                <w:szCs w:val="26"/>
                <w:lang w:val="en-GB" w:eastAsia="en-GB"/>
              </w:rPr>
              <w:tab/>
            </w:r>
            <w:r w:rsidR="00E64F10" w:rsidRPr="00283743">
              <w:rPr>
                <w:rStyle w:val="Hyperlink"/>
                <w:b/>
                <w:noProof/>
                <w:szCs w:val="26"/>
              </w:rPr>
              <w:t>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w:t>
            </w:r>
            <w:r w:rsidR="00E64F10" w:rsidRPr="00283743">
              <w:rPr>
                <w:noProof/>
                <w:webHidden/>
                <w:szCs w:val="26"/>
              </w:rPr>
              <w:fldChar w:fldCharType="end"/>
            </w:r>
          </w:hyperlink>
        </w:p>
        <w:p w14:paraId="1547E520" w14:textId="77777777" w:rsidR="00E64F10" w:rsidRPr="00283743" w:rsidRDefault="007C5BA4">
          <w:pPr>
            <w:pStyle w:val="TOC2"/>
            <w:rPr>
              <w:rFonts w:eastAsiaTheme="minorEastAsia"/>
              <w:noProof/>
              <w:kern w:val="0"/>
              <w:szCs w:val="26"/>
              <w:lang w:val="en-GB" w:eastAsia="en-GB"/>
            </w:rPr>
          </w:pPr>
          <w:hyperlink w:anchor="_Toc533409974" w:history="1">
            <w:r w:rsidR="00E64F10" w:rsidRPr="00283743">
              <w:rPr>
                <w:rStyle w:val="Hyperlink"/>
                <w:b/>
                <w:noProof/>
                <w:szCs w:val="26"/>
              </w:rPr>
              <w:t>1.2.</w:t>
            </w:r>
            <w:r w:rsidR="00E64F10" w:rsidRPr="00283743">
              <w:rPr>
                <w:rFonts w:eastAsiaTheme="minorEastAsia"/>
                <w:noProof/>
                <w:kern w:val="0"/>
                <w:szCs w:val="26"/>
                <w:lang w:val="en-GB" w:eastAsia="en-GB"/>
              </w:rPr>
              <w:tab/>
            </w:r>
            <w:r w:rsidR="00E64F10" w:rsidRPr="00283743">
              <w:rPr>
                <w:rStyle w:val="Hyperlink"/>
                <w:b/>
                <w:noProof/>
                <w:szCs w:val="26"/>
              </w:rPr>
              <w:t>CÁC ĐẶC TÍNH ĐỊA LÝ CỦA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w:t>
            </w:r>
            <w:r w:rsidR="00E64F10" w:rsidRPr="00283743">
              <w:rPr>
                <w:noProof/>
                <w:webHidden/>
                <w:szCs w:val="26"/>
              </w:rPr>
              <w:fldChar w:fldCharType="end"/>
            </w:r>
          </w:hyperlink>
        </w:p>
        <w:p w14:paraId="022DC4DC"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09975" w:history="1">
            <w:r w:rsidR="00E64F10" w:rsidRPr="00283743">
              <w:rPr>
                <w:rStyle w:val="Hyperlink"/>
                <w:b/>
                <w:noProof/>
                <w:szCs w:val="26"/>
              </w:rPr>
              <w:t>2.1.1.</w:t>
            </w:r>
            <w:r w:rsidR="00E64F10" w:rsidRPr="00283743">
              <w:rPr>
                <w:rFonts w:eastAsiaTheme="minorEastAsia"/>
                <w:noProof/>
                <w:kern w:val="0"/>
                <w:szCs w:val="26"/>
                <w:lang w:val="en-GB" w:eastAsia="en-GB"/>
              </w:rPr>
              <w:tab/>
            </w:r>
            <w:r w:rsidR="00E64F10" w:rsidRPr="00283743">
              <w:rPr>
                <w:rStyle w:val="Hyperlink"/>
                <w:b/>
                <w:noProof/>
                <w:szCs w:val="26"/>
                <w:lang w:val="es-VE"/>
              </w:rPr>
              <w:t>Bản đồ nền</w:t>
            </w:r>
            <w:r w:rsidR="00E64F10" w:rsidRPr="00283743">
              <w:rPr>
                <w:rStyle w:val="Hyperlink"/>
                <w:b/>
                <w:noProof/>
                <w:szCs w:val="26"/>
              </w:rPr>
              <w:t xml:space="preserve"> - Cơ sở địa lý của Bản đồ địa lý chuyên đề</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w:t>
            </w:r>
            <w:r w:rsidR="00E64F10" w:rsidRPr="00283743">
              <w:rPr>
                <w:noProof/>
                <w:webHidden/>
                <w:szCs w:val="26"/>
              </w:rPr>
              <w:fldChar w:fldCharType="end"/>
            </w:r>
          </w:hyperlink>
        </w:p>
        <w:p w14:paraId="30E5E34C"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09976" w:history="1">
            <w:r w:rsidR="00E64F10" w:rsidRPr="00283743">
              <w:rPr>
                <w:rStyle w:val="Hyperlink"/>
                <w:b/>
                <w:noProof/>
                <w:szCs w:val="26"/>
                <w:lang w:val="es-VE"/>
              </w:rPr>
              <w:t>2.1.2.</w:t>
            </w:r>
            <w:r w:rsidR="00E64F10" w:rsidRPr="00283743">
              <w:rPr>
                <w:rFonts w:eastAsiaTheme="minorEastAsia"/>
                <w:noProof/>
                <w:kern w:val="0"/>
                <w:szCs w:val="26"/>
                <w:lang w:val="en-GB" w:eastAsia="en-GB"/>
              </w:rPr>
              <w:tab/>
            </w:r>
            <w:r w:rsidR="00E64F10" w:rsidRPr="00283743">
              <w:rPr>
                <w:rStyle w:val="Hyperlink"/>
                <w:b/>
                <w:noProof/>
                <w:szCs w:val="26"/>
                <w:lang w:val="es-VE"/>
              </w:rPr>
              <w:t>Ký hiệu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w:t>
            </w:r>
            <w:r w:rsidR="00E64F10" w:rsidRPr="00283743">
              <w:rPr>
                <w:noProof/>
                <w:webHidden/>
                <w:szCs w:val="26"/>
              </w:rPr>
              <w:fldChar w:fldCharType="end"/>
            </w:r>
          </w:hyperlink>
        </w:p>
        <w:p w14:paraId="7E4D9700"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09977" w:history="1">
            <w:r w:rsidR="00E64F10" w:rsidRPr="00283743">
              <w:rPr>
                <w:rStyle w:val="Hyperlink"/>
                <w:b/>
                <w:noProof/>
                <w:szCs w:val="26"/>
                <w:lang w:val="es-VE"/>
              </w:rPr>
              <w:t>2.1.3.</w:t>
            </w:r>
            <w:r w:rsidR="00E64F10" w:rsidRPr="00283743">
              <w:rPr>
                <w:rFonts w:eastAsiaTheme="minorEastAsia"/>
                <w:noProof/>
                <w:kern w:val="0"/>
                <w:szCs w:val="26"/>
                <w:lang w:val="en-GB" w:eastAsia="en-GB"/>
              </w:rPr>
              <w:tab/>
            </w:r>
            <w:r w:rsidR="00E64F10" w:rsidRPr="00283743">
              <w:rPr>
                <w:rStyle w:val="Hyperlink"/>
                <w:b/>
                <w:noProof/>
                <w:szCs w:val="26"/>
                <w:lang w:val="es-VE"/>
              </w:rPr>
              <w:t>Phương pháp thể hiện nội dung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6</w:t>
            </w:r>
            <w:r w:rsidR="00E64F10" w:rsidRPr="00283743">
              <w:rPr>
                <w:noProof/>
                <w:webHidden/>
                <w:szCs w:val="26"/>
              </w:rPr>
              <w:fldChar w:fldCharType="end"/>
            </w:r>
          </w:hyperlink>
        </w:p>
        <w:p w14:paraId="01A6DB48" w14:textId="77777777" w:rsidR="00E64F10" w:rsidRPr="00283743" w:rsidRDefault="007C5BA4">
          <w:pPr>
            <w:pStyle w:val="TOC2"/>
            <w:rPr>
              <w:rFonts w:eastAsiaTheme="minorEastAsia"/>
              <w:noProof/>
              <w:kern w:val="0"/>
              <w:szCs w:val="26"/>
              <w:lang w:val="en-GB" w:eastAsia="en-GB"/>
            </w:rPr>
          </w:pPr>
          <w:hyperlink w:anchor="_Toc533409978" w:history="1">
            <w:r w:rsidR="00E64F10" w:rsidRPr="00283743">
              <w:rPr>
                <w:rStyle w:val="Hyperlink"/>
                <w:b/>
                <w:noProof/>
                <w:szCs w:val="26"/>
              </w:rPr>
              <w:t>1.3.</w:t>
            </w:r>
            <w:r w:rsidR="00E64F10" w:rsidRPr="00283743">
              <w:rPr>
                <w:rFonts w:eastAsiaTheme="minorEastAsia"/>
                <w:noProof/>
                <w:kern w:val="0"/>
                <w:szCs w:val="26"/>
                <w:lang w:val="en-GB" w:eastAsia="en-GB"/>
              </w:rPr>
              <w:tab/>
            </w:r>
            <w:r w:rsidR="00E64F10" w:rsidRPr="00283743">
              <w:rPr>
                <w:rStyle w:val="Hyperlink"/>
                <w:b/>
                <w:noProof/>
                <w:szCs w:val="26"/>
              </w:rPr>
              <w:t>PHÉP CHIẾU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6</w:t>
            </w:r>
            <w:r w:rsidR="00E64F10" w:rsidRPr="00283743">
              <w:rPr>
                <w:noProof/>
                <w:webHidden/>
                <w:szCs w:val="26"/>
              </w:rPr>
              <w:fldChar w:fldCharType="end"/>
            </w:r>
          </w:hyperlink>
        </w:p>
        <w:p w14:paraId="79370B6E" w14:textId="77777777" w:rsidR="00E64F10" w:rsidRPr="00283743" w:rsidRDefault="007C5BA4">
          <w:pPr>
            <w:pStyle w:val="TOC2"/>
            <w:rPr>
              <w:rFonts w:eastAsiaTheme="minorEastAsia"/>
              <w:noProof/>
              <w:kern w:val="0"/>
              <w:szCs w:val="26"/>
              <w:lang w:val="en-GB" w:eastAsia="en-GB"/>
            </w:rPr>
          </w:pPr>
          <w:hyperlink w:anchor="_Toc533409979" w:history="1">
            <w:r w:rsidR="00E64F10" w:rsidRPr="00283743">
              <w:rPr>
                <w:rStyle w:val="Hyperlink"/>
                <w:b/>
                <w:noProof/>
                <w:szCs w:val="26"/>
              </w:rPr>
              <w:t>1.4.</w:t>
            </w:r>
            <w:r w:rsidR="00E64F10" w:rsidRPr="00283743">
              <w:rPr>
                <w:rFonts w:eastAsiaTheme="minorEastAsia"/>
                <w:noProof/>
                <w:kern w:val="0"/>
                <w:szCs w:val="26"/>
                <w:lang w:val="en-GB" w:eastAsia="en-GB"/>
              </w:rPr>
              <w:tab/>
            </w:r>
            <w:r w:rsidR="00E64F10" w:rsidRPr="00283743">
              <w:rPr>
                <w:rStyle w:val="Hyperlink"/>
                <w:b/>
                <w:noProof/>
                <w:szCs w:val="26"/>
              </w:rPr>
              <w:t>HỆ QUI CHIẾU VN-2000</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12</w:t>
            </w:r>
            <w:r w:rsidR="00E64F10" w:rsidRPr="00283743">
              <w:rPr>
                <w:noProof/>
                <w:webHidden/>
                <w:szCs w:val="26"/>
              </w:rPr>
              <w:fldChar w:fldCharType="end"/>
            </w:r>
          </w:hyperlink>
        </w:p>
        <w:p w14:paraId="4FBE7698" w14:textId="77777777" w:rsidR="00E64F10" w:rsidRPr="00283743" w:rsidRDefault="007C5BA4">
          <w:pPr>
            <w:pStyle w:val="TOC2"/>
            <w:tabs>
              <w:tab w:val="left" w:pos="1300"/>
            </w:tabs>
            <w:rPr>
              <w:rFonts w:eastAsiaTheme="minorEastAsia"/>
              <w:noProof/>
              <w:kern w:val="0"/>
              <w:szCs w:val="26"/>
              <w:lang w:val="en-GB" w:eastAsia="en-GB"/>
            </w:rPr>
          </w:pPr>
          <w:hyperlink w:anchor="_Toc533409980" w:history="1">
            <w:r w:rsidR="00E64F10" w:rsidRPr="00283743">
              <w:rPr>
                <w:rStyle w:val="Hyperlink"/>
                <w:b/>
                <w:noProof/>
                <w:szCs w:val="26"/>
              </w:rPr>
              <w:t>1.4.1.</w:t>
            </w:r>
            <w:r w:rsidR="00E64F10" w:rsidRPr="00283743">
              <w:rPr>
                <w:rFonts w:eastAsiaTheme="minorEastAsia"/>
                <w:noProof/>
                <w:kern w:val="0"/>
                <w:szCs w:val="26"/>
                <w:lang w:val="en-GB" w:eastAsia="en-GB"/>
              </w:rPr>
              <w:tab/>
            </w:r>
            <w:r w:rsidR="00E64F10" w:rsidRPr="00283743">
              <w:rPr>
                <w:rStyle w:val="Hyperlink"/>
                <w:b/>
                <w:noProof/>
                <w:szCs w:val="26"/>
              </w:rPr>
              <w:t>Hệ tọa độ quy chiếu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12</w:t>
            </w:r>
            <w:r w:rsidR="00E64F10" w:rsidRPr="00283743">
              <w:rPr>
                <w:noProof/>
                <w:webHidden/>
                <w:szCs w:val="26"/>
              </w:rPr>
              <w:fldChar w:fldCharType="end"/>
            </w:r>
          </w:hyperlink>
        </w:p>
        <w:p w14:paraId="58D87F5B" w14:textId="77777777" w:rsidR="00E64F10" w:rsidRPr="00283743" w:rsidRDefault="007C5BA4">
          <w:pPr>
            <w:pStyle w:val="TOC2"/>
            <w:tabs>
              <w:tab w:val="left" w:pos="1300"/>
            </w:tabs>
            <w:rPr>
              <w:rFonts w:eastAsiaTheme="minorEastAsia"/>
              <w:noProof/>
              <w:kern w:val="0"/>
              <w:szCs w:val="26"/>
              <w:lang w:val="en-GB" w:eastAsia="en-GB"/>
            </w:rPr>
          </w:pPr>
          <w:hyperlink w:anchor="_Toc533409981" w:history="1">
            <w:r w:rsidR="00E64F10" w:rsidRPr="00283743">
              <w:rPr>
                <w:rStyle w:val="Hyperlink"/>
                <w:b/>
                <w:noProof/>
                <w:szCs w:val="26"/>
              </w:rPr>
              <w:t>1.4.2.</w:t>
            </w:r>
            <w:r w:rsidR="00E64F10" w:rsidRPr="00283743">
              <w:rPr>
                <w:rFonts w:eastAsiaTheme="minorEastAsia"/>
                <w:noProof/>
                <w:kern w:val="0"/>
                <w:szCs w:val="26"/>
                <w:lang w:val="en-GB" w:eastAsia="en-GB"/>
              </w:rPr>
              <w:tab/>
            </w:r>
            <w:r w:rsidR="00E64F10" w:rsidRPr="00283743">
              <w:rPr>
                <w:rStyle w:val="Hyperlink"/>
                <w:b/>
                <w:noProof/>
                <w:szCs w:val="26"/>
              </w:rPr>
              <w:t>Hệ độ cao</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13</w:t>
            </w:r>
            <w:r w:rsidR="00E64F10" w:rsidRPr="00283743">
              <w:rPr>
                <w:noProof/>
                <w:webHidden/>
                <w:szCs w:val="26"/>
              </w:rPr>
              <w:fldChar w:fldCharType="end"/>
            </w:r>
          </w:hyperlink>
        </w:p>
        <w:p w14:paraId="049AB39C" w14:textId="77777777" w:rsidR="00E64F10" w:rsidRPr="00283743" w:rsidRDefault="007C5BA4">
          <w:pPr>
            <w:pStyle w:val="TOC2"/>
            <w:rPr>
              <w:rFonts w:eastAsiaTheme="minorEastAsia"/>
              <w:noProof/>
              <w:kern w:val="0"/>
              <w:szCs w:val="26"/>
              <w:lang w:val="en-GB" w:eastAsia="en-GB"/>
            </w:rPr>
          </w:pPr>
          <w:hyperlink w:anchor="_Toc533409982" w:history="1">
            <w:r w:rsidR="00E64F10" w:rsidRPr="00283743">
              <w:rPr>
                <w:rStyle w:val="Hyperlink"/>
                <w:b/>
                <w:noProof/>
                <w:szCs w:val="26"/>
              </w:rPr>
              <w:t>1.5.</w:t>
            </w:r>
            <w:r w:rsidR="00E64F10" w:rsidRPr="00283743">
              <w:rPr>
                <w:rFonts w:eastAsiaTheme="minorEastAsia"/>
                <w:noProof/>
                <w:kern w:val="0"/>
                <w:szCs w:val="26"/>
                <w:lang w:val="en-GB" w:eastAsia="en-GB"/>
              </w:rPr>
              <w:tab/>
            </w:r>
            <w:r w:rsidR="00E64F10" w:rsidRPr="00283743">
              <w:rPr>
                <w:rStyle w:val="Hyperlink"/>
                <w:b/>
                <w:noProof/>
                <w:szCs w:val="26"/>
              </w:rPr>
              <w:t>KHÁI NIỆM HỆ THỐNG THÔNG TIN ĐỊA LÝ</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13</w:t>
            </w:r>
            <w:r w:rsidR="00E64F10" w:rsidRPr="00283743">
              <w:rPr>
                <w:noProof/>
                <w:webHidden/>
                <w:szCs w:val="26"/>
              </w:rPr>
              <w:fldChar w:fldCharType="end"/>
            </w:r>
          </w:hyperlink>
        </w:p>
        <w:p w14:paraId="3DE90A37" w14:textId="77777777" w:rsidR="00E64F10" w:rsidRPr="00283743" w:rsidRDefault="007C5BA4">
          <w:pPr>
            <w:pStyle w:val="TOC2"/>
            <w:tabs>
              <w:tab w:val="left" w:pos="1300"/>
            </w:tabs>
            <w:rPr>
              <w:rFonts w:eastAsiaTheme="minorEastAsia"/>
              <w:noProof/>
              <w:kern w:val="0"/>
              <w:szCs w:val="26"/>
              <w:lang w:val="en-GB" w:eastAsia="en-GB"/>
            </w:rPr>
          </w:pPr>
          <w:hyperlink w:anchor="_Toc533409983" w:history="1">
            <w:r w:rsidR="00E64F10" w:rsidRPr="00283743">
              <w:rPr>
                <w:rStyle w:val="Hyperlink"/>
                <w:b/>
                <w:noProof/>
                <w:szCs w:val="26"/>
              </w:rPr>
              <w:t>1.5.1.</w:t>
            </w:r>
            <w:r w:rsidR="00E64F10" w:rsidRPr="00283743">
              <w:rPr>
                <w:rFonts w:eastAsiaTheme="minorEastAsia"/>
                <w:noProof/>
                <w:kern w:val="0"/>
                <w:szCs w:val="26"/>
                <w:lang w:val="en-GB" w:eastAsia="en-GB"/>
              </w:rPr>
              <w:tab/>
            </w:r>
            <w:r w:rsidR="00E64F10" w:rsidRPr="00283743">
              <w:rPr>
                <w:rStyle w:val="Hyperlink"/>
                <w:b/>
                <w:noProof/>
                <w:szCs w:val="26"/>
              </w:rPr>
              <w:t>Thông tin địa lý</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13</w:t>
            </w:r>
            <w:r w:rsidR="00E64F10" w:rsidRPr="00283743">
              <w:rPr>
                <w:noProof/>
                <w:webHidden/>
                <w:szCs w:val="26"/>
              </w:rPr>
              <w:fldChar w:fldCharType="end"/>
            </w:r>
          </w:hyperlink>
        </w:p>
        <w:p w14:paraId="3039AFB5" w14:textId="77777777" w:rsidR="00E64F10" w:rsidRPr="00283743" w:rsidRDefault="007C5BA4">
          <w:pPr>
            <w:pStyle w:val="TOC2"/>
            <w:tabs>
              <w:tab w:val="left" w:pos="1300"/>
            </w:tabs>
            <w:rPr>
              <w:rFonts w:eastAsiaTheme="minorEastAsia"/>
              <w:noProof/>
              <w:kern w:val="0"/>
              <w:szCs w:val="26"/>
              <w:lang w:val="en-GB" w:eastAsia="en-GB"/>
            </w:rPr>
          </w:pPr>
          <w:hyperlink w:anchor="_Toc533409984" w:history="1">
            <w:r w:rsidR="00E64F10" w:rsidRPr="00283743">
              <w:rPr>
                <w:rStyle w:val="Hyperlink"/>
                <w:b/>
                <w:noProof/>
                <w:szCs w:val="26"/>
              </w:rPr>
              <w:t>1.5.2.</w:t>
            </w:r>
            <w:r w:rsidR="00E64F10" w:rsidRPr="00283743">
              <w:rPr>
                <w:rFonts w:eastAsiaTheme="minorEastAsia"/>
                <w:noProof/>
                <w:kern w:val="0"/>
                <w:szCs w:val="26"/>
                <w:lang w:val="en-GB" w:eastAsia="en-GB"/>
              </w:rPr>
              <w:tab/>
            </w:r>
            <w:r w:rsidR="00E64F10" w:rsidRPr="00283743">
              <w:rPr>
                <w:rStyle w:val="Hyperlink"/>
                <w:b/>
                <w:noProof/>
                <w:szCs w:val="26"/>
              </w:rPr>
              <w:t>Hệ thống thông tin địa lý</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14</w:t>
            </w:r>
            <w:r w:rsidR="00E64F10" w:rsidRPr="00283743">
              <w:rPr>
                <w:noProof/>
                <w:webHidden/>
                <w:szCs w:val="26"/>
              </w:rPr>
              <w:fldChar w:fldCharType="end"/>
            </w:r>
          </w:hyperlink>
        </w:p>
        <w:p w14:paraId="3016706C" w14:textId="77777777" w:rsidR="00E64F10" w:rsidRPr="00283743" w:rsidRDefault="007C5BA4">
          <w:pPr>
            <w:pStyle w:val="TOC2"/>
            <w:tabs>
              <w:tab w:val="left" w:pos="1300"/>
            </w:tabs>
            <w:rPr>
              <w:rFonts w:eastAsiaTheme="minorEastAsia"/>
              <w:noProof/>
              <w:kern w:val="0"/>
              <w:szCs w:val="26"/>
              <w:lang w:val="en-GB" w:eastAsia="en-GB"/>
            </w:rPr>
          </w:pPr>
          <w:hyperlink w:anchor="_Toc533409985" w:history="1">
            <w:r w:rsidR="00E64F10" w:rsidRPr="00283743">
              <w:rPr>
                <w:rStyle w:val="Hyperlink"/>
                <w:b/>
                <w:noProof/>
                <w:szCs w:val="26"/>
              </w:rPr>
              <w:t>1.5.3.</w:t>
            </w:r>
            <w:r w:rsidR="00E64F10" w:rsidRPr="00283743">
              <w:rPr>
                <w:rFonts w:eastAsiaTheme="minorEastAsia"/>
                <w:noProof/>
                <w:kern w:val="0"/>
                <w:szCs w:val="26"/>
                <w:lang w:val="en-GB" w:eastAsia="en-GB"/>
              </w:rPr>
              <w:tab/>
            </w:r>
            <w:r w:rsidR="00E64F10" w:rsidRPr="00283743">
              <w:rPr>
                <w:rStyle w:val="Hyperlink"/>
                <w:b/>
                <w:noProof/>
                <w:szCs w:val="26"/>
              </w:rPr>
              <w:t>Khoa học thông tin địa lý</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15</w:t>
            </w:r>
            <w:r w:rsidR="00E64F10" w:rsidRPr="00283743">
              <w:rPr>
                <w:noProof/>
                <w:webHidden/>
                <w:szCs w:val="26"/>
              </w:rPr>
              <w:fldChar w:fldCharType="end"/>
            </w:r>
          </w:hyperlink>
        </w:p>
        <w:p w14:paraId="67E3A584" w14:textId="77777777" w:rsidR="00E64F10" w:rsidRPr="00283743" w:rsidRDefault="007C5BA4">
          <w:pPr>
            <w:pStyle w:val="TOC2"/>
            <w:rPr>
              <w:rFonts w:eastAsiaTheme="minorEastAsia"/>
              <w:noProof/>
              <w:kern w:val="0"/>
              <w:szCs w:val="26"/>
              <w:lang w:val="en-GB" w:eastAsia="en-GB"/>
            </w:rPr>
          </w:pPr>
          <w:hyperlink w:anchor="_Toc533409986" w:history="1">
            <w:r w:rsidR="00E64F10" w:rsidRPr="00283743">
              <w:rPr>
                <w:rStyle w:val="Hyperlink"/>
                <w:b/>
                <w:noProof/>
                <w:szCs w:val="26"/>
              </w:rPr>
              <w:t>1.6.</w:t>
            </w:r>
            <w:r w:rsidR="00E64F10" w:rsidRPr="00283743">
              <w:rPr>
                <w:rFonts w:eastAsiaTheme="minorEastAsia"/>
                <w:noProof/>
                <w:kern w:val="0"/>
                <w:szCs w:val="26"/>
                <w:lang w:val="en-GB" w:eastAsia="en-GB"/>
              </w:rPr>
              <w:tab/>
            </w:r>
            <w:r w:rsidR="00E64F10" w:rsidRPr="00283743">
              <w:rPr>
                <w:rStyle w:val="Hyperlink"/>
                <w:b/>
                <w:noProof/>
                <w:szCs w:val="26"/>
              </w:rPr>
              <w:t>TIẾN TRÌNH PHÁT TRIỂN GIS</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16</w:t>
            </w:r>
            <w:r w:rsidR="00E64F10" w:rsidRPr="00283743">
              <w:rPr>
                <w:noProof/>
                <w:webHidden/>
                <w:szCs w:val="26"/>
              </w:rPr>
              <w:fldChar w:fldCharType="end"/>
            </w:r>
          </w:hyperlink>
        </w:p>
        <w:p w14:paraId="2351A155" w14:textId="77777777" w:rsidR="00E64F10" w:rsidRPr="00283743" w:rsidRDefault="007C5BA4">
          <w:pPr>
            <w:pStyle w:val="TOC2"/>
            <w:rPr>
              <w:rFonts w:eastAsiaTheme="minorEastAsia"/>
              <w:noProof/>
              <w:kern w:val="0"/>
              <w:szCs w:val="26"/>
              <w:lang w:val="en-GB" w:eastAsia="en-GB"/>
            </w:rPr>
          </w:pPr>
          <w:hyperlink w:anchor="_Toc533409987" w:history="1">
            <w:r w:rsidR="00E64F10" w:rsidRPr="00283743">
              <w:rPr>
                <w:rStyle w:val="Hyperlink"/>
                <w:b/>
                <w:noProof/>
                <w:szCs w:val="26"/>
              </w:rPr>
              <w:t>1.7.</w:t>
            </w:r>
            <w:r w:rsidR="00E64F10" w:rsidRPr="00283743">
              <w:rPr>
                <w:rFonts w:eastAsiaTheme="minorEastAsia"/>
                <w:noProof/>
                <w:kern w:val="0"/>
                <w:szCs w:val="26"/>
                <w:lang w:val="en-GB" w:eastAsia="en-GB"/>
              </w:rPr>
              <w:tab/>
            </w:r>
            <w:r w:rsidR="00E64F10" w:rsidRPr="00283743">
              <w:rPr>
                <w:rStyle w:val="Hyperlink"/>
                <w:b/>
                <w:noProof/>
                <w:szCs w:val="26"/>
              </w:rPr>
              <w:t>CHỨC NĂNG CỦA GIS</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17</w:t>
            </w:r>
            <w:r w:rsidR="00E64F10" w:rsidRPr="00283743">
              <w:rPr>
                <w:noProof/>
                <w:webHidden/>
                <w:szCs w:val="26"/>
              </w:rPr>
              <w:fldChar w:fldCharType="end"/>
            </w:r>
          </w:hyperlink>
        </w:p>
        <w:p w14:paraId="0DA6EE55" w14:textId="77777777" w:rsidR="00E64F10" w:rsidRPr="00283743" w:rsidRDefault="007C5BA4">
          <w:pPr>
            <w:pStyle w:val="TOC2"/>
            <w:tabs>
              <w:tab w:val="left" w:pos="1300"/>
            </w:tabs>
            <w:rPr>
              <w:rFonts w:eastAsiaTheme="minorEastAsia"/>
              <w:noProof/>
              <w:kern w:val="0"/>
              <w:szCs w:val="26"/>
              <w:lang w:val="en-GB" w:eastAsia="en-GB"/>
            </w:rPr>
          </w:pPr>
          <w:hyperlink w:anchor="_Toc533409988" w:history="1">
            <w:r w:rsidR="00E64F10" w:rsidRPr="00283743">
              <w:rPr>
                <w:rStyle w:val="Hyperlink"/>
                <w:b/>
                <w:noProof/>
                <w:szCs w:val="26"/>
              </w:rPr>
              <w:t>1.7.1.</w:t>
            </w:r>
            <w:r w:rsidR="00E64F10" w:rsidRPr="00283743">
              <w:rPr>
                <w:rFonts w:eastAsiaTheme="minorEastAsia"/>
                <w:noProof/>
                <w:kern w:val="0"/>
                <w:szCs w:val="26"/>
                <w:lang w:val="en-GB" w:eastAsia="en-GB"/>
              </w:rPr>
              <w:tab/>
            </w:r>
            <w:r w:rsidR="00E64F10" w:rsidRPr="00283743">
              <w:rPr>
                <w:rStyle w:val="Hyperlink"/>
                <w:b/>
                <w:noProof/>
                <w:szCs w:val="26"/>
              </w:rPr>
              <w:t>Thu thập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17</w:t>
            </w:r>
            <w:r w:rsidR="00E64F10" w:rsidRPr="00283743">
              <w:rPr>
                <w:noProof/>
                <w:webHidden/>
                <w:szCs w:val="26"/>
              </w:rPr>
              <w:fldChar w:fldCharType="end"/>
            </w:r>
          </w:hyperlink>
        </w:p>
        <w:p w14:paraId="5811EC0C" w14:textId="77777777" w:rsidR="00E64F10" w:rsidRPr="00283743" w:rsidRDefault="007C5BA4">
          <w:pPr>
            <w:pStyle w:val="TOC2"/>
            <w:tabs>
              <w:tab w:val="left" w:pos="1300"/>
            </w:tabs>
            <w:rPr>
              <w:rFonts w:eastAsiaTheme="minorEastAsia"/>
              <w:noProof/>
              <w:kern w:val="0"/>
              <w:szCs w:val="26"/>
              <w:lang w:val="en-GB" w:eastAsia="en-GB"/>
            </w:rPr>
          </w:pPr>
          <w:hyperlink w:anchor="_Toc533409989" w:history="1">
            <w:r w:rsidR="00E64F10" w:rsidRPr="00283743">
              <w:rPr>
                <w:rStyle w:val="Hyperlink"/>
                <w:b/>
                <w:noProof/>
                <w:szCs w:val="26"/>
              </w:rPr>
              <w:t>1.7.2.</w:t>
            </w:r>
            <w:r w:rsidR="00E64F10" w:rsidRPr="00283743">
              <w:rPr>
                <w:rFonts w:eastAsiaTheme="minorEastAsia"/>
                <w:noProof/>
                <w:kern w:val="0"/>
                <w:szCs w:val="26"/>
                <w:lang w:val="en-GB" w:eastAsia="en-GB"/>
              </w:rPr>
              <w:tab/>
            </w:r>
            <w:r w:rsidR="00E64F10" w:rsidRPr="00283743">
              <w:rPr>
                <w:rStyle w:val="Hyperlink"/>
                <w:b/>
                <w:noProof/>
                <w:szCs w:val="26"/>
              </w:rPr>
              <w:t>Lưu trữ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18</w:t>
            </w:r>
            <w:r w:rsidR="00E64F10" w:rsidRPr="00283743">
              <w:rPr>
                <w:noProof/>
                <w:webHidden/>
                <w:szCs w:val="26"/>
              </w:rPr>
              <w:fldChar w:fldCharType="end"/>
            </w:r>
          </w:hyperlink>
        </w:p>
        <w:p w14:paraId="429978E7" w14:textId="77777777" w:rsidR="00E64F10" w:rsidRPr="00283743" w:rsidRDefault="007C5BA4">
          <w:pPr>
            <w:pStyle w:val="TOC2"/>
            <w:tabs>
              <w:tab w:val="left" w:pos="1300"/>
            </w:tabs>
            <w:rPr>
              <w:rFonts w:eastAsiaTheme="minorEastAsia"/>
              <w:noProof/>
              <w:kern w:val="0"/>
              <w:szCs w:val="26"/>
              <w:lang w:val="en-GB" w:eastAsia="en-GB"/>
            </w:rPr>
          </w:pPr>
          <w:hyperlink w:anchor="_Toc533409990" w:history="1">
            <w:r w:rsidR="00E64F10" w:rsidRPr="00283743">
              <w:rPr>
                <w:rStyle w:val="Hyperlink"/>
                <w:b/>
                <w:noProof/>
                <w:szCs w:val="26"/>
              </w:rPr>
              <w:t>1.7.3.</w:t>
            </w:r>
            <w:r w:rsidR="00E64F10" w:rsidRPr="00283743">
              <w:rPr>
                <w:rFonts w:eastAsiaTheme="minorEastAsia"/>
                <w:noProof/>
                <w:kern w:val="0"/>
                <w:szCs w:val="26"/>
                <w:lang w:val="en-GB" w:eastAsia="en-GB"/>
              </w:rPr>
              <w:tab/>
            </w:r>
            <w:r w:rsidR="00E64F10" w:rsidRPr="00283743">
              <w:rPr>
                <w:rStyle w:val="Hyperlink"/>
                <w:b/>
                <w:noProof/>
                <w:szCs w:val="26"/>
              </w:rPr>
              <w:t>Phân tích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19</w:t>
            </w:r>
            <w:r w:rsidR="00E64F10" w:rsidRPr="00283743">
              <w:rPr>
                <w:noProof/>
                <w:webHidden/>
                <w:szCs w:val="26"/>
              </w:rPr>
              <w:fldChar w:fldCharType="end"/>
            </w:r>
          </w:hyperlink>
        </w:p>
        <w:p w14:paraId="14C00904" w14:textId="77777777" w:rsidR="00E64F10" w:rsidRPr="00283743" w:rsidRDefault="007C5BA4">
          <w:pPr>
            <w:pStyle w:val="TOC2"/>
            <w:tabs>
              <w:tab w:val="left" w:pos="1300"/>
            </w:tabs>
            <w:rPr>
              <w:rFonts w:eastAsiaTheme="minorEastAsia"/>
              <w:noProof/>
              <w:kern w:val="0"/>
              <w:szCs w:val="26"/>
              <w:lang w:val="en-GB" w:eastAsia="en-GB"/>
            </w:rPr>
          </w:pPr>
          <w:hyperlink w:anchor="_Toc533409991" w:history="1">
            <w:r w:rsidR="00E64F10" w:rsidRPr="00283743">
              <w:rPr>
                <w:rStyle w:val="Hyperlink"/>
                <w:b/>
                <w:noProof/>
                <w:szCs w:val="26"/>
              </w:rPr>
              <w:t>1.7.4.</w:t>
            </w:r>
            <w:r w:rsidR="00E64F10" w:rsidRPr="00283743">
              <w:rPr>
                <w:rFonts w:eastAsiaTheme="minorEastAsia"/>
                <w:noProof/>
                <w:kern w:val="0"/>
                <w:szCs w:val="26"/>
                <w:lang w:val="en-GB" w:eastAsia="en-GB"/>
              </w:rPr>
              <w:tab/>
            </w:r>
            <w:r w:rsidR="00E64F10" w:rsidRPr="00283743">
              <w:rPr>
                <w:rStyle w:val="Hyperlink"/>
                <w:b/>
                <w:noProof/>
                <w:szCs w:val="26"/>
              </w:rPr>
              <w:t>Hiển thị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20</w:t>
            </w:r>
            <w:r w:rsidR="00E64F10" w:rsidRPr="00283743">
              <w:rPr>
                <w:noProof/>
                <w:webHidden/>
                <w:szCs w:val="26"/>
              </w:rPr>
              <w:fldChar w:fldCharType="end"/>
            </w:r>
          </w:hyperlink>
        </w:p>
        <w:p w14:paraId="2626A2CA" w14:textId="77777777" w:rsidR="00E64F10" w:rsidRPr="00283743" w:rsidRDefault="007C5BA4">
          <w:pPr>
            <w:pStyle w:val="TOC2"/>
            <w:rPr>
              <w:rFonts w:eastAsiaTheme="minorEastAsia"/>
              <w:noProof/>
              <w:kern w:val="0"/>
              <w:szCs w:val="26"/>
              <w:lang w:val="en-GB" w:eastAsia="en-GB"/>
            </w:rPr>
          </w:pPr>
          <w:hyperlink w:anchor="_Toc533409992" w:history="1">
            <w:r w:rsidR="00E64F10" w:rsidRPr="00283743">
              <w:rPr>
                <w:rStyle w:val="Hyperlink"/>
                <w:b/>
                <w:noProof/>
                <w:szCs w:val="26"/>
              </w:rPr>
              <w:t>1.8.</w:t>
            </w:r>
            <w:r w:rsidR="00E64F10" w:rsidRPr="00283743">
              <w:rPr>
                <w:rFonts w:eastAsiaTheme="minorEastAsia"/>
                <w:noProof/>
                <w:kern w:val="0"/>
                <w:szCs w:val="26"/>
                <w:lang w:val="en-GB" w:eastAsia="en-GB"/>
              </w:rPr>
              <w:tab/>
            </w:r>
            <w:r w:rsidR="00E64F10" w:rsidRPr="00283743">
              <w:rPr>
                <w:rStyle w:val="Hyperlink"/>
                <w:b/>
                <w:noProof/>
                <w:szCs w:val="26"/>
              </w:rPr>
              <w:t>CÁC THÀNH PHẦN CỦA HỆ THỐNG THÔNG TIN ĐỊA LÝ</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20</w:t>
            </w:r>
            <w:r w:rsidR="00E64F10" w:rsidRPr="00283743">
              <w:rPr>
                <w:noProof/>
                <w:webHidden/>
                <w:szCs w:val="26"/>
              </w:rPr>
              <w:fldChar w:fldCharType="end"/>
            </w:r>
          </w:hyperlink>
        </w:p>
        <w:p w14:paraId="333FEC09" w14:textId="77777777" w:rsidR="00E64F10" w:rsidRPr="00283743" w:rsidRDefault="007C5BA4">
          <w:pPr>
            <w:pStyle w:val="TOC2"/>
            <w:tabs>
              <w:tab w:val="left" w:pos="1300"/>
            </w:tabs>
            <w:rPr>
              <w:rFonts w:eastAsiaTheme="minorEastAsia"/>
              <w:noProof/>
              <w:kern w:val="0"/>
              <w:szCs w:val="26"/>
              <w:lang w:val="en-GB" w:eastAsia="en-GB"/>
            </w:rPr>
          </w:pPr>
          <w:hyperlink w:anchor="_Toc533409993" w:history="1">
            <w:r w:rsidR="00E64F10" w:rsidRPr="00283743">
              <w:rPr>
                <w:rStyle w:val="Hyperlink"/>
                <w:b/>
                <w:noProof/>
                <w:szCs w:val="26"/>
              </w:rPr>
              <w:t>1.8.1.</w:t>
            </w:r>
            <w:r w:rsidR="00E64F10" w:rsidRPr="00283743">
              <w:rPr>
                <w:rFonts w:eastAsiaTheme="minorEastAsia"/>
                <w:noProof/>
                <w:kern w:val="0"/>
                <w:szCs w:val="26"/>
                <w:lang w:val="en-GB" w:eastAsia="en-GB"/>
              </w:rPr>
              <w:tab/>
            </w:r>
            <w:r w:rsidR="00E64F10" w:rsidRPr="00283743">
              <w:rPr>
                <w:rStyle w:val="Hyperlink"/>
                <w:b/>
                <w:noProof/>
                <w:szCs w:val="26"/>
              </w:rPr>
              <w:t>Thành phần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20</w:t>
            </w:r>
            <w:r w:rsidR="00E64F10" w:rsidRPr="00283743">
              <w:rPr>
                <w:noProof/>
                <w:webHidden/>
                <w:szCs w:val="26"/>
              </w:rPr>
              <w:fldChar w:fldCharType="end"/>
            </w:r>
          </w:hyperlink>
        </w:p>
        <w:p w14:paraId="364EE824" w14:textId="77777777" w:rsidR="00E64F10" w:rsidRPr="00283743" w:rsidRDefault="007C5BA4">
          <w:pPr>
            <w:pStyle w:val="TOC2"/>
            <w:tabs>
              <w:tab w:val="left" w:pos="1300"/>
            </w:tabs>
            <w:rPr>
              <w:rFonts w:eastAsiaTheme="minorEastAsia"/>
              <w:noProof/>
              <w:kern w:val="0"/>
              <w:szCs w:val="26"/>
              <w:lang w:val="en-GB" w:eastAsia="en-GB"/>
            </w:rPr>
          </w:pPr>
          <w:hyperlink w:anchor="_Toc533409994" w:history="1">
            <w:r w:rsidR="00E64F10" w:rsidRPr="00283743">
              <w:rPr>
                <w:rStyle w:val="Hyperlink"/>
                <w:b/>
                <w:noProof/>
                <w:szCs w:val="26"/>
              </w:rPr>
              <w:t>1.8.2.</w:t>
            </w:r>
            <w:r w:rsidR="00E64F10" w:rsidRPr="00283743">
              <w:rPr>
                <w:rFonts w:eastAsiaTheme="minorEastAsia"/>
                <w:noProof/>
                <w:kern w:val="0"/>
                <w:szCs w:val="26"/>
                <w:lang w:val="en-GB" w:eastAsia="en-GB"/>
              </w:rPr>
              <w:tab/>
            </w:r>
            <w:r w:rsidR="00E64F10" w:rsidRPr="00283743">
              <w:rPr>
                <w:rStyle w:val="Hyperlink"/>
                <w:b/>
                <w:noProof/>
                <w:szCs w:val="26"/>
              </w:rPr>
              <w:t>Phần cứng</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21</w:t>
            </w:r>
            <w:r w:rsidR="00E64F10" w:rsidRPr="00283743">
              <w:rPr>
                <w:noProof/>
                <w:webHidden/>
                <w:szCs w:val="26"/>
              </w:rPr>
              <w:fldChar w:fldCharType="end"/>
            </w:r>
          </w:hyperlink>
        </w:p>
        <w:p w14:paraId="0C2C82E0" w14:textId="77777777" w:rsidR="00E64F10" w:rsidRPr="00283743" w:rsidRDefault="007C5BA4">
          <w:pPr>
            <w:pStyle w:val="TOC2"/>
            <w:tabs>
              <w:tab w:val="left" w:pos="1300"/>
            </w:tabs>
            <w:rPr>
              <w:rFonts w:eastAsiaTheme="minorEastAsia"/>
              <w:noProof/>
              <w:kern w:val="0"/>
              <w:szCs w:val="26"/>
              <w:lang w:val="en-GB" w:eastAsia="en-GB"/>
            </w:rPr>
          </w:pPr>
          <w:hyperlink w:anchor="_Toc533409995" w:history="1">
            <w:r w:rsidR="00E64F10" w:rsidRPr="00283743">
              <w:rPr>
                <w:rStyle w:val="Hyperlink"/>
                <w:b/>
                <w:noProof/>
                <w:szCs w:val="26"/>
              </w:rPr>
              <w:t>1.8.3.</w:t>
            </w:r>
            <w:r w:rsidR="00E64F10" w:rsidRPr="00283743">
              <w:rPr>
                <w:rFonts w:eastAsiaTheme="minorEastAsia"/>
                <w:noProof/>
                <w:kern w:val="0"/>
                <w:szCs w:val="26"/>
                <w:lang w:val="en-GB" w:eastAsia="en-GB"/>
              </w:rPr>
              <w:tab/>
            </w:r>
            <w:r w:rsidR="00E64F10" w:rsidRPr="00283743">
              <w:rPr>
                <w:rStyle w:val="Hyperlink"/>
                <w:b/>
                <w:noProof/>
                <w:szCs w:val="26"/>
              </w:rPr>
              <w:t>Phần mềm</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22</w:t>
            </w:r>
            <w:r w:rsidR="00E64F10" w:rsidRPr="00283743">
              <w:rPr>
                <w:noProof/>
                <w:webHidden/>
                <w:szCs w:val="26"/>
              </w:rPr>
              <w:fldChar w:fldCharType="end"/>
            </w:r>
          </w:hyperlink>
        </w:p>
        <w:p w14:paraId="22A57E07" w14:textId="77777777" w:rsidR="00E64F10" w:rsidRPr="00283743" w:rsidRDefault="007C5BA4">
          <w:pPr>
            <w:pStyle w:val="TOC2"/>
            <w:tabs>
              <w:tab w:val="left" w:pos="1300"/>
            </w:tabs>
            <w:rPr>
              <w:rFonts w:eastAsiaTheme="minorEastAsia"/>
              <w:noProof/>
              <w:kern w:val="0"/>
              <w:szCs w:val="26"/>
              <w:lang w:val="en-GB" w:eastAsia="en-GB"/>
            </w:rPr>
          </w:pPr>
          <w:hyperlink w:anchor="_Toc533409996" w:history="1">
            <w:r w:rsidR="00E64F10" w:rsidRPr="00283743">
              <w:rPr>
                <w:rStyle w:val="Hyperlink"/>
                <w:b/>
                <w:noProof/>
                <w:szCs w:val="26"/>
              </w:rPr>
              <w:t>1.8.4.</w:t>
            </w:r>
            <w:r w:rsidR="00E64F10" w:rsidRPr="00283743">
              <w:rPr>
                <w:rFonts w:eastAsiaTheme="minorEastAsia"/>
                <w:noProof/>
                <w:kern w:val="0"/>
                <w:szCs w:val="26"/>
                <w:lang w:val="en-GB" w:eastAsia="en-GB"/>
              </w:rPr>
              <w:tab/>
            </w:r>
            <w:r w:rsidR="00E64F10" w:rsidRPr="00283743">
              <w:rPr>
                <w:rStyle w:val="Hyperlink"/>
                <w:b/>
                <w:noProof/>
                <w:szCs w:val="26"/>
              </w:rPr>
              <w:t>Con người</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22</w:t>
            </w:r>
            <w:r w:rsidR="00E64F10" w:rsidRPr="00283743">
              <w:rPr>
                <w:noProof/>
                <w:webHidden/>
                <w:szCs w:val="26"/>
              </w:rPr>
              <w:fldChar w:fldCharType="end"/>
            </w:r>
          </w:hyperlink>
        </w:p>
        <w:p w14:paraId="41E0A44A" w14:textId="77777777" w:rsidR="00E64F10" w:rsidRPr="00283743" w:rsidRDefault="007C5BA4">
          <w:pPr>
            <w:pStyle w:val="TOC2"/>
            <w:rPr>
              <w:rFonts w:eastAsiaTheme="minorEastAsia"/>
              <w:noProof/>
              <w:kern w:val="0"/>
              <w:szCs w:val="26"/>
              <w:lang w:val="en-GB" w:eastAsia="en-GB"/>
            </w:rPr>
          </w:pPr>
          <w:hyperlink w:anchor="_Toc533409997" w:history="1">
            <w:r w:rsidR="00E64F10" w:rsidRPr="00283743">
              <w:rPr>
                <w:rStyle w:val="Hyperlink"/>
                <w:b/>
                <w:noProof/>
                <w:szCs w:val="26"/>
              </w:rPr>
              <w:t>1.9.</w:t>
            </w:r>
            <w:r w:rsidR="00E64F10" w:rsidRPr="00283743">
              <w:rPr>
                <w:rFonts w:eastAsiaTheme="minorEastAsia"/>
                <w:noProof/>
                <w:kern w:val="0"/>
                <w:szCs w:val="26"/>
                <w:lang w:val="en-GB" w:eastAsia="en-GB"/>
              </w:rPr>
              <w:tab/>
            </w:r>
            <w:r w:rsidR="00E64F10" w:rsidRPr="00283743">
              <w:rPr>
                <w:rStyle w:val="Hyperlink"/>
                <w:b/>
                <w:noProof/>
                <w:szCs w:val="26"/>
              </w:rPr>
              <w:t>CÁC LĨNH VỰC ỨNG DỤNG GIS</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23</w:t>
            </w:r>
            <w:r w:rsidR="00E64F10" w:rsidRPr="00283743">
              <w:rPr>
                <w:noProof/>
                <w:webHidden/>
                <w:szCs w:val="26"/>
              </w:rPr>
              <w:fldChar w:fldCharType="end"/>
            </w:r>
          </w:hyperlink>
        </w:p>
        <w:p w14:paraId="620B8B3D" w14:textId="77777777" w:rsidR="00E64F10" w:rsidRPr="00283743" w:rsidRDefault="007C5BA4">
          <w:pPr>
            <w:pStyle w:val="TOC2"/>
            <w:rPr>
              <w:rFonts w:eastAsiaTheme="minorEastAsia"/>
              <w:noProof/>
              <w:kern w:val="0"/>
              <w:szCs w:val="26"/>
              <w:lang w:val="en-GB" w:eastAsia="en-GB"/>
            </w:rPr>
          </w:pPr>
          <w:hyperlink w:anchor="_Toc533409998" w:history="1">
            <w:r w:rsidR="00E64F10" w:rsidRPr="00283743">
              <w:rPr>
                <w:rStyle w:val="Hyperlink"/>
                <w:b/>
                <w:noProof/>
                <w:szCs w:val="26"/>
              </w:rPr>
              <w:t>1.10.</w:t>
            </w:r>
            <w:r w:rsidR="00E64F10" w:rsidRPr="00283743">
              <w:rPr>
                <w:rFonts w:eastAsiaTheme="minorEastAsia"/>
                <w:noProof/>
                <w:kern w:val="0"/>
                <w:szCs w:val="26"/>
                <w:lang w:val="en-GB" w:eastAsia="en-GB"/>
              </w:rPr>
              <w:tab/>
            </w:r>
            <w:r w:rsidR="00E64F10" w:rsidRPr="00283743">
              <w:rPr>
                <w:rStyle w:val="Hyperlink"/>
                <w:b/>
                <w:noProof/>
                <w:szCs w:val="26"/>
              </w:rPr>
              <w:t>KHUYNH HƯỚNG PHÁT TRIỂN GIS</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23</w:t>
            </w:r>
            <w:r w:rsidR="00E64F10" w:rsidRPr="00283743">
              <w:rPr>
                <w:noProof/>
                <w:webHidden/>
                <w:szCs w:val="26"/>
              </w:rPr>
              <w:fldChar w:fldCharType="end"/>
            </w:r>
          </w:hyperlink>
        </w:p>
        <w:p w14:paraId="6FE993A0"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09999" w:history="1">
            <w:r w:rsidR="00E64F10" w:rsidRPr="00283743">
              <w:rPr>
                <w:rStyle w:val="Hyperlink"/>
                <w:b/>
                <w:noProof/>
                <w:szCs w:val="26"/>
              </w:rPr>
              <w:t>1.10.1.</w:t>
            </w:r>
            <w:r w:rsidR="00E64F10" w:rsidRPr="00283743">
              <w:rPr>
                <w:rFonts w:eastAsiaTheme="minorEastAsia"/>
                <w:noProof/>
                <w:kern w:val="0"/>
                <w:szCs w:val="26"/>
                <w:lang w:val="en-GB" w:eastAsia="en-GB"/>
              </w:rPr>
              <w:tab/>
            </w:r>
            <w:r w:rsidR="00E64F10" w:rsidRPr="00283743">
              <w:rPr>
                <w:rStyle w:val="Hyperlink"/>
                <w:b/>
                <w:noProof/>
                <w:szCs w:val="26"/>
              </w:rPr>
              <w:t>Khuynh hướng phát triển về lý thuyết</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23</w:t>
            </w:r>
            <w:r w:rsidR="00E64F10" w:rsidRPr="00283743">
              <w:rPr>
                <w:noProof/>
                <w:webHidden/>
                <w:szCs w:val="26"/>
              </w:rPr>
              <w:fldChar w:fldCharType="end"/>
            </w:r>
          </w:hyperlink>
        </w:p>
        <w:p w14:paraId="6ED1539D"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00" w:history="1">
            <w:r w:rsidR="00E64F10" w:rsidRPr="00283743">
              <w:rPr>
                <w:rStyle w:val="Hyperlink"/>
                <w:b/>
                <w:noProof/>
                <w:szCs w:val="26"/>
              </w:rPr>
              <w:t>1.10.2.</w:t>
            </w:r>
            <w:r w:rsidR="00E64F10" w:rsidRPr="00283743">
              <w:rPr>
                <w:rFonts w:eastAsiaTheme="minorEastAsia"/>
                <w:noProof/>
                <w:kern w:val="0"/>
                <w:szCs w:val="26"/>
                <w:lang w:val="en-GB" w:eastAsia="en-GB"/>
              </w:rPr>
              <w:tab/>
            </w:r>
            <w:r w:rsidR="00E64F10" w:rsidRPr="00283743">
              <w:rPr>
                <w:rStyle w:val="Hyperlink"/>
                <w:b/>
                <w:noProof/>
                <w:szCs w:val="26"/>
              </w:rPr>
              <w:t>Khuynh hướng phát triển phần mềm</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23</w:t>
            </w:r>
            <w:r w:rsidR="00E64F10" w:rsidRPr="00283743">
              <w:rPr>
                <w:noProof/>
                <w:webHidden/>
                <w:szCs w:val="26"/>
              </w:rPr>
              <w:fldChar w:fldCharType="end"/>
            </w:r>
          </w:hyperlink>
        </w:p>
        <w:p w14:paraId="6F819CDA"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01" w:history="1">
            <w:r w:rsidR="00E64F10" w:rsidRPr="00283743">
              <w:rPr>
                <w:rStyle w:val="Hyperlink"/>
                <w:b/>
                <w:noProof/>
                <w:szCs w:val="26"/>
              </w:rPr>
              <w:t>1.10.3.</w:t>
            </w:r>
            <w:r w:rsidR="00E64F10" w:rsidRPr="00283743">
              <w:rPr>
                <w:rFonts w:eastAsiaTheme="minorEastAsia"/>
                <w:noProof/>
                <w:kern w:val="0"/>
                <w:szCs w:val="26"/>
                <w:lang w:val="en-GB" w:eastAsia="en-GB"/>
              </w:rPr>
              <w:tab/>
            </w:r>
            <w:r w:rsidR="00E64F10" w:rsidRPr="00283743">
              <w:rPr>
                <w:rStyle w:val="Hyperlink"/>
                <w:b/>
                <w:noProof/>
                <w:szCs w:val="26"/>
              </w:rPr>
              <w:t>Khuynh hướng phát triển ứng dụng</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24</w:t>
            </w:r>
            <w:r w:rsidR="00E64F10" w:rsidRPr="00283743">
              <w:rPr>
                <w:noProof/>
                <w:webHidden/>
                <w:szCs w:val="26"/>
              </w:rPr>
              <w:fldChar w:fldCharType="end"/>
            </w:r>
          </w:hyperlink>
        </w:p>
        <w:p w14:paraId="5A6B49E9" w14:textId="77777777" w:rsidR="00E64F10" w:rsidRPr="00283743" w:rsidRDefault="007C5BA4">
          <w:pPr>
            <w:pStyle w:val="TOC1"/>
            <w:rPr>
              <w:rFonts w:ascii="Times New Roman" w:eastAsiaTheme="minorEastAsia" w:hAnsi="Times New Roman" w:cs="Times New Roman"/>
              <w:b w:val="0"/>
              <w:kern w:val="0"/>
              <w:szCs w:val="26"/>
              <w:lang w:val="en-GB" w:eastAsia="en-GB"/>
            </w:rPr>
          </w:pPr>
          <w:hyperlink w:anchor="_Toc533410002" w:history="1">
            <w:r w:rsidR="00E64F10" w:rsidRPr="00283743">
              <w:rPr>
                <w:rStyle w:val="Hyperlink"/>
                <w:rFonts w:ascii="Times New Roman" w:hAnsi="Times New Roman" w:cs="Times New Roman"/>
                <w:i/>
                <w:szCs w:val="26"/>
              </w:rPr>
              <w:t>CHƯƠNG 2</w:t>
            </w:r>
            <w:r w:rsidR="00E64F10" w:rsidRPr="00283743">
              <w:rPr>
                <w:rStyle w:val="Hyperlink"/>
                <w:rFonts w:ascii="Times New Roman" w:hAnsi="Times New Roman" w:cs="Times New Roman"/>
                <w:szCs w:val="26"/>
              </w:rPr>
              <w:t xml:space="preserve"> </w:t>
            </w:r>
            <w:r w:rsidR="00E64F10" w:rsidRPr="00283743">
              <w:rPr>
                <w:rStyle w:val="Hyperlink"/>
                <w:rFonts w:ascii="Times New Roman" w:eastAsia="Gungsuh" w:hAnsi="Times New Roman" w:cs="Times New Roman"/>
                <w:szCs w:val="26"/>
              </w:rPr>
              <w:t>MÔ HÌNH DỮ LIỆU CỦA HỆ THỐNG THÔNG TIN ĐỊA LÝ</w:t>
            </w:r>
            <w:r w:rsidR="00E64F10" w:rsidRPr="00283743">
              <w:rPr>
                <w:rFonts w:ascii="Times New Roman" w:hAnsi="Times New Roman" w:cs="Times New Roman"/>
                <w:webHidden/>
                <w:szCs w:val="26"/>
              </w:rPr>
              <w:tab/>
            </w:r>
            <w:r w:rsidR="00E64F10" w:rsidRPr="00283743">
              <w:rPr>
                <w:rFonts w:ascii="Times New Roman" w:hAnsi="Times New Roman" w:cs="Times New Roman"/>
                <w:webHidden/>
                <w:szCs w:val="26"/>
              </w:rPr>
              <w:fldChar w:fldCharType="begin"/>
            </w:r>
            <w:r w:rsidR="00E64F10" w:rsidRPr="00283743">
              <w:rPr>
                <w:rFonts w:ascii="Times New Roman" w:hAnsi="Times New Roman" w:cs="Times New Roman"/>
                <w:webHidden/>
                <w:szCs w:val="26"/>
              </w:rPr>
              <w:instrText xml:space="preserve"> PAGEREF _Toc533410002 \h </w:instrText>
            </w:r>
            <w:r w:rsidR="00E64F10" w:rsidRPr="00283743">
              <w:rPr>
                <w:rFonts w:ascii="Times New Roman" w:hAnsi="Times New Roman" w:cs="Times New Roman"/>
                <w:webHidden/>
                <w:szCs w:val="26"/>
              </w:rPr>
            </w:r>
            <w:r w:rsidR="00E64F10" w:rsidRPr="00283743">
              <w:rPr>
                <w:rFonts w:ascii="Times New Roman" w:hAnsi="Times New Roman" w:cs="Times New Roman"/>
                <w:webHidden/>
                <w:szCs w:val="26"/>
              </w:rPr>
              <w:fldChar w:fldCharType="separate"/>
            </w:r>
            <w:r w:rsidR="00E64F10" w:rsidRPr="00283743">
              <w:rPr>
                <w:rFonts w:ascii="Times New Roman" w:hAnsi="Times New Roman" w:cs="Times New Roman"/>
                <w:webHidden/>
                <w:szCs w:val="26"/>
              </w:rPr>
              <w:t>25</w:t>
            </w:r>
            <w:r w:rsidR="00E64F10" w:rsidRPr="00283743">
              <w:rPr>
                <w:rFonts w:ascii="Times New Roman" w:hAnsi="Times New Roman" w:cs="Times New Roman"/>
                <w:webHidden/>
                <w:szCs w:val="26"/>
              </w:rPr>
              <w:fldChar w:fldCharType="end"/>
            </w:r>
          </w:hyperlink>
        </w:p>
        <w:p w14:paraId="60FF4D14" w14:textId="77777777" w:rsidR="00E64F10" w:rsidRPr="00283743" w:rsidRDefault="007C5BA4">
          <w:pPr>
            <w:pStyle w:val="TOC2"/>
            <w:rPr>
              <w:rFonts w:eastAsiaTheme="minorEastAsia"/>
              <w:noProof/>
              <w:kern w:val="0"/>
              <w:szCs w:val="26"/>
              <w:lang w:val="en-GB" w:eastAsia="en-GB"/>
            </w:rPr>
          </w:pPr>
          <w:hyperlink w:anchor="_Toc533410003" w:history="1">
            <w:r w:rsidR="00E64F10" w:rsidRPr="00283743">
              <w:rPr>
                <w:rStyle w:val="Hyperlink"/>
                <w:b/>
                <w:noProof/>
                <w:szCs w:val="26"/>
              </w:rPr>
              <w:t>2.1.</w:t>
            </w:r>
            <w:r w:rsidR="00E64F10" w:rsidRPr="00283743">
              <w:rPr>
                <w:rFonts w:eastAsiaTheme="minorEastAsia"/>
                <w:noProof/>
                <w:kern w:val="0"/>
                <w:szCs w:val="26"/>
                <w:lang w:val="en-GB" w:eastAsia="en-GB"/>
              </w:rPr>
              <w:tab/>
            </w:r>
            <w:r w:rsidR="00E64F10" w:rsidRPr="00283743">
              <w:rPr>
                <w:rStyle w:val="Hyperlink"/>
                <w:b/>
                <w:noProof/>
                <w:szCs w:val="26"/>
              </w:rPr>
              <w:t>CẤU TRÚC DỮ LIỆU RASTER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25</w:t>
            </w:r>
            <w:r w:rsidR="00E64F10" w:rsidRPr="00283743">
              <w:rPr>
                <w:noProof/>
                <w:webHidden/>
                <w:szCs w:val="26"/>
              </w:rPr>
              <w:fldChar w:fldCharType="end"/>
            </w:r>
          </w:hyperlink>
        </w:p>
        <w:p w14:paraId="3D3CE583"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04" w:history="1">
            <w:r w:rsidR="00E64F10" w:rsidRPr="00283743">
              <w:rPr>
                <w:rStyle w:val="Hyperlink"/>
                <w:b/>
                <w:noProof/>
                <w:szCs w:val="26"/>
              </w:rPr>
              <w:t>2.1.1.</w:t>
            </w:r>
            <w:r w:rsidR="00E64F10" w:rsidRPr="00283743">
              <w:rPr>
                <w:rFonts w:eastAsiaTheme="minorEastAsia"/>
                <w:noProof/>
                <w:kern w:val="0"/>
                <w:szCs w:val="26"/>
                <w:lang w:val="en-GB" w:eastAsia="en-GB"/>
              </w:rPr>
              <w:tab/>
            </w:r>
            <w:r w:rsidR="00E64F10" w:rsidRPr="00283743">
              <w:rPr>
                <w:rStyle w:val="Hyperlink"/>
                <w:b/>
                <w:noProof/>
                <w:szCs w:val="26"/>
                <w:lang w:val="nb-NO"/>
              </w:rPr>
              <w:t>Dạng hình học và topology của dữ liệu Raster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26</w:t>
            </w:r>
            <w:r w:rsidR="00E64F10" w:rsidRPr="00283743">
              <w:rPr>
                <w:noProof/>
                <w:webHidden/>
                <w:szCs w:val="26"/>
              </w:rPr>
              <w:fldChar w:fldCharType="end"/>
            </w:r>
          </w:hyperlink>
        </w:p>
        <w:p w14:paraId="643DA5FC"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05" w:history="1">
            <w:r w:rsidR="00E64F10" w:rsidRPr="00283743">
              <w:rPr>
                <w:rStyle w:val="Hyperlink"/>
                <w:b/>
                <w:noProof/>
                <w:szCs w:val="26"/>
                <w:lang w:val="nb-NO"/>
              </w:rPr>
              <w:t>2.1.2.</w:t>
            </w:r>
            <w:r w:rsidR="00E64F10" w:rsidRPr="00283743">
              <w:rPr>
                <w:rFonts w:eastAsiaTheme="minorEastAsia"/>
                <w:noProof/>
                <w:kern w:val="0"/>
                <w:szCs w:val="26"/>
                <w:lang w:val="en-GB" w:eastAsia="en-GB"/>
              </w:rPr>
              <w:tab/>
            </w:r>
            <w:r w:rsidR="00E64F10" w:rsidRPr="00283743">
              <w:rPr>
                <w:rStyle w:val="Hyperlink"/>
                <w:b/>
                <w:noProof/>
                <w:szCs w:val="26"/>
                <w:lang w:val="nb-NO"/>
              </w:rPr>
              <w:t>Các thuật toán nén dữ liệu cấu trúc raster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27</w:t>
            </w:r>
            <w:r w:rsidR="00E64F10" w:rsidRPr="00283743">
              <w:rPr>
                <w:noProof/>
                <w:webHidden/>
                <w:szCs w:val="26"/>
              </w:rPr>
              <w:fldChar w:fldCharType="end"/>
            </w:r>
          </w:hyperlink>
        </w:p>
        <w:p w14:paraId="2C1594C2" w14:textId="77777777" w:rsidR="00E64F10" w:rsidRPr="00283743" w:rsidRDefault="007C5BA4">
          <w:pPr>
            <w:pStyle w:val="TOC2"/>
            <w:rPr>
              <w:rFonts w:eastAsiaTheme="minorEastAsia"/>
              <w:noProof/>
              <w:kern w:val="0"/>
              <w:szCs w:val="26"/>
              <w:lang w:val="en-GB" w:eastAsia="en-GB"/>
            </w:rPr>
          </w:pPr>
          <w:hyperlink w:anchor="_Toc533410006" w:history="1">
            <w:r w:rsidR="00E64F10" w:rsidRPr="00283743">
              <w:rPr>
                <w:rStyle w:val="Hyperlink"/>
                <w:b/>
                <w:noProof/>
                <w:szCs w:val="26"/>
              </w:rPr>
              <w:t>2.2.</w:t>
            </w:r>
            <w:r w:rsidR="00E64F10" w:rsidRPr="00283743">
              <w:rPr>
                <w:rFonts w:eastAsiaTheme="minorEastAsia"/>
                <w:noProof/>
                <w:kern w:val="0"/>
                <w:szCs w:val="26"/>
                <w:lang w:val="en-GB" w:eastAsia="en-GB"/>
              </w:rPr>
              <w:tab/>
            </w:r>
            <w:r w:rsidR="00E64F10" w:rsidRPr="00283743">
              <w:rPr>
                <w:rStyle w:val="Hyperlink"/>
                <w:b/>
                <w:noProof/>
                <w:szCs w:val="26"/>
              </w:rPr>
              <w:t>CẤU TRÚC DỮ LIỆU VECTOR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29</w:t>
            </w:r>
            <w:r w:rsidR="00E64F10" w:rsidRPr="00283743">
              <w:rPr>
                <w:noProof/>
                <w:webHidden/>
                <w:szCs w:val="26"/>
              </w:rPr>
              <w:fldChar w:fldCharType="end"/>
            </w:r>
          </w:hyperlink>
        </w:p>
        <w:p w14:paraId="52F892A5"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07" w:history="1">
            <w:r w:rsidR="00E64F10" w:rsidRPr="00283743">
              <w:rPr>
                <w:rStyle w:val="Hyperlink"/>
                <w:b/>
                <w:noProof/>
                <w:szCs w:val="26"/>
                <w:lang w:val="es-VE"/>
              </w:rPr>
              <w:t>2.2.1.</w:t>
            </w:r>
            <w:r w:rsidR="00E64F10" w:rsidRPr="00283743">
              <w:rPr>
                <w:rFonts w:eastAsiaTheme="minorEastAsia"/>
                <w:noProof/>
                <w:kern w:val="0"/>
                <w:szCs w:val="26"/>
                <w:lang w:val="en-GB" w:eastAsia="en-GB"/>
              </w:rPr>
              <w:tab/>
            </w:r>
            <w:r w:rsidR="00E64F10" w:rsidRPr="00283743">
              <w:rPr>
                <w:rStyle w:val="Hyperlink"/>
                <w:b/>
                <w:noProof/>
                <w:szCs w:val="26"/>
                <w:lang w:val="es-VE"/>
              </w:rPr>
              <w:t>Tính hình học của cấu trúc vector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29</w:t>
            </w:r>
            <w:r w:rsidR="00E64F10" w:rsidRPr="00283743">
              <w:rPr>
                <w:noProof/>
                <w:webHidden/>
                <w:szCs w:val="26"/>
              </w:rPr>
              <w:fldChar w:fldCharType="end"/>
            </w:r>
          </w:hyperlink>
        </w:p>
        <w:p w14:paraId="251E9850"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08" w:history="1">
            <w:r w:rsidR="00E64F10" w:rsidRPr="00283743">
              <w:rPr>
                <w:rStyle w:val="Hyperlink"/>
                <w:b/>
                <w:noProof/>
                <w:szCs w:val="26"/>
                <w:lang w:val="es-VE"/>
              </w:rPr>
              <w:t>2.2.2.</w:t>
            </w:r>
            <w:r w:rsidR="00E64F10" w:rsidRPr="00283743">
              <w:rPr>
                <w:rFonts w:eastAsiaTheme="minorEastAsia"/>
                <w:noProof/>
                <w:kern w:val="0"/>
                <w:szCs w:val="26"/>
                <w:lang w:val="en-GB" w:eastAsia="en-GB"/>
              </w:rPr>
              <w:tab/>
            </w:r>
            <w:r w:rsidR="00E64F10" w:rsidRPr="00283743">
              <w:rPr>
                <w:rStyle w:val="Hyperlink"/>
                <w:b/>
                <w:noProof/>
                <w:szCs w:val="26"/>
                <w:lang w:val="es-VE"/>
              </w:rPr>
              <w:t>Cấu trúc Spaghetti</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29</w:t>
            </w:r>
            <w:r w:rsidR="00E64F10" w:rsidRPr="00283743">
              <w:rPr>
                <w:noProof/>
                <w:webHidden/>
                <w:szCs w:val="26"/>
              </w:rPr>
              <w:fldChar w:fldCharType="end"/>
            </w:r>
          </w:hyperlink>
        </w:p>
        <w:p w14:paraId="21C5FCC5"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09" w:history="1">
            <w:r w:rsidR="00E64F10" w:rsidRPr="00283743">
              <w:rPr>
                <w:rStyle w:val="Hyperlink"/>
                <w:b/>
                <w:noProof/>
                <w:szCs w:val="26"/>
                <w:lang w:val="es-VE"/>
              </w:rPr>
              <w:t>2.2.3.</w:t>
            </w:r>
            <w:r w:rsidR="00E64F10" w:rsidRPr="00283743">
              <w:rPr>
                <w:rFonts w:eastAsiaTheme="minorEastAsia"/>
                <w:noProof/>
                <w:kern w:val="0"/>
                <w:szCs w:val="26"/>
                <w:lang w:val="en-GB" w:eastAsia="en-GB"/>
              </w:rPr>
              <w:tab/>
            </w:r>
            <w:r w:rsidR="00E64F10" w:rsidRPr="00283743">
              <w:rPr>
                <w:rStyle w:val="Hyperlink"/>
                <w:b/>
                <w:noProof/>
                <w:szCs w:val="26"/>
                <w:lang w:val="es-VE"/>
              </w:rPr>
              <w:t>Cấu trúc topology</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30</w:t>
            </w:r>
            <w:r w:rsidR="00E64F10" w:rsidRPr="00283743">
              <w:rPr>
                <w:noProof/>
                <w:webHidden/>
                <w:szCs w:val="26"/>
              </w:rPr>
              <w:fldChar w:fldCharType="end"/>
            </w:r>
          </w:hyperlink>
        </w:p>
        <w:p w14:paraId="437EE4E3"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10" w:history="1">
            <w:r w:rsidR="00E64F10" w:rsidRPr="00283743">
              <w:rPr>
                <w:rStyle w:val="Hyperlink"/>
                <w:b/>
                <w:noProof/>
                <w:szCs w:val="26"/>
                <w:lang w:val="es-VE"/>
              </w:rPr>
              <w:t>2.2.4.</w:t>
            </w:r>
            <w:r w:rsidR="00E64F10" w:rsidRPr="00283743">
              <w:rPr>
                <w:rFonts w:eastAsiaTheme="minorEastAsia"/>
                <w:noProof/>
                <w:kern w:val="0"/>
                <w:szCs w:val="26"/>
                <w:lang w:val="en-GB" w:eastAsia="en-GB"/>
              </w:rPr>
              <w:tab/>
            </w:r>
            <w:r w:rsidR="00E64F10" w:rsidRPr="00283743">
              <w:rPr>
                <w:rStyle w:val="Hyperlink"/>
                <w:b/>
                <w:noProof/>
                <w:szCs w:val="26"/>
                <w:lang w:val="es-VE"/>
              </w:rPr>
              <w:t>Những đặc điểm topology của cấu trúc vector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32</w:t>
            </w:r>
            <w:r w:rsidR="00E64F10" w:rsidRPr="00283743">
              <w:rPr>
                <w:noProof/>
                <w:webHidden/>
                <w:szCs w:val="26"/>
              </w:rPr>
              <w:fldChar w:fldCharType="end"/>
            </w:r>
          </w:hyperlink>
        </w:p>
        <w:p w14:paraId="761FB1B4" w14:textId="77777777" w:rsidR="00E64F10" w:rsidRPr="00283743" w:rsidRDefault="007C5BA4">
          <w:pPr>
            <w:pStyle w:val="TOC2"/>
            <w:rPr>
              <w:rFonts w:eastAsiaTheme="minorEastAsia"/>
              <w:noProof/>
              <w:kern w:val="0"/>
              <w:szCs w:val="26"/>
              <w:lang w:val="en-GB" w:eastAsia="en-GB"/>
            </w:rPr>
          </w:pPr>
          <w:hyperlink w:anchor="_Toc533410011" w:history="1">
            <w:r w:rsidR="00E64F10" w:rsidRPr="00283743">
              <w:rPr>
                <w:rStyle w:val="Hyperlink"/>
                <w:b/>
                <w:noProof/>
                <w:szCs w:val="26"/>
              </w:rPr>
              <w:t>2.3.</w:t>
            </w:r>
            <w:r w:rsidR="00E64F10" w:rsidRPr="00283743">
              <w:rPr>
                <w:rFonts w:eastAsiaTheme="minorEastAsia"/>
                <w:noProof/>
                <w:kern w:val="0"/>
                <w:szCs w:val="26"/>
                <w:lang w:val="en-GB" w:eastAsia="en-GB"/>
              </w:rPr>
              <w:tab/>
            </w:r>
            <w:r w:rsidR="00E64F10" w:rsidRPr="00283743">
              <w:rPr>
                <w:rStyle w:val="Hyperlink"/>
                <w:b/>
                <w:noProof/>
                <w:szCs w:val="26"/>
              </w:rPr>
              <w:t>MÔ HÌNH DỮ LIỆU MẠNG</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36</w:t>
            </w:r>
            <w:r w:rsidR="00E64F10" w:rsidRPr="00283743">
              <w:rPr>
                <w:noProof/>
                <w:webHidden/>
                <w:szCs w:val="26"/>
              </w:rPr>
              <w:fldChar w:fldCharType="end"/>
            </w:r>
          </w:hyperlink>
        </w:p>
        <w:p w14:paraId="38F12D0B" w14:textId="77777777" w:rsidR="00E64F10" w:rsidRPr="00283743" w:rsidRDefault="007C5BA4">
          <w:pPr>
            <w:pStyle w:val="TOC2"/>
            <w:rPr>
              <w:rFonts w:eastAsiaTheme="minorEastAsia"/>
              <w:noProof/>
              <w:kern w:val="0"/>
              <w:szCs w:val="26"/>
              <w:lang w:val="en-GB" w:eastAsia="en-GB"/>
            </w:rPr>
          </w:pPr>
          <w:hyperlink w:anchor="_Toc533410012" w:history="1">
            <w:r w:rsidR="00E64F10" w:rsidRPr="00283743">
              <w:rPr>
                <w:rStyle w:val="Hyperlink"/>
                <w:b/>
                <w:noProof/>
                <w:szCs w:val="26"/>
              </w:rPr>
              <w:t>2.4.</w:t>
            </w:r>
            <w:r w:rsidR="00E64F10" w:rsidRPr="00283743">
              <w:rPr>
                <w:rFonts w:eastAsiaTheme="minorEastAsia"/>
                <w:noProof/>
                <w:kern w:val="0"/>
                <w:szCs w:val="26"/>
                <w:lang w:val="en-GB" w:eastAsia="en-GB"/>
              </w:rPr>
              <w:tab/>
            </w:r>
            <w:r w:rsidR="00E64F10" w:rsidRPr="00283743">
              <w:rPr>
                <w:rStyle w:val="Hyperlink"/>
                <w:b/>
                <w:noProof/>
                <w:szCs w:val="26"/>
              </w:rPr>
              <w:t>MÔ HÌNH DỮ LIỆU TIN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37</w:t>
            </w:r>
            <w:r w:rsidR="00E64F10" w:rsidRPr="00283743">
              <w:rPr>
                <w:noProof/>
                <w:webHidden/>
                <w:szCs w:val="26"/>
              </w:rPr>
              <w:fldChar w:fldCharType="end"/>
            </w:r>
          </w:hyperlink>
        </w:p>
        <w:p w14:paraId="1759D325" w14:textId="77777777" w:rsidR="00E64F10" w:rsidRPr="00283743" w:rsidRDefault="007C5BA4">
          <w:pPr>
            <w:pStyle w:val="TOC2"/>
            <w:rPr>
              <w:rFonts w:eastAsiaTheme="minorEastAsia"/>
              <w:noProof/>
              <w:kern w:val="0"/>
              <w:szCs w:val="26"/>
              <w:lang w:val="en-GB" w:eastAsia="en-GB"/>
            </w:rPr>
          </w:pPr>
          <w:hyperlink w:anchor="_Toc533410013" w:history="1">
            <w:r w:rsidR="00E64F10" w:rsidRPr="00283743">
              <w:rPr>
                <w:rStyle w:val="Hyperlink"/>
                <w:b/>
                <w:noProof/>
                <w:szCs w:val="26"/>
              </w:rPr>
              <w:t>2.5.</w:t>
            </w:r>
            <w:r w:rsidR="00E64F10" w:rsidRPr="00283743">
              <w:rPr>
                <w:rFonts w:eastAsiaTheme="minorEastAsia"/>
                <w:noProof/>
                <w:kern w:val="0"/>
                <w:szCs w:val="26"/>
                <w:lang w:val="en-GB" w:eastAsia="en-GB"/>
              </w:rPr>
              <w:tab/>
            </w:r>
            <w:r w:rsidR="00E64F10" w:rsidRPr="00283743">
              <w:rPr>
                <w:rStyle w:val="Hyperlink"/>
                <w:b/>
                <w:noProof/>
                <w:szCs w:val="26"/>
              </w:rPr>
              <w:t>DỮ LIỆU THÔNG TIN QUẢN LÝ DỮ LIỆU (METADATA)</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38</w:t>
            </w:r>
            <w:r w:rsidR="00E64F10" w:rsidRPr="00283743">
              <w:rPr>
                <w:noProof/>
                <w:webHidden/>
                <w:szCs w:val="26"/>
              </w:rPr>
              <w:fldChar w:fldCharType="end"/>
            </w:r>
          </w:hyperlink>
        </w:p>
        <w:p w14:paraId="6C05E53E" w14:textId="77777777" w:rsidR="00E64F10" w:rsidRPr="00283743" w:rsidRDefault="007C5BA4">
          <w:pPr>
            <w:pStyle w:val="TOC2"/>
            <w:rPr>
              <w:rFonts w:eastAsiaTheme="minorEastAsia"/>
              <w:noProof/>
              <w:kern w:val="0"/>
              <w:szCs w:val="26"/>
              <w:lang w:val="en-GB" w:eastAsia="en-GB"/>
            </w:rPr>
          </w:pPr>
          <w:hyperlink w:anchor="_Toc533410014" w:history="1">
            <w:r w:rsidR="00E64F10" w:rsidRPr="00283743">
              <w:rPr>
                <w:rStyle w:val="Hyperlink"/>
                <w:b/>
                <w:noProof/>
                <w:szCs w:val="26"/>
              </w:rPr>
              <w:t>2.6.</w:t>
            </w:r>
            <w:r w:rsidR="00E64F10" w:rsidRPr="00283743">
              <w:rPr>
                <w:rFonts w:eastAsiaTheme="minorEastAsia"/>
                <w:noProof/>
                <w:kern w:val="0"/>
                <w:szCs w:val="26"/>
                <w:lang w:val="en-GB" w:eastAsia="en-GB"/>
              </w:rPr>
              <w:tab/>
            </w:r>
            <w:r w:rsidR="00E64F10" w:rsidRPr="00283743">
              <w:rPr>
                <w:rStyle w:val="Hyperlink"/>
                <w:b/>
                <w:noProof/>
                <w:szCs w:val="26"/>
              </w:rPr>
              <w:t>ƯU NHƯỢC ĐIỂM CỦA CẤU TRÚC DỮ LIỆU RASTER VÀ VECTOR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38</w:t>
            </w:r>
            <w:r w:rsidR="00E64F10" w:rsidRPr="00283743">
              <w:rPr>
                <w:noProof/>
                <w:webHidden/>
                <w:szCs w:val="26"/>
              </w:rPr>
              <w:fldChar w:fldCharType="end"/>
            </w:r>
          </w:hyperlink>
        </w:p>
        <w:p w14:paraId="39385B35" w14:textId="77777777" w:rsidR="00E64F10" w:rsidRPr="00283743" w:rsidRDefault="007C5BA4">
          <w:pPr>
            <w:pStyle w:val="TOC1"/>
            <w:rPr>
              <w:rFonts w:ascii="Times New Roman" w:eastAsiaTheme="minorEastAsia" w:hAnsi="Times New Roman" w:cs="Times New Roman"/>
              <w:b w:val="0"/>
              <w:kern w:val="0"/>
              <w:szCs w:val="26"/>
              <w:lang w:val="en-GB" w:eastAsia="en-GB"/>
            </w:rPr>
          </w:pPr>
          <w:hyperlink w:anchor="_Toc533410015" w:history="1">
            <w:r w:rsidR="00E64F10" w:rsidRPr="00283743">
              <w:rPr>
                <w:rStyle w:val="Hyperlink"/>
                <w:rFonts w:ascii="Times New Roman" w:hAnsi="Times New Roman" w:cs="Times New Roman"/>
                <w:i/>
                <w:szCs w:val="26"/>
              </w:rPr>
              <w:t>CHƯƠNG 3</w:t>
            </w:r>
            <w:r w:rsidR="00E64F10" w:rsidRPr="00283743">
              <w:rPr>
                <w:rStyle w:val="Hyperlink"/>
                <w:rFonts w:ascii="Times New Roman" w:hAnsi="Times New Roman" w:cs="Times New Roman"/>
                <w:szCs w:val="26"/>
              </w:rPr>
              <w:t xml:space="preserve"> </w:t>
            </w:r>
            <w:r w:rsidR="00E64F10" w:rsidRPr="00283743">
              <w:rPr>
                <w:rStyle w:val="Hyperlink"/>
                <w:rFonts w:ascii="Times New Roman" w:eastAsia="Gungsuh" w:hAnsi="Times New Roman" w:cs="Times New Roman"/>
                <w:szCs w:val="26"/>
              </w:rPr>
              <w:t>THU THẬP THIẾT KẾ VÀ XÂY DỰNG DỮ LIỆU GIS</w:t>
            </w:r>
            <w:r w:rsidR="00E64F10" w:rsidRPr="00283743">
              <w:rPr>
                <w:rFonts w:ascii="Times New Roman" w:hAnsi="Times New Roman" w:cs="Times New Roman"/>
                <w:webHidden/>
                <w:szCs w:val="26"/>
              </w:rPr>
              <w:tab/>
            </w:r>
            <w:r w:rsidR="00E64F10" w:rsidRPr="00283743">
              <w:rPr>
                <w:rFonts w:ascii="Times New Roman" w:hAnsi="Times New Roman" w:cs="Times New Roman"/>
                <w:webHidden/>
                <w:szCs w:val="26"/>
              </w:rPr>
              <w:fldChar w:fldCharType="begin"/>
            </w:r>
            <w:r w:rsidR="00E64F10" w:rsidRPr="00283743">
              <w:rPr>
                <w:rFonts w:ascii="Times New Roman" w:hAnsi="Times New Roman" w:cs="Times New Roman"/>
                <w:webHidden/>
                <w:szCs w:val="26"/>
              </w:rPr>
              <w:instrText xml:space="preserve"> PAGEREF _Toc533410015 \h </w:instrText>
            </w:r>
            <w:r w:rsidR="00E64F10" w:rsidRPr="00283743">
              <w:rPr>
                <w:rFonts w:ascii="Times New Roman" w:hAnsi="Times New Roman" w:cs="Times New Roman"/>
                <w:webHidden/>
                <w:szCs w:val="26"/>
              </w:rPr>
            </w:r>
            <w:r w:rsidR="00E64F10" w:rsidRPr="00283743">
              <w:rPr>
                <w:rFonts w:ascii="Times New Roman" w:hAnsi="Times New Roman" w:cs="Times New Roman"/>
                <w:webHidden/>
                <w:szCs w:val="26"/>
              </w:rPr>
              <w:fldChar w:fldCharType="separate"/>
            </w:r>
            <w:r w:rsidR="00E64F10" w:rsidRPr="00283743">
              <w:rPr>
                <w:rFonts w:ascii="Times New Roman" w:hAnsi="Times New Roman" w:cs="Times New Roman"/>
                <w:webHidden/>
                <w:szCs w:val="26"/>
              </w:rPr>
              <w:t>40</w:t>
            </w:r>
            <w:r w:rsidR="00E64F10" w:rsidRPr="00283743">
              <w:rPr>
                <w:rFonts w:ascii="Times New Roman" w:hAnsi="Times New Roman" w:cs="Times New Roman"/>
                <w:webHidden/>
                <w:szCs w:val="26"/>
              </w:rPr>
              <w:fldChar w:fldCharType="end"/>
            </w:r>
          </w:hyperlink>
        </w:p>
        <w:p w14:paraId="420FD872" w14:textId="77777777" w:rsidR="00E64F10" w:rsidRPr="00283743" w:rsidRDefault="007C5BA4">
          <w:pPr>
            <w:pStyle w:val="TOC2"/>
            <w:rPr>
              <w:rFonts w:eastAsiaTheme="minorEastAsia"/>
              <w:noProof/>
              <w:kern w:val="0"/>
              <w:szCs w:val="26"/>
              <w:lang w:val="en-GB" w:eastAsia="en-GB"/>
            </w:rPr>
          </w:pPr>
          <w:hyperlink w:anchor="_Toc533410016" w:history="1">
            <w:r w:rsidR="00E64F10" w:rsidRPr="00283743">
              <w:rPr>
                <w:rStyle w:val="Hyperlink"/>
                <w:b/>
                <w:noProof/>
                <w:szCs w:val="26"/>
              </w:rPr>
              <w:t>3.1.</w:t>
            </w:r>
            <w:r w:rsidR="00E64F10" w:rsidRPr="00283743">
              <w:rPr>
                <w:rFonts w:eastAsiaTheme="minorEastAsia"/>
                <w:noProof/>
                <w:kern w:val="0"/>
                <w:szCs w:val="26"/>
                <w:lang w:val="en-GB" w:eastAsia="en-GB"/>
              </w:rPr>
              <w:tab/>
            </w:r>
            <w:r w:rsidR="00E64F10" w:rsidRPr="00283743">
              <w:rPr>
                <w:rStyle w:val="Hyperlink"/>
                <w:b/>
                <w:noProof/>
                <w:szCs w:val="26"/>
              </w:rPr>
              <w:t>THU THẬP DỮ LIỆU KHÔNG GIAN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40</w:t>
            </w:r>
            <w:r w:rsidR="00E64F10" w:rsidRPr="00283743">
              <w:rPr>
                <w:noProof/>
                <w:webHidden/>
                <w:szCs w:val="26"/>
              </w:rPr>
              <w:fldChar w:fldCharType="end"/>
            </w:r>
          </w:hyperlink>
        </w:p>
        <w:p w14:paraId="74EF5F3C"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17" w:history="1">
            <w:r w:rsidR="00E64F10" w:rsidRPr="00283743">
              <w:rPr>
                <w:rStyle w:val="Hyperlink"/>
                <w:b/>
                <w:noProof/>
                <w:szCs w:val="26"/>
              </w:rPr>
              <w:t>3.1.1.</w:t>
            </w:r>
            <w:r w:rsidR="00E64F10" w:rsidRPr="00283743">
              <w:rPr>
                <w:rFonts w:eastAsiaTheme="minorEastAsia"/>
                <w:noProof/>
                <w:kern w:val="0"/>
                <w:szCs w:val="26"/>
                <w:lang w:val="en-GB" w:eastAsia="en-GB"/>
              </w:rPr>
              <w:tab/>
            </w:r>
            <w:r w:rsidR="00E64F10" w:rsidRPr="00283743">
              <w:rPr>
                <w:rStyle w:val="Hyperlink"/>
                <w:b/>
                <w:bCs/>
                <w:iCs/>
                <w:noProof/>
                <w:szCs w:val="26"/>
              </w:rPr>
              <w:t>Thu thập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40</w:t>
            </w:r>
            <w:r w:rsidR="00E64F10" w:rsidRPr="00283743">
              <w:rPr>
                <w:noProof/>
                <w:webHidden/>
                <w:szCs w:val="26"/>
              </w:rPr>
              <w:fldChar w:fldCharType="end"/>
            </w:r>
          </w:hyperlink>
        </w:p>
        <w:p w14:paraId="1E256820"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18" w:history="1">
            <w:r w:rsidR="00E64F10" w:rsidRPr="00283743">
              <w:rPr>
                <w:rStyle w:val="Hyperlink"/>
                <w:b/>
                <w:bCs/>
                <w:iCs/>
                <w:noProof/>
                <w:szCs w:val="26"/>
              </w:rPr>
              <w:t>3.1.2.</w:t>
            </w:r>
            <w:r w:rsidR="00E64F10" w:rsidRPr="00283743">
              <w:rPr>
                <w:rFonts w:eastAsiaTheme="minorEastAsia"/>
                <w:noProof/>
                <w:kern w:val="0"/>
                <w:szCs w:val="26"/>
                <w:lang w:val="en-GB" w:eastAsia="en-GB"/>
              </w:rPr>
              <w:tab/>
            </w:r>
            <w:r w:rsidR="00E64F10" w:rsidRPr="00283743">
              <w:rPr>
                <w:rStyle w:val="Hyperlink"/>
                <w:b/>
                <w:bCs/>
                <w:iCs/>
                <w:noProof/>
                <w:szCs w:val="26"/>
              </w:rPr>
              <w:t>So sánh các nguồn thu thập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41</w:t>
            </w:r>
            <w:r w:rsidR="00E64F10" w:rsidRPr="00283743">
              <w:rPr>
                <w:noProof/>
                <w:webHidden/>
                <w:szCs w:val="26"/>
              </w:rPr>
              <w:fldChar w:fldCharType="end"/>
            </w:r>
          </w:hyperlink>
        </w:p>
        <w:p w14:paraId="1C1859AF" w14:textId="77777777" w:rsidR="00E64F10" w:rsidRPr="00283743" w:rsidRDefault="007C5BA4">
          <w:pPr>
            <w:pStyle w:val="TOC2"/>
            <w:rPr>
              <w:rFonts w:eastAsiaTheme="minorEastAsia"/>
              <w:noProof/>
              <w:kern w:val="0"/>
              <w:szCs w:val="26"/>
              <w:lang w:val="en-GB" w:eastAsia="en-GB"/>
            </w:rPr>
          </w:pPr>
          <w:hyperlink w:anchor="_Toc533410019" w:history="1">
            <w:r w:rsidR="00E64F10" w:rsidRPr="00283743">
              <w:rPr>
                <w:rStyle w:val="Hyperlink"/>
                <w:b/>
                <w:noProof/>
                <w:szCs w:val="26"/>
              </w:rPr>
              <w:t>3.2.</w:t>
            </w:r>
            <w:r w:rsidR="00E64F10" w:rsidRPr="00283743">
              <w:rPr>
                <w:rFonts w:eastAsiaTheme="minorEastAsia"/>
                <w:noProof/>
                <w:kern w:val="0"/>
                <w:szCs w:val="26"/>
                <w:lang w:val="en-GB" w:eastAsia="en-GB"/>
              </w:rPr>
              <w:tab/>
            </w:r>
            <w:r w:rsidR="00E64F10" w:rsidRPr="00283743">
              <w:rPr>
                <w:rStyle w:val="Hyperlink"/>
                <w:b/>
                <w:noProof/>
                <w:szCs w:val="26"/>
              </w:rPr>
              <w:t>THIẾT KẾ DỮ LIỆU KHÔNG GIAN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41</w:t>
            </w:r>
            <w:r w:rsidR="00E64F10" w:rsidRPr="00283743">
              <w:rPr>
                <w:noProof/>
                <w:webHidden/>
                <w:szCs w:val="26"/>
              </w:rPr>
              <w:fldChar w:fldCharType="end"/>
            </w:r>
          </w:hyperlink>
        </w:p>
        <w:p w14:paraId="6D35620B" w14:textId="77777777" w:rsidR="00E64F10" w:rsidRPr="00283743" w:rsidRDefault="007C5BA4">
          <w:pPr>
            <w:pStyle w:val="TOC2"/>
            <w:tabs>
              <w:tab w:val="left" w:pos="1300"/>
            </w:tabs>
            <w:rPr>
              <w:rFonts w:eastAsiaTheme="minorEastAsia"/>
              <w:noProof/>
              <w:kern w:val="0"/>
              <w:szCs w:val="26"/>
              <w:lang w:val="en-GB" w:eastAsia="en-GB"/>
            </w:rPr>
          </w:pPr>
          <w:hyperlink w:anchor="_Toc533410020" w:history="1">
            <w:r w:rsidR="00E64F10" w:rsidRPr="00283743">
              <w:rPr>
                <w:rStyle w:val="Hyperlink"/>
                <w:b/>
                <w:noProof/>
                <w:szCs w:val="26"/>
              </w:rPr>
              <w:t>3.2.1.</w:t>
            </w:r>
            <w:r w:rsidR="00E64F10" w:rsidRPr="00283743">
              <w:rPr>
                <w:rFonts w:eastAsiaTheme="minorEastAsia"/>
                <w:noProof/>
                <w:kern w:val="0"/>
                <w:szCs w:val="26"/>
                <w:lang w:val="en-GB" w:eastAsia="en-GB"/>
              </w:rPr>
              <w:tab/>
            </w:r>
            <w:r w:rsidR="00E64F10" w:rsidRPr="00283743">
              <w:rPr>
                <w:rStyle w:val="Hyperlink"/>
                <w:b/>
                <w:noProof/>
                <w:szCs w:val="26"/>
              </w:rPr>
              <w:t>Dữ liệu không gian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_Toc533410020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42</w:t>
            </w:r>
            <w:r w:rsidR="00E64F10" w:rsidRPr="00283743">
              <w:rPr>
                <w:noProof/>
                <w:webHidden/>
                <w:szCs w:val="26"/>
              </w:rPr>
              <w:fldChar w:fldCharType="end"/>
            </w:r>
          </w:hyperlink>
        </w:p>
        <w:p w14:paraId="33FF272C" w14:textId="77777777" w:rsidR="00E64F10" w:rsidRPr="00283743" w:rsidRDefault="007C5BA4">
          <w:pPr>
            <w:pStyle w:val="TOC2"/>
            <w:tabs>
              <w:tab w:val="left" w:pos="1300"/>
            </w:tabs>
            <w:rPr>
              <w:rFonts w:eastAsiaTheme="minorEastAsia"/>
              <w:noProof/>
              <w:kern w:val="0"/>
              <w:szCs w:val="26"/>
              <w:lang w:val="en-GB" w:eastAsia="en-GB"/>
            </w:rPr>
          </w:pPr>
          <w:hyperlink w:anchor="_Toc533410021" w:history="1">
            <w:r w:rsidR="00E64F10" w:rsidRPr="00283743">
              <w:rPr>
                <w:rStyle w:val="Hyperlink"/>
                <w:b/>
                <w:noProof/>
                <w:szCs w:val="26"/>
              </w:rPr>
              <w:t>3.2.2.</w:t>
            </w:r>
            <w:r w:rsidR="00E64F10" w:rsidRPr="00283743">
              <w:rPr>
                <w:rFonts w:eastAsiaTheme="minorEastAsia"/>
                <w:noProof/>
                <w:kern w:val="0"/>
                <w:szCs w:val="26"/>
                <w:lang w:val="en-GB" w:eastAsia="en-GB"/>
              </w:rPr>
              <w:tab/>
            </w:r>
            <w:r w:rsidR="00E64F10" w:rsidRPr="00283743">
              <w:rPr>
                <w:rStyle w:val="Hyperlink"/>
                <w:b/>
                <w:noProof/>
                <w:szCs w:val="26"/>
              </w:rPr>
              <w:t>Dữ liệu thuộc tính</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_Toc533410021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42</w:t>
            </w:r>
            <w:r w:rsidR="00E64F10" w:rsidRPr="00283743">
              <w:rPr>
                <w:noProof/>
                <w:webHidden/>
                <w:szCs w:val="26"/>
              </w:rPr>
              <w:fldChar w:fldCharType="end"/>
            </w:r>
          </w:hyperlink>
        </w:p>
        <w:p w14:paraId="5E8EA178" w14:textId="77777777" w:rsidR="00E64F10" w:rsidRPr="00283743" w:rsidRDefault="007C5BA4">
          <w:pPr>
            <w:pStyle w:val="TOC2"/>
            <w:rPr>
              <w:rFonts w:eastAsiaTheme="minorEastAsia"/>
              <w:noProof/>
              <w:kern w:val="0"/>
              <w:szCs w:val="26"/>
              <w:lang w:val="en-GB" w:eastAsia="en-GB"/>
            </w:rPr>
          </w:pPr>
          <w:hyperlink w:anchor="_Toc533410022" w:history="1">
            <w:r w:rsidR="00E64F10" w:rsidRPr="00283743">
              <w:rPr>
                <w:rStyle w:val="Hyperlink"/>
                <w:b/>
                <w:noProof/>
                <w:szCs w:val="26"/>
              </w:rPr>
              <w:t>3.3.</w:t>
            </w:r>
            <w:r w:rsidR="00E64F10" w:rsidRPr="00283743">
              <w:rPr>
                <w:rFonts w:eastAsiaTheme="minorEastAsia"/>
                <w:noProof/>
                <w:kern w:val="0"/>
                <w:szCs w:val="26"/>
                <w:lang w:val="en-GB" w:eastAsia="en-GB"/>
              </w:rPr>
              <w:tab/>
            </w:r>
            <w:r w:rsidR="00E64F10" w:rsidRPr="00283743">
              <w:rPr>
                <w:rStyle w:val="Hyperlink"/>
                <w:b/>
                <w:noProof/>
                <w:szCs w:val="26"/>
              </w:rPr>
              <w:t>SỐ HÓA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_Toc533410022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43</w:t>
            </w:r>
            <w:r w:rsidR="00E64F10" w:rsidRPr="00283743">
              <w:rPr>
                <w:noProof/>
                <w:webHidden/>
                <w:szCs w:val="26"/>
              </w:rPr>
              <w:fldChar w:fldCharType="end"/>
            </w:r>
          </w:hyperlink>
        </w:p>
        <w:p w14:paraId="20D5544F"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23" w:history="1">
            <w:r w:rsidR="00E64F10" w:rsidRPr="00283743">
              <w:rPr>
                <w:rStyle w:val="Hyperlink"/>
                <w:b/>
                <w:bCs/>
                <w:iCs/>
                <w:noProof/>
                <w:szCs w:val="26"/>
              </w:rPr>
              <w:t>3.3.1.</w:t>
            </w:r>
            <w:r w:rsidR="00E64F10" w:rsidRPr="00283743">
              <w:rPr>
                <w:rFonts w:eastAsiaTheme="minorEastAsia"/>
                <w:noProof/>
                <w:kern w:val="0"/>
                <w:szCs w:val="26"/>
                <w:lang w:val="en-GB" w:eastAsia="en-GB"/>
              </w:rPr>
              <w:tab/>
            </w:r>
            <w:r w:rsidR="00E64F10" w:rsidRPr="00283743">
              <w:rPr>
                <w:rStyle w:val="Hyperlink"/>
                <w:b/>
                <w:bCs/>
                <w:iCs/>
                <w:noProof/>
                <w:szCs w:val="26"/>
              </w:rPr>
              <w:t>Tỉ lệ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_Toc533410023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44</w:t>
            </w:r>
            <w:r w:rsidR="00E64F10" w:rsidRPr="00283743">
              <w:rPr>
                <w:noProof/>
                <w:webHidden/>
                <w:szCs w:val="26"/>
              </w:rPr>
              <w:fldChar w:fldCharType="end"/>
            </w:r>
          </w:hyperlink>
        </w:p>
        <w:p w14:paraId="33101AC4"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24" w:history="1">
            <w:r w:rsidR="00E64F10" w:rsidRPr="00283743">
              <w:rPr>
                <w:rStyle w:val="Hyperlink"/>
                <w:b/>
                <w:bCs/>
                <w:iCs/>
                <w:noProof/>
                <w:szCs w:val="26"/>
              </w:rPr>
              <w:t>3.3.2.</w:t>
            </w:r>
            <w:r w:rsidR="00E64F10" w:rsidRPr="00283743">
              <w:rPr>
                <w:rFonts w:eastAsiaTheme="minorEastAsia"/>
                <w:noProof/>
                <w:kern w:val="0"/>
                <w:szCs w:val="26"/>
                <w:lang w:val="en-GB" w:eastAsia="en-GB"/>
              </w:rPr>
              <w:tab/>
            </w:r>
            <w:r w:rsidR="00E64F10" w:rsidRPr="00283743">
              <w:rPr>
                <w:rStyle w:val="Hyperlink"/>
                <w:b/>
                <w:bCs/>
                <w:iCs/>
                <w:noProof/>
                <w:szCs w:val="26"/>
              </w:rPr>
              <w:t>Chọn lưới chiếu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_Toc533410024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44</w:t>
            </w:r>
            <w:r w:rsidR="00E64F10" w:rsidRPr="00283743">
              <w:rPr>
                <w:noProof/>
                <w:webHidden/>
                <w:szCs w:val="26"/>
              </w:rPr>
              <w:fldChar w:fldCharType="end"/>
            </w:r>
          </w:hyperlink>
        </w:p>
        <w:p w14:paraId="0BDF904C" w14:textId="77777777" w:rsidR="00E64F10" w:rsidRPr="00283743" w:rsidRDefault="007C5BA4" w:rsidP="00D53EA0">
          <w:pPr>
            <w:pStyle w:val="TOC3"/>
            <w:tabs>
              <w:tab w:val="left" w:pos="1560"/>
              <w:tab w:val="right" w:leader="dot" w:pos="9062"/>
            </w:tabs>
            <w:rPr>
              <w:rFonts w:eastAsiaTheme="minorEastAsia"/>
              <w:noProof/>
              <w:kern w:val="0"/>
              <w:szCs w:val="26"/>
              <w:lang w:val="en-GB" w:eastAsia="en-GB"/>
            </w:rPr>
          </w:pPr>
          <w:hyperlink w:anchor="_Toc533410025" w:history="1">
            <w:r w:rsidR="00E64F10" w:rsidRPr="00283743">
              <w:rPr>
                <w:rStyle w:val="Hyperlink"/>
                <w:b/>
                <w:bCs/>
                <w:iCs/>
                <w:noProof/>
                <w:szCs w:val="26"/>
              </w:rPr>
              <w:t>3.3.3.</w:t>
            </w:r>
            <w:r w:rsidR="00E64F10" w:rsidRPr="00283743">
              <w:rPr>
                <w:rFonts w:eastAsiaTheme="minorEastAsia"/>
                <w:noProof/>
                <w:kern w:val="0"/>
                <w:szCs w:val="26"/>
                <w:lang w:val="en-GB" w:eastAsia="en-GB"/>
              </w:rPr>
              <w:tab/>
            </w:r>
            <w:r w:rsidR="00E64F10" w:rsidRPr="00283743">
              <w:rPr>
                <w:rStyle w:val="Hyperlink"/>
                <w:b/>
                <w:bCs/>
                <w:iCs/>
                <w:noProof/>
                <w:szCs w:val="26"/>
              </w:rPr>
              <w:t>Nhập dữ liệu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_Toc533410025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44</w:t>
            </w:r>
            <w:r w:rsidR="00E64F10" w:rsidRPr="00283743">
              <w:rPr>
                <w:noProof/>
                <w:webHidden/>
                <w:szCs w:val="26"/>
              </w:rPr>
              <w:fldChar w:fldCharType="end"/>
            </w:r>
          </w:hyperlink>
        </w:p>
        <w:p w14:paraId="1AAF64D7" w14:textId="77777777" w:rsidR="00E64F10" w:rsidRPr="00283743" w:rsidRDefault="007C5BA4">
          <w:pPr>
            <w:pStyle w:val="TOC1"/>
            <w:rPr>
              <w:rFonts w:ascii="Times New Roman" w:eastAsiaTheme="minorEastAsia" w:hAnsi="Times New Roman" w:cs="Times New Roman"/>
              <w:b w:val="0"/>
              <w:kern w:val="0"/>
              <w:szCs w:val="26"/>
              <w:lang w:val="en-GB" w:eastAsia="en-GB"/>
            </w:rPr>
          </w:pPr>
          <w:hyperlink w:anchor="_Toc533410029" w:history="1">
            <w:r w:rsidR="00E64F10" w:rsidRPr="00283743">
              <w:rPr>
                <w:rStyle w:val="Hyperlink"/>
                <w:rFonts w:ascii="Times New Roman" w:hAnsi="Times New Roman" w:cs="Times New Roman"/>
                <w:i/>
                <w:szCs w:val="26"/>
              </w:rPr>
              <w:t>CHƯƠNG 5</w:t>
            </w:r>
            <w:r w:rsidR="00E64F10" w:rsidRPr="00283743">
              <w:rPr>
                <w:rStyle w:val="Hyperlink"/>
                <w:rFonts w:ascii="Times New Roman" w:hAnsi="Times New Roman" w:cs="Times New Roman"/>
                <w:szCs w:val="26"/>
              </w:rPr>
              <w:t xml:space="preserve"> </w:t>
            </w:r>
            <w:r w:rsidR="00E64F10" w:rsidRPr="00283743">
              <w:rPr>
                <w:rStyle w:val="Hyperlink"/>
                <w:rFonts w:ascii="Times New Roman" w:eastAsia="Gungsuh" w:hAnsi="Times New Roman" w:cs="Times New Roman"/>
                <w:szCs w:val="26"/>
              </w:rPr>
              <w:t>TRUY VẤN PHÂN TÍCH VÀ HIỂN THỊ DỮ LIỆU</w:t>
            </w:r>
            <w:r w:rsidR="00E64F10" w:rsidRPr="00283743">
              <w:rPr>
                <w:rFonts w:ascii="Times New Roman" w:hAnsi="Times New Roman" w:cs="Times New Roman"/>
                <w:webHidden/>
                <w:szCs w:val="26"/>
              </w:rPr>
              <w:tab/>
            </w:r>
            <w:r w:rsidR="00E64F10" w:rsidRPr="00283743">
              <w:rPr>
                <w:rFonts w:ascii="Times New Roman" w:hAnsi="Times New Roman" w:cs="Times New Roman"/>
                <w:webHidden/>
                <w:szCs w:val="26"/>
              </w:rPr>
              <w:fldChar w:fldCharType="begin"/>
            </w:r>
            <w:r w:rsidR="00E64F10" w:rsidRPr="00283743">
              <w:rPr>
                <w:rFonts w:ascii="Times New Roman" w:hAnsi="Times New Roman" w:cs="Times New Roman"/>
                <w:webHidden/>
                <w:szCs w:val="26"/>
              </w:rPr>
              <w:instrText xml:space="preserve"> PAGEREF _Toc533410029 \h </w:instrText>
            </w:r>
            <w:r w:rsidR="00E64F10" w:rsidRPr="00283743">
              <w:rPr>
                <w:rFonts w:ascii="Times New Roman" w:hAnsi="Times New Roman" w:cs="Times New Roman"/>
                <w:webHidden/>
                <w:szCs w:val="26"/>
              </w:rPr>
            </w:r>
            <w:r w:rsidR="00E64F10" w:rsidRPr="00283743">
              <w:rPr>
                <w:rFonts w:ascii="Times New Roman" w:hAnsi="Times New Roman" w:cs="Times New Roman"/>
                <w:webHidden/>
                <w:szCs w:val="26"/>
              </w:rPr>
              <w:fldChar w:fldCharType="separate"/>
            </w:r>
            <w:r w:rsidR="00E64F10" w:rsidRPr="00283743">
              <w:rPr>
                <w:rFonts w:ascii="Times New Roman" w:hAnsi="Times New Roman" w:cs="Times New Roman"/>
                <w:webHidden/>
                <w:szCs w:val="26"/>
              </w:rPr>
              <w:t>46</w:t>
            </w:r>
            <w:r w:rsidR="00E64F10" w:rsidRPr="00283743">
              <w:rPr>
                <w:rFonts w:ascii="Times New Roman" w:hAnsi="Times New Roman" w:cs="Times New Roman"/>
                <w:webHidden/>
                <w:szCs w:val="26"/>
              </w:rPr>
              <w:fldChar w:fldCharType="end"/>
            </w:r>
          </w:hyperlink>
        </w:p>
        <w:p w14:paraId="55BC4C8B" w14:textId="77777777" w:rsidR="00E64F10" w:rsidRPr="00283743" w:rsidRDefault="007C5BA4">
          <w:pPr>
            <w:pStyle w:val="TOC2"/>
            <w:rPr>
              <w:rFonts w:eastAsiaTheme="minorEastAsia"/>
              <w:noProof/>
              <w:kern w:val="0"/>
              <w:szCs w:val="26"/>
              <w:lang w:val="en-GB" w:eastAsia="en-GB"/>
            </w:rPr>
          </w:pPr>
          <w:hyperlink w:anchor="_Toc533410030" w:history="1">
            <w:r w:rsidR="00E64F10" w:rsidRPr="00283743">
              <w:rPr>
                <w:rStyle w:val="Hyperlink"/>
                <w:b/>
                <w:noProof/>
                <w:szCs w:val="26"/>
              </w:rPr>
              <w:t>4.1.</w:t>
            </w:r>
            <w:r w:rsidR="00E64F10" w:rsidRPr="00283743">
              <w:rPr>
                <w:rFonts w:eastAsiaTheme="minorEastAsia"/>
                <w:noProof/>
                <w:kern w:val="0"/>
                <w:szCs w:val="26"/>
                <w:lang w:val="en-GB" w:eastAsia="en-GB"/>
              </w:rPr>
              <w:tab/>
            </w:r>
            <w:r w:rsidR="00E64F10" w:rsidRPr="00283743">
              <w:rPr>
                <w:rStyle w:val="Hyperlink"/>
                <w:b/>
                <w:noProof/>
                <w:szCs w:val="26"/>
              </w:rPr>
              <w:t>TRUY VẤN TỪ DỮ LIỆU THUỘC TÍNH</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47</w:t>
            </w:r>
            <w:r w:rsidR="00E64F10" w:rsidRPr="00283743">
              <w:rPr>
                <w:noProof/>
                <w:webHidden/>
                <w:szCs w:val="26"/>
              </w:rPr>
              <w:fldChar w:fldCharType="end"/>
            </w:r>
          </w:hyperlink>
        </w:p>
        <w:p w14:paraId="33D1526E" w14:textId="77777777" w:rsidR="00E64F10" w:rsidRPr="00283743" w:rsidRDefault="007C5BA4">
          <w:pPr>
            <w:pStyle w:val="TOC2"/>
            <w:rPr>
              <w:rFonts w:eastAsiaTheme="minorEastAsia"/>
              <w:noProof/>
              <w:kern w:val="0"/>
              <w:szCs w:val="26"/>
              <w:lang w:val="en-GB" w:eastAsia="en-GB"/>
            </w:rPr>
          </w:pPr>
          <w:hyperlink w:anchor="_Toc533410031" w:history="1">
            <w:r w:rsidR="00E64F10" w:rsidRPr="00283743">
              <w:rPr>
                <w:rStyle w:val="Hyperlink"/>
                <w:b/>
                <w:noProof/>
                <w:szCs w:val="26"/>
              </w:rPr>
              <w:t>4.2.</w:t>
            </w:r>
            <w:r w:rsidR="00E64F10" w:rsidRPr="00283743">
              <w:rPr>
                <w:rFonts w:eastAsiaTheme="minorEastAsia"/>
                <w:noProof/>
                <w:kern w:val="0"/>
                <w:szCs w:val="26"/>
                <w:lang w:val="en-GB" w:eastAsia="en-GB"/>
              </w:rPr>
              <w:tab/>
            </w:r>
            <w:r w:rsidR="00E64F10" w:rsidRPr="00283743">
              <w:rPr>
                <w:rStyle w:val="Hyperlink"/>
                <w:b/>
                <w:noProof/>
                <w:szCs w:val="26"/>
              </w:rPr>
              <w:t>TRUY VẤN TỪ DỮ LIỆU KHÔNG GIAN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48</w:t>
            </w:r>
            <w:r w:rsidR="00E64F10" w:rsidRPr="00283743">
              <w:rPr>
                <w:noProof/>
                <w:webHidden/>
                <w:szCs w:val="26"/>
              </w:rPr>
              <w:fldChar w:fldCharType="end"/>
            </w:r>
          </w:hyperlink>
        </w:p>
        <w:p w14:paraId="005408F3" w14:textId="77777777" w:rsidR="00E64F10" w:rsidRPr="00283743" w:rsidRDefault="007C5BA4">
          <w:pPr>
            <w:pStyle w:val="TOC2"/>
            <w:rPr>
              <w:rFonts w:eastAsiaTheme="minorEastAsia"/>
              <w:noProof/>
              <w:kern w:val="0"/>
              <w:szCs w:val="26"/>
              <w:lang w:val="en-GB" w:eastAsia="en-GB"/>
            </w:rPr>
          </w:pPr>
          <w:hyperlink w:anchor="_Toc533410032" w:history="1">
            <w:r w:rsidR="00E64F10" w:rsidRPr="00283743">
              <w:rPr>
                <w:rStyle w:val="Hyperlink"/>
                <w:b/>
                <w:noProof/>
                <w:szCs w:val="26"/>
              </w:rPr>
              <w:t>4.3.</w:t>
            </w:r>
            <w:r w:rsidR="00E64F10" w:rsidRPr="00283743">
              <w:rPr>
                <w:rFonts w:eastAsiaTheme="minorEastAsia"/>
                <w:noProof/>
                <w:kern w:val="0"/>
                <w:szCs w:val="26"/>
                <w:lang w:val="en-GB" w:eastAsia="en-GB"/>
              </w:rPr>
              <w:tab/>
            </w:r>
            <w:r w:rsidR="00E64F10" w:rsidRPr="00283743">
              <w:rPr>
                <w:rStyle w:val="Hyperlink"/>
                <w:b/>
                <w:noProof/>
                <w:szCs w:val="26"/>
              </w:rPr>
              <w:t>PHÂN TÍCH KHÔNG GIAN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51</w:t>
            </w:r>
            <w:r w:rsidR="00E64F10" w:rsidRPr="00283743">
              <w:rPr>
                <w:noProof/>
                <w:webHidden/>
                <w:szCs w:val="26"/>
              </w:rPr>
              <w:fldChar w:fldCharType="end"/>
            </w:r>
          </w:hyperlink>
        </w:p>
        <w:p w14:paraId="32E81497" w14:textId="77777777" w:rsidR="00E64F10" w:rsidRPr="00283743" w:rsidRDefault="007C5BA4">
          <w:pPr>
            <w:pStyle w:val="TOC2"/>
            <w:rPr>
              <w:rFonts w:eastAsiaTheme="minorEastAsia"/>
              <w:noProof/>
              <w:kern w:val="0"/>
              <w:szCs w:val="26"/>
              <w:lang w:val="en-GB" w:eastAsia="en-GB"/>
            </w:rPr>
          </w:pPr>
          <w:hyperlink w:anchor="_Toc533410033" w:history="1">
            <w:r w:rsidR="00E64F10" w:rsidRPr="00283743">
              <w:rPr>
                <w:rStyle w:val="Hyperlink"/>
                <w:b/>
                <w:noProof/>
                <w:szCs w:val="26"/>
              </w:rPr>
              <w:t>4.4.</w:t>
            </w:r>
            <w:r w:rsidR="00E64F10" w:rsidRPr="00283743">
              <w:rPr>
                <w:rFonts w:eastAsiaTheme="minorEastAsia"/>
                <w:noProof/>
                <w:kern w:val="0"/>
                <w:szCs w:val="26"/>
                <w:lang w:val="en-GB" w:eastAsia="en-GB"/>
              </w:rPr>
              <w:tab/>
            </w:r>
            <w:r w:rsidR="00E64F10" w:rsidRPr="00283743">
              <w:rPr>
                <w:rStyle w:val="Hyperlink"/>
                <w:b/>
                <w:noProof/>
                <w:szCs w:val="26"/>
              </w:rPr>
              <w:t>KÝ HIỆU HÓA VÀ TẠO TRANG IN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51</w:t>
            </w:r>
            <w:r w:rsidR="00E64F10" w:rsidRPr="00283743">
              <w:rPr>
                <w:noProof/>
                <w:webHidden/>
                <w:szCs w:val="26"/>
              </w:rPr>
              <w:fldChar w:fldCharType="end"/>
            </w:r>
          </w:hyperlink>
        </w:p>
        <w:p w14:paraId="0C6AB52F"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34" w:history="1">
            <w:r w:rsidR="00E64F10" w:rsidRPr="00283743">
              <w:rPr>
                <w:rStyle w:val="Hyperlink"/>
                <w:b/>
                <w:noProof/>
                <w:szCs w:val="26"/>
              </w:rPr>
              <w:t>4.4.1.</w:t>
            </w:r>
            <w:r w:rsidR="00E64F10" w:rsidRPr="00283743">
              <w:rPr>
                <w:rFonts w:eastAsiaTheme="minorEastAsia"/>
                <w:noProof/>
                <w:kern w:val="0"/>
                <w:szCs w:val="26"/>
                <w:lang w:val="en-GB" w:eastAsia="en-GB"/>
              </w:rPr>
              <w:tab/>
            </w:r>
            <w:r w:rsidR="00E64F10" w:rsidRPr="00283743">
              <w:rPr>
                <w:rStyle w:val="Hyperlink"/>
                <w:b/>
                <w:noProof/>
                <w:szCs w:val="26"/>
              </w:rPr>
              <w:t>Ký hiệu hóa</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51</w:t>
            </w:r>
            <w:r w:rsidR="00E64F10" w:rsidRPr="00283743">
              <w:rPr>
                <w:noProof/>
                <w:webHidden/>
                <w:szCs w:val="26"/>
              </w:rPr>
              <w:fldChar w:fldCharType="end"/>
            </w:r>
          </w:hyperlink>
        </w:p>
        <w:p w14:paraId="74B58325"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35" w:history="1">
            <w:r w:rsidR="00E64F10" w:rsidRPr="00283743">
              <w:rPr>
                <w:rStyle w:val="Hyperlink"/>
                <w:b/>
                <w:noProof/>
                <w:szCs w:val="26"/>
              </w:rPr>
              <w:t>4.4.2.</w:t>
            </w:r>
            <w:r w:rsidR="00E64F10" w:rsidRPr="00283743">
              <w:rPr>
                <w:rFonts w:eastAsiaTheme="minorEastAsia"/>
                <w:noProof/>
                <w:kern w:val="0"/>
                <w:szCs w:val="26"/>
                <w:lang w:val="en-GB" w:eastAsia="en-GB"/>
              </w:rPr>
              <w:tab/>
            </w:r>
            <w:r w:rsidR="00E64F10" w:rsidRPr="00283743">
              <w:rPr>
                <w:rStyle w:val="Hyperlink"/>
                <w:b/>
                <w:noProof/>
                <w:szCs w:val="26"/>
              </w:rPr>
              <w:t>Tạo trang in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54</w:t>
            </w:r>
            <w:r w:rsidR="00E64F10" w:rsidRPr="00283743">
              <w:rPr>
                <w:noProof/>
                <w:webHidden/>
                <w:szCs w:val="26"/>
              </w:rPr>
              <w:fldChar w:fldCharType="end"/>
            </w:r>
          </w:hyperlink>
        </w:p>
        <w:p w14:paraId="72750FAF" w14:textId="77777777" w:rsidR="00E64F10" w:rsidRPr="00283743" w:rsidRDefault="007C5BA4">
          <w:pPr>
            <w:pStyle w:val="TOC1"/>
            <w:rPr>
              <w:rFonts w:ascii="Times New Roman" w:eastAsiaTheme="minorEastAsia" w:hAnsi="Times New Roman" w:cs="Times New Roman"/>
              <w:b w:val="0"/>
              <w:kern w:val="0"/>
              <w:szCs w:val="26"/>
              <w:lang w:val="en-GB" w:eastAsia="en-GB"/>
            </w:rPr>
          </w:pPr>
          <w:hyperlink w:anchor="_Toc533410038" w:history="1">
            <w:r w:rsidR="00E64F10" w:rsidRPr="00283743">
              <w:rPr>
                <w:rStyle w:val="Hyperlink"/>
                <w:rFonts w:ascii="Times New Roman" w:hAnsi="Times New Roman" w:cs="Times New Roman"/>
                <w:i/>
                <w:szCs w:val="26"/>
              </w:rPr>
              <w:t>CHƯƠNG 5</w:t>
            </w:r>
            <w:r w:rsidR="00E64F10" w:rsidRPr="00283743">
              <w:rPr>
                <w:rStyle w:val="Hyperlink"/>
                <w:rFonts w:ascii="Times New Roman" w:hAnsi="Times New Roman" w:cs="Times New Roman"/>
                <w:szCs w:val="26"/>
              </w:rPr>
              <w:t xml:space="preserve"> </w:t>
            </w:r>
            <w:r w:rsidR="00E64F10" w:rsidRPr="00283743">
              <w:rPr>
                <w:rStyle w:val="Hyperlink"/>
                <w:rFonts w:ascii="Times New Roman" w:eastAsia="Gungsuh" w:hAnsi="Times New Roman" w:cs="Times New Roman"/>
                <w:szCs w:val="26"/>
              </w:rPr>
              <w:t>LẬP TRÌNH GIS CƠ BẢN VỚI NGÔN NGỮ AVENUE</w:t>
            </w:r>
            <w:r w:rsidR="00E64F10" w:rsidRPr="00283743">
              <w:rPr>
                <w:rFonts w:ascii="Times New Roman" w:hAnsi="Times New Roman" w:cs="Times New Roman"/>
                <w:webHidden/>
                <w:szCs w:val="26"/>
              </w:rPr>
              <w:tab/>
            </w:r>
            <w:r w:rsidR="00E64F10" w:rsidRPr="00283743">
              <w:rPr>
                <w:rFonts w:ascii="Times New Roman" w:hAnsi="Times New Roman" w:cs="Times New Roman"/>
                <w:webHidden/>
                <w:szCs w:val="26"/>
              </w:rPr>
              <w:fldChar w:fldCharType="begin"/>
            </w:r>
            <w:r w:rsidR="00E64F10" w:rsidRPr="00283743">
              <w:rPr>
                <w:rFonts w:ascii="Times New Roman" w:hAnsi="Times New Roman" w:cs="Times New Roman"/>
                <w:webHidden/>
                <w:szCs w:val="26"/>
              </w:rPr>
              <w:instrText xml:space="preserve"> PAGEREF _Toc533410038 \h </w:instrText>
            </w:r>
            <w:r w:rsidR="00E64F10" w:rsidRPr="00283743">
              <w:rPr>
                <w:rFonts w:ascii="Times New Roman" w:hAnsi="Times New Roman" w:cs="Times New Roman"/>
                <w:webHidden/>
                <w:szCs w:val="26"/>
              </w:rPr>
            </w:r>
            <w:r w:rsidR="00E64F10" w:rsidRPr="00283743">
              <w:rPr>
                <w:rFonts w:ascii="Times New Roman" w:hAnsi="Times New Roman" w:cs="Times New Roman"/>
                <w:webHidden/>
                <w:szCs w:val="26"/>
              </w:rPr>
              <w:fldChar w:fldCharType="separate"/>
            </w:r>
            <w:r w:rsidR="00E64F10" w:rsidRPr="00283743">
              <w:rPr>
                <w:rFonts w:ascii="Times New Roman" w:hAnsi="Times New Roman" w:cs="Times New Roman"/>
                <w:webHidden/>
                <w:szCs w:val="26"/>
              </w:rPr>
              <w:t>57</w:t>
            </w:r>
            <w:r w:rsidR="00E64F10" w:rsidRPr="00283743">
              <w:rPr>
                <w:rFonts w:ascii="Times New Roman" w:hAnsi="Times New Roman" w:cs="Times New Roman"/>
                <w:webHidden/>
                <w:szCs w:val="26"/>
              </w:rPr>
              <w:fldChar w:fldCharType="end"/>
            </w:r>
          </w:hyperlink>
        </w:p>
        <w:p w14:paraId="0FE7A67C" w14:textId="77777777" w:rsidR="00E64F10" w:rsidRPr="00283743" w:rsidRDefault="007C5BA4">
          <w:pPr>
            <w:pStyle w:val="TOC2"/>
            <w:rPr>
              <w:rFonts w:eastAsiaTheme="minorEastAsia"/>
              <w:noProof/>
              <w:kern w:val="0"/>
              <w:szCs w:val="26"/>
              <w:lang w:val="en-GB" w:eastAsia="en-GB"/>
            </w:rPr>
          </w:pPr>
          <w:hyperlink w:anchor="_Toc533410039" w:history="1">
            <w:r w:rsidR="00E64F10" w:rsidRPr="00283743">
              <w:rPr>
                <w:rStyle w:val="Hyperlink"/>
                <w:b/>
                <w:noProof/>
                <w:szCs w:val="26"/>
              </w:rPr>
              <w:t>5.1.</w:t>
            </w:r>
            <w:r w:rsidR="00E64F10" w:rsidRPr="00283743">
              <w:rPr>
                <w:rFonts w:eastAsiaTheme="minorEastAsia"/>
                <w:noProof/>
                <w:kern w:val="0"/>
                <w:szCs w:val="26"/>
                <w:lang w:val="en-GB" w:eastAsia="en-GB"/>
              </w:rPr>
              <w:tab/>
            </w:r>
            <w:r w:rsidR="00E64F10" w:rsidRPr="00283743">
              <w:rPr>
                <w:rStyle w:val="Hyperlink"/>
                <w:b/>
                <w:noProof/>
                <w:szCs w:val="26"/>
              </w:rPr>
              <w:t>CƠ BẢN VỀ NGÔN NGỮ LẬP TRÌNH AVENUE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57</w:t>
            </w:r>
            <w:r w:rsidR="00E64F10" w:rsidRPr="00283743">
              <w:rPr>
                <w:noProof/>
                <w:webHidden/>
                <w:szCs w:val="26"/>
              </w:rPr>
              <w:fldChar w:fldCharType="end"/>
            </w:r>
          </w:hyperlink>
        </w:p>
        <w:p w14:paraId="44EAAAE7" w14:textId="77777777" w:rsidR="00E64F10" w:rsidRPr="00283743" w:rsidRDefault="007C5BA4">
          <w:pPr>
            <w:pStyle w:val="TOC2"/>
            <w:tabs>
              <w:tab w:val="left" w:pos="1300"/>
            </w:tabs>
            <w:rPr>
              <w:rFonts w:eastAsiaTheme="minorEastAsia"/>
              <w:noProof/>
              <w:kern w:val="0"/>
              <w:szCs w:val="26"/>
              <w:lang w:val="en-GB" w:eastAsia="en-GB"/>
            </w:rPr>
          </w:pPr>
          <w:hyperlink w:anchor="_Toc533410040" w:history="1">
            <w:r w:rsidR="00E64F10" w:rsidRPr="00283743">
              <w:rPr>
                <w:rStyle w:val="Hyperlink"/>
                <w:b/>
                <w:noProof/>
                <w:szCs w:val="26"/>
              </w:rPr>
              <w:t>5.1.1.</w:t>
            </w:r>
            <w:r w:rsidR="00E64F10" w:rsidRPr="00283743">
              <w:rPr>
                <w:rFonts w:eastAsiaTheme="minorEastAsia"/>
                <w:noProof/>
                <w:kern w:val="0"/>
                <w:szCs w:val="26"/>
                <w:lang w:val="en-GB" w:eastAsia="en-GB"/>
              </w:rPr>
              <w:tab/>
            </w:r>
            <w:r w:rsidR="00E64F10" w:rsidRPr="00283743">
              <w:rPr>
                <w:rStyle w:val="Hyperlink"/>
                <w:b/>
                <w:noProof/>
                <w:szCs w:val="26"/>
              </w:rPr>
              <w:t>Giới thiệu ngôn ngữ Avenue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57</w:t>
            </w:r>
            <w:r w:rsidR="00E64F10" w:rsidRPr="00283743">
              <w:rPr>
                <w:noProof/>
                <w:webHidden/>
                <w:szCs w:val="26"/>
              </w:rPr>
              <w:fldChar w:fldCharType="end"/>
            </w:r>
          </w:hyperlink>
        </w:p>
        <w:p w14:paraId="79AB412C" w14:textId="77777777" w:rsidR="00E64F10" w:rsidRPr="00283743" w:rsidRDefault="007C5BA4">
          <w:pPr>
            <w:pStyle w:val="TOC2"/>
            <w:tabs>
              <w:tab w:val="left" w:pos="1300"/>
            </w:tabs>
            <w:rPr>
              <w:rFonts w:eastAsiaTheme="minorEastAsia"/>
              <w:noProof/>
              <w:kern w:val="0"/>
              <w:szCs w:val="26"/>
              <w:lang w:val="en-GB" w:eastAsia="en-GB"/>
            </w:rPr>
          </w:pPr>
          <w:hyperlink w:anchor="_Toc533410041" w:history="1">
            <w:r w:rsidR="00E64F10" w:rsidRPr="00283743">
              <w:rPr>
                <w:rStyle w:val="Hyperlink"/>
                <w:b/>
                <w:noProof/>
                <w:szCs w:val="26"/>
              </w:rPr>
              <w:t>5.1.2.</w:t>
            </w:r>
            <w:r w:rsidR="00E64F10" w:rsidRPr="00283743">
              <w:rPr>
                <w:rFonts w:eastAsiaTheme="minorEastAsia"/>
                <w:noProof/>
                <w:kern w:val="0"/>
                <w:szCs w:val="26"/>
                <w:lang w:val="en-GB" w:eastAsia="en-GB"/>
              </w:rPr>
              <w:tab/>
            </w:r>
            <w:r w:rsidR="00E64F10" w:rsidRPr="00283743">
              <w:rPr>
                <w:rStyle w:val="Hyperlink"/>
                <w:b/>
                <w:noProof/>
                <w:szCs w:val="26"/>
              </w:rPr>
              <w:t>Các đặc điểm của ngôn ngữ Avenue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57</w:t>
            </w:r>
            <w:r w:rsidR="00E64F10" w:rsidRPr="00283743">
              <w:rPr>
                <w:noProof/>
                <w:webHidden/>
                <w:szCs w:val="26"/>
              </w:rPr>
              <w:fldChar w:fldCharType="end"/>
            </w:r>
          </w:hyperlink>
        </w:p>
        <w:p w14:paraId="39F02C59" w14:textId="77777777" w:rsidR="00E64F10" w:rsidRPr="00283743" w:rsidRDefault="007C5BA4">
          <w:pPr>
            <w:pStyle w:val="TOC2"/>
            <w:tabs>
              <w:tab w:val="left" w:pos="1300"/>
            </w:tabs>
            <w:rPr>
              <w:rFonts w:eastAsiaTheme="minorEastAsia"/>
              <w:noProof/>
              <w:kern w:val="0"/>
              <w:szCs w:val="26"/>
              <w:lang w:val="en-GB" w:eastAsia="en-GB"/>
            </w:rPr>
          </w:pPr>
          <w:hyperlink w:anchor="_Toc533410042" w:history="1">
            <w:r w:rsidR="00E64F10" w:rsidRPr="00283743">
              <w:rPr>
                <w:rStyle w:val="Hyperlink"/>
                <w:b/>
                <w:noProof/>
                <w:szCs w:val="26"/>
              </w:rPr>
              <w:t>5.1.3.</w:t>
            </w:r>
            <w:r w:rsidR="00E64F10" w:rsidRPr="00283743">
              <w:rPr>
                <w:rFonts w:eastAsiaTheme="minorEastAsia"/>
                <w:noProof/>
                <w:kern w:val="0"/>
                <w:szCs w:val="26"/>
                <w:lang w:val="en-GB" w:eastAsia="en-GB"/>
              </w:rPr>
              <w:tab/>
            </w:r>
            <w:r w:rsidR="00E64F10" w:rsidRPr="00283743">
              <w:rPr>
                <w:rStyle w:val="Hyperlink"/>
                <w:b/>
                <w:noProof/>
                <w:szCs w:val="26"/>
              </w:rPr>
              <w:t>Giao diện lập trình Avenue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58</w:t>
            </w:r>
            <w:r w:rsidR="00E64F10" w:rsidRPr="00283743">
              <w:rPr>
                <w:noProof/>
                <w:webHidden/>
                <w:szCs w:val="26"/>
              </w:rPr>
              <w:fldChar w:fldCharType="end"/>
            </w:r>
          </w:hyperlink>
        </w:p>
        <w:p w14:paraId="4DE21372" w14:textId="77777777" w:rsidR="00E64F10" w:rsidRPr="00283743" w:rsidRDefault="007C5BA4">
          <w:pPr>
            <w:pStyle w:val="TOC2"/>
            <w:tabs>
              <w:tab w:val="left" w:pos="1300"/>
            </w:tabs>
            <w:rPr>
              <w:rFonts w:eastAsiaTheme="minorEastAsia"/>
              <w:noProof/>
              <w:kern w:val="0"/>
              <w:szCs w:val="26"/>
              <w:lang w:val="en-GB" w:eastAsia="en-GB"/>
            </w:rPr>
          </w:pPr>
          <w:hyperlink w:anchor="_Toc533410043" w:history="1">
            <w:r w:rsidR="00E64F10" w:rsidRPr="00283743">
              <w:rPr>
                <w:rStyle w:val="Hyperlink"/>
                <w:b/>
                <w:noProof/>
                <w:szCs w:val="26"/>
              </w:rPr>
              <w:t>5.1.4.</w:t>
            </w:r>
            <w:r w:rsidR="00E64F10" w:rsidRPr="00283743">
              <w:rPr>
                <w:rFonts w:eastAsiaTheme="minorEastAsia"/>
                <w:noProof/>
                <w:kern w:val="0"/>
                <w:szCs w:val="26"/>
                <w:lang w:val="en-GB" w:eastAsia="en-GB"/>
              </w:rPr>
              <w:tab/>
            </w:r>
            <w:r w:rsidR="00E64F10" w:rsidRPr="00283743">
              <w:rPr>
                <w:rStyle w:val="Hyperlink"/>
                <w:b/>
                <w:noProof/>
                <w:szCs w:val="26"/>
              </w:rPr>
              <w:t>Lớp và đối tượng</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58</w:t>
            </w:r>
            <w:r w:rsidR="00E64F10" w:rsidRPr="00283743">
              <w:rPr>
                <w:noProof/>
                <w:webHidden/>
                <w:szCs w:val="26"/>
              </w:rPr>
              <w:fldChar w:fldCharType="end"/>
            </w:r>
          </w:hyperlink>
        </w:p>
        <w:p w14:paraId="7510D055" w14:textId="77777777" w:rsidR="00E64F10" w:rsidRPr="00283743" w:rsidRDefault="007C5BA4">
          <w:pPr>
            <w:pStyle w:val="TOC2"/>
            <w:tabs>
              <w:tab w:val="left" w:pos="1300"/>
            </w:tabs>
            <w:rPr>
              <w:rFonts w:eastAsiaTheme="minorEastAsia"/>
              <w:noProof/>
              <w:kern w:val="0"/>
              <w:szCs w:val="26"/>
              <w:lang w:val="en-GB" w:eastAsia="en-GB"/>
            </w:rPr>
          </w:pPr>
          <w:hyperlink w:anchor="_Toc533410044" w:history="1">
            <w:r w:rsidR="00E64F10" w:rsidRPr="00283743">
              <w:rPr>
                <w:rStyle w:val="Hyperlink"/>
                <w:b/>
                <w:noProof/>
                <w:szCs w:val="26"/>
              </w:rPr>
              <w:t>5.1.5.</w:t>
            </w:r>
            <w:r w:rsidR="00E64F10" w:rsidRPr="00283743">
              <w:rPr>
                <w:rFonts w:eastAsiaTheme="minorEastAsia"/>
                <w:noProof/>
                <w:kern w:val="0"/>
                <w:szCs w:val="26"/>
                <w:lang w:val="en-GB" w:eastAsia="en-GB"/>
              </w:rPr>
              <w:tab/>
            </w:r>
            <w:r w:rsidR="00E64F10" w:rsidRPr="00283743">
              <w:rPr>
                <w:rStyle w:val="Hyperlink"/>
                <w:b/>
                <w:noProof/>
                <w:szCs w:val="26"/>
              </w:rPr>
              <w:t>Yêu cầu và cách gọi yêu cầu trong Avenue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59</w:t>
            </w:r>
            <w:r w:rsidR="00E64F10" w:rsidRPr="00283743">
              <w:rPr>
                <w:noProof/>
                <w:webHidden/>
                <w:szCs w:val="26"/>
              </w:rPr>
              <w:fldChar w:fldCharType="end"/>
            </w:r>
          </w:hyperlink>
        </w:p>
        <w:p w14:paraId="21153781" w14:textId="77777777" w:rsidR="00E64F10" w:rsidRPr="00283743" w:rsidRDefault="007C5BA4">
          <w:pPr>
            <w:pStyle w:val="TOC2"/>
            <w:tabs>
              <w:tab w:val="left" w:pos="1300"/>
            </w:tabs>
            <w:rPr>
              <w:rFonts w:eastAsiaTheme="minorEastAsia"/>
              <w:noProof/>
              <w:kern w:val="0"/>
              <w:szCs w:val="26"/>
              <w:lang w:val="en-GB" w:eastAsia="en-GB"/>
            </w:rPr>
          </w:pPr>
          <w:hyperlink w:anchor="_Toc533410045" w:history="1">
            <w:r w:rsidR="00E64F10" w:rsidRPr="00283743">
              <w:rPr>
                <w:rStyle w:val="Hyperlink"/>
                <w:b/>
                <w:noProof/>
                <w:szCs w:val="26"/>
              </w:rPr>
              <w:t>5.1.6.</w:t>
            </w:r>
            <w:r w:rsidR="00E64F10" w:rsidRPr="00283743">
              <w:rPr>
                <w:rFonts w:eastAsiaTheme="minorEastAsia"/>
                <w:noProof/>
                <w:kern w:val="0"/>
                <w:szCs w:val="26"/>
                <w:lang w:val="en-GB" w:eastAsia="en-GB"/>
              </w:rPr>
              <w:tab/>
            </w:r>
            <w:r w:rsidR="00E64F10" w:rsidRPr="00283743">
              <w:rPr>
                <w:rStyle w:val="Hyperlink"/>
                <w:b/>
                <w:noProof/>
                <w:szCs w:val="26"/>
              </w:rPr>
              <w:t>Các kiểu dữ liệu trong Avenue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61</w:t>
            </w:r>
            <w:r w:rsidR="00E64F10" w:rsidRPr="00283743">
              <w:rPr>
                <w:noProof/>
                <w:webHidden/>
                <w:szCs w:val="26"/>
              </w:rPr>
              <w:fldChar w:fldCharType="end"/>
            </w:r>
          </w:hyperlink>
        </w:p>
        <w:p w14:paraId="45FF159F" w14:textId="77777777" w:rsidR="00E64F10" w:rsidRPr="00283743" w:rsidRDefault="007C5BA4">
          <w:pPr>
            <w:pStyle w:val="TOC2"/>
            <w:tabs>
              <w:tab w:val="left" w:pos="1300"/>
            </w:tabs>
            <w:rPr>
              <w:rFonts w:eastAsiaTheme="minorEastAsia"/>
              <w:noProof/>
              <w:kern w:val="0"/>
              <w:szCs w:val="26"/>
              <w:lang w:val="en-GB" w:eastAsia="en-GB"/>
            </w:rPr>
          </w:pPr>
          <w:hyperlink w:anchor="_Toc533410046" w:history="1">
            <w:r w:rsidR="00E64F10" w:rsidRPr="00283743">
              <w:rPr>
                <w:rStyle w:val="Hyperlink"/>
                <w:b/>
                <w:noProof/>
                <w:szCs w:val="26"/>
              </w:rPr>
              <w:t>5.1.7.</w:t>
            </w:r>
            <w:r w:rsidR="00E64F10" w:rsidRPr="00283743">
              <w:rPr>
                <w:rFonts w:eastAsiaTheme="minorEastAsia"/>
                <w:noProof/>
                <w:kern w:val="0"/>
                <w:szCs w:val="26"/>
                <w:lang w:val="en-GB" w:eastAsia="en-GB"/>
              </w:rPr>
              <w:tab/>
            </w:r>
            <w:r w:rsidR="00E64F10" w:rsidRPr="00283743">
              <w:rPr>
                <w:rStyle w:val="Hyperlink"/>
                <w:b/>
                <w:noProof/>
                <w:szCs w:val="26"/>
              </w:rPr>
              <w:t>Các câu lệnh</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64</w:t>
            </w:r>
            <w:r w:rsidR="00E64F10" w:rsidRPr="00283743">
              <w:rPr>
                <w:noProof/>
                <w:webHidden/>
                <w:szCs w:val="26"/>
              </w:rPr>
              <w:fldChar w:fldCharType="end"/>
            </w:r>
          </w:hyperlink>
        </w:p>
        <w:p w14:paraId="65ED52B8" w14:textId="77777777" w:rsidR="00E64F10" w:rsidRPr="00283743" w:rsidRDefault="007C5BA4">
          <w:pPr>
            <w:pStyle w:val="TOC2"/>
            <w:tabs>
              <w:tab w:val="left" w:pos="1300"/>
            </w:tabs>
            <w:rPr>
              <w:rFonts w:eastAsiaTheme="minorEastAsia"/>
              <w:noProof/>
              <w:kern w:val="0"/>
              <w:szCs w:val="26"/>
              <w:lang w:val="en-GB" w:eastAsia="en-GB"/>
            </w:rPr>
          </w:pPr>
          <w:hyperlink w:anchor="_Toc533410052" w:history="1">
            <w:r w:rsidR="00E64F10" w:rsidRPr="00283743">
              <w:rPr>
                <w:rStyle w:val="Hyperlink"/>
                <w:b/>
                <w:noProof/>
                <w:szCs w:val="26"/>
              </w:rPr>
              <w:t>5.1.9.</w:t>
            </w:r>
            <w:r w:rsidR="00E64F10" w:rsidRPr="00283743">
              <w:rPr>
                <w:rFonts w:eastAsiaTheme="minorEastAsia"/>
                <w:noProof/>
                <w:kern w:val="0"/>
                <w:szCs w:val="26"/>
                <w:lang w:val="en-GB" w:eastAsia="en-GB"/>
              </w:rPr>
              <w:tab/>
            </w:r>
            <w:r w:rsidR="00E64F10" w:rsidRPr="00283743">
              <w:rPr>
                <w:rStyle w:val="Hyperlink"/>
                <w:b/>
                <w:noProof/>
                <w:szCs w:val="26"/>
              </w:rPr>
              <w:t>Đối tượng av và từ khoá self</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67</w:t>
            </w:r>
            <w:r w:rsidR="00E64F10" w:rsidRPr="00283743">
              <w:rPr>
                <w:noProof/>
                <w:webHidden/>
                <w:szCs w:val="26"/>
              </w:rPr>
              <w:fldChar w:fldCharType="end"/>
            </w:r>
          </w:hyperlink>
        </w:p>
        <w:p w14:paraId="5C8B5481" w14:textId="77777777" w:rsidR="00E64F10" w:rsidRPr="00283743" w:rsidRDefault="007C5BA4">
          <w:pPr>
            <w:pStyle w:val="TOC3"/>
            <w:tabs>
              <w:tab w:val="left" w:pos="1300"/>
              <w:tab w:val="right" w:leader="dot" w:pos="9062"/>
            </w:tabs>
            <w:rPr>
              <w:rFonts w:eastAsiaTheme="minorEastAsia"/>
              <w:noProof/>
              <w:kern w:val="0"/>
              <w:szCs w:val="26"/>
              <w:lang w:val="en-GB" w:eastAsia="en-GB"/>
            </w:rPr>
          </w:pPr>
          <w:hyperlink w:anchor="_Toc533410053" w:history="1">
            <w:r w:rsidR="00E64F10" w:rsidRPr="00283743">
              <w:rPr>
                <w:rStyle w:val="Hyperlink"/>
                <w:b/>
                <w:noProof/>
                <w:szCs w:val="26"/>
              </w:rPr>
              <w:t>5.2.</w:t>
            </w:r>
            <w:r w:rsidR="00E64F10" w:rsidRPr="00283743">
              <w:rPr>
                <w:rFonts w:eastAsiaTheme="minorEastAsia"/>
                <w:noProof/>
                <w:kern w:val="0"/>
                <w:szCs w:val="26"/>
                <w:lang w:val="en-GB" w:eastAsia="en-GB"/>
              </w:rPr>
              <w:tab/>
            </w:r>
            <w:r w:rsidR="00E64F10" w:rsidRPr="00283743">
              <w:rPr>
                <w:rStyle w:val="Hyperlink"/>
                <w:b/>
                <w:noProof/>
                <w:szCs w:val="26"/>
              </w:rPr>
              <w:t>THAY ĐỔI GIAO DIỆN ARCVIEW</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70</w:t>
            </w:r>
            <w:r w:rsidR="00E64F10" w:rsidRPr="00283743">
              <w:rPr>
                <w:noProof/>
                <w:webHidden/>
                <w:szCs w:val="26"/>
              </w:rPr>
              <w:fldChar w:fldCharType="end"/>
            </w:r>
          </w:hyperlink>
        </w:p>
        <w:p w14:paraId="6835B5C6"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54" w:history="1">
            <w:r w:rsidR="00E64F10" w:rsidRPr="00283743">
              <w:rPr>
                <w:rStyle w:val="Hyperlink"/>
                <w:b/>
                <w:noProof/>
                <w:szCs w:val="26"/>
              </w:rPr>
              <w:t>5.2.1.</w:t>
            </w:r>
            <w:r w:rsidR="00E64F10" w:rsidRPr="00283743">
              <w:rPr>
                <w:rFonts w:eastAsiaTheme="minorEastAsia"/>
                <w:noProof/>
                <w:kern w:val="0"/>
                <w:szCs w:val="26"/>
                <w:lang w:val="en-GB" w:eastAsia="en-GB"/>
              </w:rPr>
              <w:tab/>
            </w:r>
            <w:r w:rsidR="00E64F10" w:rsidRPr="00283743">
              <w:rPr>
                <w:rStyle w:val="Hyperlink"/>
                <w:b/>
                <w:bCs/>
                <w:noProof/>
                <w:szCs w:val="26"/>
                <w:lang w:val="fr-FR"/>
              </w:rPr>
              <w:t>Tạo Menu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71</w:t>
            </w:r>
            <w:r w:rsidR="00E64F10" w:rsidRPr="00283743">
              <w:rPr>
                <w:noProof/>
                <w:webHidden/>
                <w:szCs w:val="26"/>
              </w:rPr>
              <w:fldChar w:fldCharType="end"/>
            </w:r>
          </w:hyperlink>
        </w:p>
        <w:p w14:paraId="6F8B4FC2" w14:textId="77777777" w:rsidR="00E64F10" w:rsidRPr="00283743" w:rsidRDefault="007C5BA4">
          <w:pPr>
            <w:pStyle w:val="TOC3"/>
            <w:tabs>
              <w:tab w:val="left" w:pos="1560"/>
              <w:tab w:val="right" w:leader="dot" w:pos="9062"/>
            </w:tabs>
            <w:rPr>
              <w:rFonts w:eastAsiaTheme="minorEastAsia"/>
              <w:noProof/>
              <w:kern w:val="0"/>
              <w:szCs w:val="26"/>
              <w:lang w:val="en-GB" w:eastAsia="en-GB"/>
            </w:rPr>
          </w:pPr>
          <w:hyperlink w:anchor="_Toc533410055" w:history="1">
            <w:r w:rsidR="00E64F10" w:rsidRPr="00283743">
              <w:rPr>
                <w:rStyle w:val="Hyperlink"/>
                <w:b/>
                <w:bCs/>
                <w:noProof/>
                <w:szCs w:val="26"/>
                <w:lang w:val="fr-FR"/>
              </w:rPr>
              <w:t>5.2.2.</w:t>
            </w:r>
            <w:r w:rsidR="00E64F10" w:rsidRPr="00283743">
              <w:rPr>
                <w:rFonts w:eastAsiaTheme="minorEastAsia"/>
                <w:noProof/>
                <w:kern w:val="0"/>
                <w:szCs w:val="26"/>
                <w:lang w:val="en-GB" w:eastAsia="en-GB"/>
              </w:rPr>
              <w:tab/>
            </w:r>
            <w:r w:rsidR="00E64F10" w:rsidRPr="00283743">
              <w:rPr>
                <w:rStyle w:val="Hyperlink"/>
                <w:b/>
                <w:bCs/>
                <w:noProof/>
                <w:szCs w:val="26"/>
                <w:lang w:val="fr-FR"/>
              </w:rPr>
              <w:t>Xóa Menu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73</w:t>
            </w:r>
            <w:r w:rsidR="00E64F10" w:rsidRPr="00283743">
              <w:rPr>
                <w:noProof/>
                <w:webHidden/>
                <w:szCs w:val="26"/>
              </w:rPr>
              <w:fldChar w:fldCharType="end"/>
            </w:r>
          </w:hyperlink>
        </w:p>
        <w:p w14:paraId="4E7FB5B8" w14:textId="77777777" w:rsidR="00E64F10" w:rsidRPr="00283743" w:rsidRDefault="007C5BA4">
          <w:pPr>
            <w:pStyle w:val="TOC2"/>
            <w:rPr>
              <w:rFonts w:eastAsiaTheme="minorEastAsia"/>
              <w:noProof/>
              <w:kern w:val="0"/>
              <w:szCs w:val="26"/>
              <w:lang w:val="en-GB" w:eastAsia="en-GB"/>
            </w:rPr>
          </w:pPr>
          <w:hyperlink w:anchor="_Toc533410056" w:history="1">
            <w:r w:rsidR="00E64F10" w:rsidRPr="00283743">
              <w:rPr>
                <w:rStyle w:val="Hyperlink"/>
                <w:b/>
                <w:noProof/>
                <w:szCs w:val="26"/>
              </w:rPr>
              <w:t>5.3.</w:t>
            </w:r>
            <w:r w:rsidR="00E64F10" w:rsidRPr="00283743">
              <w:rPr>
                <w:rFonts w:eastAsiaTheme="minorEastAsia"/>
                <w:noProof/>
                <w:kern w:val="0"/>
                <w:szCs w:val="26"/>
                <w:lang w:val="en-GB" w:eastAsia="en-GB"/>
              </w:rPr>
              <w:tab/>
            </w:r>
            <w:r w:rsidR="00E64F10" w:rsidRPr="00283743">
              <w:rPr>
                <w:rStyle w:val="Hyperlink"/>
                <w:b/>
                <w:noProof/>
                <w:szCs w:val="26"/>
              </w:rPr>
              <w:t>KHUNG NHÌN (VIEW) VÀ LỚP CHỦ ĐỀ (THEME)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73</w:t>
            </w:r>
            <w:r w:rsidR="00E64F10" w:rsidRPr="00283743">
              <w:rPr>
                <w:noProof/>
                <w:webHidden/>
                <w:szCs w:val="26"/>
              </w:rPr>
              <w:fldChar w:fldCharType="end"/>
            </w:r>
          </w:hyperlink>
        </w:p>
        <w:p w14:paraId="146B3195" w14:textId="77777777" w:rsidR="00E64F10" w:rsidRPr="00283743" w:rsidRDefault="007C5BA4">
          <w:pPr>
            <w:pStyle w:val="TOC2"/>
            <w:tabs>
              <w:tab w:val="left" w:pos="1300"/>
            </w:tabs>
            <w:rPr>
              <w:rFonts w:eastAsiaTheme="minorEastAsia"/>
              <w:noProof/>
              <w:kern w:val="0"/>
              <w:szCs w:val="26"/>
              <w:lang w:val="en-GB" w:eastAsia="en-GB"/>
            </w:rPr>
          </w:pPr>
          <w:hyperlink w:anchor="_Toc533410057" w:history="1">
            <w:r w:rsidR="00E64F10" w:rsidRPr="00283743">
              <w:rPr>
                <w:rStyle w:val="Hyperlink"/>
                <w:rFonts w:eastAsiaTheme="minorHAnsi"/>
                <w:b/>
                <w:noProof/>
                <w:szCs w:val="26"/>
              </w:rPr>
              <w:t>5.3.1.</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Lược đồ mô hình đối tượng của View và Theme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73</w:t>
            </w:r>
            <w:r w:rsidR="00E64F10" w:rsidRPr="00283743">
              <w:rPr>
                <w:noProof/>
                <w:webHidden/>
                <w:szCs w:val="26"/>
              </w:rPr>
              <w:fldChar w:fldCharType="end"/>
            </w:r>
          </w:hyperlink>
        </w:p>
        <w:p w14:paraId="6F59DD85" w14:textId="77777777" w:rsidR="00E64F10" w:rsidRPr="00283743" w:rsidRDefault="007C5BA4">
          <w:pPr>
            <w:pStyle w:val="TOC2"/>
            <w:tabs>
              <w:tab w:val="left" w:pos="1300"/>
            </w:tabs>
            <w:rPr>
              <w:rFonts w:eastAsiaTheme="minorEastAsia"/>
              <w:noProof/>
              <w:kern w:val="0"/>
              <w:szCs w:val="26"/>
              <w:lang w:val="en-GB" w:eastAsia="en-GB"/>
            </w:rPr>
          </w:pPr>
          <w:hyperlink w:anchor="_Toc533410058" w:history="1">
            <w:r w:rsidR="00E64F10" w:rsidRPr="00283743">
              <w:rPr>
                <w:rStyle w:val="Hyperlink"/>
                <w:rFonts w:eastAsiaTheme="minorHAnsi"/>
                <w:b/>
                <w:noProof/>
                <w:szCs w:val="26"/>
              </w:rPr>
              <w:t>5.3.2.</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Tạo mới một khung nhìn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73</w:t>
            </w:r>
            <w:r w:rsidR="00E64F10" w:rsidRPr="00283743">
              <w:rPr>
                <w:noProof/>
                <w:webHidden/>
                <w:szCs w:val="26"/>
              </w:rPr>
              <w:fldChar w:fldCharType="end"/>
            </w:r>
          </w:hyperlink>
        </w:p>
        <w:p w14:paraId="65942097" w14:textId="77777777" w:rsidR="00E64F10" w:rsidRPr="00283743" w:rsidRDefault="007C5BA4">
          <w:pPr>
            <w:pStyle w:val="TOC2"/>
            <w:tabs>
              <w:tab w:val="left" w:pos="1300"/>
            </w:tabs>
            <w:rPr>
              <w:rFonts w:eastAsiaTheme="minorEastAsia"/>
              <w:noProof/>
              <w:kern w:val="0"/>
              <w:szCs w:val="26"/>
              <w:lang w:val="en-GB" w:eastAsia="en-GB"/>
            </w:rPr>
          </w:pPr>
          <w:hyperlink w:anchor="_Toc533410059" w:history="1">
            <w:r w:rsidR="00E64F10" w:rsidRPr="00283743">
              <w:rPr>
                <w:rStyle w:val="Hyperlink"/>
                <w:rFonts w:eastAsiaTheme="minorHAnsi"/>
                <w:b/>
                <w:noProof/>
                <w:szCs w:val="26"/>
              </w:rPr>
              <w:t>5.3.3.</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Tìm kiếm một khung nhìn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74</w:t>
            </w:r>
            <w:r w:rsidR="00E64F10" w:rsidRPr="00283743">
              <w:rPr>
                <w:noProof/>
                <w:webHidden/>
                <w:szCs w:val="26"/>
              </w:rPr>
              <w:fldChar w:fldCharType="end"/>
            </w:r>
          </w:hyperlink>
        </w:p>
        <w:p w14:paraId="7EB322A2" w14:textId="77777777" w:rsidR="00E64F10" w:rsidRPr="00283743" w:rsidRDefault="007C5BA4">
          <w:pPr>
            <w:pStyle w:val="TOC2"/>
            <w:tabs>
              <w:tab w:val="left" w:pos="1300"/>
            </w:tabs>
            <w:rPr>
              <w:rFonts w:eastAsiaTheme="minorEastAsia"/>
              <w:noProof/>
              <w:kern w:val="0"/>
              <w:szCs w:val="26"/>
              <w:lang w:val="en-GB" w:eastAsia="en-GB"/>
            </w:rPr>
          </w:pPr>
          <w:hyperlink w:anchor="_Toc533410060" w:history="1">
            <w:r w:rsidR="00E64F10" w:rsidRPr="00283743">
              <w:rPr>
                <w:rStyle w:val="Hyperlink"/>
                <w:rFonts w:eastAsiaTheme="minorHAnsi"/>
                <w:b/>
                <w:noProof/>
                <w:szCs w:val="26"/>
              </w:rPr>
              <w:t>5.3.4.</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Gán đơn vị bản đồ và đơn vị thước đo cho khung nhìn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74</w:t>
            </w:r>
            <w:r w:rsidR="00E64F10" w:rsidRPr="00283743">
              <w:rPr>
                <w:noProof/>
                <w:webHidden/>
                <w:szCs w:val="26"/>
              </w:rPr>
              <w:fldChar w:fldCharType="end"/>
            </w:r>
          </w:hyperlink>
        </w:p>
        <w:p w14:paraId="3944A2A1" w14:textId="77777777" w:rsidR="00E64F10" w:rsidRPr="00283743" w:rsidRDefault="007C5BA4">
          <w:pPr>
            <w:pStyle w:val="TOC2"/>
            <w:tabs>
              <w:tab w:val="left" w:pos="1300"/>
            </w:tabs>
            <w:rPr>
              <w:rFonts w:eastAsiaTheme="minorEastAsia"/>
              <w:noProof/>
              <w:kern w:val="0"/>
              <w:szCs w:val="26"/>
              <w:lang w:val="en-GB" w:eastAsia="en-GB"/>
            </w:rPr>
          </w:pPr>
          <w:hyperlink w:anchor="_Toc533410061" w:history="1">
            <w:r w:rsidR="00E64F10" w:rsidRPr="00283743">
              <w:rPr>
                <w:rStyle w:val="Hyperlink"/>
                <w:rFonts w:eastAsiaTheme="minorHAnsi"/>
                <w:b/>
                <w:noProof/>
                <w:szCs w:val="26"/>
              </w:rPr>
              <w:t>5.3.5.</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Thêm lớp chủ đề (theme) vào khung nhìn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75</w:t>
            </w:r>
            <w:r w:rsidR="00E64F10" w:rsidRPr="00283743">
              <w:rPr>
                <w:noProof/>
                <w:webHidden/>
                <w:szCs w:val="26"/>
              </w:rPr>
              <w:fldChar w:fldCharType="end"/>
            </w:r>
          </w:hyperlink>
        </w:p>
        <w:p w14:paraId="191FC50B" w14:textId="77777777" w:rsidR="00E64F10" w:rsidRPr="00283743" w:rsidRDefault="007C5BA4">
          <w:pPr>
            <w:pStyle w:val="TOC2"/>
            <w:tabs>
              <w:tab w:val="left" w:pos="1300"/>
            </w:tabs>
            <w:rPr>
              <w:rFonts w:eastAsiaTheme="minorEastAsia"/>
              <w:noProof/>
              <w:kern w:val="0"/>
              <w:szCs w:val="26"/>
              <w:lang w:val="en-GB" w:eastAsia="en-GB"/>
            </w:rPr>
          </w:pPr>
          <w:hyperlink w:anchor="_Toc533410062" w:history="1">
            <w:r w:rsidR="00E64F10" w:rsidRPr="00283743">
              <w:rPr>
                <w:rStyle w:val="Hyperlink"/>
                <w:rFonts w:eastAsiaTheme="minorHAnsi"/>
                <w:b/>
                <w:noProof/>
                <w:szCs w:val="26"/>
              </w:rPr>
              <w:t>5.3.6.</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Tìm một lớp chủ đề trong khung nhìn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76</w:t>
            </w:r>
            <w:r w:rsidR="00E64F10" w:rsidRPr="00283743">
              <w:rPr>
                <w:noProof/>
                <w:webHidden/>
                <w:szCs w:val="26"/>
              </w:rPr>
              <w:fldChar w:fldCharType="end"/>
            </w:r>
          </w:hyperlink>
        </w:p>
        <w:p w14:paraId="72D70691" w14:textId="77777777" w:rsidR="00E64F10" w:rsidRPr="00283743" w:rsidRDefault="007C5BA4">
          <w:pPr>
            <w:pStyle w:val="TOC2"/>
            <w:tabs>
              <w:tab w:val="left" w:pos="1300"/>
            </w:tabs>
            <w:rPr>
              <w:rFonts w:eastAsiaTheme="minorEastAsia"/>
              <w:noProof/>
              <w:kern w:val="0"/>
              <w:szCs w:val="26"/>
              <w:lang w:val="en-GB" w:eastAsia="en-GB"/>
            </w:rPr>
          </w:pPr>
          <w:hyperlink w:anchor="_Toc533410063" w:history="1">
            <w:r w:rsidR="00E64F10" w:rsidRPr="00283743">
              <w:rPr>
                <w:rStyle w:val="Hyperlink"/>
                <w:rFonts w:eastAsiaTheme="minorHAnsi"/>
                <w:b/>
                <w:noProof/>
                <w:szCs w:val="26"/>
              </w:rPr>
              <w:t>5.3.7.</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Thay đổi thứ tự của lớp chủ đề trong bảng nội dung</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77</w:t>
            </w:r>
            <w:r w:rsidR="00E64F10" w:rsidRPr="00283743">
              <w:rPr>
                <w:noProof/>
                <w:webHidden/>
                <w:szCs w:val="26"/>
              </w:rPr>
              <w:fldChar w:fldCharType="end"/>
            </w:r>
          </w:hyperlink>
        </w:p>
        <w:p w14:paraId="3E23E522" w14:textId="77777777" w:rsidR="00E64F10" w:rsidRPr="00283743" w:rsidRDefault="007C5BA4">
          <w:pPr>
            <w:pStyle w:val="TOC2"/>
            <w:tabs>
              <w:tab w:val="left" w:pos="1300"/>
            </w:tabs>
            <w:rPr>
              <w:rFonts w:eastAsiaTheme="minorEastAsia"/>
              <w:noProof/>
              <w:kern w:val="0"/>
              <w:szCs w:val="26"/>
              <w:lang w:val="en-GB" w:eastAsia="en-GB"/>
            </w:rPr>
          </w:pPr>
          <w:hyperlink w:anchor="_Toc533410064" w:history="1">
            <w:r w:rsidR="00E64F10" w:rsidRPr="00283743">
              <w:rPr>
                <w:rStyle w:val="Hyperlink"/>
                <w:rFonts w:eastAsiaTheme="minorHAnsi"/>
                <w:b/>
                <w:noProof/>
                <w:szCs w:val="26"/>
              </w:rPr>
              <w:t>5.3.8.</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Thay đổi biểu tượng của lớp chủ đề</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77</w:t>
            </w:r>
            <w:r w:rsidR="00E64F10" w:rsidRPr="00283743">
              <w:rPr>
                <w:noProof/>
                <w:webHidden/>
                <w:szCs w:val="26"/>
              </w:rPr>
              <w:fldChar w:fldCharType="end"/>
            </w:r>
          </w:hyperlink>
        </w:p>
        <w:p w14:paraId="021A17F5" w14:textId="77777777" w:rsidR="00E64F10" w:rsidRPr="00283743" w:rsidRDefault="007C5BA4">
          <w:pPr>
            <w:pStyle w:val="TOC2"/>
            <w:tabs>
              <w:tab w:val="left" w:pos="1300"/>
            </w:tabs>
            <w:rPr>
              <w:rFonts w:eastAsiaTheme="minorEastAsia"/>
              <w:noProof/>
              <w:kern w:val="0"/>
              <w:szCs w:val="26"/>
              <w:lang w:val="en-GB" w:eastAsia="en-GB"/>
            </w:rPr>
          </w:pPr>
          <w:hyperlink w:anchor="_Toc533410065" w:history="1">
            <w:r w:rsidR="00E64F10" w:rsidRPr="00283743">
              <w:rPr>
                <w:rStyle w:val="Hyperlink"/>
                <w:rFonts w:eastAsiaTheme="minorHAnsi"/>
                <w:b/>
                <w:noProof/>
                <w:szCs w:val="26"/>
              </w:rPr>
              <w:t>5.3.9.</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Xoá các lớp chủ đề khỏi khung nhìn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78</w:t>
            </w:r>
            <w:r w:rsidR="00E64F10" w:rsidRPr="00283743">
              <w:rPr>
                <w:noProof/>
                <w:webHidden/>
                <w:szCs w:val="26"/>
              </w:rPr>
              <w:fldChar w:fldCharType="end"/>
            </w:r>
          </w:hyperlink>
        </w:p>
        <w:p w14:paraId="3E15B3DF" w14:textId="77777777" w:rsidR="00E64F10" w:rsidRPr="00283743" w:rsidRDefault="007C5BA4">
          <w:pPr>
            <w:pStyle w:val="TOC2"/>
            <w:tabs>
              <w:tab w:val="left" w:pos="1300"/>
            </w:tabs>
            <w:rPr>
              <w:rFonts w:eastAsiaTheme="minorEastAsia"/>
              <w:noProof/>
              <w:kern w:val="0"/>
              <w:szCs w:val="26"/>
              <w:lang w:val="en-GB" w:eastAsia="en-GB"/>
            </w:rPr>
          </w:pPr>
          <w:hyperlink w:anchor="_Toc533410066" w:history="1">
            <w:r w:rsidR="00E64F10" w:rsidRPr="00283743">
              <w:rPr>
                <w:rStyle w:val="Hyperlink"/>
                <w:rFonts w:eastAsiaTheme="minorHAnsi"/>
                <w:b/>
                <w:noProof/>
                <w:szCs w:val="26"/>
              </w:rPr>
              <w:t>5.3.10.</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Chọn đối tượng không gian của lớp chủ đề bằng chuột</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79</w:t>
            </w:r>
            <w:r w:rsidR="00E64F10" w:rsidRPr="00283743">
              <w:rPr>
                <w:noProof/>
                <w:webHidden/>
                <w:szCs w:val="26"/>
              </w:rPr>
              <w:fldChar w:fldCharType="end"/>
            </w:r>
          </w:hyperlink>
        </w:p>
        <w:p w14:paraId="61A24FBF" w14:textId="77777777" w:rsidR="00E64F10" w:rsidRPr="00283743" w:rsidRDefault="007C5BA4">
          <w:pPr>
            <w:pStyle w:val="TOC2"/>
            <w:tabs>
              <w:tab w:val="left" w:pos="1300"/>
            </w:tabs>
            <w:rPr>
              <w:rFonts w:eastAsiaTheme="minorEastAsia"/>
              <w:noProof/>
              <w:kern w:val="0"/>
              <w:szCs w:val="26"/>
              <w:lang w:val="en-GB" w:eastAsia="en-GB"/>
            </w:rPr>
          </w:pPr>
          <w:hyperlink w:anchor="_Toc533410067" w:history="1">
            <w:r w:rsidR="00E64F10" w:rsidRPr="00283743">
              <w:rPr>
                <w:rStyle w:val="Hyperlink"/>
                <w:rFonts w:eastAsiaTheme="minorHAnsi"/>
                <w:b/>
                <w:noProof/>
                <w:szCs w:val="26"/>
              </w:rPr>
              <w:t>5.3.11.</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Chọn đối tượng không gian của lớp chủ đề bằng các hình đồ họa</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80</w:t>
            </w:r>
            <w:r w:rsidR="00E64F10" w:rsidRPr="00283743">
              <w:rPr>
                <w:noProof/>
                <w:webHidden/>
                <w:szCs w:val="26"/>
              </w:rPr>
              <w:fldChar w:fldCharType="end"/>
            </w:r>
          </w:hyperlink>
        </w:p>
        <w:p w14:paraId="2ADA4C26" w14:textId="77777777" w:rsidR="00E64F10" w:rsidRPr="00283743" w:rsidRDefault="007C5BA4">
          <w:pPr>
            <w:pStyle w:val="TOC2"/>
            <w:tabs>
              <w:tab w:val="left" w:pos="1300"/>
            </w:tabs>
            <w:rPr>
              <w:rFonts w:eastAsiaTheme="minorEastAsia"/>
              <w:noProof/>
              <w:kern w:val="0"/>
              <w:szCs w:val="26"/>
              <w:lang w:val="en-GB" w:eastAsia="en-GB"/>
            </w:rPr>
          </w:pPr>
          <w:hyperlink w:anchor="_Toc533410068" w:history="1">
            <w:r w:rsidR="00E64F10" w:rsidRPr="00283743">
              <w:rPr>
                <w:rStyle w:val="Hyperlink"/>
                <w:rFonts w:eastAsiaTheme="minorHAnsi"/>
                <w:b/>
                <w:noProof/>
                <w:szCs w:val="26"/>
              </w:rPr>
              <w:t>5.3.12.</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Chọn đối tượng không gian lớp chủ đề bằng một lớp chủ đề khác</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81</w:t>
            </w:r>
            <w:r w:rsidR="00E64F10" w:rsidRPr="00283743">
              <w:rPr>
                <w:noProof/>
                <w:webHidden/>
                <w:szCs w:val="26"/>
              </w:rPr>
              <w:fldChar w:fldCharType="end"/>
            </w:r>
          </w:hyperlink>
        </w:p>
        <w:p w14:paraId="13A807A7" w14:textId="77777777" w:rsidR="00CF7116" w:rsidRPr="00283743" w:rsidRDefault="00CF7116">
          <w:pPr>
            <w:rPr>
              <w:rFonts w:ascii="Times New Roman" w:hAnsi="Times New Roman" w:cs="Times New Roman"/>
              <w:sz w:val="26"/>
              <w:szCs w:val="26"/>
            </w:rPr>
          </w:pPr>
          <w:r w:rsidRPr="00283743">
            <w:rPr>
              <w:rFonts w:ascii="Times New Roman" w:hAnsi="Times New Roman" w:cs="Times New Roman"/>
              <w:b/>
              <w:bCs/>
              <w:noProof/>
              <w:sz w:val="26"/>
              <w:szCs w:val="26"/>
            </w:rPr>
            <w:fldChar w:fldCharType="end"/>
          </w:r>
        </w:p>
      </w:sdtContent>
    </w:sdt>
    <w:p w14:paraId="303A4DD6" w14:textId="77777777" w:rsidR="00A1415D" w:rsidRPr="00C70258" w:rsidRDefault="00A1415D" w:rsidP="00A1415D">
      <w:pPr>
        <w:pStyle w:val="Heading1"/>
        <w:pBdr>
          <w:bottom w:val="thickThinSmallGap" w:sz="24" w:space="1" w:color="auto"/>
        </w:pBdr>
        <w:spacing w:before="0" w:line="240" w:lineRule="auto"/>
        <w:jc w:val="right"/>
        <w:rPr>
          <w:rFonts w:ascii="Times New Roman" w:hAnsi="Times New Roman" w:cs="Times New Roman"/>
          <w:b/>
          <w:color w:val="auto"/>
          <w:sz w:val="36"/>
          <w:szCs w:val="36"/>
        </w:rPr>
      </w:pPr>
      <w:bookmarkStart w:id="0" w:name="_Toc533408583"/>
      <w:bookmarkStart w:id="1" w:name="_Toc533409973"/>
      <w:r w:rsidRPr="00C70258">
        <w:rPr>
          <w:rFonts w:ascii="Times New Roman" w:hAnsi="Times New Roman" w:cs="Times New Roman"/>
          <w:b/>
          <w:i/>
          <w:color w:val="auto"/>
          <w:sz w:val="36"/>
          <w:szCs w:val="36"/>
        </w:rPr>
        <w:lastRenderedPageBreak/>
        <w:t xml:space="preserve">CHƯƠNG </w:t>
      </w:r>
      <w:r w:rsidRPr="00C70258">
        <w:rPr>
          <w:rFonts w:ascii="Times New Roman" w:hAnsi="Times New Roman" w:cs="Times New Roman"/>
          <w:b/>
          <w:i/>
          <w:color w:val="auto"/>
          <w:sz w:val="56"/>
          <w:szCs w:val="56"/>
        </w:rPr>
        <w:t>1</w:t>
      </w:r>
      <w:r w:rsidRPr="00C70258">
        <w:rPr>
          <w:rFonts w:ascii="Times New Roman" w:hAnsi="Times New Roman" w:cs="Times New Roman"/>
          <w:b/>
          <w:color w:val="auto"/>
          <w:sz w:val="36"/>
          <w:szCs w:val="36"/>
        </w:rPr>
        <w:br/>
      </w:r>
      <w:r>
        <w:rPr>
          <w:rFonts w:ascii="Times New Roman" w:eastAsia="Gungsuh" w:hAnsi="Times New Roman" w:cs="Times New Roman"/>
          <w:color w:val="auto"/>
          <w:sz w:val="36"/>
          <w:szCs w:val="36"/>
        </w:rPr>
        <w:t>TỔNG QUAN</w:t>
      </w:r>
      <w:r w:rsidRPr="00C70258">
        <w:rPr>
          <w:rFonts w:ascii="Times New Roman" w:eastAsia="Gungsuh" w:hAnsi="Times New Roman" w:cs="Times New Roman"/>
          <w:color w:val="auto"/>
          <w:sz w:val="36"/>
          <w:szCs w:val="36"/>
        </w:rPr>
        <w:t xml:space="preserve"> VỀ HỆ THỐNG THÔNG TIN ĐỊA LÝ</w:t>
      </w:r>
      <w:bookmarkEnd w:id="0"/>
    </w:p>
    <w:p w14:paraId="47C8DF1C" w14:textId="77777777" w:rsidR="007B58AF" w:rsidRPr="00283743" w:rsidRDefault="007B58AF" w:rsidP="005F5568">
      <w:pPr>
        <w:pStyle w:val="Heading2"/>
        <w:numPr>
          <w:ilvl w:val="1"/>
          <w:numId w:val="38"/>
        </w:numPr>
        <w:tabs>
          <w:tab w:val="left" w:pos="567"/>
        </w:tabs>
        <w:spacing w:before="360" w:line="240" w:lineRule="auto"/>
        <w:rPr>
          <w:rFonts w:ascii="Times New Roman" w:hAnsi="Times New Roman" w:cs="Times New Roman"/>
          <w:b/>
          <w:color w:val="auto"/>
        </w:rPr>
      </w:pPr>
      <w:r w:rsidRPr="00283743">
        <w:rPr>
          <w:rFonts w:ascii="Times New Roman" w:hAnsi="Times New Roman" w:cs="Times New Roman"/>
          <w:b/>
          <w:color w:val="auto"/>
        </w:rPr>
        <w:t>BẢN ĐỒ</w:t>
      </w:r>
      <w:bookmarkEnd w:id="1"/>
    </w:p>
    <w:p w14:paraId="0024233F"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Bản đồ địa lý hiện nay được phân làm hai nhóm đó là bản đồ địa lý chung và bản đồ địa lý chuyên đề (hay gọi tắt là bản đồ chuyên đề). </w:t>
      </w:r>
    </w:p>
    <w:p w14:paraId="0568D4D9" w14:textId="77777777" w:rsidR="007B58AF" w:rsidRPr="00283743" w:rsidRDefault="007B58AF" w:rsidP="007B58AF">
      <w:pPr>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Bản đồ địa lý chung là bản đồ thể hiện mọi đối tượng hiện tượng địa lý của bề mặt trái đất, bao gồm đầy đủ các đối tượng và hiện tượng tự nhiên, kinh tế, xã hội như thủy vă</w:t>
      </w:r>
      <w:ins w:id="2" w:author="Windows User" w:date="2019-02-20T13:17:00Z">
        <w:r w:rsidR="007C5BA4" w:rsidRPr="007C5BA4">
          <w:rPr>
            <w:rFonts w:ascii="Times New Roman" w:hAnsi="Times New Roman" w:cs="Times New Roman"/>
            <w:sz w:val="26"/>
            <w:szCs w:val="26"/>
            <w:highlight w:val="yellow"/>
            <w:lang w:val="es-VE"/>
            <w:rPrChange w:id="3" w:author="Windows User" w:date="2019-02-20T13:18:00Z">
              <w:rPr>
                <w:rFonts w:ascii="Times New Roman" w:hAnsi="Times New Roman" w:cs="Times New Roman"/>
                <w:sz w:val="26"/>
                <w:szCs w:val="26"/>
                <w:lang w:val="es-VE"/>
              </w:rPr>
            </w:rPrChange>
          </w:rPr>
          <w:t>n</w:t>
        </w:r>
      </w:ins>
      <w:r w:rsidRPr="00283743">
        <w:rPr>
          <w:rFonts w:ascii="Times New Roman" w:hAnsi="Times New Roman" w:cs="Times New Roman"/>
          <w:sz w:val="26"/>
          <w:szCs w:val="26"/>
          <w:lang w:val="es-VE"/>
        </w:rPr>
        <w:t xml:space="preserve">, địa hình, thực vật, đất đai, dân cư, giao thông, công nghiệp, nông nghiệp, lâm nghiệp, văn hóa, </w:t>
      </w:r>
      <w:del w:id="4" w:author="Windows User" w:date="2019-02-20T13:18:00Z">
        <w:r w:rsidRPr="00283743" w:rsidDel="007C5BA4">
          <w:rPr>
            <w:rFonts w:ascii="Times New Roman" w:hAnsi="Times New Roman" w:cs="Times New Roman"/>
            <w:sz w:val="26"/>
            <w:szCs w:val="26"/>
            <w:lang w:val="es-VE"/>
          </w:rPr>
          <w:delText xml:space="preserve">hành chính </w:delText>
        </w:r>
      </w:del>
      <w:r w:rsidRPr="00283743">
        <w:rPr>
          <w:rFonts w:ascii="Times New Roman" w:hAnsi="Times New Roman" w:cs="Times New Roman"/>
          <w:sz w:val="26"/>
          <w:szCs w:val="26"/>
          <w:lang w:val="es-VE"/>
        </w:rPr>
        <w:t>chính trị</w:t>
      </w:r>
      <w:ins w:id="5" w:author="Windows User" w:date="2019-02-20T13:18:00Z">
        <w:r w:rsidR="007C5BA4">
          <w:rPr>
            <w:rFonts w:ascii="Times New Roman" w:hAnsi="Times New Roman" w:cs="Times New Roman"/>
            <w:sz w:val="26"/>
            <w:szCs w:val="26"/>
            <w:lang w:val="es-VE"/>
          </w:rPr>
          <w:t xml:space="preserve"> và </w:t>
        </w:r>
        <w:r w:rsidR="007C5BA4" w:rsidRPr="00283743">
          <w:rPr>
            <w:rFonts w:ascii="Times New Roman" w:hAnsi="Times New Roman" w:cs="Times New Roman"/>
            <w:sz w:val="26"/>
            <w:szCs w:val="26"/>
            <w:lang w:val="es-VE"/>
          </w:rPr>
          <w:t>hành chính</w:t>
        </w:r>
      </w:ins>
      <w:r w:rsidRPr="00283743">
        <w:rPr>
          <w:rFonts w:ascii="Times New Roman" w:hAnsi="Times New Roman" w:cs="Times New Roman"/>
          <w:sz w:val="26"/>
          <w:szCs w:val="26"/>
          <w:lang w:val="es-VE"/>
        </w:rPr>
        <w:t>.</w:t>
      </w:r>
    </w:p>
    <w:p w14:paraId="21BA3BB6" w14:textId="77777777" w:rsidR="007B58AF" w:rsidRPr="00283743" w:rsidRDefault="007B58AF" w:rsidP="007B58AF">
      <w:pPr>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Tùy thuộc tỉ lệ bản đồ mà mức độ nội dung của bản đồ địa lý chung có thể </w:t>
      </w:r>
      <w:ins w:id="6" w:author="Windows User" w:date="2019-02-20T13:19:00Z">
        <w:r w:rsidR="007C5BA4">
          <w:rPr>
            <w:rFonts w:ascii="Times New Roman" w:hAnsi="Times New Roman" w:cs="Times New Roman"/>
            <w:sz w:val="26"/>
            <w:szCs w:val="26"/>
            <w:lang w:val="es-VE"/>
          </w:rPr>
          <w:t xml:space="preserve">có nhiều </w:t>
        </w:r>
      </w:ins>
      <w:r w:rsidRPr="00283743">
        <w:rPr>
          <w:rFonts w:ascii="Times New Roman" w:hAnsi="Times New Roman" w:cs="Times New Roman"/>
          <w:sz w:val="26"/>
          <w:szCs w:val="26"/>
          <w:lang w:val="es-VE"/>
        </w:rPr>
        <w:t xml:space="preserve">chi tiết hoặc ít chi tiết hơn, nhưng về nguyên tắc với một tỷ lệ xác định thì bản đồ địa lý chung thể hiện đối tượng, hiện tượng với cùng mức độ chi tiết, nghĩa là không </w:t>
      </w:r>
      <w:ins w:id="7" w:author="Windows User" w:date="2019-02-20T13:20:00Z">
        <w:r w:rsidR="005A3016">
          <w:rPr>
            <w:rFonts w:ascii="Times New Roman" w:hAnsi="Times New Roman" w:cs="Times New Roman"/>
            <w:sz w:val="26"/>
            <w:szCs w:val="26"/>
            <w:lang w:val="es-VE"/>
          </w:rPr>
          <w:t xml:space="preserve">quá </w:t>
        </w:r>
      </w:ins>
      <w:r w:rsidRPr="00283743">
        <w:rPr>
          <w:rFonts w:ascii="Times New Roman" w:hAnsi="Times New Roman" w:cs="Times New Roman"/>
          <w:sz w:val="26"/>
          <w:szCs w:val="26"/>
          <w:lang w:val="es-VE"/>
        </w:rPr>
        <w:t xml:space="preserve">chú trọng </w:t>
      </w:r>
      <w:ins w:id="8" w:author="Windows User" w:date="2019-02-20T13:20:00Z">
        <w:r w:rsidR="005A3016">
          <w:rPr>
            <w:rFonts w:ascii="Times New Roman" w:hAnsi="Times New Roman" w:cs="Times New Roman"/>
            <w:sz w:val="26"/>
            <w:szCs w:val="26"/>
            <w:lang w:val="es-VE"/>
          </w:rPr>
          <w:t xml:space="preserve">đến một </w:t>
        </w:r>
      </w:ins>
      <w:r w:rsidRPr="00283743">
        <w:rPr>
          <w:rFonts w:ascii="Times New Roman" w:hAnsi="Times New Roman" w:cs="Times New Roman"/>
          <w:sz w:val="26"/>
          <w:szCs w:val="26"/>
          <w:lang w:val="es-VE"/>
        </w:rPr>
        <w:t xml:space="preserve">yếu tố </w:t>
      </w:r>
      <w:del w:id="9" w:author="Windows User" w:date="2019-02-20T13:20:00Z">
        <w:r w:rsidRPr="00283743" w:rsidDel="005A3016">
          <w:rPr>
            <w:rFonts w:ascii="Times New Roman" w:hAnsi="Times New Roman" w:cs="Times New Roman"/>
            <w:sz w:val="26"/>
            <w:szCs w:val="26"/>
            <w:lang w:val="es-VE"/>
          </w:rPr>
          <w:delText>này mà xem nhẹ yếu tố kia</w:delText>
        </w:r>
      </w:del>
      <w:ins w:id="10" w:author="Windows User" w:date="2019-02-20T13:20:00Z">
        <w:r w:rsidR="005A3016">
          <w:rPr>
            <w:rFonts w:ascii="Times New Roman" w:hAnsi="Times New Roman" w:cs="Times New Roman"/>
            <w:sz w:val="26"/>
            <w:szCs w:val="26"/>
            <w:lang w:val="es-VE"/>
          </w:rPr>
          <w:t>nhất định</w:t>
        </w:r>
      </w:ins>
      <w:r w:rsidRPr="00283743">
        <w:rPr>
          <w:rFonts w:ascii="Times New Roman" w:hAnsi="Times New Roman" w:cs="Times New Roman"/>
          <w:sz w:val="26"/>
          <w:szCs w:val="26"/>
          <w:lang w:val="es-VE"/>
        </w:rPr>
        <w:t>.</w:t>
      </w:r>
    </w:p>
    <w:p w14:paraId="009183C8" w14:textId="77777777" w:rsidR="006202D8" w:rsidRPr="00283743" w:rsidRDefault="007B58AF" w:rsidP="006202D8">
      <w:pPr>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Bản đồ địa lý chung được phân thành ba nhóm: bản đồ địa hình, bản đồ địa hình khái quát và bản đồ khái quát. Bản đồ địa hình được thành lập bằng phương pháp đo vẽ trực tiếp ngoài thực địa, có kết hợp với không ảnh. Đây là bản đồ có nội dung chi tiết và độ chính xác cao, được thành lập theo quy trình quy phạm nhà nước ở các tỷ lệ từ 1/100.000 và lớn hơn. Bản đồ địa hình khái quát và bản đồ khái quát là bản đồ có tỷ lệ 1/200.000, 1/500.000, 1/1.000.000 và nhỏ hơn, được thành lập từ bản đồ địa hình </w:t>
      </w:r>
      <w:del w:id="11" w:author="Windows User" w:date="2019-02-20T13:21:00Z">
        <w:r w:rsidRPr="00283743" w:rsidDel="005A3016">
          <w:rPr>
            <w:rFonts w:ascii="Times New Roman" w:hAnsi="Times New Roman" w:cs="Times New Roman"/>
            <w:sz w:val="26"/>
            <w:szCs w:val="26"/>
            <w:lang w:val="es-VE"/>
          </w:rPr>
          <w:delText xml:space="preserve">có </w:delText>
        </w:r>
      </w:del>
      <w:r w:rsidRPr="00283743">
        <w:rPr>
          <w:rFonts w:ascii="Times New Roman" w:hAnsi="Times New Roman" w:cs="Times New Roman"/>
          <w:sz w:val="26"/>
          <w:szCs w:val="26"/>
          <w:lang w:val="es-VE"/>
        </w:rPr>
        <w:t>sẵn</w:t>
      </w:r>
      <w:ins w:id="12" w:author="Windows User" w:date="2019-02-20T13:21:00Z">
        <w:r w:rsidR="005A3016">
          <w:rPr>
            <w:rFonts w:ascii="Times New Roman" w:hAnsi="Times New Roman" w:cs="Times New Roman"/>
            <w:sz w:val="26"/>
            <w:szCs w:val="26"/>
            <w:lang w:val="es-VE"/>
          </w:rPr>
          <w:t xml:space="preserve"> có</w:t>
        </w:r>
      </w:ins>
      <w:r w:rsidRPr="00283743">
        <w:rPr>
          <w:rFonts w:ascii="Times New Roman" w:hAnsi="Times New Roman" w:cs="Times New Roman"/>
          <w:sz w:val="26"/>
          <w:szCs w:val="26"/>
          <w:lang w:val="es-VE"/>
        </w:rPr>
        <w:t xml:space="preserve"> với tỷ lệ lớn hơn.</w:t>
      </w:r>
      <w:del w:id="13" w:author="Windows User" w:date="2019-02-20T13:21:00Z">
        <w:r w:rsidRPr="00283743" w:rsidDel="005A3016">
          <w:rPr>
            <w:rFonts w:ascii="Times New Roman" w:hAnsi="Times New Roman" w:cs="Times New Roman"/>
            <w:sz w:val="26"/>
            <w:szCs w:val="26"/>
            <w:lang w:val="es-VE"/>
          </w:rPr>
          <w:delText xml:space="preserve"> </w:delText>
        </w:r>
      </w:del>
    </w:p>
    <w:p w14:paraId="697947F6" w14:textId="77777777" w:rsidR="007B58AF" w:rsidRPr="00283743" w:rsidRDefault="007B58AF" w:rsidP="006202D8">
      <w:pPr>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Bản đồ địa lý chuyên đề chỉ thể hiện một vài yếu tố của bản đồ địa lý chung hoặc một vài hiện tượng, quá trình địa lý mà không thể hiện trên bản đồ địa lý chung. Bản đồ địa lý chuyên đề về một yếu tố nào đó </w:t>
      </w:r>
      <w:del w:id="14" w:author="Windows User" w:date="2019-02-20T13:21:00Z">
        <w:r w:rsidRPr="00283743" w:rsidDel="005A3016">
          <w:rPr>
            <w:rFonts w:ascii="Times New Roman" w:hAnsi="Times New Roman" w:cs="Times New Roman"/>
            <w:sz w:val="26"/>
            <w:szCs w:val="26"/>
            <w:lang w:val="es-VE"/>
          </w:rPr>
          <w:delText xml:space="preserve">thì </w:delText>
        </w:r>
      </w:del>
      <w:ins w:id="15" w:author="Windows User" w:date="2019-02-20T13:21:00Z">
        <w:r w:rsidR="005A3016">
          <w:rPr>
            <w:rFonts w:ascii="Times New Roman" w:hAnsi="Times New Roman" w:cs="Times New Roman"/>
            <w:sz w:val="26"/>
            <w:szCs w:val="26"/>
            <w:lang w:val="es-VE"/>
          </w:rPr>
          <w:t>sẽ</w:t>
        </w:r>
        <w:r w:rsidR="005A3016" w:rsidRPr="00283743">
          <w:rPr>
            <w:rFonts w:ascii="Times New Roman" w:hAnsi="Times New Roman" w:cs="Times New Roman"/>
            <w:sz w:val="26"/>
            <w:szCs w:val="26"/>
            <w:lang w:val="es-VE"/>
          </w:rPr>
          <w:t xml:space="preserve"> </w:t>
        </w:r>
      </w:ins>
      <w:r w:rsidRPr="00283743">
        <w:rPr>
          <w:rFonts w:ascii="Times New Roman" w:hAnsi="Times New Roman" w:cs="Times New Roman"/>
          <w:sz w:val="26"/>
          <w:szCs w:val="26"/>
          <w:lang w:val="es-VE"/>
        </w:rPr>
        <w:t>đề cập đầy đủ các khía cạnh của yếu tố đó</w:t>
      </w:r>
      <w:ins w:id="16" w:author="Windows User" w:date="2019-02-20T13:22:00Z">
        <w:r w:rsidR="00B84BE3">
          <w:rPr>
            <w:rFonts w:ascii="Times New Roman" w:hAnsi="Times New Roman" w:cs="Times New Roman"/>
            <w:sz w:val="26"/>
            <w:szCs w:val="26"/>
            <w:lang w:val="es-VE"/>
          </w:rPr>
          <w:t>. Ví dụ</w:t>
        </w:r>
      </w:ins>
      <w:r w:rsidRPr="00283743">
        <w:rPr>
          <w:rFonts w:ascii="Times New Roman" w:hAnsi="Times New Roman" w:cs="Times New Roman"/>
          <w:sz w:val="26"/>
          <w:szCs w:val="26"/>
          <w:lang w:val="es-VE"/>
        </w:rPr>
        <w:t xml:space="preserve"> </w:t>
      </w:r>
      <w:ins w:id="17" w:author="Windows User" w:date="2019-02-20T13:22:00Z">
        <w:r w:rsidR="00B84BE3">
          <w:rPr>
            <w:rFonts w:ascii="Times New Roman" w:hAnsi="Times New Roman" w:cs="Times New Roman"/>
            <w:sz w:val="26"/>
            <w:szCs w:val="26"/>
            <w:lang w:val="es-VE"/>
          </w:rPr>
          <w:t xml:space="preserve">khi trình bày về </w:t>
        </w:r>
      </w:ins>
      <w:del w:id="18" w:author="Windows User" w:date="2019-02-20T13:22:00Z">
        <w:r w:rsidRPr="00283743" w:rsidDel="00B84BE3">
          <w:rPr>
            <w:rFonts w:ascii="Times New Roman" w:hAnsi="Times New Roman" w:cs="Times New Roman"/>
            <w:sz w:val="26"/>
            <w:szCs w:val="26"/>
            <w:lang w:val="es-VE"/>
          </w:rPr>
          <w:delText xml:space="preserve">như nếu là </w:delText>
        </w:r>
      </w:del>
      <w:r w:rsidRPr="00283743">
        <w:rPr>
          <w:rFonts w:ascii="Times New Roman" w:hAnsi="Times New Roman" w:cs="Times New Roman"/>
          <w:sz w:val="26"/>
          <w:szCs w:val="26"/>
          <w:lang w:val="es-VE"/>
        </w:rPr>
        <w:t xml:space="preserve">vấn đề dân cư </w:t>
      </w:r>
      <w:del w:id="19" w:author="Windows User" w:date="2019-02-20T13:22:00Z">
        <w:r w:rsidRPr="00283743" w:rsidDel="00B84BE3">
          <w:rPr>
            <w:rFonts w:ascii="Times New Roman" w:hAnsi="Times New Roman" w:cs="Times New Roman"/>
            <w:sz w:val="26"/>
            <w:szCs w:val="26"/>
            <w:lang w:val="es-VE"/>
          </w:rPr>
          <w:delText xml:space="preserve">thì </w:delText>
        </w:r>
      </w:del>
      <w:ins w:id="20" w:author="Windows User" w:date="2019-02-20T13:22:00Z">
        <w:r w:rsidR="00B84BE3">
          <w:rPr>
            <w:rFonts w:ascii="Times New Roman" w:hAnsi="Times New Roman" w:cs="Times New Roman"/>
            <w:sz w:val="26"/>
            <w:szCs w:val="26"/>
            <w:lang w:val="es-VE"/>
          </w:rPr>
          <w:t>cần</w:t>
        </w:r>
        <w:r w:rsidR="00B84BE3" w:rsidRPr="00283743">
          <w:rPr>
            <w:rFonts w:ascii="Times New Roman" w:hAnsi="Times New Roman" w:cs="Times New Roman"/>
            <w:sz w:val="26"/>
            <w:szCs w:val="26"/>
            <w:lang w:val="es-VE"/>
          </w:rPr>
          <w:t xml:space="preserve"> </w:t>
        </w:r>
      </w:ins>
      <w:del w:id="21" w:author="Windows User" w:date="2019-02-20T13:22:00Z">
        <w:r w:rsidRPr="00283743" w:rsidDel="00B84BE3">
          <w:rPr>
            <w:rFonts w:ascii="Times New Roman" w:hAnsi="Times New Roman" w:cs="Times New Roman"/>
            <w:sz w:val="26"/>
            <w:szCs w:val="26"/>
            <w:lang w:val="es-VE"/>
          </w:rPr>
          <w:delText xml:space="preserve">phải </w:delText>
        </w:r>
      </w:del>
      <w:r w:rsidRPr="00283743">
        <w:rPr>
          <w:rFonts w:ascii="Times New Roman" w:hAnsi="Times New Roman" w:cs="Times New Roman"/>
          <w:sz w:val="26"/>
          <w:szCs w:val="26"/>
          <w:lang w:val="es-VE"/>
        </w:rPr>
        <w:t xml:space="preserve">phản ánh dân số, mật độ, thành phần xã hội, nghề nghiệp, dân tộc, độ tuổi… hay </w:t>
      </w:r>
      <w:ins w:id="22" w:author="Windows User" w:date="2019-02-20T13:22:00Z">
        <w:r w:rsidR="00B84BE3">
          <w:rPr>
            <w:rFonts w:ascii="Times New Roman" w:hAnsi="Times New Roman" w:cs="Times New Roman"/>
            <w:sz w:val="26"/>
            <w:szCs w:val="26"/>
            <w:lang w:val="es-VE"/>
          </w:rPr>
          <w:t xml:space="preserve">khi </w:t>
        </w:r>
      </w:ins>
      <w:r w:rsidRPr="00283743">
        <w:rPr>
          <w:rFonts w:ascii="Times New Roman" w:hAnsi="Times New Roman" w:cs="Times New Roman"/>
          <w:sz w:val="26"/>
          <w:szCs w:val="26"/>
          <w:lang w:val="es-VE"/>
        </w:rPr>
        <w:t xml:space="preserve">yếu tố khí hậu </w:t>
      </w:r>
      <w:del w:id="23" w:author="Windows User" w:date="2019-02-20T13:23:00Z">
        <w:r w:rsidRPr="00283743" w:rsidDel="00B84BE3">
          <w:rPr>
            <w:rFonts w:ascii="Times New Roman" w:hAnsi="Times New Roman" w:cs="Times New Roman"/>
            <w:sz w:val="26"/>
            <w:szCs w:val="26"/>
            <w:lang w:val="es-VE"/>
          </w:rPr>
          <w:delText xml:space="preserve">là yếu tố </w:delText>
        </w:r>
      </w:del>
      <w:r w:rsidRPr="00283743">
        <w:rPr>
          <w:rFonts w:ascii="Times New Roman" w:hAnsi="Times New Roman" w:cs="Times New Roman"/>
          <w:sz w:val="26"/>
          <w:szCs w:val="26"/>
          <w:lang w:val="es-VE"/>
        </w:rPr>
        <w:t xml:space="preserve">không có trên bản đồ địa lý chung nhưng trên bản đồ khí hậu chuyên đề thì </w:t>
      </w:r>
      <w:del w:id="24" w:author="Windows User" w:date="2019-02-20T13:23:00Z">
        <w:r w:rsidRPr="00283743" w:rsidDel="00B84BE3">
          <w:rPr>
            <w:rFonts w:ascii="Times New Roman" w:hAnsi="Times New Roman" w:cs="Times New Roman"/>
            <w:sz w:val="26"/>
            <w:szCs w:val="26"/>
            <w:lang w:val="es-VE"/>
          </w:rPr>
          <w:delText xml:space="preserve">thì </w:delText>
        </w:r>
      </w:del>
      <w:r w:rsidRPr="00283743">
        <w:rPr>
          <w:rFonts w:ascii="Times New Roman" w:hAnsi="Times New Roman" w:cs="Times New Roman"/>
          <w:sz w:val="26"/>
          <w:szCs w:val="26"/>
          <w:lang w:val="es-VE"/>
        </w:rPr>
        <w:t xml:space="preserve">lại được đề cập đầy đủ và hệ thống. </w:t>
      </w:r>
    </w:p>
    <w:p w14:paraId="6CCAA8AE" w14:textId="77777777" w:rsidR="007B58AF" w:rsidRPr="00283743" w:rsidRDefault="007B58AF" w:rsidP="007B58AF">
      <w:pPr>
        <w:ind w:firstLine="720"/>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Bản đồ số là một tập </w:t>
      </w:r>
      <w:del w:id="25" w:author="Windows User" w:date="2019-02-20T13:23:00Z">
        <w:r w:rsidRPr="00283743" w:rsidDel="00B84BE3">
          <w:rPr>
            <w:rFonts w:ascii="Times New Roman" w:hAnsi="Times New Roman" w:cs="Times New Roman"/>
            <w:sz w:val="26"/>
            <w:szCs w:val="26"/>
            <w:lang w:val="es-VE"/>
          </w:rPr>
          <w:delText xml:space="preserve">hợp </w:delText>
        </w:r>
      </w:del>
      <w:r w:rsidRPr="00283743">
        <w:rPr>
          <w:rFonts w:ascii="Times New Roman" w:hAnsi="Times New Roman" w:cs="Times New Roman"/>
          <w:sz w:val="26"/>
          <w:szCs w:val="26"/>
          <w:lang w:val="es-VE"/>
        </w:rPr>
        <w:t xml:space="preserve">có tổ chức các dữ liệu bản đồ trên thiết bị có khả năng đọc </w:t>
      </w:r>
      <w:ins w:id="26" w:author="Windows User" w:date="2019-02-20T13:23:00Z">
        <w:r w:rsidR="00B84BE3">
          <w:rPr>
            <w:rFonts w:ascii="Times New Roman" w:hAnsi="Times New Roman" w:cs="Times New Roman"/>
            <w:sz w:val="26"/>
            <w:szCs w:val="26"/>
            <w:lang w:val="es-VE"/>
          </w:rPr>
          <w:t xml:space="preserve">được </w:t>
        </w:r>
      </w:ins>
      <w:r w:rsidRPr="00283743">
        <w:rPr>
          <w:rFonts w:ascii="Times New Roman" w:hAnsi="Times New Roman" w:cs="Times New Roman"/>
          <w:sz w:val="26"/>
          <w:szCs w:val="26"/>
          <w:lang w:val="es-VE"/>
        </w:rPr>
        <w:t>bằng máy tính và được thể hiện dưới dạng hình ảnh bản đồ.</w:t>
      </w:r>
    </w:p>
    <w:p w14:paraId="35B61605" w14:textId="77777777" w:rsidR="007B58AF" w:rsidRPr="007C5BA4" w:rsidRDefault="007B58AF" w:rsidP="005F5568">
      <w:pPr>
        <w:pStyle w:val="Heading2"/>
        <w:numPr>
          <w:ilvl w:val="1"/>
          <w:numId w:val="38"/>
        </w:numPr>
        <w:tabs>
          <w:tab w:val="left" w:pos="567"/>
        </w:tabs>
        <w:spacing w:before="360" w:line="240" w:lineRule="auto"/>
        <w:rPr>
          <w:rFonts w:ascii="Times New Roman" w:hAnsi="Times New Roman" w:cs="Times New Roman"/>
          <w:b/>
          <w:color w:val="auto"/>
          <w:lang w:val="es-VE"/>
          <w:rPrChange w:id="27" w:author="Windows User" w:date="2019-02-20T13:17:00Z">
            <w:rPr>
              <w:rFonts w:ascii="Times New Roman" w:hAnsi="Times New Roman" w:cs="Times New Roman"/>
              <w:b/>
              <w:color w:val="auto"/>
            </w:rPr>
          </w:rPrChange>
        </w:rPr>
      </w:pPr>
      <w:bookmarkStart w:id="28" w:name="_Toc533409974"/>
      <w:r w:rsidRPr="007C5BA4">
        <w:rPr>
          <w:rFonts w:ascii="Times New Roman" w:hAnsi="Times New Roman" w:cs="Times New Roman"/>
          <w:b/>
          <w:color w:val="auto"/>
          <w:lang w:val="es-VE"/>
          <w:rPrChange w:id="29" w:author="Windows User" w:date="2019-02-20T13:17:00Z">
            <w:rPr>
              <w:rFonts w:ascii="Times New Roman" w:hAnsi="Times New Roman" w:cs="Times New Roman"/>
              <w:b/>
              <w:color w:val="auto"/>
            </w:rPr>
          </w:rPrChange>
        </w:rPr>
        <w:t>CÁC ĐẶC TÍNH ĐỊA LÝ CỦA BẢN ĐỒ</w:t>
      </w:r>
      <w:bookmarkEnd w:id="28"/>
    </w:p>
    <w:p w14:paraId="25778C91" w14:textId="77777777" w:rsidR="007B58AF" w:rsidRPr="007C5BA4" w:rsidRDefault="007B58AF" w:rsidP="007E6A1E">
      <w:pPr>
        <w:pStyle w:val="Heading3"/>
        <w:numPr>
          <w:ilvl w:val="2"/>
          <w:numId w:val="38"/>
        </w:numPr>
        <w:tabs>
          <w:tab w:val="left" w:pos="567"/>
        </w:tabs>
        <w:spacing w:before="120" w:after="120" w:line="240" w:lineRule="auto"/>
        <w:rPr>
          <w:rFonts w:ascii="Times New Roman" w:hAnsi="Times New Roman" w:cs="Times New Roman"/>
          <w:b/>
          <w:color w:val="auto"/>
          <w:sz w:val="26"/>
          <w:szCs w:val="26"/>
          <w:lang w:val="es-VE"/>
          <w:rPrChange w:id="30" w:author="Windows User" w:date="2019-02-20T13:17:00Z">
            <w:rPr>
              <w:rFonts w:ascii="Times New Roman" w:hAnsi="Times New Roman" w:cs="Times New Roman"/>
              <w:b/>
              <w:color w:val="auto"/>
              <w:sz w:val="26"/>
              <w:szCs w:val="26"/>
            </w:rPr>
          </w:rPrChange>
        </w:rPr>
        <w:pPrChange w:id="31" w:author="Windows User" w:date="2019-02-20T13:24:00Z">
          <w:pPr>
            <w:pStyle w:val="Heading3"/>
            <w:numPr>
              <w:ilvl w:val="2"/>
              <w:numId w:val="39"/>
            </w:numPr>
            <w:tabs>
              <w:tab w:val="left" w:pos="567"/>
            </w:tabs>
            <w:spacing w:before="120" w:after="120" w:line="240" w:lineRule="auto"/>
            <w:ind w:left="720" w:hanging="720"/>
          </w:pPr>
        </w:pPrChange>
      </w:pPr>
      <w:bookmarkStart w:id="32" w:name="_Toc533409975"/>
      <w:r w:rsidRPr="00283743">
        <w:rPr>
          <w:rFonts w:ascii="Times New Roman" w:hAnsi="Times New Roman" w:cs="Times New Roman"/>
          <w:b/>
          <w:color w:val="auto"/>
          <w:sz w:val="26"/>
          <w:szCs w:val="26"/>
          <w:lang w:val="es-VE"/>
        </w:rPr>
        <w:t>Bản đồ nền</w:t>
      </w:r>
      <w:r w:rsidRPr="007C5BA4">
        <w:rPr>
          <w:rFonts w:ascii="Times New Roman" w:hAnsi="Times New Roman" w:cs="Times New Roman"/>
          <w:b/>
          <w:color w:val="auto"/>
          <w:sz w:val="26"/>
          <w:szCs w:val="26"/>
          <w:lang w:val="es-VE"/>
          <w:rPrChange w:id="33" w:author="Windows User" w:date="2019-02-20T13:17:00Z">
            <w:rPr>
              <w:rFonts w:ascii="Times New Roman" w:hAnsi="Times New Roman" w:cs="Times New Roman"/>
              <w:b/>
              <w:color w:val="auto"/>
              <w:sz w:val="26"/>
              <w:szCs w:val="26"/>
            </w:rPr>
          </w:rPrChange>
        </w:rPr>
        <w:t xml:space="preserve"> - Cơ sở địa lý của Bản đồ địa lý chuyên đề</w:t>
      </w:r>
      <w:bookmarkEnd w:id="32"/>
    </w:p>
    <w:p w14:paraId="76586CD7"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Nói đến bản đồ địa lý chuyên đề là nói đến nội dung chuyên đề và cơ sở địa lý mà nội dung chuyên đề được thể hiện trên nó. Cơ sở địa lý là nền của bản đồ chuyên đề nên còn được gọi là bản đồ nền. Nếu chỉ có </w:t>
      </w:r>
      <w:ins w:id="34" w:author="Windows User" w:date="2019-02-20T13:24:00Z">
        <w:r w:rsidR="007E6A1E">
          <w:rPr>
            <w:rFonts w:ascii="Times New Roman" w:hAnsi="Times New Roman" w:cs="Times New Roman"/>
            <w:sz w:val="26"/>
            <w:szCs w:val="26"/>
            <w:lang w:val="es-VE"/>
          </w:rPr>
          <w:t xml:space="preserve">duy nhất </w:t>
        </w:r>
      </w:ins>
      <w:r w:rsidRPr="00283743">
        <w:rPr>
          <w:rFonts w:ascii="Times New Roman" w:hAnsi="Times New Roman" w:cs="Times New Roman"/>
          <w:sz w:val="26"/>
          <w:szCs w:val="26"/>
          <w:lang w:val="es-VE"/>
        </w:rPr>
        <w:t xml:space="preserve">nội dung chuyên đề </w:t>
      </w:r>
      <w:del w:id="35" w:author="Windows User" w:date="2019-02-20T13:24:00Z">
        <w:r w:rsidRPr="00283743" w:rsidDel="007E6A1E">
          <w:rPr>
            <w:rFonts w:ascii="Times New Roman" w:hAnsi="Times New Roman" w:cs="Times New Roman"/>
            <w:sz w:val="26"/>
            <w:szCs w:val="26"/>
            <w:lang w:val="es-VE"/>
          </w:rPr>
          <w:delText xml:space="preserve">thôi </w:delText>
        </w:r>
      </w:del>
      <w:r w:rsidRPr="00283743">
        <w:rPr>
          <w:rFonts w:ascii="Times New Roman" w:hAnsi="Times New Roman" w:cs="Times New Roman"/>
          <w:sz w:val="26"/>
          <w:szCs w:val="26"/>
          <w:lang w:val="es-VE"/>
        </w:rPr>
        <w:t xml:space="preserve">thì tự nó không tạo ra bản đồ chuyên đề, </w:t>
      </w:r>
      <w:ins w:id="36" w:author="Windows User" w:date="2019-02-20T13:24:00Z">
        <w:r w:rsidR="007E6A1E">
          <w:rPr>
            <w:rFonts w:ascii="Times New Roman" w:hAnsi="Times New Roman" w:cs="Times New Roman"/>
            <w:sz w:val="26"/>
            <w:szCs w:val="26"/>
            <w:lang w:val="es-VE"/>
          </w:rPr>
          <w:t xml:space="preserve">lý do </w:t>
        </w:r>
      </w:ins>
      <w:r w:rsidRPr="00283743">
        <w:rPr>
          <w:rFonts w:ascii="Times New Roman" w:hAnsi="Times New Roman" w:cs="Times New Roman"/>
          <w:sz w:val="26"/>
          <w:szCs w:val="26"/>
          <w:lang w:val="es-VE"/>
        </w:rPr>
        <w:t xml:space="preserve">vì bản đồ chuyên đề thể hiện nội dung chọn lọc trong mối quan hệ tương hỗ với các yếu tố khác của cảnh quan môi trường địa lý. Chính vì vậy việc </w:t>
      </w:r>
      <w:del w:id="37" w:author="Windows User" w:date="2019-02-20T13:25:00Z">
        <w:r w:rsidRPr="00283743" w:rsidDel="007E6A1E">
          <w:rPr>
            <w:rFonts w:ascii="Times New Roman" w:hAnsi="Times New Roman" w:cs="Times New Roman"/>
            <w:sz w:val="26"/>
            <w:szCs w:val="26"/>
            <w:lang w:val="es-VE"/>
          </w:rPr>
          <w:delText xml:space="preserve">biên tập </w:delText>
        </w:r>
      </w:del>
      <w:r w:rsidRPr="00283743">
        <w:rPr>
          <w:rFonts w:ascii="Times New Roman" w:hAnsi="Times New Roman" w:cs="Times New Roman"/>
          <w:sz w:val="26"/>
          <w:szCs w:val="26"/>
          <w:lang w:val="es-VE"/>
        </w:rPr>
        <w:t>thành lập bản đồ nền là một trong những giai đoạn quan trọng của quá trình thành lập bản đồ chuyên đề.</w:t>
      </w:r>
    </w:p>
    <w:p w14:paraId="39546FF6" w14:textId="77777777" w:rsidR="007B58AF" w:rsidRPr="00283743" w:rsidRDefault="007B58AF" w:rsidP="007E6A1E">
      <w:pPr>
        <w:pStyle w:val="Heading3"/>
        <w:numPr>
          <w:ilvl w:val="2"/>
          <w:numId w:val="38"/>
        </w:numPr>
        <w:spacing w:before="0" w:line="240" w:lineRule="auto"/>
        <w:ind w:left="0" w:firstLine="0"/>
        <w:rPr>
          <w:rFonts w:ascii="Times New Roman" w:hAnsi="Times New Roman" w:cs="Times New Roman"/>
          <w:b/>
          <w:color w:val="auto"/>
          <w:sz w:val="26"/>
          <w:szCs w:val="26"/>
          <w:lang w:val="es-VE"/>
        </w:rPr>
        <w:pPrChange w:id="38" w:author="Windows User" w:date="2019-02-20T13:24:00Z">
          <w:pPr>
            <w:pStyle w:val="Heading3"/>
            <w:numPr>
              <w:ilvl w:val="2"/>
              <w:numId w:val="39"/>
            </w:numPr>
            <w:spacing w:before="0" w:line="240" w:lineRule="auto"/>
          </w:pPr>
        </w:pPrChange>
      </w:pPr>
      <w:bookmarkStart w:id="39" w:name="_Toc533409976"/>
      <w:r w:rsidRPr="00283743">
        <w:rPr>
          <w:rFonts w:ascii="Times New Roman" w:hAnsi="Times New Roman" w:cs="Times New Roman"/>
          <w:b/>
          <w:color w:val="auto"/>
          <w:sz w:val="26"/>
          <w:szCs w:val="26"/>
          <w:lang w:val="es-VE"/>
        </w:rPr>
        <w:lastRenderedPageBreak/>
        <w:t>Ký hiệu bản đồ</w:t>
      </w:r>
      <w:bookmarkEnd w:id="39"/>
    </w:p>
    <w:p w14:paraId="775813F2"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Ký hiệu bản đồ là ngôn ngữ của bản đồ, là tập hợp các </w:t>
      </w:r>
      <w:ins w:id="40" w:author="Windows User" w:date="2019-02-20T13:25:00Z">
        <w:r w:rsidR="007E6A1E">
          <w:rPr>
            <w:rFonts w:ascii="Times New Roman" w:hAnsi="Times New Roman" w:cs="Times New Roman"/>
            <w:sz w:val="26"/>
            <w:szCs w:val="26"/>
            <w:lang w:val="es-VE"/>
          </w:rPr>
          <w:t xml:space="preserve">hình dạng (shape), </w:t>
        </w:r>
      </w:ins>
      <w:r w:rsidRPr="00283743">
        <w:rPr>
          <w:rFonts w:ascii="Times New Roman" w:hAnsi="Times New Roman" w:cs="Times New Roman"/>
          <w:sz w:val="26"/>
          <w:szCs w:val="26"/>
          <w:lang w:val="es-VE"/>
        </w:rPr>
        <w:t>đường nét</w:t>
      </w:r>
      <w:ins w:id="41" w:author="Windows User" w:date="2019-02-20T13:25:00Z">
        <w:r w:rsidR="007E6A1E">
          <w:rPr>
            <w:rFonts w:ascii="Times New Roman" w:hAnsi="Times New Roman" w:cs="Times New Roman"/>
            <w:sz w:val="26"/>
            <w:szCs w:val="26"/>
            <w:lang w:val="es-VE"/>
          </w:rPr>
          <w:t xml:space="preserve"> (line)</w:t>
        </w:r>
      </w:ins>
      <w:r w:rsidRPr="00283743">
        <w:rPr>
          <w:rFonts w:ascii="Times New Roman" w:hAnsi="Times New Roman" w:cs="Times New Roman"/>
          <w:sz w:val="26"/>
          <w:szCs w:val="26"/>
          <w:lang w:val="es-VE"/>
        </w:rPr>
        <w:t>, ký hiệu</w:t>
      </w:r>
      <w:ins w:id="42" w:author="Windows User" w:date="2019-02-20T13:25:00Z">
        <w:r w:rsidR="007E6A1E">
          <w:rPr>
            <w:rFonts w:ascii="Times New Roman" w:hAnsi="Times New Roman" w:cs="Times New Roman"/>
            <w:sz w:val="26"/>
            <w:szCs w:val="26"/>
            <w:lang w:val="es-VE"/>
          </w:rPr>
          <w:t xml:space="preserve"> (symbol)</w:t>
        </w:r>
      </w:ins>
      <w:r w:rsidRPr="00283743">
        <w:rPr>
          <w:rFonts w:ascii="Times New Roman" w:hAnsi="Times New Roman" w:cs="Times New Roman"/>
          <w:sz w:val="26"/>
          <w:szCs w:val="26"/>
          <w:lang w:val="es-VE"/>
        </w:rPr>
        <w:t>, đồ thị</w:t>
      </w:r>
      <w:ins w:id="43" w:author="Windows User" w:date="2019-02-20T13:25:00Z">
        <w:r w:rsidR="007E6A1E">
          <w:rPr>
            <w:rFonts w:ascii="Times New Roman" w:hAnsi="Times New Roman" w:cs="Times New Roman"/>
            <w:sz w:val="26"/>
            <w:szCs w:val="26"/>
            <w:lang w:val="es-VE"/>
          </w:rPr>
          <w:t xml:space="preserve"> (chart)</w:t>
        </w:r>
      </w:ins>
      <w:r w:rsidRPr="00283743">
        <w:rPr>
          <w:rFonts w:ascii="Times New Roman" w:hAnsi="Times New Roman" w:cs="Times New Roman"/>
          <w:sz w:val="26"/>
          <w:szCs w:val="26"/>
          <w:lang w:val="es-VE"/>
        </w:rPr>
        <w:t>, màu sắc</w:t>
      </w:r>
      <w:ins w:id="44" w:author="Windows User" w:date="2019-02-20T13:25:00Z">
        <w:r w:rsidR="007E6A1E">
          <w:rPr>
            <w:rFonts w:ascii="Times New Roman" w:hAnsi="Times New Roman" w:cs="Times New Roman"/>
            <w:sz w:val="26"/>
            <w:szCs w:val="26"/>
            <w:lang w:val="es-VE"/>
          </w:rPr>
          <w:t xml:space="preserve"> (color)</w:t>
        </w:r>
      </w:ins>
      <w:r w:rsidRPr="00283743">
        <w:rPr>
          <w:rFonts w:ascii="Times New Roman" w:hAnsi="Times New Roman" w:cs="Times New Roman"/>
          <w:sz w:val="26"/>
          <w:szCs w:val="26"/>
          <w:lang w:val="es-VE"/>
        </w:rPr>
        <w:t xml:space="preserve"> và các ghi chú </w:t>
      </w:r>
      <w:ins w:id="45" w:author="Windows User" w:date="2019-02-20T13:25:00Z">
        <w:r w:rsidR="007E6A1E">
          <w:rPr>
            <w:rFonts w:ascii="Times New Roman" w:hAnsi="Times New Roman" w:cs="Times New Roman"/>
            <w:sz w:val="26"/>
            <w:szCs w:val="26"/>
            <w:lang w:val="es-VE"/>
          </w:rPr>
          <w:t xml:space="preserve">(legend) </w:t>
        </w:r>
      </w:ins>
      <w:r w:rsidRPr="00283743">
        <w:rPr>
          <w:rFonts w:ascii="Times New Roman" w:hAnsi="Times New Roman" w:cs="Times New Roman"/>
          <w:sz w:val="26"/>
          <w:szCs w:val="26"/>
          <w:lang w:val="es-VE"/>
        </w:rPr>
        <w:t>để phản ảnh các đối tượng, hiện tượng và truyền</w:t>
      </w:r>
      <w:del w:id="46" w:author="Windows User" w:date="2019-02-20T13:26:00Z">
        <w:r w:rsidRPr="00283743" w:rsidDel="00CD586B">
          <w:rPr>
            <w:rFonts w:ascii="Times New Roman" w:hAnsi="Times New Roman" w:cs="Times New Roman"/>
            <w:sz w:val="26"/>
            <w:szCs w:val="26"/>
            <w:lang w:val="es-VE"/>
          </w:rPr>
          <w:delText xml:space="preserve"> </w:delText>
        </w:r>
      </w:del>
      <w:ins w:id="47" w:author="Windows User" w:date="2019-02-20T13:26:00Z">
        <w:r w:rsidR="00CD586B">
          <w:rPr>
            <w:rFonts w:ascii="Times New Roman" w:hAnsi="Times New Roman" w:cs="Times New Roman"/>
            <w:sz w:val="26"/>
            <w:szCs w:val="26"/>
            <w:lang w:val="es-VE"/>
          </w:rPr>
          <w:t xml:space="preserve"> </w:t>
        </w:r>
      </w:ins>
      <w:r w:rsidRPr="00283743">
        <w:rPr>
          <w:rFonts w:ascii="Times New Roman" w:hAnsi="Times New Roman" w:cs="Times New Roman"/>
          <w:sz w:val="26"/>
          <w:szCs w:val="26"/>
          <w:lang w:val="es-VE"/>
        </w:rPr>
        <w:t>thông tin của chúng trong không gian. Ký hiệu bản đồ là ngôn ngữ khoa học nên phải có chức năng sau:</w:t>
      </w:r>
    </w:p>
    <w:p w14:paraId="0902141E" w14:textId="77777777" w:rsidR="007B58AF" w:rsidRPr="00283743" w:rsidRDefault="007B58AF" w:rsidP="005F5568">
      <w:pPr>
        <w:pStyle w:val="ListParagraph"/>
        <w:numPr>
          <w:ilvl w:val="0"/>
          <w:numId w:val="32"/>
        </w:numPr>
        <w:spacing w:before="120" w:after="120" w:line="240" w:lineRule="auto"/>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Ký hiệu phải gợi sự liên tưởng đến đối tượng.</w:t>
      </w:r>
    </w:p>
    <w:p w14:paraId="2FCA7746" w14:textId="77777777" w:rsidR="007B58AF" w:rsidRPr="00283743" w:rsidRDefault="007B58AF" w:rsidP="00CD586B">
      <w:pPr>
        <w:pStyle w:val="ListParagraph"/>
        <w:numPr>
          <w:ilvl w:val="0"/>
          <w:numId w:val="32"/>
        </w:numPr>
        <w:spacing w:before="120" w:after="120" w:line="240" w:lineRule="auto"/>
        <w:ind w:left="851" w:hanging="131"/>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Ký hiệu phải chứa đựng một nội dung nào đó về số lượng, chất lượng, cấu trúc và động lực phát triển của đối tượng.</w:t>
      </w:r>
    </w:p>
    <w:p w14:paraId="054E9100" w14:textId="77777777" w:rsidR="007B58AF" w:rsidRPr="00283743" w:rsidRDefault="007B58AF" w:rsidP="00CD586B">
      <w:pPr>
        <w:pStyle w:val="ListParagraph"/>
        <w:numPr>
          <w:ilvl w:val="0"/>
          <w:numId w:val="32"/>
        </w:numPr>
        <w:spacing w:before="120" w:after="120" w:line="240" w:lineRule="auto"/>
        <w:ind w:left="851" w:hanging="131"/>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Ký hiệu phải phản ánh </w:t>
      </w:r>
      <w:ins w:id="48" w:author="Windows User" w:date="2019-02-20T13:27:00Z">
        <w:r w:rsidR="00CD586B">
          <w:rPr>
            <w:rFonts w:ascii="Times New Roman" w:hAnsi="Times New Roman" w:cs="Times New Roman"/>
            <w:sz w:val="26"/>
            <w:szCs w:val="26"/>
            <w:lang w:val="es-VE"/>
          </w:rPr>
          <w:t xml:space="preserve">được </w:t>
        </w:r>
      </w:ins>
      <w:r w:rsidRPr="00283743">
        <w:rPr>
          <w:rFonts w:ascii="Times New Roman" w:hAnsi="Times New Roman" w:cs="Times New Roman"/>
          <w:sz w:val="26"/>
          <w:szCs w:val="26"/>
          <w:lang w:val="es-VE"/>
        </w:rPr>
        <w:t xml:space="preserve">vị trí </w:t>
      </w:r>
      <w:del w:id="49" w:author="Windows User" w:date="2019-02-20T13:27:00Z">
        <w:r w:rsidRPr="00283743" w:rsidDel="00CD586B">
          <w:rPr>
            <w:rFonts w:ascii="Times New Roman" w:hAnsi="Times New Roman" w:cs="Times New Roman"/>
            <w:sz w:val="26"/>
            <w:szCs w:val="26"/>
            <w:lang w:val="es-VE"/>
          </w:rPr>
          <w:delText xml:space="preserve">của đối tượng </w:delText>
        </w:r>
      </w:del>
      <w:r w:rsidRPr="00283743">
        <w:rPr>
          <w:rFonts w:ascii="Times New Roman" w:hAnsi="Times New Roman" w:cs="Times New Roman"/>
          <w:sz w:val="26"/>
          <w:szCs w:val="26"/>
          <w:lang w:val="es-VE"/>
        </w:rPr>
        <w:t xml:space="preserve">và sự phân bố đối tượng trên bản đồ. </w:t>
      </w:r>
      <w:commentRangeStart w:id="50"/>
      <w:r w:rsidRPr="00CD586B">
        <w:rPr>
          <w:rFonts w:ascii="Times New Roman" w:hAnsi="Times New Roman" w:cs="Times New Roman"/>
          <w:sz w:val="26"/>
          <w:szCs w:val="26"/>
          <w:highlight w:val="yellow"/>
          <w:lang w:val="es-VE"/>
          <w:rPrChange w:id="51" w:author="Windows User" w:date="2019-02-20T13:27:00Z">
            <w:rPr>
              <w:rFonts w:ascii="Times New Roman" w:hAnsi="Times New Roman" w:cs="Times New Roman"/>
              <w:sz w:val="26"/>
              <w:szCs w:val="26"/>
              <w:lang w:val="es-VE"/>
            </w:rPr>
          </w:rPrChange>
        </w:rPr>
        <w:t>Ngoài</w:t>
      </w:r>
      <w:commentRangeEnd w:id="50"/>
      <w:r w:rsidR="00CD586B">
        <w:rPr>
          <w:rStyle w:val="CommentReference"/>
        </w:rPr>
        <w:commentReference w:id="50"/>
      </w:r>
      <w:r w:rsidRPr="00CD586B">
        <w:rPr>
          <w:rFonts w:ascii="Times New Roman" w:hAnsi="Times New Roman" w:cs="Times New Roman"/>
          <w:sz w:val="26"/>
          <w:szCs w:val="26"/>
          <w:highlight w:val="yellow"/>
          <w:lang w:val="es-VE"/>
          <w:rPrChange w:id="52" w:author="Windows User" w:date="2019-02-20T13:27:00Z">
            <w:rPr>
              <w:rFonts w:ascii="Times New Roman" w:hAnsi="Times New Roman" w:cs="Times New Roman"/>
              <w:sz w:val="26"/>
              <w:szCs w:val="26"/>
              <w:lang w:val="es-VE"/>
            </w:rPr>
          </w:rPrChange>
        </w:rPr>
        <w:t xml:space="preserve"> vị trí của đối tượng, còn có vị trí tương quan</w:t>
      </w:r>
      <w:r w:rsidRPr="00283743">
        <w:rPr>
          <w:rFonts w:ascii="Times New Roman" w:hAnsi="Times New Roman" w:cs="Times New Roman"/>
          <w:sz w:val="26"/>
          <w:szCs w:val="26"/>
          <w:lang w:val="es-VE"/>
        </w:rPr>
        <w:t xml:space="preserve"> </w:t>
      </w:r>
      <w:del w:id="53" w:author="Windows User" w:date="2019-02-20T13:28:00Z">
        <w:r w:rsidRPr="00283743" w:rsidDel="00CD586B">
          <w:rPr>
            <w:rFonts w:ascii="Times New Roman" w:hAnsi="Times New Roman" w:cs="Times New Roman"/>
            <w:sz w:val="26"/>
            <w:szCs w:val="26"/>
            <w:lang w:val="es-VE"/>
          </w:rPr>
          <w:delText xml:space="preserve">vữa </w:delText>
        </w:r>
      </w:del>
      <w:ins w:id="54" w:author="Windows User" w:date="2019-02-20T13:28:00Z">
        <w:r w:rsidR="00CD586B">
          <w:rPr>
            <w:rFonts w:ascii="Times New Roman" w:hAnsi="Times New Roman" w:cs="Times New Roman"/>
            <w:sz w:val="26"/>
            <w:szCs w:val="26"/>
            <w:lang w:val="es-VE"/>
          </w:rPr>
          <w:t>vừa</w:t>
        </w:r>
        <w:r w:rsidR="00CD586B" w:rsidRPr="00283743">
          <w:rPr>
            <w:rFonts w:ascii="Times New Roman" w:hAnsi="Times New Roman" w:cs="Times New Roman"/>
            <w:sz w:val="26"/>
            <w:szCs w:val="26"/>
            <w:lang w:val="es-VE"/>
          </w:rPr>
          <w:t xml:space="preserve"> </w:t>
        </w:r>
      </w:ins>
      <w:r w:rsidRPr="00283743">
        <w:rPr>
          <w:rFonts w:ascii="Times New Roman" w:hAnsi="Times New Roman" w:cs="Times New Roman"/>
          <w:sz w:val="26"/>
          <w:szCs w:val="26"/>
          <w:lang w:val="es-VE"/>
        </w:rPr>
        <w:t xml:space="preserve">phản ảnh </w:t>
      </w:r>
      <w:r w:rsidRPr="003B6EB0">
        <w:rPr>
          <w:rFonts w:ascii="Times New Roman" w:hAnsi="Times New Roman" w:cs="Times New Roman"/>
          <w:color w:val="FF0000"/>
          <w:sz w:val="26"/>
          <w:szCs w:val="26"/>
          <w:lang w:val="es-VE"/>
          <w:rPrChange w:id="55" w:author="Windows User" w:date="2019-02-20T13:30:00Z">
            <w:rPr>
              <w:rFonts w:ascii="Times New Roman" w:hAnsi="Times New Roman" w:cs="Times New Roman"/>
              <w:sz w:val="26"/>
              <w:szCs w:val="26"/>
              <w:lang w:val="es-VE"/>
            </w:rPr>
          </w:rPrChange>
        </w:rPr>
        <w:t xml:space="preserve">quy luật phân bố hiện tượng vừa cho thấy đặc điểm phân bố của hiện tượng như phân bố liên tục, không liên tục, phân bố theo tuyến, theo diện tích hay phân bố rời rạc. </w:t>
      </w:r>
    </w:p>
    <w:p w14:paraId="321D54F0" w14:textId="77777777" w:rsidR="007B58AF" w:rsidRPr="00283743" w:rsidRDefault="007B58AF" w:rsidP="00283743">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Để chọn ký hiệu phù hợp, cần </w:t>
      </w:r>
      <w:del w:id="56" w:author="Windows User" w:date="2019-02-20T13:30:00Z">
        <w:r w:rsidRPr="00283743" w:rsidDel="00647DA2">
          <w:rPr>
            <w:rFonts w:ascii="Times New Roman" w:hAnsi="Times New Roman" w:cs="Times New Roman"/>
            <w:sz w:val="26"/>
            <w:szCs w:val="26"/>
            <w:lang w:val="es-VE"/>
          </w:rPr>
          <w:delText xml:space="preserve">phải </w:delText>
        </w:r>
      </w:del>
      <w:r w:rsidRPr="00283743">
        <w:rPr>
          <w:rFonts w:ascii="Times New Roman" w:hAnsi="Times New Roman" w:cs="Times New Roman"/>
          <w:sz w:val="26"/>
          <w:szCs w:val="26"/>
          <w:lang w:val="es-VE"/>
        </w:rPr>
        <w:t xml:space="preserve">biết đặc tính của đối tượng và hiện tượng. </w:t>
      </w:r>
      <w:commentRangeStart w:id="57"/>
      <w:r w:rsidRPr="003B6EB0">
        <w:rPr>
          <w:rFonts w:ascii="Times New Roman" w:hAnsi="Times New Roman" w:cs="Times New Roman"/>
          <w:color w:val="FF0000"/>
          <w:sz w:val="26"/>
          <w:szCs w:val="26"/>
          <w:lang w:val="es-VE"/>
          <w:rPrChange w:id="58" w:author="Windows User" w:date="2019-02-20T13:30:00Z">
            <w:rPr>
              <w:rFonts w:ascii="Times New Roman" w:hAnsi="Times New Roman" w:cs="Times New Roman"/>
              <w:sz w:val="26"/>
              <w:szCs w:val="26"/>
              <w:lang w:val="es-VE"/>
            </w:rPr>
          </w:rPrChange>
        </w:rPr>
        <w:t>Các hiện tượng trong thực tế có thể phân bố theo các cách khác nhau như phân bố liên tục, không liên tục, phân bố lẻ tẻ.</w:t>
      </w:r>
      <w:commentRangeEnd w:id="57"/>
      <w:r w:rsidR="003B6EB0">
        <w:rPr>
          <w:rStyle w:val="CommentReference"/>
        </w:rPr>
        <w:commentReference w:id="57"/>
      </w:r>
      <w:r w:rsidRPr="00283743">
        <w:rPr>
          <w:rFonts w:ascii="Times New Roman" w:hAnsi="Times New Roman" w:cs="Times New Roman"/>
          <w:sz w:val="26"/>
          <w:szCs w:val="26"/>
          <w:lang w:val="es-VE"/>
        </w:rPr>
        <w:t xml:space="preserve"> Hiện tượng phân bố liên tục là hiện tượng có ở mọi nơi trong không gian địa lý. Có những hiện tượng phân bố liên tục nhưng phân bố theo tuyến như sông ngòi, đường giao thông, đường ranh giới… Hiện tượng phân bố không liên tục là hiện tượng xuất hiện rời rạc. </w:t>
      </w:r>
    </w:p>
    <w:p w14:paraId="2A504DE9" w14:textId="77777777" w:rsidR="007B58AF" w:rsidRPr="00283743" w:rsidRDefault="007B58AF" w:rsidP="007B58AF">
      <w:pPr>
        <w:spacing w:before="120" w:after="120" w:line="240" w:lineRule="auto"/>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t xml:space="preserve">Phương tiện thường dùng để tạo ra ký hiệu bản đồ là các dạng đồ họa, màu sắc, </w:t>
      </w:r>
      <w:del w:id="59" w:author="Windows User" w:date="2019-02-20T13:31:00Z">
        <w:r w:rsidRPr="00283743" w:rsidDel="003B6EB0">
          <w:rPr>
            <w:rFonts w:ascii="Times New Roman" w:hAnsi="Times New Roman" w:cs="Times New Roman"/>
            <w:sz w:val="26"/>
            <w:szCs w:val="26"/>
            <w:lang w:val="es-VE"/>
          </w:rPr>
          <w:delText xml:space="preserve">chữ </w:delText>
        </w:r>
      </w:del>
      <w:ins w:id="60" w:author="Windows User" w:date="2019-02-20T13:31:00Z">
        <w:r w:rsidR="003B6EB0">
          <w:rPr>
            <w:rFonts w:ascii="Times New Roman" w:hAnsi="Times New Roman" w:cs="Times New Roman"/>
            <w:sz w:val="26"/>
            <w:szCs w:val="26"/>
            <w:lang w:val="es-VE"/>
          </w:rPr>
          <w:t xml:space="preserve">ký tự </w:t>
        </w:r>
      </w:ins>
      <w:r w:rsidRPr="00283743">
        <w:rPr>
          <w:rFonts w:ascii="Times New Roman" w:hAnsi="Times New Roman" w:cs="Times New Roman"/>
          <w:sz w:val="26"/>
          <w:szCs w:val="26"/>
          <w:lang w:val="es-VE"/>
        </w:rPr>
        <w:t>và số. Ký hiệu được vẽ theo quy ước nên được gọi là ký hiệu quy ước. Chúng được phân thành ba loại chính: ký hiệu theo tỷ lệ, ký hiệu ngoài tỷ lệ, ký hiệu nửa tỷ lệ.</w:t>
      </w:r>
    </w:p>
    <w:p w14:paraId="65C9AB80"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Ký hiệu theo tỷ lệ (ký hiệu diện tích) dùng để biểu thị sự phân bố đối tượng trên diện tích lãnh thổ như rừng, đầm lầy, ao hồ, diện tích trồng trọt,… Chúng được thể hiện theo tỷ lệ bản đồ và giới hạn bằng ranh giới vùng phân bố, bên trong vùng phân bố có thể vẽ thêm các ký hiệu ngoài tỷ lệ.</w:t>
      </w:r>
    </w:p>
    <w:p w14:paraId="04C52EC3"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Ký hiệu ngoài tỷ lệ (ký hiệu điểm) được vẽ theo kích thước quy định cho từng tỷ lệ hay nhóm tỷ lệ. Được sử dụng để biểu thị các đối tượng mà diện tích quá nhỏ, không thể thể hiện lên bản đồ theo tỷ lệ được như các điểm tam giác trắc địa trạm thủy điện, trạm khí tượng,…</w:t>
      </w:r>
    </w:p>
    <w:p w14:paraId="1B9F997A"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Ký hiệu nửa tỷ lệ (ký hiệu dạng tuyến) được dùng để biểu thị các đối tượng có dạng hình tuyến như đường sá, sông ngòi, ranh giới,… Ký hiệu này chỉ thể hiện chiều dài hình tuyến theo tỷ lệ bản đồ còn chiều rộng đối tượng không thể hiện theo tỷ lệ bản đồ, nhất là những bản đồ tỷ lệ nhỏ. Nếu muốn thể hiện sông ngòi, đường sá theo tỷ lệ thì bản đồ phải có tỷ lệ cực lớn: 1/500; 1/200; 1/100. Khi đó cả chiều dài và chiều rộng được thể hiện hoàn toàn theo tỷ lệ bản đồ.</w:t>
      </w:r>
    </w:p>
    <w:p w14:paraId="54CF9E5B"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Nhờ khả năng phân hóa các ký hiệu, theo hình dạng, </w:t>
      </w:r>
      <w:del w:id="61" w:author="Windows User" w:date="2019-02-20T13:33:00Z">
        <w:r w:rsidRPr="00283743" w:rsidDel="001B6769">
          <w:rPr>
            <w:rFonts w:ascii="Times New Roman" w:hAnsi="Times New Roman" w:cs="Times New Roman"/>
            <w:sz w:val="26"/>
            <w:szCs w:val="26"/>
            <w:lang w:val="es-VE"/>
          </w:rPr>
          <w:delText xml:space="preserve">theo </w:delText>
        </w:r>
      </w:del>
      <w:r w:rsidRPr="00283743">
        <w:rPr>
          <w:rFonts w:ascii="Times New Roman" w:hAnsi="Times New Roman" w:cs="Times New Roman"/>
          <w:sz w:val="26"/>
          <w:szCs w:val="26"/>
          <w:lang w:val="es-VE"/>
        </w:rPr>
        <w:t xml:space="preserve">kích thước, </w:t>
      </w:r>
      <w:del w:id="62" w:author="Windows User" w:date="2019-02-20T13:33:00Z">
        <w:r w:rsidRPr="00283743" w:rsidDel="001B6769">
          <w:rPr>
            <w:rFonts w:ascii="Times New Roman" w:hAnsi="Times New Roman" w:cs="Times New Roman"/>
            <w:sz w:val="26"/>
            <w:szCs w:val="26"/>
            <w:lang w:val="es-VE"/>
          </w:rPr>
          <w:delText xml:space="preserve">theo </w:delText>
        </w:r>
      </w:del>
      <w:r w:rsidRPr="00283743">
        <w:rPr>
          <w:rFonts w:ascii="Times New Roman" w:hAnsi="Times New Roman" w:cs="Times New Roman"/>
          <w:sz w:val="26"/>
          <w:szCs w:val="26"/>
          <w:lang w:val="es-VE"/>
        </w:rPr>
        <w:t xml:space="preserve">phương hướng, </w:t>
      </w:r>
      <w:del w:id="63" w:author="Windows User" w:date="2019-02-20T13:33:00Z">
        <w:r w:rsidRPr="00283743" w:rsidDel="001B6769">
          <w:rPr>
            <w:rFonts w:ascii="Times New Roman" w:hAnsi="Times New Roman" w:cs="Times New Roman"/>
            <w:sz w:val="26"/>
            <w:szCs w:val="26"/>
            <w:lang w:val="es-VE"/>
          </w:rPr>
          <w:delText xml:space="preserve">theo </w:delText>
        </w:r>
      </w:del>
      <w:r w:rsidRPr="00283743">
        <w:rPr>
          <w:rFonts w:ascii="Times New Roman" w:hAnsi="Times New Roman" w:cs="Times New Roman"/>
          <w:sz w:val="26"/>
          <w:szCs w:val="26"/>
          <w:lang w:val="es-VE"/>
        </w:rPr>
        <w:t xml:space="preserve">màu sắc và cường độ màu sắc, theo cấu trúc bên trong của ký hiệu và </w:t>
      </w:r>
      <w:commentRangeStart w:id="64"/>
      <w:r w:rsidRPr="001B6769">
        <w:rPr>
          <w:rFonts w:ascii="Times New Roman" w:hAnsi="Times New Roman" w:cs="Times New Roman"/>
          <w:sz w:val="26"/>
          <w:szCs w:val="26"/>
          <w:highlight w:val="yellow"/>
          <w:lang w:val="es-VE"/>
          <w:rPrChange w:id="65" w:author="Windows User" w:date="2019-02-20T13:34:00Z">
            <w:rPr>
              <w:rFonts w:ascii="Times New Roman" w:hAnsi="Times New Roman" w:cs="Times New Roman"/>
              <w:sz w:val="26"/>
              <w:szCs w:val="26"/>
              <w:lang w:val="es-VE"/>
            </w:rPr>
          </w:rPrChange>
        </w:rPr>
        <w:t>khả năng phối hợp</w:t>
      </w:r>
      <w:ins w:id="66" w:author="Windows User" w:date="2019-02-20T13:33:00Z">
        <w:r w:rsidR="001B6769" w:rsidRPr="001B6769">
          <w:rPr>
            <w:rFonts w:ascii="Times New Roman" w:hAnsi="Times New Roman" w:cs="Times New Roman"/>
            <w:sz w:val="26"/>
            <w:szCs w:val="26"/>
            <w:highlight w:val="yellow"/>
            <w:lang w:val="es-VE"/>
            <w:rPrChange w:id="67" w:author="Windows User" w:date="2019-02-20T13:34:00Z">
              <w:rPr>
                <w:rFonts w:ascii="Times New Roman" w:hAnsi="Times New Roman" w:cs="Times New Roman"/>
                <w:sz w:val="26"/>
                <w:szCs w:val="26"/>
                <w:lang w:val="es-VE"/>
              </w:rPr>
            </w:rPrChange>
          </w:rPr>
          <w:t xml:space="preserve"> </w:t>
        </w:r>
      </w:ins>
      <w:r w:rsidRPr="001B6769">
        <w:rPr>
          <w:rFonts w:ascii="Times New Roman" w:hAnsi="Times New Roman" w:cs="Times New Roman"/>
          <w:sz w:val="26"/>
          <w:szCs w:val="26"/>
          <w:highlight w:val="yellow"/>
          <w:lang w:val="es-VE"/>
          <w:rPrChange w:id="68" w:author="Windows User" w:date="2019-02-20T13:34:00Z">
            <w:rPr>
              <w:rFonts w:ascii="Times New Roman" w:hAnsi="Times New Roman" w:cs="Times New Roman"/>
              <w:sz w:val="26"/>
              <w:szCs w:val="26"/>
              <w:lang w:val="es-VE"/>
            </w:rPr>
          </w:rPrChange>
        </w:rPr>
        <w:t xml:space="preserve"> </w:t>
      </w:r>
      <w:commentRangeEnd w:id="64"/>
      <w:r w:rsidR="001B6769" w:rsidRPr="001B6769">
        <w:rPr>
          <w:rStyle w:val="CommentReference"/>
          <w:highlight w:val="yellow"/>
          <w:rPrChange w:id="69" w:author="Windows User" w:date="2019-02-20T13:34:00Z">
            <w:rPr>
              <w:rStyle w:val="CommentReference"/>
            </w:rPr>
          </w:rPrChange>
        </w:rPr>
        <w:commentReference w:id="64"/>
      </w:r>
      <w:r w:rsidRPr="00283743">
        <w:rPr>
          <w:rFonts w:ascii="Times New Roman" w:hAnsi="Times New Roman" w:cs="Times New Roman"/>
          <w:sz w:val="26"/>
          <w:szCs w:val="26"/>
          <w:lang w:val="es-VE"/>
        </w:rPr>
        <w:t xml:space="preserve">mà hệ thống ký hiệu có những khả năng đa dạng hơn. </w:t>
      </w:r>
    </w:p>
    <w:p w14:paraId="3BFAFC60" w14:textId="77777777" w:rsidR="007B58AF" w:rsidRPr="00283743" w:rsidRDefault="007B58AF" w:rsidP="007E6A1E">
      <w:pPr>
        <w:pStyle w:val="Heading3"/>
        <w:numPr>
          <w:ilvl w:val="2"/>
          <w:numId w:val="38"/>
        </w:numPr>
        <w:tabs>
          <w:tab w:val="left" w:pos="567"/>
        </w:tabs>
        <w:spacing w:before="0" w:line="240" w:lineRule="auto"/>
        <w:rPr>
          <w:rFonts w:ascii="Times New Roman" w:hAnsi="Times New Roman" w:cs="Times New Roman"/>
          <w:b/>
          <w:color w:val="auto"/>
          <w:sz w:val="26"/>
          <w:szCs w:val="26"/>
          <w:lang w:val="es-VE"/>
        </w:rPr>
        <w:pPrChange w:id="70" w:author="Windows User" w:date="2019-02-20T13:24:00Z">
          <w:pPr>
            <w:pStyle w:val="Heading3"/>
            <w:numPr>
              <w:ilvl w:val="2"/>
              <w:numId w:val="39"/>
            </w:numPr>
            <w:tabs>
              <w:tab w:val="left" w:pos="567"/>
            </w:tabs>
            <w:spacing w:before="0" w:line="240" w:lineRule="auto"/>
            <w:ind w:left="720" w:hanging="720"/>
          </w:pPr>
        </w:pPrChange>
      </w:pPr>
      <w:bookmarkStart w:id="71" w:name="_Toc533409977"/>
      <w:r w:rsidRPr="00283743">
        <w:rPr>
          <w:rFonts w:ascii="Times New Roman" w:hAnsi="Times New Roman" w:cs="Times New Roman"/>
          <w:b/>
          <w:color w:val="auto"/>
          <w:sz w:val="26"/>
          <w:szCs w:val="26"/>
          <w:lang w:val="es-VE"/>
        </w:rPr>
        <w:t>Phương pháp thể hiện nội dung bản đồ</w:t>
      </w:r>
      <w:bookmarkEnd w:id="71"/>
    </w:p>
    <w:p w14:paraId="26B0B742"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Phương pháp thể hiện nội dung bản đồ có thể được phân loại theo định tính, định lượng hoặc phân loại theo khả năng định vị như định vị theo điểm, định vị theo diện tích, định vị toàn năng. Nội dung bản đồ có thể được thể hiện bằng phương pháp ký hiệu, phương pháp biểu đồ định vị, phương pháp đường chuyển động, đường đồng mức, </w:t>
      </w:r>
      <w:r w:rsidRPr="00283743">
        <w:rPr>
          <w:rFonts w:ascii="Times New Roman" w:hAnsi="Times New Roman" w:cs="Times New Roman"/>
          <w:sz w:val="26"/>
          <w:szCs w:val="26"/>
          <w:lang w:val="es-VE"/>
        </w:rPr>
        <w:lastRenderedPageBreak/>
        <w:t xml:space="preserve">phương pháp chấm điểm, phương pháp nền chất lượng, phương pháp bản đồ biểu đồ, phương pháp đồ giải. </w:t>
      </w:r>
    </w:p>
    <w:p w14:paraId="64732449" w14:textId="77777777" w:rsidR="007B58AF" w:rsidRPr="00283743" w:rsidRDefault="007B58AF" w:rsidP="00AE426F">
      <w:pPr>
        <w:ind w:firstLine="720"/>
        <w:jc w:val="both"/>
        <w:rPr>
          <w:rFonts w:ascii="Times New Roman" w:hAnsi="Times New Roman" w:cs="Times New Roman"/>
          <w:sz w:val="26"/>
          <w:szCs w:val="26"/>
          <w:lang w:val="es-VE"/>
        </w:rPr>
        <w:pPrChange w:id="72" w:author="Windows User" w:date="2019-02-20T13:35:00Z">
          <w:pPr>
            <w:ind w:firstLine="720"/>
          </w:pPr>
        </w:pPrChange>
      </w:pPr>
      <w:r w:rsidRPr="00283743">
        <w:rPr>
          <w:rFonts w:ascii="Times New Roman" w:hAnsi="Times New Roman" w:cs="Times New Roman"/>
          <w:sz w:val="26"/>
          <w:szCs w:val="26"/>
          <w:lang w:val="es-VE"/>
        </w:rPr>
        <w:t xml:space="preserve">Phương pháp ký hiệu là phương pháp thể hiện các đối tượng định vị tại những vị trí xác định trên bản đồ như trường học, khách sạn, khu dân cư,… gồm ký hiệu chữ, ký hiệu hình học, ký hiệu tượng trưng, ký hiệu hình vẽ. Mỗi ký hiệu gồm ba thành phần: hình dạng, kích thước và màu sắc. Hình dạng và màu sắc </w:t>
      </w:r>
      <w:del w:id="73" w:author="Windows User" w:date="2019-02-20T13:35:00Z">
        <w:r w:rsidRPr="00283743" w:rsidDel="00AE426F">
          <w:rPr>
            <w:rFonts w:ascii="Times New Roman" w:hAnsi="Times New Roman" w:cs="Times New Roman"/>
            <w:sz w:val="26"/>
            <w:szCs w:val="26"/>
            <w:lang w:val="es-VE"/>
          </w:rPr>
          <w:delText xml:space="preserve">dùng để </w:delText>
        </w:r>
      </w:del>
      <w:r w:rsidRPr="00283743">
        <w:rPr>
          <w:rFonts w:ascii="Times New Roman" w:hAnsi="Times New Roman" w:cs="Times New Roman"/>
          <w:sz w:val="26"/>
          <w:szCs w:val="26"/>
          <w:lang w:val="es-VE"/>
        </w:rPr>
        <w:t>nêu lên đặc tính chất lượng, kích thước phản ánh định lượng của hiện tượng. Nếu tại một vị trí có nhiều đối tượng</w:t>
      </w:r>
      <w:ins w:id="74" w:author="Windows User" w:date="2019-02-20T13:36:00Z">
        <w:r w:rsidR="00AE426F">
          <w:rPr>
            <w:rFonts w:ascii="Times New Roman" w:hAnsi="Times New Roman" w:cs="Times New Roman"/>
            <w:sz w:val="26"/>
            <w:szCs w:val="26"/>
            <w:lang w:val="es-VE"/>
          </w:rPr>
          <w:t xml:space="preserve">, </w:t>
        </w:r>
      </w:ins>
      <w:del w:id="75" w:author="Windows User" w:date="2019-02-20T13:36:00Z">
        <w:r w:rsidRPr="00283743" w:rsidDel="00AE426F">
          <w:rPr>
            <w:rFonts w:ascii="Times New Roman" w:hAnsi="Times New Roman" w:cs="Times New Roman"/>
            <w:sz w:val="26"/>
            <w:szCs w:val="26"/>
            <w:lang w:val="es-VE"/>
          </w:rPr>
          <w:delText xml:space="preserve"> thì </w:delText>
        </w:r>
      </w:del>
      <w:r w:rsidRPr="00283743">
        <w:rPr>
          <w:rFonts w:ascii="Times New Roman" w:hAnsi="Times New Roman" w:cs="Times New Roman"/>
          <w:sz w:val="26"/>
          <w:szCs w:val="26"/>
          <w:lang w:val="es-VE"/>
        </w:rPr>
        <w:t xml:space="preserve">việc sắp xếp </w:t>
      </w:r>
      <w:ins w:id="76" w:author="Windows User" w:date="2019-02-20T13:36:00Z">
        <w:r w:rsidR="00AE426F">
          <w:rPr>
            <w:rFonts w:ascii="Times New Roman" w:hAnsi="Times New Roman" w:cs="Times New Roman"/>
            <w:sz w:val="26"/>
            <w:szCs w:val="26"/>
            <w:lang w:val="es-VE"/>
          </w:rPr>
          <w:t xml:space="preserve">các </w:t>
        </w:r>
      </w:ins>
      <w:r w:rsidRPr="00283743">
        <w:rPr>
          <w:rFonts w:ascii="Times New Roman" w:hAnsi="Times New Roman" w:cs="Times New Roman"/>
          <w:sz w:val="26"/>
          <w:szCs w:val="26"/>
          <w:lang w:val="es-VE"/>
        </w:rPr>
        <w:t>ký hiệu và ghi chú sẽ</w:t>
      </w:r>
      <w:ins w:id="77" w:author="Windows User" w:date="2019-02-20T13:36:00Z">
        <w:r w:rsidR="00AE426F">
          <w:rPr>
            <w:rFonts w:ascii="Times New Roman" w:hAnsi="Times New Roman" w:cs="Times New Roman"/>
            <w:sz w:val="26"/>
            <w:szCs w:val="26"/>
            <w:lang w:val="es-VE"/>
          </w:rPr>
          <w:t xml:space="preserve"> gặp nhiều</w:t>
        </w:r>
      </w:ins>
      <w:r w:rsidRPr="00283743">
        <w:rPr>
          <w:rFonts w:ascii="Times New Roman" w:hAnsi="Times New Roman" w:cs="Times New Roman"/>
          <w:sz w:val="26"/>
          <w:szCs w:val="26"/>
          <w:lang w:val="es-VE"/>
        </w:rPr>
        <w:t xml:space="preserve"> khó khăn. Nếu </w:t>
      </w:r>
      <w:del w:id="78" w:author="Windows User" w:date="2019-02-20T13:36:00Z">
        <w:r w:rsidRPr="00283743" w:rsidDel="00AE426F">
          <w:rPr>
            <w:rFonts w:ascii="Times New Roman" w:hAnsi="Times New Roman" w:cs="Times New Roman"/>
            <w:sz w:val="26"/>
            <w:szCs w:val="26"/>
            <w:lang w:val="es-VE"/>
          </w:rPr>
          <w:delText xml:space="preserve">số </w:delText>
        </w:r>
      </w:del>
      <w:ins w:id="79" w:author="Windows User" w:date="2019-02-20T13:36:00Z">
        <w:r w:rsidR="00AE426F">
          <w:rPr>
            <w:rFonts w:ascii="Times New Roman" w:hAnsi="Times New Roman" w:cs="Times New Roman"/>
            <w:sz w:val="26"/>
            <w:szCs w:val="26"/>
            <w:lang w:val="es-VE"/>
          </w:rPr>
          <w:t xml:space="preserve">các </w:t>
        </w:r>
      </w:ins>
      <w:r w:rsidRPr="00283743">
        <w:rPr>
          <w:rFonts w:ascii="Times New Roman" w:hAnsi="Times New Roman" w:cs="Times New Roman"/>
          <w:sz w:val="26"/>
          <w:szCs w:val="26"/>
          <w:lang w:val="es-VE"/>
        </w:rPr>
        <w:t>đối tượng đó đồng nhất và có thể so sánh được với nhau</w:t>
      </w:r>
      <w:ins w:id="80" w:author="Windows User" w:date="2019-02-20T13:36:00Z">
        <w:r w:rsidR="00AE426F">
          <w:rPr>
            <w:rFonts w:ascii="Times New Roman" w:hAnsi="Times New Roman" w:cs="Times New Roman"/>
            <w:sz w:val="26"/>
            <w:szCs w:val="26"/>
            <w:lang w:val="es-VE"/>
          </w:rPr>
          <w:t xml:space="preserve">, </w:t>
        </w:r>
      </w:ins>
      <w:del w:id="81" w:author="Windows User" w:date="2019-02-20T13:36:00Z">
        <w:r w:rsidRPr="00283743" w:rsidDel="00AE426F">
          <w:rPr>
            <w:rFonts w:ascii="Times New Roman" w:hAnsi="Times New Roman" w:cs="Times New Roman"/>
            <w:sz w:val="26"/>
            <w:szCs w:val="26"/>
            <w:lang w:val="es-VE"/>
          </w:rPr>
          <w:delText xml:space="preserve"> thì </w:delText>
        </w:r>
      </w:del>
      <w:r w:rsidRPr="00283743">
        <w:rPr>
          <w:rFonts w:ascii="Times New Roman" w:hAnsi="Times New Roman" w:cs="Times New Roman"/>
          <w:sz w:val="26"/>
          <w:szCs w:val="26"/>
          <w:lang w:val="es-VE"/>
        </w:rPr>
        <w:t>có thể sử dụng một ký hiệu chung</w:t>
      </w:r>
      <w:ins w:id="82" w:author="Windows User" w:date="2019-02-20T13:36:00Z">
        <w:r w:rsidR="00AE426F">
          <w:rPr>
            <w:rFonts w:ascii="Times New Roman" w:hAnsi="Times New Roman" w:cs="Times New Roman"/>
            <w:sz w:val="26"/>
            <w:szCs w:val="26"/>
            <w:lang w:val="es-VE"/>
          </w:rPr>
          <w:t>.</w:t>
        </w:r>
      </w:ins>
      <w:del w:id="83" w:author="Windows User" w:date="2019-02-20T13:36:00Z">
        <w:r w:rsidRPr="00283743" w:rsidDel="00AE426F">
          <w:rPr>
            <w:rFonts w:ascii="Times New Roman" w:hAnsi="Times New Roman" w:cs="Times New Roman"/>
            <w:sz w:val="26"/>
            <w:szCs w:val="26"/>
            <w:lang w:val="es-VE"/>
          </w:rPr>
          <w:delText>,</w:delText>
        </w:r>
      </w:del>
      <w:r w:rsidRPr="00283743">
        <w:rPr>
          <w:rFonts w:ascii="Times New Roman" w:hAnsi="Times New Roman" w:cs="Times New Roman"/>
          <w:sz w:val="26"/>
          <w:szCs w:val="26"/>
          <w:lang w:val="es-VE"/>
        </w:rPr>
        <w:t xml:space="preserve"> </w:t>
      </w:r>
      <w:r w:rsidR="00AE426F" w:rsidRPr="00283743">
        <w:rPr>
          <w:rFonts w:ascii="Times New Roman" w:hAnsi="Times New Roman" w:cs="Times New Roman"/>
          <w:sz w:val="26"/>
          <w:szCs w:val="26"/>
          <w:lang w:val="es-VE"/>
        </w:rPr>
        <w:t xml:space="preserve">Kích </w:t>
      </w:r>
      <w:r w:rsidRPr="00283743">
        <w:rPr>
          <w:rFonts w:ascii="Times New Roman" w:hAnsi="Times New Roman" w:cs="Times New Roman"/>
          <w:sz w:val="26"/>
          <w:szCs w:val="26"/>
          <w:lang w:val="es-VE"/>
        </w:rPr>
        <w:t>thước ký hiệu sẽ là tổng giá trị của các đối tượng</w:t>
      </w:r>
      <w:ins w:id="84" w:author="Windows User" w:date="2019-02-20T13:37:00Z">
        <w:r w:rsidR="009B7E0D">
          <w:rPr>
            <w:rFonts w:ascii="Times New Roman" w:hAnsi="Times New Roman" w:cs="Times New Roman"/>
            <w:sz w:val="26"/>
            <w:szCs w:val="26"/>
            <w:lang w:val="es-VE"/>
          </w:rPr>
          <w:t>.</w:t>
        </w:r>
      </w:ins>
      <w:del w:id="85" w:author="Windows User" w:date="2019-02-20T13:37:00Z">
        <w:r w:rsidRPr="00283743" w:rsidDel="009B7E0D">
          <w:rPr>
            <w:rFonts w:ascii="Times New Roman" w:hAnsi="Times New Roman" w:cs="Times New Roman"/>
            <w:sz w:val="26"/>
            <w:szCs w:val="26"/>
            <w:lang w:val="es-VE"/>
          </w:rPr>
          <w:delText>,</w:delText>
        </w:r>
      </w:del>
      <w:r w:rsidRPr="00283743">
        <w:rPr>
          <w:rFonts w:ascii="Times New Roman" w:hAnsi="Times New Roman" w:cs="Times New Roman"/>
          <w:sz w:val="26"/>
          <w:szCs w:val="26"/>
          <w:lang w:val="es-VE"/>
        </w:rPr>
        <w:t xml:space="preserve"> </w:t>
      </w:r>
      <w:r w:rsidR="009B7E0D" w:rsidRPr="00283743">
        <w:rPr>
          <w:rFonts w:ascii="Times New Roman" w:hAnsi="Times New Roman" w:cs="Times New Roman"/>
          <w:sz w:val="26"/>
          <w:szCs w:val="26"/>
          <w:lang w:val="es-VE"/>
        </w:rPr>
        <w:t xml:space="preserve">Các </w:t>
      </w:r>
      <w:r w:rsidRPr="00283743">
        <w:rPr>
          <w:rFonts w:ascii="Times New Roman" w:hAnsi="Times New Roman" w:cs="Times New Roman"/>
          <w:sz w:val="26"/>
          <w:szCs w:val="26"/>
          <w:lang w:val="es-VE"/>
        </w:rPr>
        <w:t>phần trong ký hiệu sẽ tương ứng với từng đối tượng. Trong các loại ký hiệu</w:t>
      </w:r>
      <w:ins w:id="86" w:author="Windows User" w:date="2019-02-20T13:37:00Z">
        <w:r w:rsidR="009B7E0D">
          <w:rPr>
            <w:rFonts w:ascii="Times New Roman" w:hAnsi="Times New Roman" w:cs="Times New Roman"/>
            <w:sz w:val="26"/>
            <w:szCs w:val="26"/>
            <w:lang w:val="es-VE"/>
          </w:rPr>
          <w:t xml:space="preserve">, </w:t>
        </w:r>
      </w:ins>
      <w:del w:id="87" w:author="Windows User" w:date="2019-02-20T13:37:00Z">
        <w:r w:rsidRPr="00283743" w:rsidDel="009B7E0D">
          <w:rPr>
            <w:rFonts w:ascii="Times New Roman" w:hAnsi="Times New Roman" w:cs="Times New Roman"/>
            <w:sz w:val="26"/>
            <w:szCs w:val="26"/>
            <w:lang w:val="es-VE"/>
          </w:rPr>
          <w:delText xml:space="preserve"> trên thì </w:delText>
        </w:r>
      </w:del>
      <w:r w:rsidRPr="00283743">
        <w:rPr>
          <w:rFonts w:ascii="Times New Roman" w:hAnsi="Times New Roman" w:cs="Times New Roman"/>
          <w:sz w:val="26"/>
          <w:szCs w:val="26"/>
          <w:lang w:val="es-VE"/>
        </w:rPr>
        <w:t xml:space="preserve">ký hiệu hình học </w:t>
      </w:r>
      <w:del w:id="88" w:author="Windows User" w:date="2019-02-20T13:37:00Z">
        <w:r w:rsidRPr="00283743" w:rsidDel="009B7E0D">
          <w:rPr>
            <w:rFonts w:ascii="Times New Roman" w:hAnsi="Times New Roman" w:cs="Times New Roman"/>
            <w:sz w:val="26"/>
            <w:szCs w:val="26"/>
            <w:lang w:val="es-VE"/>
          </w:rPr>
          <w:delText xml:space="preserve">được dùng </w:delText>
        </w:r>
      </w:del>
      <w:ins w:id="89" w:author="Windows User" w:date="2019-02-20T13:37:00Z">
        <w:r w:rsidR="009B7E0D">
          <w:rPr>
            <w:rFonts w:ascii="Times New Roman" w:hAnsi="Times New Roman" w:cs="Times New Roman"/>
            <w:sz w:val="26"/>
            <w:szCs w:val="26"/>
            <w:lang w:val="es-VE"/>
          </w:rPr>
          <w:t xml:space="preserve">có thể coi là </w:t>
        </w:r>
      </w:ins>
      <w:r w:rsidRPr="00283743">
        <w:rPr>
          <w:rFonts w:ascii="Times New Roman" w:hAnsi="Times New Roman" w:cs="Times New Roman"/>
          <w:sz w:val="26"/>
          <w:szCs w:val="26"/>
          <w:lang w:val="es-VE"/>
        </w:rPr>
        <w:t>hiệu quả nhất</w:t>
      </w:r>
      <w:ins w:id="90" w:author="Windows User" w:date="2019-02-20T13:37:00Z">
        <w:r w:rsidR="009B7E0D">
          <w:rPr>
            <w:rFonts w:ascii="Times New Roman" w:hAnsi="Times New Roman" w:cs="Times New Roman"/>
            <w:sz w:val="26"/>
            <w:szCs w:val="26"/>
            <w:lang w:val="es-VE"/>
          </w:rPr>
          <w:t xml:space="preserve">, lý do </w:t>
        </w:r>
      </w:ins>
      <w:del w:id="91" w:author="Windows User" w:date="2019-02-20T13:37:00Z">
        <w:r w:rsidRPr="00283743" w:rsidDel="009B7E0D">
          <w:rPr>
            <w:rFonts w:ascii="Times New Roman" w:hAnsi="Times New Roman" w:cs="Times New Roman"/>
            <w:sz w:val="26"/>
            <w:szCs w:val="26"/>
            <w:lang w:val="es-VE"/>
          </w:rPr>
          <w:delText>. C</w:delText>
        </w:r>
      </w:del>
      <w:ins w:id="92" w:author="Windows User" w:date="2019-02-20T13:37:00Z">
        <w:r w:rsidR="009B7E0D">
          <w:rPr>
            <w:rFonts w:ascii="Times New Roman" w:hAnsi="Times New Roman" w:cs="Times New Roman"/>
            <w:sz w:val="26"/>
            <w:szCs w:val="26"/>
            <w:lang w:val="es-VE"/>
          </w:rPr>
          <w:t>c</w:t>
        </w:r>
      </w:ins>
      <w:r w:rsidRPr="00283743">
        <w:rPr>
          <w:rFonts w:ascii="Times New Roman" w:hAnsi="Times New Roman" w:cs="Times New Roman"/>
          <w:sz w:val="26"/>
          <w:szCs w:val="26"/>
          <w:lang w:val="es-VE"/>
        </w:rPr>
        <w:t xml:space="preserve">húng có </w:t>
      </w:r>
      <w:del w:id="93" w:author="Windows User" w:date="2019-02-20T13:38:00Z">
        <w:r w:rsidRPr="00283743" w:rsidDel="009B7E0D">
          <w:rPr>
            <w:rFonts w:ascii="Times New Roman" w:hAnsi="Times New Roman" w:cs="Times New Roman"/>
            <w:sz w:val="26"/>
            <w:szCs w:val="26"/>
            <w:lang w:val="es-VE"/>
          </w:rPr>
          <w:delText xml:space="preserve">dạng </w:delText>
        </w:r>
      </w:del>
      <w:r w:rsidRPr="00283743">
        <w:rPr>
          <w:rFonts w:ascii="Times New Roman" w:hAnsi="Times New Roman" w:cs="Times New Roman"/>
          <w:sz w:val="26"/>
          <w:szCs w:val="26"/>
          <w:lang w:val="es-VE"/>
        </w:rPr>
        <w:t xml:space="preserve">hình </w:t>
      </w:r>
      <w:ins w:id="94" w:author="Windows User" w:date="2019-02-20T13:38:00Z">
        <w:r w:rsidR="009B7E0D" w:rsidRPr="00283743">
          <w:rPr>
            <w:rFonts w:ascii="Times New Roman" w:hAnsi="Times New Roman" w:cs="Times New Roman"/>
            <w:sz w:val="26"/>
            <w:szCs w:val="26"/>
            <w:lang w:val="es-VE"/>
          </w:rPr>
          <w:t xml:space="preserve">dạng </w:t>
        </w:r>
      </w:ins>
      <w:del w:id="95" w:author="Windows User" w:date="2019-02-20T13:38:00Z">
        <w:r w:rsidRPr="00283743" w:rsidDel="009B7E0D">
          <w:rPr>
            <w:rFonts w:ascii="Times New Roman" w:hAnsi="Times New Roman" w:cs="Times New Roman"/>
            <w:sz w:val="26"/>
            <w:szCs w:val="26"/>
            <w:lang w:val="es-VE"/>
          </w:rPr>
          <w:delText xml:space="preserve">học </w:delText>
        </w:r>
      </w:del>
      <w:r w:rsidRPr="00283743">
        <w:rPr>
          <w:rFonts w:ascii="Times New Roman" w:hAnsi="Times New Roman" w:cs="Times New Roman"/>
          <w:sz w:val="26"/>
          <w:szCs w:val="26"/>
          <w:lang w:val="es-VE"/>
        </w:rPr>
        <w:t xml:space="preserve">đơn giản, định vị chính xác, dễ vẽ, </w:t>
      </w:r>
      <w:del w:id="96" w:author="Windows User" w:date="2019-02-20T13:38:00Z">
        <w:r w:rsidRPr="00283743" w:rsidDel="009B7E0D">
          <w:rPr>
            <w:rFonts w:ascii="Times New Roman" w:hAnsi="Times New Roman" w:cs="Times New Roman"/>
            <w:sz w:val="26"/>
            <w:szCs w:val="26"/>
            <w:lang w:val="es-VE"/>
          </w:rPr>
          <w:delText xml:space="preserve">thông qua </w:delText>
        </w:r>
      </w:del>
      <w:r w:rsidRPr="00283743">
        <w:rPr>
          <w:rFonts w:ascii="Times New Roman" w:hAnsi="Times New Roman" w:cs="Times New Roman"/>
          <w:sz w:val="26"/>
          <w:szCs w:val="26"/>
          <w:lang w:val="es-VE"/>
        </w:rPr>
        <w:t xml:space="preserve">kích thước </w:t>
      </w:r>
      <w:ins w:id="97" w:author="Windows User" w:date="2019-02-20T13:38:00Z">
        <w:r w:rsidR="009B7E0D">
          <w:rPr>
            <w:rFonts w:ascii="Times New Roman" w:hAnsi="Times New Roman" w:cs="Times New Roman"/>
            <w:sz w:val="26"/>
            <w:szCs w:val="26"/>
            <w:lang w:val="es-VE"/>
          </w:rPr>
          <w:t xml:space="preserve">của ký hiệu </w:t>
        </w:r>
      </w:ins>
      <w:r w:rsidRPr="00283743">
        <w:rPr>
          <w:rFonts w:ascii="Times New Roman" w:hAnsi="Times New Roman" w:cs="Times New Roman"/>
          <w:sz w:val="26"/>
          <w:szCs w:val="26"/>
          <w:lang w:val="es-VE"/>
        </w:rPr>
        <w:t>thể hiện đặc tính số lượng.</w:t>
      </w:r>
    </w:p>
    <w:p w14:paraId="3043DF09" w14:textId="77777777" w:rsidR="007B58AF" w:rsidRPr="00283743" w:rsidRDefault="007B58AF" w:rsidP="005F5568">
      <w:pPr>
        <w:pStyle w:val="Heading2"/>
        <w:numPr>
          <w:ilvl w:val="1"/>
          <w:numId w:val="38"/>
        </w:numPr>
        <w:tabs>
          <w:tab w:val="left" w:pos="567"/>
        </w:tabs>
        <w:spacing w:before="360" w:line="240" w:lineRule="auto"/>
        <w:rPr>
          <w:rFonts w:ascii="Times New Roman" w:hAnsi="Times New Roman" w:cs="Times New Roman"/>
          <w:b/>
          <w:color w:val="auto"/>
        </w:rPr>
      </w:pPr>
      <w:bookmarkStart w:id="98" w:name="_Toc533409978"/>
      <w:r w:rsidRPr="00283743">
        <w:rPr>
          <w:rFonts w:ascii="Times New Roman" w:hAnsi="Times New Roman" w:cs="Times New Roman"/>
          <w:b/>
          <w:color w:val="auto"/>
        </w:rPr>
        <w:t>PHÉP CHIẾU BẢN ĐỒ</w:t>
      </w:r>
      <w:bookmarkEnd w:id="98"/>
    </w:p>
    <w:p w14:paraId="36D01FEE" w14:textId="77777777" w:rsidR="007B58AF" w:rsidRPr="00283743" w:rsidRDefault="007B58AF" w:rsidP="007E6A1E">
      <w:pPr>
        <w:pStyle w:val="Heading4"/>
        <w:numPr>
          <w:ilvl w:val="2"/>
          <w:numId w:val="38"/>
        </w:numPr>
        <w:rPr>
          <w:szCs w:val="26"/>
        </w:rPr>
        <w:pPrChange w:id="99" w:author="Windows User" w:date="2019-02-20T13:24:00Z">
          <w:pPr>
            <w:pStyle w:val="Heading4"/>
            <w:numPr>
              <w:ilvl w:val="2"/>
              <w:numId w:val="39"/>
            </w:numPr>
            <w:ind w:left="720" w:hanging="720"/>
          </w:pPr>
        </w:pPrChange>
      </w:pPr>
      <w:r w:rsidRPr="00283743">
        <w:rPr>
          <w:szCs w:val="26"/>
        </w:rPr>
        <w:t>Khái quát phép chiếu bản đồ</w:t>
      </w:r>
    </w:p>
    <w:p w14:paraId="6965C81F" w14:textId="77777777" w:rsidR="007B58AF" w:rsidRPr="00283743" w:rsidRDefault="007B58AF" w:rsidP="00283743">
      <w:pPr>
        <w:spacing w:before="120" w:after="120"/>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Khi xem trái đất như một mặt cầu hoặc một mặt ellipsoid, để </w:t>
      </w:r>
      <w:del w:id="100" w:author="Windows User" w:date="2019-02-20T13:38:00Z">
        <w:r w:rsidRPr="00283743" w:rsidDel="009B7E0D">
          <w:rPr>
            <w:rFonts w:ascii="Times New Roman" w:hAnsi="Times New Roman" w:cs="Times New Roman"/>
            <w:sz w:val="26"/>
            <w:szCs w:val="26"/>
            <w:lang w:val="es-VE"/>
          </w:rPr>
          <w:delText xml:space="preserve">tạo </w:delText>
        </w:r>
      </w:del>
      <w:ins w:id="101" w:author="Windows User" w:date="2019-02-20T13:38:00Z">
        <w:r w:rsidR="009B7E0D">
          <w:rPr>
            <w:rFonts w:ascii="Times New Roman" w:hAnsi="Times New Roman" w:cs="Times New Roman"/>
            <w:sz w:val="26"/>
            <w:szCs w:val="26"/>
            <w:lang w:val="es-VE"/>
          </w:rPr>
          <w:t xml:space="preserve">xây dựng </w:t>
        </w:r>
      </w:ins>
      <w:r w:rsidRPr="00283743">
        <w:rPr>
          <w:rFonts w:ascii="Times New Roman" w:hAnsi="Times New Roman" w:cs="Times New Roman"/>
          <w:sz w:val="26"/>
          <w:szCs w:val="26"/>
          <w:lang w:val="es-VE"/>
        </w:rPr>
        <w:t xml:space="preserve">một </w:t>
      </w:r>
      <w:del w:id="102" w:author="Windows User" w:date="2019-02-20T13:38:00Z">
        <w:r w:rsidRPr="00283743" w:rsidDel="009B7E0D">
          <w:rPr>
            <w:rFonts w:ascii="Times New Roman" w:hAnsi="Times New Roman" w:cs="Times New Roman"/>
            <w:sz w:val="26"/>
            <w:szCs w:val="26"/>
            <w:lang w:val="es-VE"/>
          </w:rPr>
          <w:delText xml:space="preserve">tờ </w:delText>
        </w:r>
      </w:del>
      <w:r w:rsidRPr="00283743">
        <w:rPr>
          <w:rFonts w:ascii="Times New Roman" w:hAnsi="Times New Roman" w:cs="Times New Roman"/>
          <w:sz w:val="26"/>
          <w:szCs w:val="26"/>
          <w:lang w:val="es-VE"/>
        </w:rPr>
        <w:t xml:space="preserve">bản đồ </w:t>
      </w:r>
      <w:del w:id="103" w:author="Windows User" w:date="2019-02-20T13:38:00Z">
        <w:r w:rsidRPr="00283743" w:rsidDel="009B7E0D">
          <w:rPr>
            <w:rFonts w:ascii="Times New Roman" w:hAnsi="Times New Roman" w:cs="Times New Roman"/>
            <w:sz w:val="26"/>
            <w:szCs w:val="26"/>
            <w:lang w:val="es-VE"/>
          </w:rPr>
          <w:delText>thì phải</w:delText>
        </w:r>
      </w:del>
      <w:ins w:id="104" w:author="Windows User" w:date="2019-02-20T13:38:00Z">
        <w:r w:rsidR="009B7E0D">
          <w:rPr>
            <w:rFonts w:ascii="Times New Roman" w:hAnsi="Times New Roman" w:cs="Times New Roman"/>
            <w:sz w:val="26"/>
            <w:szCs w:val="26"/>
            <w:lang w:val="es-VE"/>
          </w:rPr>
          <w:t>cần</w:t>
        </w:r>
      </w:ins>
      <w:r w:rsidRPr="00283743">
        <w:rPr>
          <w:rFonts w:ascii="Times New Roman" w:hAnsi="Times New Roman" w:cs="Times New Roman"/>
          <w:sz w:val="26"/>
          <w:szCs w:val="26"/>
          <w:lang w:val="es-VE"/>
        </w:rPr>
        <w:t xml:space="preserve"> chuyển </w:t>
      </w:r>
      <w:ins w:id="105" w:author="Windows User" w:date="2019-02-20T13:39:00Z">
        <w:r w:rsidR="009B7E0D">
          <w:rPr>
            <w:rFonts w:ascii="Times New Roman" w:hAnsi="Times New Roman" w:cs="Times New Roman"/>
            <w:sz w:val="26"/>
            <w:szCs w:val="26"/>
            <w:lang w:val="es-VE"/>
          </w:rPr>
          <w:t xml:space="preserve">đổi </w:t>
        </w:r>
      </w:ins>
      <w:r w:rsidRPr="00283743">
        <w:rPr>
          <w:rFonts w:ascii="Times New Roman" w:hAnsi="Times New Roman" w:cs="Times New Roman"/>
          <w:sz w:val="26"/>
          <w:szCs w:val="26"/>
          <w:lang w:val="es-VE"/>
        </w:rPr>
        <w:t>bề mặt ba chiều sang mặt phẳng hai chiều. Các thuật toán chuyển đổi này thường được gọi là phép chiếu bản đồ</w:t>
      </w:r>
      <w:del w:id="106" w:author="Windows User" w:date="2019-02-20T13:39:00Z">
        <w:r w:rsidRPr="00283743" w:rsidDel="003B3CCB">
          <w:rPr>
            <w:rFonts w:ascii="Times New Roman" w:hAnsi="Times New Roman" w:cs="Times New Roman"/>
            <w:sz w:val="26"/>
            <w:szCs w:val="26"/>
            <w:lang w:val="es-VE"/>
          </w:rPr>
          <w:delText>.</w:delText>
        </w:r>
      </w:del>
      <w:r w:rsidRPr="00283743">
        <w:rPr>
          <w:rFonts w:ascii="Times New Roman" w:hAnsi="Times New Roman" w:cs="Times New Roman"/>
          <w:sz w:val="26"/>
          <w:szCs w:val="26"/>
          <w:lang w:val="es-VE"/>
        </w:rPr>
        <w:t xml:space="preserve"> </w:t>
      </w:r>
      <w:del w:id="107" w:author="Windows User" w:date="2019-02-20T13:39:00Z">
        <w:r w:rsidRPr="00283743" w:rsidDel="003B3CCB">
          <w:rPr>
            <w:rFonts w:ascii="Times New Roman" w:hAnsi="Times New Roman" w:cs="Times New Roman"/>
            <w:sz w:val="26"/>
            <w:szCs w:val="26"/>
            <w:lang w:val="es-VE"/>
          </w:rPr>
          <w:delText xml:space="preserve">Phép chiếu bản đồ </w:delText>
        </w:r>
      </w:del>
      <w:r w:rsidRPr="00283743">
        <w:rPr>
          <w:rFonts w:ascii="Times New Roman" w:hAnsi="Times New Roman" w:cs="Times New Roman"/>
          <w:sz w:val="26"/>
          <w:szCs w:val="26"/>
          <w:lang w:val="es-VE"/>
        </w:rPr>
        <w:t>sử dụng các công thức toán học liên quan giữa hệ tọa độ cầu và hệ tọa độ phẳng.</w:t>
      </w:r>
    </w:p>
    <w:p w14:paraId="00BB453A" w14:textId="77777777" w:rsidR="007B58AF" w:rsidRPr="00283743" w:rsidRDefault="007B58AF" w:rsidP="00283743">
      <w:pPr>
        <w:spacing w:before="120" w:after="120"/>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Phép chiếu bản đồ là </w:t>
      </w:r>
      <w:del w:id="108" w:author="Windows User" w:date="2019-02-20T13:39:00Z">
        <w:r w:rsidRPr="00283743" w:rsidDel="003B3CCB">
          <w:rPr>
            <w:rFonts w:ascii="Times New Roman" w:hAnsi="Times New Roman" w:cs="Times New Roman"/>
            <w:sz w:val="26"/>
            <w:szCs w:val="26"/>
            <w:lang w:val="es-VE"/>
          </w:rPr>
          <w:delText xml:space="preserve">1 </w:delText>
        </w:r>
      </w:del>
      <w:ins w:id="109" w:author="Windows User" w:date="2019-02-20T13:39:00Z">
        <w:r w:rsidR="003B3CCB">
          <w:rPr>
            <w:rFonts w:ascii="Times New Roman" w:hAnsi="Times New Roman" w:cs="Times New Roman"/>
            <w:sz w:val="26"/>
            <w:szCs w:val="26"/>
            <w:lang w:val="es-VE"/>
          </w:rPr>
          <w:t>một</w:t>
        </w:r>
        <w:r w:rsidR="003B3CCB" w:rsidRPr="00283743">
          <w:rPr>
            <w:rFonts w:ascii="Times New Roman" w:hAnsi="Times New Roman" w:cs="Times New Roman"/>
            <w:sz w:val="26"/>
            <w:szCs w:val="26"/>
            <w:lang w:val="es-VE"/>
          </w:rPr>
          <w:t xml:space="preserve"> </w:t>
        </w:r>
      </w:ins>
      <w:r w:rsidRPr="00283743">
        <w:rPr>
          <w:rFonts w:ascii="Times New Roman" w:hAnsi="Times New Roman" w:cs="Times New Roman"/>
          <w:sz w:val="26"/>
          <w:szCs w:val="26"/>
          <w:lang w:val="es-VE"/>
        </w:rPr>
        <w:t xml:space="preserve">hàm số thể hiện mối tương quan giữa </w:t>
      </w:r>
      <w:del w:id="110" w:author="Windows User" w:date="2019-02-20T13:39:00Z">
        <w:r w:rsidRPr="00283743" w:rsidDel="003B3CCB">
          <w:rPr>
            <w:rFonts w:ascii="Times New Roman" w:hAnsi="Times New Roman" w:cs="Times New Roman"/>
            <w:sz w:val="26"/>
            <w:szCs w:val="26"/>
            <w:lang w:val="es-VE"/>
          </w:rPr>
          <w:delText xml:space="preserve">1 </w:delText>
        </w:r>
      </w:del>
      <w:ins w:id="111" w:author="Windows User" w:date="2019-02-20T13:39:00Z">
        <w:r w:rsidR="003B3CCB">
          <w:rPr>
            <w:rFonts w:ascii="Times New Roman" w:hAnsi="Times New Roman" w:cs="Times New Roman"/>
            <w:sz w:val="26"/>
            <w:szCs w:val="26"/>
            <w:lang w:val="es-VE"/>
          </w:rPr>
          <w:t>một</w:t>
        </w:r>
        <w:r w:rsidR="003B3CCB" w:rsidRPr="00283743">
          <w:rPr>
            <w:rFonts w:ascii="Times New Roman" w:hAnsi="Times New Roman" w:cs="Times New Roman"/>
            <w:sz w:val="26"/>
            <w:szCs w:val="26"/>
            <w:lang w:val="es-VE"/>
          </w:rPr>
          <w:t xml:space="preserve"> </w:t>
        </w:r>
      </w:ins>
      <w:r w:rsidRPr="00283743">
        <w:rPr>
          <w:rFonts w:ascii="Times New Roman" w:hAnsi="Times New Roman" w:cs="Times New Roman"/>
          <w:sz w:val="26"/>
          <w:szCs w:val="26"/>
          <w:lang w:val="es-VE"/>
        </w:rPr>
        <w:t>đối tượng trên thực tế và hình ảnh của nó trên bản đồ</w:t>
      </w:r>
    </w:p>
    <w:p w14:paraId="2B5B6E21" w14:textId="77777777" w:rsidR="007B58AF" w:rsidRPr="00283743" w:rsidRDefault="007B58AF" w:rsidP="007B58AF">
      <w:pPr>
        <w:spacing w:before="120" w:after="120"/>
        <w:ind w:left="567"/>
        <w:jc w:val="both"/>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865088" behindDoc="0" locked="0" layoutInCell="1" allowOverlap="1" wp14:anchorId="417D3559" wp14:editId="7B746734">
                <wp:simplePos x="0" y="0"/>
                <wp:positionH relativeFrom="column">
                  <wp:posOffset>962025</wp:posOffset>
                </wp:positionH>
                <wp:positionV relativeFrom="paragraph">
                  <wp:posOffset>37465</wp:posOffset>
                </wp:positionV>
                <wp:extent cx="2377440" cy="457200"/>
                <wp:effectExtent l="0" t="0" r="0" b="4445"/>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457200"/>
                          <a:chOff x="3312" y="11808"/>
                          <a:chExt cx="3744" cy="720"/>
                        </a:xfrm>
                      </wpg:grpSpPr>
                      <wps:wsp>
                        <wps:cNvPr id="238" name="Line 1745"/>
                        <wps:cNvCnPr>
                          <a:cxnSpLocks noChangeShapeType="1"/>
                        </wps:cNvCnPr>
                        <wps:spPr bwMode="auto">
                          <a:xfrm>
                            <a:off x="4608" y="12384"/>
                            <a:ext cx="1152"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239" name="Text Box 1746"/>
                        <wps:cNvSpPr txBox="1">
                          <a:spLocks noChangeArrowheads="1"/>
                        </wps:cNvSpPr>
                        <wps:spPr bwMode="auto">
                          <a:xfrm>
                            <a:off x="4320" y="11808"/>
                            <a:ext cx="158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604A" w14:textId="77777777" w:rsidR="004D6677" w:rsidRPr="00274522" w:rsidRDefault="004D6677" w:rsidP="007B58AF">
                              <w:pPr>
                                <w:pStyle w:val="BodyText"/>
                                <w:rPr>
                                  <w:b/>
                                  <w:sz w:val="20"/>
                                </w:rPr>
                              </w:pPr>
                              <w:r w:rsidRPr="00274522">
                                <w:rPr>
                                  <w:b/>
                                  <w:sz w:val="20"/>
                                </w:rPr>
                                <w:t>Chiếu mp</w:t>
                              </w:r>
                            </w:p>
                          </w:txbxContent>
                        </wps:txbx>
                        <wps:bodyPr rot="0" vert="horz" wrap="square" lIns="91440" tIns="45720" rIns="91440" bIns="45720" anchor="t" anchorCtr="0" upright="1">
                          <a:noAutofit/>
                        </wps:bodyPr>
                      </wps:wsp>
                      <wps:wsp>
                        <wps:cNvPr id="240" name="Text Box 1747"/>
                        <wps:cNvSpPr txBox="1">
                          <a:spLocks noChangeArrowheads="1"/>
                        </wps:cNvSpPr>
                        <wps:spPr bwMode="auto">
                          <a:xfrm>
                            <a:off x="3312" y="12096"/>
                            <a:ext cx="115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EBA9A" w14:textId="77777777" w:rsidR="004D6677" w:rsidRDefault="004D6677" w:rsidP="007B58AF">
                              <w:r>
                                <w:t>A(</w:t>
                              </w:r>
                              <w:r>
                                <w:sym w:font="Symbol" w:char="F06A"/>
                              </w:r>
                              <w:r>
                                <w:t>,</w:t>
                              </w:r>
                              <w:r>
                                <w:sym w:font="Symbol" w:char="F06C"/>
                              </w:r>
                              <w:r>
                                <w:t>)</w:t>
                              </w:r>
                            </w:p>
                          </w:txbxContent>
                        </wps:txbx>
                        <wps:bodyPr rot="0" vert="horz" wrap="square" lIns="91440" tIns="45720" rIns="91440" bIns="45720" anchor="t" anchorCtr="0" upright="1">
                          <a:noAutofit/>
                        </wps:bodyPr>
                      </wps:wsp>
                      <wps:wsp>
                        <wps:cNvPr id="241" name="Text Box 1748"/>
                        <wps:cNvSpPr txBox="1">
                          <a:spLocks noChangeArrowheads="1"/>
                        </wps:cNvSpPr>
                        <wps:spPr bwMode="auto">
                          <a:xfrm>
                            <a:off x="5904" y="12096"/>
                            <a:ext cx="115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A8C23" w14:textId="77777777" w:rsidR="004D6677" w:rsidRDefault="004D6677" w:rsidP="007B58AF">
                              <w:r>
                                <w:t>A’(x,y)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D3559" id="Group 220" o:spid="_x0000_s1030" style="position:absolute;left:0;text-align:left;margin-left:75.75pt;margin-top:2.95pt;width:187.2pt;height:36pt;z-index:251865088" coordorigin="3312,11808" coordsize="374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">
                <v:line id="Line 1745" o:spid="_x0000_s1031" style="position:absolute;visibility:visible;mso-wrap-style:square" from="4608,12384" to="5760,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hVmr0AAADcAAAADwAAAGRycy9kb3ducmV2LnhtbERPy6rCMBDdC/5DGMGdpj4ol2oUUQRd&#10;ib1+wNCMbbGZlCTa+vdmIbg8nPd625tGvMj52rKC2TQBQVxYXXOp4PZ/nPyB8AFZY2OZFLzJw3Yz&#10;HKwx07bjK73yUIoYwj5DBVUIbSalLyoy6Ke2JY7c3TqDIUJXSu2wi+GmkfMkSaXBmmNDhS3tKyoe&#10;+dMouN46c+nTcxKYclkc0uVj6U5KjUf9bgUiUB9+4q/7pBXMF3FtPBOP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RYVZq9AAAA3AAAAA8AAAAAAAAAAAAAAAAAoQIA&#10;AGRycy9kb3ducmV2LnhtbFBLBQYAAAAABAAEAPkAAACLAwAAAAA=&#10;">
                  <v:stroke endarrow="classic"/>
                </v:line>
                <v:shapetype id="_x0000_t202" coordsize="21600,21600" o:spt="202" path="m,l,21600r21600,l21600,xe">
                  <v:stroke joinstyle="miter"/>
                  <v:path gradientshapeok="t" o:connecttype="rect"/>
                </v:shapetype>
                <v:shape id="Text Box 1746" o:spid="_x0000_s1032" type="#_x0000_t202" style="position:absolute;left:4320;top:11808;width:158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14:paraId="6434604A" w14:textId="77777777" w:rsidR="004D6677" w:rsidRPr="00274522" w:rsidRDefault="004D6677" w:rsidP="007B58AF">
                        <w:pPr>
                          <w:pStyle w:val="BodyText"/>
                          <w:rPr>
                            <w:b/>
                            <w:sz w:val="20"/>
                          </w:rPr>
                        </w:pPr>
                        <w:r w:rsidRPr="00274522">
                          <w:rPr>
                            <w:b/>
                            <w:sz w:val="20"/>
                          </w:rPr>
                          <w:t>Chiếu mp</w:t>
                        </w:r>
                      </w:p>
                    </w:txbxContent>
                  </v:textbox>
                </v:shape>
                <v:shape id="Text Box 1747" o:spid="_x0000_s1033" type="#_x0000_t202" style="position:absolute;left:3312;top:12096;width:115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14:paraId="7E0EBA9A" w14:textId="77777777" w:rsidR="004D6677" w:rsidRDefault="004D6677" w:rsidP="007B58AF">
                        <w:r>
                          <w:t>A(</w:t>
                        </w:r>
                        <w:r>
                          <w:sym w:font="Symbol" w:char="F06A"/>
                        </w:r>
                        <w:r>
                          <w:t>,</w:t>
                        </w:r>
                        <w:r>
                          <w:sym w:font="Symbol" w:char="F06C"/>
                        </w:r>
                        <w:r>
                          <w:t>)</w:t>
                        </w:r>
                      </w:p>
                    </w:txbxContent>
                  </v:textbox>
                </v:shape>
                <v:shape id="Text Box 1748" o:spid="_x0000_s1034" type="#_x0000_t202" style="position:absolute;left:5904;top:12096;width:115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14:paraId="6EBA8C23" w14:textId="77777777" w:rsidR="004D6677" w:rsidRDefault="004D6677" w:rsidP="007B58AF">
                        <w:r>
                          <w:t>A’(x,y)</w:t>
                        </w:r>
                      </w:p>
                    </w:txbxContent>
                  </v:textbox>
                </v:shape>
              </v:group>
            </w:pict>
          </mc:Fallback>
        </mc:AlternateContent>
      </w:r>
    </w:p>
    <w:p w14:paraId="6D9CBA55" w14:textId="77777777" w:rsidR="007B58AF" w:rsidRPr="00283743" w:rsidRDefault="007B58AF" w:rsidP="007B58AF">
      <w:pPr>
        <w:spacing w:before="120" w:after="120"/>
        <w:ind w:left="567"/>
        <w:jc w:val="both"/>
        <w:rPr>
          <w:rFonts w:ascii="Times New Roman" w:hAnsi="Times New Roman" w:cs="Times New Roman"/>
          <w:sz w:val="26"/>
          <w:szCs w:val="26"/>
          <w:lang w:val="es-VE"/>
        </w:rPr>
      </w:pPr>
    </w:p>
    <w:p w14:paraId="30A54C1F" w14:textId="77777777" w:rsidR="007B58AF" w:rsidRPr="00283743" w:rsidRDefault="007B58AF" w:rsidP="007B58AF">
      <w:pPr>
        <w:spacing w:before="120" w:after="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Phương trình chung của lưới chiếu:</w:t>
      </w:r>
    </w:p>
    <w:p w14:paraId="50661F72" w14:textId="77777777" w:rsidR="007B58AF" w:rsidRPr="00283743" w:rsidRDefault="007B58AF" w:rsidP="007B58AF">
      <w:pPr>
        <w:spacing w:before="120" w:after="120"/>
        <w:ind w:left="1746" w:firstLine="153"/>
        <w:jc w:val="both"/>
        <w:rPr>
          <w:rFonts w:ascii="Times New Roman" w:hAnsi="Times New Roman" w:cs="Times New Roman"/>
          <w:i/>
          <w:iCs/>
          <w:sz w:val="26"/>
          <w:szCs w:val="26"/>
        </w:rPr>
      </w:pPr>
      <w:r w:rsidRPr="00283743">
        <w:rPr>
          <w:rFonts w:ascii="Times New Roman" w:hAnsi="Times New Roman" w:cs="Times New Roman"/>
          <w:i/>
          <w:iCs/>
          <w:sz w:val="26"/>
          <w:szCs w:val="26"/>
        </w:rPr>
        <w:t>x = f</w:t>
      </w:r>
      <w:r w:rsidRPr="00283743">
        <w:rPr>
          <w:rFonts w:ascii="Times New Roman" w:hAnsi="Times New Roman" w:cs="Times New Roman"/>
          <w:i/>
          <w:iCs/>
          <w:sz w:val="26"/>
          <w:szCs w:val="26"/>
          <w:vertAlign w:val="subscript"/>
        </w:rPr>
        <w:t>1</w:t>
      </w:r>
      <w:r w:rsidRPr="00283743">
        <w:rPr>
          <w:rFonts w:ascii="Times New Roman" w:hAnsi="Times New Roman" w:cs="Times New Roman"/>
          <w:i/>
          <w:iCs/>
          <w:sz w:val="26"/>
          <w:szCs w:val="26"/>
        </w:rPr>
        <w:t xml:space="preserve"> (</w:t>
      </w:r>
      <w:r w:rsidRPr="00283743">
        <w:rPr>
          <w:rFonts w:ascii="Times New Roman" w:hAnsi="Times New Roman" w:cs="Times New Roman"/>
          <w:i/>
          <w:iCs/>
          <w:sz w:val="26"/>
          <w:szCs w:val="26"/>
        </w:rPr>
        <w:sym w:font="Symbol" w:char="F06A"/>
      </w:r>
      <w:r w:rsidRPr="00283743">
        <w:rPr>
          <w:rFonts w:ascii="Times New Roman" w:hAnsi="Times New Roman" w:cs="Times New Roman"/>
          <w:i/>
          <w:iCs/>
          <w:sz w:val="26"/>
          <w:szCs w:val="26"/>
        </w:rPr>
        <w:t>,</w:t>
      </w:r>
      <w:r w:rsidRPr="00283743">
        <w:rPr>
          <w:rFonts w:ascii="Times New Roman" w:hAnsi="Times New Roman" w:cs="Times New Roman"/>
          <w:i/>
          <w:iCs/>
          <w:sz w:val="26"/>
          <w:szCs w:val="26"/>
        </w:rPr>
        <w:sym w:font="Symbol" w:char="F06C"/>
      </w:r>
      <w:r w:rsidRPr="00283743">
        <w:rPr>
          <w:rFonts w:ascii="Times New Roman" w:hAnsi="Times New Roman" w:cs="Times New Roman"/>
          <w:i/>
          <w:iCs/>
          <w:sz w:val="26"/>
          <w:szCs w:val="26"/>
        </w:rPr>
        <w:t>)</w:t>
      </w:r>
    </w:p>
    <w:p w14:paraId="78D13E9D" w14:textId="77777777" w:rsidR="007B58AF" w:rsidRPr="00283743" w:rsidRDefault="007B58AF" w:rsidP="007B58AF">
      <w:pPr>
        <w:spacing w:before="120" w:after="120"/>
        <w:ind w:left="1593" w:firstLine="306"/>
        <w:jc w:val="both"/>
        <w:rPr>
          <w:rFonts w:ascii="Times New Roman" w:hAnsi="Times New Roman" w:cs="Times New Roman"/>
          <w:sz w:val="26"/>
          <w:szCs w:val="26"/>
        </w:rPr>
      </w:pPr>
      <w:r w:rsidRPr="00283743">
        <w:rPr>
          <w:rFonts w:ascii="Times New Roman" w:hAnsi="Times New Roman" w:cs="Times New Roman"/>
          <w:i/>
          <w:iCs/>
          <w:sz w:val="26"/>
          <w:szCs w:val="26"/>
        </w:rPr>
        <w:t>y = f</w:t>
      </w:r>
      <w:r w:rsidRPr="00283743">
        <w:rPr>
          <w:rFonts w:ascii="Times New Roman" w:hAnsi="Times New Roman" w:cs="Times New Roman"/>
          <w:i/>
          <w:iCs/>
          <w:sz w:val="26"/>
          <w:szCs w:val="26"/>
          <w:vertAlign w:val="subscript"/>
        </w:rPr>
        <w:t>2</w:t>
      </w:r>
      <w:r w:rsidRPr="00283743">
        <w:rPr>
          <w:rFonts w:ascii="Times New Roman" w:hAnsi="Times New Roman" w:cs="Times New Roman"/>
          <w:i/>
          <w:iCs/>
          <w:sz w:val="26"/>
          <w:szCs w:val="26"/>
        </w:rPr>
        <w:t xml:space="preserve"> (</w:t>
      </w:r>
      <w:r w:rsidRPr="00283743">
        <w:rPr>
          <w:rFonts w:ascii="Times New Roman" w:hAnsi="Times New Roman" w:cs="Times New Roman"/>
          <w:i/>
          <w:iCs/>
          <w:sz w:val="26"/>
          <w:szCs w:val="26"/>
        </w:rPr>
        <w:sym w:font="Symbol" w:char="F06A"/>
      </w:r>
      <w:r w:rsidRPr="00283743">
        <w:rPr>
          <w:rFonts w:ascii="Times New Roman" w:hAnsi="Times New Roman" w:cs="Times New Roman"/>
          <w:i/>
          <w:iCs/>
          <w:sz w:val="26"/>
          <w:szCs w:val="26"/>
        </w:rPr>
        <w:t>,</w:t>
      </w:r>
      <w:r w:rsidRPr="00283743">
        <w:rPr>
          <w:rFonts w:ascii="Times New Roman" w:hAnsi="Times New Roman" w:cs="Times New Roman"/>
          <w:i/>
          <w:iCs/>
          <w:sz w:val="26"/>
          <w:szCs w:val="26"/>
        </w:rPr>
        <w:sym w:font="Symbol" w:char="F06C"/>
      </w:r>
      <w:r w:rsidRPr="00283743">
        <w:rPr>
          <w:rFonts w:ascii="Times New Roman" w:hAnsi="Times New Roman" w:cs="Times New Roman"/>
          <w:i/>
          <w:iCs/>
          <w:sz w:val="26"/>
          <w:szCs w:val="26"/>
        </w:rPr>
        <w:t>)</w:t>
      </w:r>
    </w:p>
    <w:p w14:paraId="0E5C03F3" w14:textId="7777777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 xml:space="preserve">Trong đó: </w:t>
      </w:r>
      <w:r w:rsidRPr="00283743">
        <w:rPr>
          <w:rFonts w:ascii="Times New Roman" w:hAnsi="Times New Roman" w:cs="Times New Roman"/>
          <w:sz w:val="26"/>
          <w:szCs w:val="26"/>
        </w:rPr>
        <w:tab/>
      </w:r>
    </w:p>
    <w:p w14:paraId="7B103EF1" w14:textId="77777777" w:rsidR="007B58AF" w:rsidRPr="00283743" w:rsidRDefault="007B58AF" w:rsidP="005F5568">
      <w:pPr>
        <w:numPr>
          <w:ilvl w:val="0"/>
          <w:numId w:val="35"/>
        </w:numPr>
        <w:spacing w:before="120" w:after="120" w:line="240" w:lineRule="auto"/>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x, y: tọa độ mặt phẳng</w:t>
      </w:r>
    </w:p>
    <w:p w14:paraId="394B9033" w14:textId="77777777" w:rsidR="007B58AF" w:rsidRPr="00283743" w:rsidRDefault="007B58AF" w:rsidP="005F5568">
      <w:pPr>
        <w:numPr>
          <w:ilvl w:val="0"/>
          <w:numId w:val="35"/>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sym w:font="Symbol" w:char="F06A"/>
      </w:r>
      <w:r w:rsidRPr="00283743">
        <w:rPr>
          <w:rFonts w:ascii="Times New Roman" w:hAnsi="Times New Roman" w:cs="Times New Roman"/>
          <w:sz w:val="26"/>
          <w:szCs w:val="26"/>
        </w:rPr>
        <w:t xml:space="preserve">, </w:t>
      </w:r>
      <w:r w:rsidRPr="00283743">
        <w:rPr>
          <w:rFonts w:ascii="Times New Roman" w:hAnsi="Times New Roman" w:cs="Times New Roman"/>
          <w:sz w:val="26"/>
          <w:szCs w:val="26"/>
        </w:rPr>
        <w:sym w:font="Symbol" w:char="F06C"/>
      </w:r>
      <w:r w:rsidRPr="00283743">
        <w:rPr>
          <w:rFonts w:ascii="Times New Roman" w:hAnsi="Times New Roman" w:cs="Times New Roman"/>
          <w:sz w:val="26"/>
          <w:szCs w:val="26"/>
        </w:rPr>
        <w:t>: tọa độ địa lý</w:t>
      </w:r>
    </w:p>
    <w:p w14:paraId="22E7B6B1" w14:textId="77777777" w:rsidR="007B58AF" w:rsidRPr="00283743" w:rsidRDefault="007B58AF" w:rsidP="005F5568">
      <w:pPr>
        <w:numPr>
          <w:ilvl w:val="0"/>
          <w:numId w:val="35"/>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f</w:t>
      </w:r>
      <w:r w:rsidRPr="00283743">
        <w:rPr>
          <w:rFonts w:ascii="Times New Roman" w:hAnsi="Times New Roman" w:cs="Times New Roman"/>
          <w:sz w:val="26"/>
          <w:szCs w:val="26"/>
          <w:vertAlign w:val="subscript"/>
        </w:rPr>
        <w:t>1</w:t>
      </w:r>
      <w:r w:rsidRPr="00283743">
        <w:rPr>
          <w:rFonts w:ascii="Times New Roman" w:hAnsi="Times New Roman" w:cs="Times New Roman"/>
          <w:sz w:val="26"/>
          <w:szCs w:val="26"/>
        </w:rPr>
        <w:t>, f</w:t>
      </w:r>
      <w:r w:rsidRPr="00283743">
        <w:rPr>
          <w:rFonts w:ascii="Times New Roman" w:hAnsi="Times New Roman" w:cs="Times New Roman"/>
          <w:sz w:val="26"/>
          <w:szCs w:val="26"/>
          <w:vertAlign w:val="subscript"/>
        </w:rPr>
        <w:t>2</w:t>
      </w:r>
      <w:r w:rsidRPr="00283743">
        <w:rPr>
          <w:rFonts w:ascii="Times New Roman" w:hAnsi="Times New Roman" w:cs="Times New Roman"/>
          <w:sz w:val="26"/>
          <w:szCs w:val="26"/>
        </w:rPr>
        <w:t>: hàm</w:t>
      </w:r>
    </w:p>
    <w:p w14:paraId="2E5866B0" w14:textId="77777777" w:rsidR="007B58AF" w:rsidRPr="00283743" w:rsidRDefault="007B58AF">
      <w:pPr>
        <w:rPr>
          <w:rFonts w:ascii="Times New Roman" w:hAnsi="Times New Roman" w:cs="Times New Roman"/>
          <w:sz w:val="26"/>
          <w:szCs w:val="26"/>
        </w:rPr>
      </w:pPr>
      <w:r w:rsidRPr="00283743">
        <w:rPr>
          <w:rFonts w:ascii="Times New Roman" w:hAnsi="Times New Roman" w:cs="Times New Roman"/>
          <w:sz w:val="26"/>
          <w:szCs w:val="26"/>
        </w:rPr>
        <w:br w:type="page"/>
      </w:r>
    </w:p>
    <w:p w14:paraId="1068453B" w14:textId="0703BF0A" w:rsidR="007B58AF" w:rsidRPr="00A1415D" w:rsidDel="00FD38D8" w:rsidRDefault="007B58AF" w:rsidP="00FD38D8">
      <w:pPr>
        <w:spacing w:before="120" w:after="120" w:line="240" w:lineRule="auto"/>
        <w:ind w:left="900"/>
        <w:jc w:val="both"/>
        <w:rPr>
          <w:del w:id="112" w:author="Windows User" w:date="2019-02-20T13:39:00Z"/>
          <w:rFonts w:ascii="Times New Roman" w:hAnsi="Times New Roman" w:cs="Times New Roman"/>
          <w:sz w:val="26"/>
          <w:szCs w:val="26"/>
        </w:rPr>
        <w:pPrChange w:id="113" w:author="Windows User" w:date="2019-02-20T13:39:00Z">
          <w:pPr>
            <w:numPr>
              <w:numId w:val="35"/>
            </w:numPr>
            <w:tabs>
              <w:tab w:val="num" w:pos="900"/>
            </w:tabs>
            <w:spacing w:before="120" w:after="120" w:line="240" w:lineRule="auto"/>
            <w:ind w:left="900" w:hanging="360"/>
            <w:jc w:val="both"/>
          </w:pPr>
        </w:pPrChange>
      </w:pPr>
    </w:p>
    <w:p w14:paraId="0B34B35E" w14:textId="77777777" w:rsidR="007B58AF" w:rsidRPr="00A1415D" w:rsidRDefault="007B58AF" w:rsidP="007B58AF">
      <w:pPr>
        <w:spacing w:before="120" w:after="120"/>
        <w:ind w:left="540"/>
        <w:jc w:val="both"/>
        <w:rPr>
          <w:rFonts w:ascii="Times New Roman" w:hAnsi="Times New Roman" w:cs="Times New Roman"/>
          <w:sz w:val="26"/>
          <w:szCs w:val="26"/>
        </w:rPr>
      </w:pPr>
      <w:r w:rsidRPr="00A1415D">
        <w:rPr>
          <w:rFonts w:ascii="Times New Roman" w:hAnsi="Times New Roman" w:cs="Times New Roman"/>
          <w:noProof/>
          <w:sz w:val="26"/>
          <w:szCs w:val="26"/>
          <w:lang w:eastAsia="zh-CN"/>
        </w:rPr>
        <mc:AlternateContent>
          <mc:Choice Requires="wpg">
            <w:drawing>
              <wp:anchor distT="0" distB="0" distL="114300" distR="114300" simplePos="0" relativeHeight="251867136" behindDoc="0" locked="0" layoutInCell="1" allowOverlap="1" wp14:anchorId="3BA827DB" wp14:editId="3D0DE10A">
                <wp:simplePos x="0" y="0"/>
                <wp:positionH relativeFrom="column">
                  <wp:posOffset>359051</wp:posOffset>
                </wp:positionH>
                <wp:positionV relativeFrom="paragraph">
                  <wp:posOffset>74985</wp:posOffset>
                </wp:positionV>
                <wp:extent cx="5685166" cy="3005593"/>
                <wp:effectExtent l="0" t="0" r="10795" b="4445"/>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166" cy="3005593"/>
                          <a:chOff x="1161" y="6282"/>
                          <a:chExt cx="7521" cy="6072"/>
                        </a:xfrm>
                      </wpg:grpSpPr>
                      <wps:wsp>
                        <wps:cNvPr id="243" name="Rectangle 1937"/>
                        <wps:cNvSpPr>
                          <a:spLocks noChangeArrowheads="1"/>
                        </wps:cNvSpPr>
                        <wps:spPr bwMode="auto">
                          <a:xfrm>
                            <a:off x="1341" y="12042"/>
                            <a:ext cx="630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DC4B5" w14:textId="77777777" w:rsidR="004D6677" w:rsidRPr="00A1415D" w:rsidRDefault="004D6677" w:rsidP="007B58AF">
                              <w:pPr>
                                <w:jc w:val="center"/>
                                <w:rPr>
                                  <w:rFonts w:ascii="Times New Roman" w:hAnsi="Times New Roman" w:cs="Times New Roman"/>
                                </w:rPr>
                              </w:pPr>
                              <w:r w:rsidRPr="00A1415D">
                                <w:rPr>
                                  <w:rFonts w:ascii="Times New Roman" w:hAnsi="Times New Roman" w:cs="Times New Roman"/>
                                  <w:b/>
                                  <w:bCs/>
                                  <w:i/>
                                  <w:iCs/>
                                </w:rPr>
                                <w:t>Hình 2.7</w:t>
                              </w:r>
                              <w:r w:rsidRPr="00A1415D">
                                <w:rPr>
                                  <w:rFonts w:ascii="Times New Roman" w:hAnsi="Times New Roman" w:cs="Times New Roman"/>
                                  <w:i/>
                                  <w:iCs/>
                                </w:rPr>
                                <w:t>.</w:t>
                              </w:r>
                              <w:r w:rsidRPr="00A1415D">
                                <w:rPr>
                                  <w:rFonts w:ascii="Times New Roman" w:hAnsi="Times New Roman" w:cs="Times New Roman"/>
                                  <w:i/>
                                  <w:iCs/>
                                  <w:color w:val="000000"/>
                                </w:rPr>
                                <w:t xml:space="preserve"> Biểu diễn đối tượng trên bản đồ.</w:t>
                              </w:r>
                            </w:p>
                          </w:txbxContent>
                        </wps:txbx>
                        <wps:bodyPr rot="0" vert="horz" wrap="square" lIns="0" tIns="0" rIns="0" bIns="0" anchor="t" anchorCtr="0" upright="1">
                          <a:noAutofit/>
                        </wps:bodyPr>
                      </wps:wsp>
                      <wps:wsp>
                        <wps:cNvPr id="244" name="Freeform 1938"/>
                        <wps:cNvSpPr>
                          <a:spLocks/>
                        </wps:cNvSpPr>
                        <wps:spPr bwMode="auto">
                          <a:xfrm>
                            <a:off x="1612" y="7979"/>
                            <a:ext cx="3949" cy="3390"/>
                          </a:xfrm>
                          <a:custGeom>
                            <a:avLst/>
                            <a:gdLst>
                              <a:gd name="T0" fmla="*/ 1773 w 3949"/>
                              <a:gd name="T1" fmla="*/ 9 h 3390"/>
                              <a:gd name="T2" fmla="*/ 1481 w 3949"/>
                              <a:gd name="T3" fmla="*/ 52 h 3390"/>
                              <a:gd name="T4" fmla="*/ 1205 w 3949"/>
                              <a:gd name="T5" fmla="*/ 134 h 3390"/>
                              <a:gd name="T6" fmla="*/ 949 w 3949"/>
                              <a:gd name="T7" fmla="*/ 244 h 3390"/>
                              <a:gd name="T8" fmla="*/ 716 w 3949"/>
                              <a:gd name="T9" fmla="*/ 388 h 3390"/>
                              <a:gd name="T10" fmla="*/ 513 w 3949"/>
                              <a:gd name="T11" fmla="*/ 555 h 3390"/>
                              <a:gd name="T12" fmla="*/ 335 w 3949"/>
                              <a:gd name="T13" fmla="*/ 747 h 3390"/>
                              <a:gd name="T14" fmla="*/ 194 w 3949"/>
                              <a:gd name="T15" fmla="*/ 960 h 3390"/>
                              <a:gd name="T16" fmla="*/ 88 w 3949"/>
                              <a:gd name="T17" fmla="*/ 1190 h 3390"/>
                              <a:gd name="T18" fmla="*/ 21 w 3949"/>
                              <a:gd name="T19" fmla="*/ 1437 h 3390"/>
                              <a:gd name="T20" fmla="*/ 0 w 3949"/>
                              <a:gd name="T21" fmla="*/ 1696 h 3390"/>
                              <a:gd name="T22" fmla="*/ 21 w 3949"/>
                              <a:gd name="T23" fmla="*/ 1952 h 3390"/>
                              <a:gd name="T24" fmla="*/ 88 w 3949"/>
                              <a:gd name="T25" fmla="*/ 2199 h 3390"/>
                              <a:gd name="T26" fmla="*/ 194 w 3949"/>
                              <a:gd name="T27" fmla="*/ 2429 h 3390"/>
                              <a:gd name="T28" fmla="*/ 335 w 3949"/>
                              <a:gd name="T29" fmla="*/ 2642 h 3390"/>
                              <a:gd name="T30" fmla="*/ 513 w 3949"/>
                              <a:gd name="T31" fmla="*/ 2834 h 3390"/>
                              <a:gd name="T32" fmla="*/ 716 w 3949"/>
                              <a:gd name="T33" fmla="*/ 3004 h 3390"/>
                              <a:gd name="T34" fmla="*/ 949 w 3949"/>
                              <a:gd name="T35" fmla="*/ 3146 h 3390"/>
                              <a:gd name="T36" fmla="*/ 1205 w 3949"/>
                              <a:gd name="T37" fmla="*/ 3258 h 3390"/>
                              <a:gd name="T38" fmla="*/ 1481 w 3949"/>
                              <a:gd name="T39" fmla="*/ 3337 h 3390"/>
                              <a:gd name="T40" fmla="*/ 1773 w 3949"/>
                              <a:gd name="T41" fmla="*/ 3383 h 3390"/>
                              <a:gd name="T42" fmla="*/ 2075 w 3949"/>
                              <a:gd name="T43" fmla="*/ 3388 h 3390"/>
                              <a:gd name="T44" fmla="*/ 2372 w 3949"/>
                              <a:gd name="T45" fmla="*/ 3356 h 3390"/>
                              <a:gd name="T46" fmla="*/ 2653 w 3949"/>
                              <a:gd name="T47" fmla="*/ 3287 h 3390"/>
                              <a:gd name="T48" fmla="*/ 2916 w 3949"/>
                              <a:gd name="T49" fmla="*/ 3186 h 3390"/>
                              <a:gd name="T50" fmla="*/ 3156 w 3949"/>
                              <a:gd name="T51" fmla="*/ 3055 h 3390"/>
                              <a:gd name="T52" fmla="*/ 3372 w 3949"/>
                              <a:gd name="T53" fmla="*/ 2894 h 3390"/>
                              <a:gd name="T54" fmla="*/ 3556 w 3949"/>
                              <a:gd name="T55" fmla="*/ 2710 h 3390"/>
                              <a:gd name="T56" fmla="*/ 3712 w 3949"/>
                              <a:gd name="T57" fmla="*/ 2503 h 3390"/>
                              <a:gd name="T58" fmla="*/ 3829 w 3949"/>
                              <a:gd name="T59" fmla="*/ 2278 h 3390"/>
                              <a:gd name="T60" fmla="*/ 3911 w 3949"/>
                              <a:gd name="T61" fmla="*/ 2036 h 3390"/>
                              <a:gd name="T62" fmla="*/ 3947 w 3949"/>
                              <a:gd name="T63" fmla="*/ 1782 h 3390"/>
                              <a:gd name="T64" fmla="*/ 3940 w 3949"/>
                              <a:gd name="T65" fmla="*/ 1521 h 3390"/>
                              <a:gd name="T66" fmla="*/ 3887 w 3949"/>
                              <a:gd name="T67" fmla="*/ 1272 h 3390"/>
                              <a:gd name="T68" fmla="*/ 3793 w 3949"/>
                              <a:gd name="T69" fmla="*/ 1035 h 3390"/>
                              <a:gd name="T70" fmla="*/ 3664 w 3949"/>
                              <a:gd name="T71" fmla="*/ 817 h 3390"/>
                              <a:gd name="T72" fmla="*/ 3499 w 3949"/>
                              <a:gd name="T73" fmla="*/ 615 h 3390"/>
                              <a:gd name="T74" fmla="*/ 3302 w 3949"/>
                              <a:gd name="T75" fmla="*/ 440 h 3390"/>
                              <a:gd name="T76" fmla="*/ 3079 w 3949"/>
                              <a:gd name="T77" fmla="*/ 289 h 3390"/>
                              <a:gd name="T78" fmla="*/ 2830 w 3949"/>
                              <a:gd name="T79" fmla="*/ 167 h 3390"/>
                              <a:gd name="T80" fmla="*/ 2562 w 3949"/>
                              <a:gd name="T81" fmla="*/ 76 h 3390"/>
                              <a:gd name="T82" fmla="*/ 2274 w 3949"/>
                              <a:gd name="T83" fmla="*/ 19 h 3390"/>
                              <a:gd name="T84" fmla="*/ 1974 w 3949"/>
                              <a:gd name="T85" fmla="*/ 0 h 3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949" h="3390">
                                <a:moveTo>
                                  <a:pt x="1974" y="0"/>
                                </a:moveTo>
                                <a:lnTo>
                                  <a:pt x="1871" y="2"/>
                                </a:lnTo>
                                <a:lnTo>
                                  <a:pt x="1773" y="9"/>
                                </a:lnTo>
                                <a:lnTo>
                                  <a:pt x="1672" y="19"/>
                                </a:lnTo>
                                <a:lnTo>
                                  <a:pt x="1577" y="33"/>
                                </a:lnTo>
                                <a:lnTo>
                                  <a:pt x="1481" y="52"/>
                                </a:lnTo>
                                <a:lnTo>
                                  <a:pt x="1387" y="76"/>
                                </a:lnTo>
                                <a:lnTo>
                                  <a:pt x="1294" y="103"/>
                                </a:lnTo>
                                <a:lnTo>
                                  <a:pt x="1205" y="134"/>
                                </a:lnTo>
                                <a:lnTo>
                                  <a:pt x="1116" y="167"/>
                                </a:lnTo>
                                <a:lnTo>
                                  <a:pt x="1033" y="203"/>
                                </a:lnTo>
                                <a:lnTo>
                                  <a:pt x="949" y="244"/>
                                </a:lnTo>
                                <a:lnTo>
                                  <a:pt x="870" y="289"/>
                                </a:lnTo>
                                <a:lnTo>
                                  <a:pt x="793" y="337"/>
                                </a:lnTo>
                                <a:lnTo>
                                  <a:pt x="716" y="388"/>
                                </a:lnTo>
                                <a:lnTo>
                                  <a:pt x="647" y="440"/>
                                </a:lnTo>
                                <a:lnTo>
                                  <a:pt x="577" y="496"/>
                                </a:lnTo>
                                <a:lnTo>
                                  <a:pt x="513" y="555"/>
                                </a:lnTo>
                                <a:lnTo>
                                  <a:pt x="450" y="615"/>
                                </a:lnTo>
                                <a:lnTo>
                                  <a:pt x="390" y="680"/>
                                </a:lnTo>
                                <a:lnTo>
                                  <a:pt x="335" y="747"/>
                                </a:lnTo>
                                <a:lnTo>
                                  <a:pt x="285" y="817"/>
                                </a:lnTo>
                                <a:lnTo>
                                  <a:pt x="237" y="886"/>
                                </a:lnTo>
                                <a:lnTo>
                                  <a:pt x="194" y="960"/>
                                </a:lnTo>
                                <a:lnTo>
                                  <a:pt x="153" y="1035"/>
                                </a:lnTo>
                                <a:lnTo>
                                  <a:pt x="119" y="1111"/>
                                </a:lnTo>
                                <a:lnTo>
                                  <a:pt x="88" y="1190"/>
                                </a:lnTo>
                                <a:lnTo>
                                  <a:pt x="60" y="1272"/>
                                </a:lnTo>
                                <a:lnTo>
                                  <a:pt x="38" y="1353"/>
                                </a:lnTo>
                                <a:lnTo>
                                  <a:pt x="21" y="1437"/>
                                </a:lnTo>
                                <a:lnTo>
                                  <a:pt x="9" y="1521"/>
                                </a:lnTo>
                                <a:lnTo>
                                  <a:pt x="2" y="1607"/>
                                </a:lnTo>
                                <a:lnTo>
                                  <a:pt x="0" y="1696"/>
                                </a:lnTo>
                                <a:lnTo>
                                  <a:pt x="2" y="1782"/>
                                </a:lnTo>
                                <a:lnTo>
                                  <a:pt x="9" y="1869"/>
                                </a:lnTo>
                                <a:lnTo>
                                  <a:pt x="21" y="1952"/>
                                </a:lnTo>
                                <a:lnTo>
                                  <a:pt x="38" y="2036"/>
                                </a:lnTo>
                                <a:lnTo>
                                  <a:pt x="60" y="2120"/>
                                </a:lnTo>
                                <a:lnTo>
                                  <a:pt x="88" y="2199"/>
                                </a:lnTo>
                                <a:lnTo>
                                  <a:pt x="119" y="2278"/>
                                </a:lnTo>
                                <a:lnTo>
                                  <a:pt x="153" y="2355"/>
                                </a:lnTo>
                                <a:lnTo>
                                  <a:pt x="194" y="2429"/>
                                </a:lnTo>
                                <a:lnTo>
                                  <a:pt x="237" y="2503"/>
                                </a:lnTo>
                                <a:lnTo>
                                  <a:pt x="285" y="2575"/>
                                </a:lnTo>
                                <a:lnTo>
                                  <a:pt x="335" y="2642"/>
                                </a:lnTo>
                                <a:lnTo>
                                  <a:pt x="390" y="2710"/>
                                </a:lnTo>
                                <a:lnTo>
                                  <a:pt x="450" y="2774"/>
                                </a:lnTo>
                                <a:lnTo>
                                  <a:pt x="513" y="2834"/>
                                </a:lnTo>
                                <a:lnTo>
                                  <a:pt x="577" y="2894"/>
                                </a:lnTo>
                                <a:lnTo>
                                  <a:pt x="647" y="2949"/>
                                </a:lnTo>
                                <a:lnTo>
                                  <a:pt x="716" y="3004"/>
                                </a:lnTo>
                                <a:lnTo>
                                  <a:pt x="793" y="3055"/>
                                </a:lnTo>
                                <a:lnTo>
                                  <a:pt x="870" y="3100"/>
                                </a:lnTo>
                                <a:lnTo>
                                  <a:pt x="949" y="3146"/>
                                </a:lnTo>
                                <a:lnTo>
                                  <a:pt x="1033" y="3186"/>
                                </a:lnTo>
                                <a:lnTo>
                                  <a:pt x="1116" y="3225"/>
                                </a:lnTo>
                                <a:lnTo>
                                  <a:pt x="1205" y="3258"/>
                                </a:lnTo>
                                <a:lnTo>
                                  <a:pt x="1294" y="3287"/>
                                </a:lnTo>
                                <a:lnTo>
                                  <a:pt x="1387" y="3313"/>
                                </a:lnTo>
                                <a:lnTo>
                                  <a:pt x="1481" y="3337"/>
                                </a:lnTo>
                                <a:lnTo>
                                  <a:pt x="1577" y="3356"/>
                                </a:lnTo>
                                <a:lnTo>
                                  <a:pt x="1672" y="3371"/>
                                </a:lnTo>
                                <a:lnTo>
                                  <a:pt x="1773" y="3383"/>
                                </a:lnTo>
                                <a:lnTo>
                                  <a:pt x="1871" y="3388"/>
                                </a:lnTo>
                                <a:lnTo>
                                  <a:pt x="1974" y="3390"/>
                                </a:lnTo>
                                <a:lnTo>
                                  <a:pt x="2075" y="3388"/>
                                </a:lnTo>
                                <a:lnTo>
                                  <a:pt x="2176" y="3383"/>
                                </a:lnTo>
                                <a:lnTo>
                                  <a:pt x="2274" y="3371"/>
                                </a:lnTo>
                                <a:lnTo>
                                  <a:pt x="2372" y="3356"/>
                                </a:lnTo>
                                <a:lnTo>
                                  <a:pt x="2468" y="3337"/>
                                </a:lnTo>
                                <a:lnTo>
                                  <a:pt x="2562" y="3313"/>
                                </a:lnTo>
                                <a:lnTo>
                                  <a:pt x="2653" y="3287"/>
                                </a:lnTo>
                                <a:lnTo>
                                  <a:pt x="2744" y="3258"/>
                                </a:lnTo>
                                <a:lnTo>
                                  <a:pt x="2830" y="3225"/>
                                </a:lnTo>
                                <a:lnTo>
                                  <a:pt x="2916" y="3186"/>
                                </a:lnTo>
                                <a:lnTo>
                                  <a:pt x="2998" y="3146"/>
                                </a:lnTo>
                                <a:lnTo>
                                  <a:pt x="3079" y="3100"/>
                                </a:lnTo>
                                <a:lnTo>
                                  <a:pt x="3156" y="3055"/>
                                </a:lnTo>
                                <a:lnTo>
                                  <a:pt x="3230" y="3004"/>
                                </a:lnTo>
                                <a:lnTo>
                                  <a:pt x="3302" y="2949"/>
                                </a:lnTo>
                                <a:lnTo>
                                  <a:pt x="3372" y="2894"/>
                                </a:lnTo>
                                <a:lnTo>
                                  <a:pt x="3436" y="2834"/>
                                </a:lnTo>
                                <a:lnTo>
                                  <a:pt x="3499" y="2774"/>
                                </a:lnTo>
                                <a:lnTo>
                                  <a:pt x="3556" y="2710"/>
                                </a:lnTo>
                                <a:lnTo>
                                  <a:pt x="3611" y="2642"/>
                                </a:lnTo>
                                <a:lnTo>
                                  <a:pt x="3664" y="2575"/>
                                </a:lnTo>
                                <a:lnTo>
                                  <a:pt x="3712" y="2503"/>
                                </a:lnTo>
                                <a:lnTo>
                                  <a:pt x="3755" y="2429"/>
                                </a:lnTo>
                                <a:lnTo>
                                  <a:pt x="3793" y="2355"/>
                                </a:lnTo>
                                <a:lnTo>
                                  <a:pt x="3829" y="2278"/>
                                </a:lnTo>
                                <a:lnTo>
                                  <a:pt x="3861" y="2199"/>
                                </a:lnTo>
                                <a:lnTo>
                                  <a:pt x="3887" y="2120"/>
                                </a:lnTo>
                                <a:lnTo>
                                  <a:pt x="3911" y="2036"/>
                                </a:lnTo>
                                <a:lnTo>
                                  <a:pt x="3928" y="1952"/>
                                </a:lnTo>
                                <a:lnTo>
                                  <a:pt x="3940" y="1869"/>
                                </a:lnTo>
                                <a:lnTo>
                                  <a:pt x="3947" y="1782"/>
                                </a:lnTo>
                                <a:lnTo>
                                  <a:pt x="3949" y="1696"/>
                                </a:lnTo>
                                <a:lnTo>
                                  <a:pt x="3947" y="1607"/>
                                </a:lnTo>
                                <a:lnTo>
                                  <a:pt x="3940" y="1521"/>
                                </a:lnTo>
                                <a:lnTo>
                                  <a:pt x="3928" y="1437"/>
                                </a:lnTo>
                                <a:lnTo>
                                  <a:pt x="3911" y="1353"/>
                                </a:lnTo>
                                <a:lnTo>
                                  <a:pt x="3887" y="1272"/>
                                </a:lnTo>
                                <a:lnTo>
                                  <a:pt x="3861" y="1190"/>
                                </a:lnTo>
                                <a:lnTo>
                                  <a:pt x="3829" y="1111"/>
                                </a:lnTo>
                                <a:lnTo>
                                  <a:pt x="3793" y="1035"/>
                                </a:lnTo>
                                <a:lnTo>
                                  <a:pt x="3755" y="960"/>
                                </a:lnTo>
                                <a:lnTo>
                                  <a:pt x="3712" y="886"/>
                                </a:lnTo>
                                <a:lnTo>
                                  <a:pt x="3664" y="817"/>
                                </a:lnTo>
                                <a:lnTo>
                                  <a:pt x="3611" y="747"/>
                                </a:lnTo>
                                <a:lnTo>
                                  <a:pt x="3556" y="680"/>
                                </a:lnTo>
                                <a:lnTo>
                                  <a:pt x="3499" y="615"/>
                                </a:lnTo>
                                <a:lnTo>
                                  <a:pt x="3436" y="555"/>
                                </a:lnTo>
                                <a:lnTo>
                                  <a:pt x="3372" y="496"/>
                                </a:lnTo>
                                <a:lnTo>
                                  <a:pt x="3302" y="440"/>
                                </a:lnTo>
                                <a:lnTo>
                                  <a:pt x="3230" y="388"/>
                                </a:lnTo>
                                <a:lnTo>
                                  <a:pt x="3156" y="337"/>
                                </a:lnTo>
                                <a:lnTo>
                                  <a:pt x="3079" y="289"/>
                                </a:lnTo>
                                <a:lnTo>
                                  <a:pt x="2998" y="244"/>
                                </a:lnTo>
                                <a:lnTo>
                                  <a:pt x="2916" y="203"/>
                                </a:lnTo>
                                <a:lnTo>
                                  <a:pt x="2830" y="167"/>
                                </a:lnTo>
                                <a:lnTo>
                                  <a:pt x="2744" y="134"/>
                                </a:lnTo>
                                <a:lnTo>
                                  <a:pt x="2653" y="103"/>
                                </a:lnTo>
                                <a:lnTo>
                                  <a:pt x="2562" y="76"/>
                                </a:lnTo>
                                <a:lnTo>
                                  <a:pt x="2468" y="52"/>
                                </a:lnTo>
                                <a:lnTo>
                                  <a:pt x="2372" y="33"/>
                                </a:lnTo>
                                <a:lnTo>
                                  <a:pt x="2274" y="19"/>
                                </a:lnTo>
                                <a:lnTo>
                                  <a:pt x="2176" y="9"/>
                                </a:lnTo>
                                <a:lnTo>
                                  <a:pt x="2075" y="2"/>
                                </a:lnTo>
                                <a:lnTo>
                                  <a:pt x="19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939"/>
                        <wps:cNvSpPr>
                          <a:spLocks/>
                        </wps:cNvSpPr>
                        <wps:spPr bwMode="auto">
                          <a:xfrm>
                            <a:off x="1612" y="7979"/>
                            <a:ext cx="3949" cy="3390"/>
                          </a:xfrm>
                          <a:custGeom>
                            <a:avLst/>
                            <a:gdLst>
                              <a:gd name="T0" fmla="*/ 1773 w 3949"/>
                              <a:gd name="T1" fmla="*/ 9 h 3390"/>
                              <a:gd name="T2" fmla="*/ 1481 w 3949"/>
                              <a:gd name="T3" fmla="*/ 52 h 3390"/>
                              <a:gd name="T4" fmla="*/ 1205 w 3949"/>
                              <a:gd name="T5" fmla="*/ 134 h 3390"/>
                              <a:gd name="T6" fmla="*/ 949 w 3949"/>
                              <a:gd name="T7" fmla="*/ 244 h 3390"/>
                              <a:gd name="T8" fmla="*/ 716 w 3949"/>
                              <a:gd name="T9" fmla="*/ 388 h 3390"/>
                              <a:gd name="T10" fmla="*/ 513 w 3949"/>
                              <a:gd name="T11" fmla="*/ 555 h 3390"/>
                              <a:gd name="T12" fmla="*/ 335 w 3949"/>
                              <a:gd name="T13" fmla="*/ 747 h 3390"/>
                              <a:gd name="T14" fmla="*/ 194 w 3949"/>
                              <a:gd name="T15" fmla="*/ 960 h 3390"/>
                              <a:gd name="T16" fmla="*/ 88 w 3949"/>
                              <a:gd name="T17" fmla="*/ 1190 h 3390"/>
                              <a:gd name="T18" fmla="*/ 21 w 3949"/>
                              <a:gd name="T19" fmla="*/ 1437 h 3390"/>
                              <a:gd name="T20" fmla="*/ 0 w 3949"/>
                              <a:gd name="T21" fmla="*/ 1696 h 3390"/>
                              <a:gd name="T22" fmla="*/ 21 w 3949"/>
                              <a:gd name="T23" fmla="*/ 1952 h 3390"/>
                              <a:gd name="T24" fmla="*/ 88 w 3949"/>
                              <a:gd name="T25" fmla="*/ 2199 h 3390"/>
                              <a:gd name="T26" fmla="*/ 194 w 3949"/>
                              <a:gd name="T27" fmla="*/ 2429 h 3390"/>
                              <a:gd name="T28" fmla="*/ 335 w 3949"/>
                              <a:gd name="T29" fmla="*/ 2642 h 3390"/>
                              <a:gd name="T30" fmla="*/ 513 w 3949"/>
                              <a:gd name="T31" fmla="*/ 2834 h 3390"/>
                              <a:gd name="T32" fmla="*/ 716 w 3949"/>
                              <a:gd name="T33" fmla="*/ 3004 h 3390"/>
                              <a:gd name="T34" fmla="*/ 949 w 3949"/>
                              <a:gd name="T35" fmla="*/ 3146 h 3390"/>
                              <a:gd name="T36" fmla="*/ 1205 w 3949"/>
                              <a:gd name="T37" fmla="*/ 3258 h 3390"/>
                              <a:gd name="T38" fmla="*/ 1481 w 3949"/>
                              <a:gd name="T39" fmla="*/ 3337 h 3390"/>
                              <a:gd name="T40" fmla="*/ 1773 w 3949"/>
                              <a:gd name="T41" fmla="*/ 3383 h 3390"/>
                              <a:gd name="T42" fmla="*/ 2075 w 3949"/>
                              <a:gd name="T43" fmla="*/ 3388 h 3390"/>
                              <a:gd name="T44" fmla="*/ 2372 w 3949"/>
                              <a:gd name="T45" fmla="*/ 3356 h 3390"/>
                              <a:gd name="T46" fmla="*/ 2653 w 3949"/>
                              <a:gd name="T47" fmla="*/ 3287 h 3390"/>
                              <a:gd name="T48" fmla="*/ 2916 w 3949"/>
                              <a:gd name="T49" fmla="*/ 3186 h 3390"/>
                              <a:gd name="T50" fmla="*/ 3156 w 3949"/>
                              <a:gd name="T51" fmla="*/ 3055 h 3390"/>
                              <a:gd name="T52" fmla="*/ 3372 w 3949"/>
                              <a:gd name="T53" fmla="*/ 2894 h 3390"/>
                              <a:gd name="T54" fmla="*/ 3556 w 3949"/>
                              <a:gd name="T55" fmla="*/ 2710 h 3390"/>
                              <a:gd name="T56" fmla="*/ 3712 w 3949"/>
                              <a:gd name="T57" fmla="*/ 2503 h 3390"/>
                              <a:gd name="T58" fmla="*/ 3829 w 3949"/>
                              <a:gd name="T59" fmla="*/ 2278 h 3390"/>
                              <a:gd name="T60" fmla="*/ 3911 w 3949"/>
                              <a:gd name="T61" fmla="*/ 2036 h 3390"/>
                              <a:gd name="T62" fmla="*/ 3947 w 3949"/>
                              <a:gd name="T63" fmla="*/ 1782 h 3390"/>
                              <a:gd name="T64" fmla="*/ 3940 w 3949"/>
                              <a:gd name="T65" fmla="*/ 1521 h 3390"/>
                              <a:gd name="T66" fmla="*/ 3887 w 3949"/>
                              <a:gd name="T67" fmla="*/ 1272 h 3390"/>
                              <a:gd name="T68" fmla="*/ 3793 w 3949"/>
                              <a:gd name="T69" fmla="*/ 1035 h 3390"/>
                              <a:gd name="T70" fmla="*/ 3664 w 3949"/>
                              <a:gd name="T71" fmla="*/ 817 h 3390"/>
                              <a:gd name="T72" fmla="*/ 3499 w 3949"/>
                              <a:gd name="T73" fmla="*/ 615 h 3390"/>
                              <a:gd name="T74" fmla="*/ 3302 w 3949"/>
                              <a:gd name="T75" fmla="*/ 440 h 3390"/>
                              <a:gd name="T76" fmla="*/ 3079 w 3949"/>
                              <a:gd name="T77" fmla="*/ 289 h 3390"/>
                              <a:gd name="T78" fmla="*/ 2830 w 3949"/>
                              <a:gd name="T79" fmla="*/ 167 h 3390"/>
                              <a:gd name="T80" fmla="*/ 2562 w 3949"/>
                              <a:gd name="T81" fmla="*/ 76 h 3390"/>
                              <a:gd name="T82" fmla="*/ 2274 w 3949"/>
                              <a:gd name="T83" fmla="*/ 19 h 3390"/>
                              <a:gd name="T84" fmla="*/ 1974 w 3949"/>
                              <a:gd name="T85" fmla="*/ 0 h 3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949" h="3390">
                                <a:moveTo>
                                  <a:pt x="1974" y="0"/>
                                </a:moveTo>
                                <a:lnTo>
                                  <a:pt x="1871" y="2"/>
                                </a:lnTo>
                                <a:lnTo>
                                  <a:pt x="1773" y="9"/>
                                </a:lnTo>
                                <a:lnTo>
                                  <a:pt x="1672" y="19"/>
                                </a:lnTo>
                                <a:lnTo>
                                  <a:pt x="1577" y="33"/>
                                </a:lnTo>
                                <a:lnTo>
                                  <a:pt x="1481" y="52"/>
                                </a:lnTo>
                                <a:lnTo>
                                  <a:pt x="1387" y="76"/>
                                </a:lnTo>
                                <a:lnTo>
                                  <a:pt x="1294" y="103"/>
                                </a:lnTo>
                                <a:lnTo>
                                  <a:pt x="1205" y="134"/>
                                </a:lnTo>
                                <a:lnTo>
                                  <a:pt x="1116" y="167"/>
                                </a:lnTo>
                                <a:lnTo>
                                  <a:pt x="1033" y="203"/>
                                </a:lnTo>
                                <a:lnTo>
                                  <a:pt x="949" y="244"/>
                                </a:lnTo>
                                <a:lnTo>
                                  <a:pt x="870" y="289"/>
                                </a:lnTo>
                                <a:lnTo>
                                  <a:pt x="793" y="337"/>
                                </a:lnTo>
                                <a:lnTo>
                                  <a:pt x="716" y="388"/>
                                </a:lnTo>
                                <a:lnTo>
                                  <a:pt x="647" y="440"/>
                                </a:lnTo>
                                <a:lnTo>
                                  <a:pt x="577" y="496"/>
                                </a:lnTo>
                                <a:lnTo>
                                  <a:pt x="513" y="555"/>
                                </a:lnTo>
                                <a:lnTo>
                                  <a:pt x="450" y="615"/>
                                </a:lnTo>
                                <a:lnTo>
                                  <a:pt x="390" y="680"/>
                                </a:lnTo>
                                <a:lnTo>
                                  <a:pt x="335" y="747"/>
                                </a:lnTo>
                                <a:lnTo>
                                  <a:pt x="285" y="817"/>
                                </a:lnTo>
                                <a:lnTo>
                                  <a:pt x="237" y="886"/>
                                </a:lnTo>
                                <a:lnTo>
                                  <a:pt x="194" y="960"/>
                                </a:lnTo>
                                <a:lnTo>
                                  <a:pt x="153" y="1035"/>
                                </a:lnTo>
                                <a:lnTo>
                                  <a:pt x="119" y="1111"/>
                                </a:lnTo>
                                <a:lnTo>
                                  <a:pt x="88" y="1190"/>
                                </a:lnTo>
                                <a:lnTo>
                                  <a:pt x="60" y="1272"/>
                                </a:lnTo>
                                <a:lnTo>
                                  <a:pt x="38" y="1353"/>
                                </a:lnTo>
                                <a:lnTo>
                                  <a:pt x="21" y="1437"/>
                                </a:lnTo>
                                <a:lnTo>
                                  <a:pt x="9" y="1521"/>
                                </a:lnTo>
                                <a:lnTo>
                                  <a:pt x="2" y="1607"/>
                                </a:lnTo>
                                <a:lnTo>
                                  <a:pt x="0" y="1696"/>
                                </a:lnTo>
                                <a:lnTo>
                                  <a:pt x="2" y="1782"/>
                                </a:lnTo>
                                <a:lnTo>
                                  <a:pt x="9" y="1869"/>
                                </a:lnTo>
                                <a:lnTo>
                                  <a:pt x="21" y="1952"/>
                                </a:lnTo>
                                <a:lnTo>
                                  <a:pt x="38" y="2036"/>
                                </a:lnTo>
                                <a:lnTo>
                                  <a:pt x="60" y="2120"/>
                                </a:lnTo>
                                <a:lnTo>
                                  <a:pt x="88" y="2199"/>
                                </a:lnTo>
                                <a:lnTo>
                                  <a:pt x="119" y="2278"/>
                                </a:lnTo>
                                <a:lnTo>
                                  <a:pt x="153" y="2355"/>
                                </a:lnTo>
                                <a:lnTo>
                                  <a:pt x="194" y="2429"/>
                                </a:lnTo>
                                <a:lnTo>
                                  <a:pt x="237" y="2503"/>
                                </a:lnTo>
                                <a:lnTo>
                                  <a:pt x="285" y="2575"/>
                                </a:lnTo>
                                <a:lnTo>
                                  <a:pt x="335" y="2642"/>
                                </a:lnTo>
                                <a:lnTo>
                                  <a:pt x="390" y="2710"/>
                                </a:lnTo>
                                <a:lnTo>
                                  <a:pt x="450" y="2774"/>
                                </a:lnTo>
                                <a:lnTo>
                                  <a:pt x="513" y="2834"/>
                                </a:lnTo>
                                <a:lnTo>
                                  <a:pt x="577" y="2894"/>
                                </a:lnTo>
                                <a:lnTo>
                                  <a:pt x="647" y="2949"/>
                                </a:lnTo>
                                <a:lnTo>
                                  <a:pt x="716" y="3004"/>
                                </a:lnTo>
                                <a:lnTo>
                                  <a:pt x="793" y="3055"/>
                                </a:lnTo>
                                <a:lnTo>
                                  <a:pt x="870" y="3100"/>
                                </a:lnTo>
                                <a:lnTo>
                                  <a:pt x="949" y="3146"/>
                                </a:lnTo>
                                <a:lnTo>
                                  <a:pt x="1033" y="3186"/>
                                </a:lnTo>
                                <a:lnTo>
                                  <a:pt x="1116" y="3225"/>
                                </a:lnTo>
                                <a:lnTo>
                                  <a:pt x="1205" y="3258"/>
                                </a:lnTo>
                                <a:lnTo>
                                  <a:pt x="1294" y="3287"/>
                                </a:lnTo>
                                <a:lnTo>
                                  <a:pt x="1387" y="3313"/>
                                </a:lnTo>
                                <a:lnTo>
                                  <a:pt x="1481" y="3337"/>
                                </a:lnTo>
                                <a:lnTo>
                                  <a:pt x="1577" y="3356"/>
                                </a:lnTo>
                                <a:lnTo>
                                  <a:pt x="1672" y="3371"/>
                                </a:lnTo>
                                <a:lnTo>
                                  <a:pt x="1773" y="3383"/>
                                </a:lnTo>
                                <a:lnTo>
                                  <a:pt x="1871" y="3388"/>
                                </a:lnTo>
                                <a:lnTo>
                                  <a:pt x="1974" y="3390"/>
                                </a:lnTo>
                                <a:lnTo>
                                  <a:pt x="2075" y="3388"/>
                                </a:lnTo>
                                <a:lnTo>
                                  <a:pt x="2176" y="3383"/>
                                </a:lnTo>
                                <a:lnTo>
                                  <a:pt x="2274" y="3371"/>
                                </a:lnTo>
                                <a:lnTo>
                                  <a:pt x="2372" y="3356"/>
                                </a:lnTo>
                                <a:lnTo>
                                  <a:pt x="2468" y="3337"/>
                                </a:lnTo>
                                <a:lnTo>
                                  <a:pt x="2562" y="3313"/>
                                </a:lnTo>
                                <a:lnTo>
                                  <a:pt x="2653" y="3287"/>
                                </a:lnTo>
                                <a:lnTo>
                                  <a:pt x="2744" y="3258"/>
                                </a:lnTo>
                                <a:lnTo>
                                  <a:pt x="2830" y="3225"/>
                                </a:lnTo>
                                <a:lnTo>
                                  <a:pt x="2916" y="3186"/>
                                </a:lnTo>
                                <a:lnTo>
                                  <a:pt x="2998" y="3146"/>
                                </a:lnTo>
                                <a:lnTo>
                                  <a:pt x="3079" y="3100"/>
                                </a:lnTo>
                                <a:lnTo>
                                  <a:pt x="3156" y="3055"/>
                                </a:lnTo>
                                <a:lnTo>
                                  <a:pt x="3230" y="3004"/>
                                </a:lnTo>
                                <a:lnTo>
                                  <a:pt x="3302" y="2949"/>
                                </a:lnTo>
                                <a:lnTo>
                                  <a:pt x="3372" y="2894"/>
                                </a:lnTo>
                                <a:lnTo>
                                  <a:pt x="3436" y="2834"/>
                                </a:lnTo>
                                <a:lnTo>
                                  <a:pt x="3499" y="2774"/>
                                </a:lnTo>
                                <a:lnTo>
                                  <a:pt x="3556" y="2710"/>
                                </a:lnTo>
                                <a:lnTo>
                                  <a:pt x="3611" y="2642"/>
                                </a:lnTo>
                                <a:lnTo>
                                  <a:pt x="3664" y="2575"/>
                                </a:lnTo>
                                <a:lnTo>
                                  <a:pt x="3712" y="2503"/>
                                </a:lnTo>
                                <a:lnTo>
                                  <a:pt x="3755" y="2429"/>
                                </a:lnTo>
                                <a:lnTo>
                                  <a:pt x="3793" y="2355"/>
                                </a:lnTo>
                                <a:lnTo>
                                  <a:pt x="3829" y="2278"/>
                                </a:lnTo>
                                <a:lnTo>
                                  <a:pt x="3861" y="2199"/>
                                </a:lnTo>
                                <a:lnTo>
                                  <a:pt x="3887" y="2120"/>
                                </a:lnTo>
                                <a:lnTo>
                                  <a:pt x="3911" y="2036"/>
                                </a:lnTo>
                                <a:lnTo>
                                  <a:pt x="3928" y="1952"/>
                                </a:lnTo>
                                <a:lnTo>
                                  <a:pt x="3940" y="1869"/>
                                </a:lnTo>
                                <a:lnTo>
                                  <a:pt x="3947" y="1782"/>
                                </a:lnTo>
                                <a:lnTo>
                                  <a:pt x="3949" y="1696"/>
                                </a:lnTo>
                                <a:lnTo>
                                  <a:pt x="3947" y="1607"/>
                                </a:lnTo>
                                <a:lnTo>
                                  <a:pt x="3940" y="1521"/>
                                </a:lnTo>
                                <a:lnTo>
                                  <a:pt x="3928" y="1437"/>
                                </a:lnTo>
                                <a:lnTo>
                                  <a:pt x="3911" y="1353"/>
                                </a:lnTo>
                                <a:lnTo>
                                  <a:pt x="3887" y="1272"/>
                                </a:lnTo>
                                <a:lnTo>
                                  <a:pt x="3861" y="1190"/>
                                </a:lnTo>
                                <a:lnTo>
                                  <a:pt x="3829" y="1111"/>
                                </a:lnTo>
                                <a:lnTo>
                                  <a:pt x="3793" y="1035"/>
                                </a:lnTo>
                                <a:lnTo>
                                  <a:pt x="3755" y="960"/>
                                </a:lnTo>
                                <a:lnTo>
                                  <a:pt x="3712" y="886"/>
                                </a:lnTo>
                                <a:lnTo>
                                  <a:pt x="3664" y="817"/>
                                </a:lnTo>
                                <a:lnTo>
                                  <a:pt x="3611" y="747"/>
                                </a:lnTo>
                                <a:lnTo>
                                  <a:pt x="3556" y="680"/>
                                </a:lnTo>
                                <a:lnTo>
                                  <a:pt x="3499" y="615"/>
                                </a:lnTo>
                                <a:lnTo>
                                  <a:pt x="3436" y="555"/>
                                </a:lnTo>
                                <a:lnTo>
                                  <a:pt x="3372" y="496"/>
                                </a:lnTo>
                                <a:lnTo>
                                  <a:pt x="3302" y="440"/>
                                </a:lnTo>
                                <a:lnTo>
                                  <a:pt x="3230" y="388"/>
                                </a:lnTo>
                                <a:lnTo>
                                  <a:pt x="3156" y="337"/>
                                </a:lnTo>
                                <a:lnTo>
                                  <a:pt x="3079" y="289"/>
                                </a:lnTo>
                                <a:lnTo>
                                  <a:pt x="2998" y="244"/>
                                </a:lnTo>
                                <a:lnTo>
                                  <a:pt x="2916" y="203"/>
                                </a:lnTo>
                                <a:lnTo>
                                  <a:pt x="2830" y="167"/>
                                </a:lnTo>
                                <a:lnTo>
                                  <a:pt x="2744" y="134"/>
                                </a:lnTo>
                                <a:lnTo>
                                  <a:pt x="2653" y="103"/>
                                </a:lnTo>
                                <a:lnTo>
                                  <a:pt x="2562" y="76"/>
                                </a:lnTo>
                                <a:lnTo>
                                  <a:pt x="2468" y="52"/>
                                </a:lnTo>
                                <a:lnTo>
                                  <a:pt x="2372" y="33"/>
                                </a:lnTo>
                                <a:lnTo>
                                  <a:pt x="2274" y="19"/>
                                </a:lnTo>
                                <a:lnTo>
                                  <a:pt x="2176" y="9"/>
                                </a:lnTo>
                                <a:lnTo>
                                  <a:pt x="2075" y="2"/>
                                </a:lnTo>
                                <a:lnTo>
                                  <a:pt x="1974"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1940"/>
                        <wps:cNvSpPr>
                          <a:spLocks/>
                        </wps:cNvSpPr>
                        <wps:spPr bwMode="auto">
                          <a:xfrm>
                            <a:off x="1305" y="6426"/>
                            <a:ext cx="3966" cy="1977"/>
                          </a:xfrm>
                          <a:custGeom>
                            <a:avLst/>
                            <a:gdLst>
                              <a:gd name="T0" fmla="*/ 69 w 3966"/>
                              <a:gd name="T1" fmla="*/ 1876 h 1977"/>
                              <a:gd name="T2" fmla="*/ 132 w 3966"/>
                              <a:gd name="T3" fmla="*/ 1725 h 1977"/>
                              <a:gd name="T4" fmla="*/ 156 w 3966"/>
                              <a:gd name="T5" fmla="*/ 1612 h 1977"/>
                              <a:gd name="T6" fmla="*/ 156 w 3966"/>
                              <a:gd name="T7" fmla="*/ 1519 h 1977"/>
                              <a:gd name="T8" fmla="*/ 127 w 3966"/>
                              <a:gd name="T9" fmla="*/ 1402 h 1977"/>
                              <a:gd name="T10" fmla="*/ 55 w 3966"/>
                              <a:gd name="T11" fmla="*/ 1227 h 1977"/>
                              <a:gd name="T12" fmla="*/ 5 w 3966"/>
                              <a:gd name="T13" fmla="*/ 1071 h 1977"/>
                              <a:gd name="T14" fmla="*/ 0 w 3966"/>
                              <a:gd name="T15" fmla="*/ 1021 h 1977"/>
                              <a:gd name="T16" fmla="*/ 19 w 3966"/>
                              <a:gd name="T17" fmla="*/ 987 h 1977"/>
                              <a:gd name="T18" fmla="*/ 69 w 3966"/>
                              <a:gd name="T19" fmla="*/ 992 h 1977"/>
                              <a:gd name="T20" fmla="*/ 146 w 3966"/>
                              <a:gd name="T21" fmla="*/ 1035 h 1977"/>
                              <a:gd name="T22" fmla="*/ 240 w 3966"/>
                              <a:gd name="T23" fmla="*/ 1100 h 1977"/>
                              <a:gd name="T24" fmla="*/ 400 w 3966"/>
                              <a:gd name="T25" fmla="*/ 1210 h 1977"/>
                              <a:gd name="T26" fmla="*/ 508 w 3966"/>
                              <a:gd name="T27" fmla="*/ 1270 h 1977"/>
                              <a:gd name="T28" fmla="*/ 606 w 3966"/>
                              <a:gd name="T29" fmla="*/ 1303 h 1977"/>
                              <a:gd name="T30" fmla="*/ 690 w 3966"/>
                              <a:gd name="T31" fmla="*/ 1294 h 1977"/>
                              <a:gd name="T32" fmla="*/ 738 w 3966"/>
                              <a:gd name="T33" fmla="*/ 1251 h 1977"/>
                              <a:gd name="T34" fmla="*/ 774 w 3966"/>
                              <a:gd name="T35" fmla="*/ 1172 h 1977"/>
                              <a:gd name="T36" fmla="*/ 812 w 3966"/>
                              <a:gd name="T37" fmla="*/ 1006 h 1977"/>
                              <a:gd name="T38" fmla="*/ 836 w 3966"/>
                              <a:gd name="T39" fmla="*/ 807 h 1977"/>
                              <a:gd name="T40" fmla="*/ 865 w 3966"/>
                              <a:gd name="T41" fmla="*/ 484 h 1977"/>
                              <a:gd name="T42" fmla="*/ 887 w 3966"/>
                              <a:gd name="T43" fmla="*/ 280 h 1977"/>
                              <a:gd name="T44" fmla="*/ 925 w 3966"/>
                              <a:gd name="T45" fmla="*/ 122 h 1977"/>
                              <a:gd name="T46" fmla="*/ 959 w 3966"/>
                              <a:gd name="T47" fmla="*/ 36 h 1977"/>
                              <a:gd name="T48" fmla="*/ 987 w 3966"/>
                              <a:gd name="T49" fmla="*/ 9 h 1977"/>
                              <a:gd name="T50" fmla="*/ 1023 w 3966"/>
                              <a:gd name="T51" fmla="*/ 0 h 1977"/>
                              <a:gd name="T52" fmla="*/ 1086 w 3966"/>
                              <a:gd name="T53" fmla="*/ 24 h 1977"/>
                              <a:gd name="T54" fmla="*/ 1179 w 3966"/>
                              <a:gd name="T55" fmla="*/ 108 h 1977"/>
                              <a:gd name="T56" fmla="*/ 1287 w 3966"/>
                              <a:gd name="T57" fmla="*/ 244 h 1977"/>
                              <a:gd name="T58" fmla="*/ 1399 w 3966"/>
                              <a:gd name="T59" fmla="*/ 405 h 1977"/>
                              <a:gd name="T60" fmla="*/ 1579 w 3966"/>
                              <a:gd name="T61" fmla="*/ 668 h 1977"/>
                              <a:gd name="T62" fmla="*/ 1692 w 3966"/>
                              <a:gd name="T63" fmla="*/ 822 h 1977"/>
                              <a:gd name="T64" fmla="*/ 1800 w 3966"/>
                              <a:gd name="T65" fmla="*/ 946 h 1977"/>
                              <a:gd name="T66" fmla="*/ 1898 w 3966"/>
                              <a:gd name="T67" fmla="*/ 1021 h 1977"/>
                              <a:gd name="T68" fmla="*/ 2044 w 3966"/>
                              <a:gd name="T69" fmla="*/ 1090 h 1977"/>
                              <a:gd name="T70" fmla="*/ 2231 w 3966"/>
                              <a:gd name="T71" fmla="*/ 1138 h 1977"/>
                              <a:gd name="T72" fmla="*/ 2401 w 3966"/>
                              <a:gd name="T73" fmla="*/ 1143 h 1977"/>
                              <a:gd name="T74" fmla="*/ 2557 w 3966"/>
                              <a:gd name="T75" fmla="*/ 1128 h 1977"/>
                              <a:gd name="T76" fmla="*/ 2622 w 3966"/>
                              <a:gd name="T77" fmla="*/ 1109 h 1977"/>
                              <a:gd name="T78" fmla="*/ 2684 w 3966"/>
                              <a:gd name="T79" fmla="*/ 1066 h 1977"/>
                              <a:gd name="T80" fmla="*/ 2785 w 3966"/>
                              <a:gd name="T81" fmla="*/ 958 h 1977"/>
                              <a:gd name="T82" fmla="*/ 2881 w 3966"/>
                              <a:gd name="T83" fmla="*/ 865 h 1977"/>
                              <a:gd name="T84" fmla="*/ 2929 w 3966"/>
                              <a:gd name="T85" fmla="*/ 846 h 1977"/>
                              <a:gd name="T86" fmla="*/ 2979 w 3966"/>
                              <a:gd name="T87" fmla="*/ 846 h 1977"/>
                              <a:gd name="T88" fmla="*/ 3032 w 3966"/>
                              <a:gd name="T89" fmla="*/ 879 h 1977"/>
                              <a:gd name="T90" fmla="*/ 3082 w 3966"/>
                              <a:gd name="T91" fmla="*/ 934 h 1977"/>
                              <a:gd name="T92" fmla="*/ 3180 w 3966"/>
                              <a:gd name="T93" fmla="*/ 1095 h 1977"/>
                              <a:gd name="T94" fmla="*/ 3283 w 3966"/>
                              <a:gd name="T95" fmla="*/ 1270 h 1977"/>
                              <a:gd name="T96" fmla="*/ 3374 w 3966"/>
                              <a:gd name="T97" fmla="*/ 1382 h 1977"/>
                              <a:gd name="T98" fmla="*/ 3468 w 3966"/>
                              <a:gd name="T99" fmla="*/ 1461 h 1977"/>
                              <a:gd name="T100" fmla="*/ 3628 w 3966"/>
                              <a:gd name="T101" fmla="*/ 1553 h 1977"/>
                              <a:gd name="T102" fmla="*/ 3791 w 3966"/>
                              <a:gd name="T103" fmla="*/ 1622 h 1977"/>
                              <a:gd name="T104" fmla="*/ 3923 w 3966"/>
                              <a:gd name="T105" fmla="*/ 1675 h 1977"/>
                              <a:gd name="T106" fmla="*/ 3966 w 3966"/>
                              <a:gd name="T107" fmla="*/ 1694 h 19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966" h="1977">
                                <a:moveTo>
                                  <a:pt x="19" y="1977"/>
                                </a:moveTo>
                                <a:lnTo>
                                  <a:pt x="69" y="1876"/>
                                </a:lnTo>
                                <a:lnTo>
                                  <a:pt x="117" y="1778"/>
                                </a:lnTo>
                                <a:lnTo>
                                  <a:pt x="132" y="1725"/>
                                </a:lnTo>
                                <a:lnTo>
                                  <a:pt x="146" y="1670"/>
                                </a:lnTo>
                                <a:lnTo>
                                  <a:pt x="156" y="1612"/>
                                </a:lnTo>
                                <a:lnTo>
                                  <a:pt x="160" y="1553"/>
                                </a:lnTo>
                                <a:lnTo>
                                  <a:pt x="156" y="1519"/>
                                </a:lnTo>
                                <a:lnTo>
                                  <a:pt x="148" y="1481"/>
                                </a:lnTo>
                                <a:lnTo>
                                  <a:pt x="127" y="1402"/>
                                </a:lnTo>
                                <a:lnTo>
                                  <a:pt x="93" y="1311"/>
                                </a:lnTo>
                                <a:lnTo>
                                  <a:pt x="55" y="1227"/>
                                </a:lnTo>
                                <a:lnTo>
                                  <a:pt x="24" y="1143"/>
                                </a:lnTo>
                                <a:lnTo>
                                  <a:pt x="5" y="1071"/>
                                </a:lnTo>
                                <a:lnTo>
                                  <a:pt x="0" y="1045"/>
                                </a:lnTo>
                                <a:lnTo>
                                  <a:pt x="0" y="1021"/>
                                </a:lnTo>
                                <a:lnTo>
                                  <a:pt x="5" y="1001"/>
                                </a:lnTo>
                                <a:lnTo>
                                  <a:pt x="19" y="987"/>
                                </a:lnTo>
                                <a:lnTo>
                                  <a:pt x="41" y="982"/>
                                </a:lnTo>
                                <a:lnTo>
                                  <a:pt x="69" y="992"/>
                                </a:lnTo>
                                <a:lnTo>
                                  <a:pt x="103" y="1011"/>
                                </a:lnTo>
                                <a:lnTo>
                                  <a:pt x="146" y="1035"/>
                                </a:lnTo>
                                <a:lnTo>
                                  <a:pt x="192" y="1066"/>
                                </a:lnTo>
                                <a:lnTo>
                                  <a:pt x="240" y="1100"/>
                                </a:lnTo>
                                <a:lnTo>
                                  <a:pt x="343" y="1172"/>
                                </a:lnTo>
                                <a:lnTo>
                                  <a:pt x="400" y="1210"/>
                                </a:lnTo>
                                <a:lnTo>
                                  <a:pt x="450" y="1241"/>
                                </a:lnTo>
                                <a:lnTo>
                                  <a:pt x="508" y="1270"/>
                                </a:lnTo>
                                <a:lnTo>
                                  <a:pt x="558" y="1289"/>
                                </a:lnTo>
                                <a:lnTo>
                                  <a:pt x="606" y="1303"/>
                                </a:lnTo>
                                <a:lnTo>
                                  <a:pt x="647" y="1303"/>
                                </a:lnTo>
                                <a:lnTo>
                                  <a:pt x="690" y="1294"/>
                                </a:lnTo>
                                <a:lnTo>
                                  <a:pt x="724" y="1270"/>
                                </a:lnTo>
                                <a:lnTo>
                                  <a:pt x="738" y="1251"/>
                                </a:lnTo>
                                <a:lnTo>
                                  <a:pt x="752" y="1227"/>
                                </a:lnTo>
                                <a:lnTo>
                                  <a:pt x="774" y="1172"/>
                                </a:lnTo>
                                <a:lnTo>
                                  <a:pt x="793" y="1095"/>
                                </a:lnTo>
                                <a:lnTo>
                                  <a:pt x="812" y="1006"/>
                                </a:lnTo>
                                <a:lnTo>
                                  <a:pt x="822" y="913"/>
                                </a:lnTo>
                                <a:lnTo>
                                  <a:pt x="836" y="807"/>
                                </a:lnTo>
                                <a:lnTo>
                                  <a:pt x="855" y="592"/>
                                </a:lnTo>
                                <a:lnTo>
                                  <a:pt x="865" y="484"/>
                                </a:lnTo>
                                <a:lnTo>
                                  <a:pt x="879" y="381"/>
                                </a:lnTo>
                                <a:lnTo>
                                  <a:pt x="887" y="280"/>
                                </a:lnTo>
                                <a:lnTo>
                                  <a:pt x="906" y="196"/>
                                </a:lnTo>
                                <a:lnTo>
                                  <a:pt x="925" y="122"/>
                                </a:lnTo>
                                <a:lnTo>
                                  <a:pt x="944" y="60"/>
                                </a:lnTo>
                                <a:lnTo>
                                  <a:pt x="959" y="36"/>
                                </a:lnTo>
                                <a:lnTo>
                                  <a:pt x="973" y="19"/>
                                </a:lnTo>
                                <a:lnTo>
                                  <a:pt x="987" y="9"/>
                                </a:lnTo>
                                <a:lnTo>
                                  <a:pt x="1006" y="0"/>
                                </a:lnTo>
                                <a:lnTo>
                                  <a:pt x="1023" y="0"/>
                                </a:lnTo>
                                <a:lnTo>
                                  <a:pt x="1042" y="0"/>
                                </a:lnTo>
                                <a:lnTo>
                                  <a:pt x="1086" y="24"/>
                                </a:lnTo>
                                <a:lnTo>
                                  <a:pt x="1131" y="55"/>
                                </a:lnTo>
                                <a:lnTo>
                                  <a:pt x="1179" y="108"/>
                                </a:lnTo>
                                <a:lnTo>
                                  <a:pt x="1232" y="168"/>
                                </a:lnTo>
                                <a:lnTo>
                                  <a:pt x="1287" y="244"/>
                                </a:lnTo>
                                <a:lnTo>
                                  <a:pt x="1344" y="319"/>
                                </a:lnTo>
                                <a:lnTo>
                                  <a:pt x="1399" y="405"/>
                                </a:lnTo>
                                <a:lnTo>
                                  <a:pt x="1517" y="577"/>
                                </a:lnTo>
                                <a:lnTo>
                                  <a:pt x="1579" y="668"/>
                                </a:lnTo>
                                <a:lnTo>
                                  <a:pt x="1634" y="747"/>
                                </a:lnTo>
                                <a:lnTo>
                                  <a:pt x="1692" y="822"/>
                                </a:lnTo>
                                <a:lnTo>
                                  <a:pt x="1747" y="889"/>
                                </a:lnTo>
                                <a:lnTo>
                                  <a:pt x="1800" y="946"/>
                                </a:lnTo>
                                <a:lnTo>
                                  <a:pt x="1850" y="987"/>
                                </a:lnTo>
                                <a:lnTo>
                                  <a:pt x="1898" y="1021"/>
                                </a:lnTo>
                                <a:lnTo>
                                  <a:pt x="1951" y="1047"/>
                                </a:lnTo>
                                <a:lnTo>
                                  <a:pt x="2044" y="1090"/>
                                </a:lnTo>
                                <a:lnTo>
                                  <a:pt x="2138" y="1119"/>
                                </a:lnTo>
                                <a:lnTo>
                                  <a:pt x="2231" y="1138"/>
                                </a:lnTo>
                                <a:lnTo>
                                  <a:pt x="2317" y="1143"/>
                                </a:lnTo>
                                <a:lnTo>
                                  <a:pt x="2401" y="1143"/>
                                </a:lnTo>
                                <a:lnTo>
                                  <a:pt x="2480" y="1138"/>
                                </a:lnTo>
                                <a:lnTo>
                                  <a:pt x="2557" y="1128"/>
                                </a:lnTo>
                                <a:lnTo>
                                  <a:pt x="2588" y="1119"/>
                                </a:lnTo>
                                <a:lnTo>
                                  <a:pt x="2622" y="1109"/>
                                </a:lnTo>
                                <a:lnTo>
                                  <a:pt x="2655" y="1090"/>
                                </a:lnTo>
                                <a:lnTo>
                                  <a:pt x="2684" y="1066"/>
                                </a:lnTo>
                                <a:lnTo>
                                  <a:pt x="2734" y="1016"/>
                                </a:lnTo>
                                <a:lnTo>
                                  <a:pt x="2785" y="958"/>
                                </a:lnTo>
                                <a:lnTo>
                                  <a:pt x="2833" y="908"/>
                                </a:lnTo>
                                <a:lnTo>
                                  <a:pt x="2881" y="865"/>
                                </a:lnTo>
                                <a:lnTo>
                                  <a:pt x="2905" y="850"/>
                                </a:lnTo>
                                <a:lnTo>
                                  <a:pt x="2929" y="846"/>
                                </a:lnTo>
                                <a:lnTo>
                                  <a:pt x="2955" y="841"/>
                                </a:lnTo>
                                <a:lnTo>
                                  <a:pt x="2979" y="846"/>
                                </a:lnTo>
                                <a:lnTo>
                                  <a:pt x="3008" y="860"/>
                                </a:lnTo>
                                <a:lnTo>
                                  <a:pt x="3032" y="879"/>
                                </a:lnTo>
                                <a:lnTo>
                                  <a:pt x="3056" y="903"/>
                                </a:lnTo>
                                <a:lnTo>
                                  <a:pt x="3082" y="934"/>
                                </a:lnTo>
                                <a:lnTo>
                                  <a:pt x="3130" y="1006"/>
                                </a:lnTo>
                                <a:lnTo>
                                  <a:pt x="3180" y="1095"/>
                                </a:lnTo>
                                <a:lnTo>
                                  <a:pt x="3233" y="1186"/>
                                </a:lnTo>
                                <a:lnTo>
                                  <a:pt x="3283" y="1270"/>
                                </a:lnTo>
                                <a:lnTo>
                                  <a:pt x="3341" y="1349"/>
                                </a:lnTo>
                                <a:lnTo>
                                  <a:pt x="3374" y="1382"/>
                                </a:lnTo>
                                <a:lnTo>
                                  <a:pt x="3403" y="1411"/>
                                </a:lnTo>
                                <a:lnTo>
                                  <a:pt x="3468" y="1461"/>
                                </a:lnTo>
                                <a:lnTo>
                                  <a:pt x="3547" y="1509"/>
                                </a:lnTo>
                                <a:lnTo>
                                  <a:pt x="3628" y="1553"/>
                                </a:lnTo>
                                <a:lnTo>
                                  <a:pt x="3712" y="1588"/>
                                </a:lnTo>
                                <a:lnTo>
                                  <a:pt x="3791" y="1622"/>
                                </a:lnTo>
                                <a:lnTo>
                                  <a:pt x="3863" y="1651"/>
                                </a:lnTo>
                                <a:lnTo>
                                  <a:pt x="3923" y="1675"/>
                                </a:lnTo>
                                <a:lnTo>
                                  <a:pt x="3947" y="1684"/>
                                </a:lnTo>
                                <a:lnTo>
                                  <a:pt x="3966" y="1694"/>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1941"/>
                        <wps:cNvSpPr>
                          <a:spLocks/>
                        </wps:cNvSpPr>
                        <wps:spPr bwMode="auto">
                          <a:xfrm>
                            <a:off x="2304" y="6421"/>
                            <a:ext cx="29" cy="65"/>
                          </a:xfrm>
                          <a:custGeom>
                            <a:avLst/>
                            <a:gdLst>
                              <a:gd name="T0" fmla="*/ 15 w 29"/>
                              <a:gd name="T1" fmla="*/ 5 h 65"/>
                              <a:gd name="T2" fmla="*/ 7 w 29"/>
                              <a:gd name="T3" fmla="*/ 0 h 65"/>
                              <a:gd name="T4" fmla="*/ 0 w 29"/>
                              <a:gd name="T5" fmla="*/ 5 h 65"/>
                              <a:gd name="T6" fmla="*/ 0 w 29"/>
                              <a:gd name="T7" fmla="*/ 10 h 65"/>
                              <a:gd name="T8" fmla="*/ 15 w 29"/>
                              <a:gd name="T9" fmla="*/ 60 h 65"/>
                              <a:gd name="T10" fmla="*/ 19 w 29"/>
                              <a:gd name="T11" fmla="*/ 65 h 65"/>
                              <a:gd name="T12" fmla="*/ 24 w 29"/>
                              <a:gd name="T13" fmla="*/ 65 h 65"/>
                              <a:gd name="T14" fmla="*/ 29 w 29"/>
                              <a:gd name="T15" fmla="*/ 60 h 65"/>
                              <a:gd name="T16" fmla="*/ 29 w 29"/>
                              <a:gd name="T17" fmla="*/ 58 h 65"/>
                              <a:gd name="T18" fmla="*/ 15 w 29"/>
                              <a:gd name="T19" fmla="*/ 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65">
                                <a:moveTo>
                                  <a:pt x="15" y="5"/>
                                </a:moveTo>
                                <a:lnTo>
                                  <a:pt x="7" y="0"/>
                                </a:lnTo>
                                <a:lnTo>
                                  <a:pt x="0" y="5"/>
                                </a:lnTo>
                                <a:lnTo>
                                  <a:pt x="0" y="10"/>
                                </a:lnTo>
                                <a:lnTo>
                                  <a:pt x="15" y="60"/>
                                </a:lnTo>
                                <a:lnTo>
                                  <a:pt x="19" y="65"/>
                                </a:lnTo>
                                <a:lnTo>
                                  <a:pt x="24" y="65"/>
                                </a:lnTo>
                                <a:lnTo>
                                  <a:pt x="29" y="60"/>
                                </a:lnTo>
                                <a:lnTo>
                                  <a:pt x="29" y="5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942"/>
                        <wps:cNvSpPr>
                          <a:spLocks/>
                        </wps:cNvSpPr>
                        <wps:spPr bwMode="auto">
                          <a:xfrm>
                            <a:off x="2333" y="6510"/>
                            <a:ext cx="34" cy="72"/>
                          </a:xfrm>
                          <a:custGeom>
                            <a:avLst/>
                            <a:gdLst>
                              <a:gd name="T0" fmla="*/ 14 w 34"/>
                              <a:gd name="T1" fmla="*/ 5 h 72"/>
                              <a:gd name="T2" fmla="*/ 10 w 34"/>
                              <a:gd name="T3" fmla="*/ 0 h 72"/>
                              <a:gd name="T4" fmla="*/ 5 w 34"/>
                              <a:gd name="T5" fmla="*/ 0 h 72"/>
                              <a:gd name="T6" fmla="*/ 0 w 34"/>
                              <a:gd name="T7" fmla="*/ 5 h 72"/>
                              <a:gd name="T8" fmla="*/ 0 w 34"/>
                              <a:gd name="T9" fmla="*/ 9 h 72"/>
                              <a:gd name="T10" fmla="*/ 19 w 34"/>
                              <a:gd name="T11" fmla="*/ 67 h 72"/>
                              <a:gd name="T12" fmla="*/ 24 w 34"/>
                              <a:gd name="T13" fmla="*/ 72 h 72"/>
                              <a:gd name="T14" fmla="*/ 29 w 34"/>
                              <a:gd name="T15" fmla="*/ 72 h 72"/>
                              <a:gd name="T16" fmla="*/ 34 w 34"/>
                              <a:gd name="T17" fmla="*/ 67 h 72"/>
                              <a:gd name="T18" fmla="*/ 34 w 34"/>
                              <a:gd name="T19" fmla="*/ 62 h 72"/>
                              <a:gd name="T20" fmla="*/ 14 w 34"/>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72">
                                <a:moveTo>
                                  <a:pt x="14" y="5"/>
                                </a:moveTo>
                                <a:lnTo>
                                  <a:pt x="10" y="0"/>
                                </a:lnTo>
                                <a:lnTo>
                                  <a:pt x="5" y="0"/>
                                </a:lnTo>
                                <a:lnTo>
                                  <a:pt x="0" y="5"/>
                                </a:lnTo>
                                <a:lnTo>
                                  <a:pt x="0" y="9"/>
                                </a:lnTo>
                                <a:lnTo>
                                  <a:pt x="19" y="67"/>
                                </a:lnTo>
                                <a:lnTo>
                                  <a:pt x="24" y="72"/>
                                </a:lnTo>
                                <a:lnTo>
                                  <a:pt x="29" y="72"/>
                                </a:lnTo>
                                <a:lnTo>
                                  <a:pt x="34" y="67"/>
                                </a:lnTo>
                                <a:lnTo>
                                  <a:pt x="34" y="62"/>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1943"/>
                        <wps:cNvSpPr>
                          <a:spLocks/>
                        </wps:cNvSpPr>
                        <wps:spPr bwMode="auto">
                          <a:xfrm>
                            <a:off x="2367" y="6606"/>
                            <a:ext cx="33" cy="69"/>
                          </a:xfrm>
                          <a:custGeom>
                            <a:avLst/>
                            <a:gdLst>
                              <a:gd name="T0" fmla="*/ 14 w 33"/>
                              <a:gd name="T1" fmla="*/ 4 h 69"/>
                              <a:gd name="T2" fmla="*/ 9 w 33"/>
                              <a:gd name="T3" fmla="*/ 0 h 69"/>
                              <a:gd name="T4" fmla="*/ 4 w 33"/>
                              <a:gd name="T5" fmla="*/ 0 h 69"/>
                              <a:gd name="T6" fmla="*/ 0 w 33"/>
                              <a:gd name="T7" fmla="*/ 4 h 69"/>
                              <a:gd name="T8" fmla="*/ 0 w 33"/>
                              <a:gd name="T9" fmla="*/ 7 h 69"/>
                              <a:gd name="T10" fmla="*/ 19 w 33"/>
                              <a:gd name="T11" fmla="*/ 64 h 69"/>
                              <a:gd name="T12" fmla="*/ 24 w 33"/>
                              <a:gd name="T13" fmla="*/ 69 h 69"/>
                              <a:gd name="T14" fmla="*/ 28 w 33"/>
                              <a:gd name="T15" fmla="*/ 69 h 69"/>
                              <a:gd name="T16" fmla="*/ 33 w 33"/>
                              <a:gd name="T17" fmla="*/ 64 h 69"/>
                              <a:gd name="T18" fmla="*/ 33 w 33"/>
                              <a:gd name="T19" fmla="*/ 59 h 69"/>
                              <a:gd name="T20" fmla="*/ 14 w 33"/>
                              <a:gd name="T21" fmla="*/ 4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69">
                                <a:moveTo>
                                  <a:pt x="14" y="4"/>
                                </a:moveTo>
                                <a:lnTo>
                                  <a:pt x="9" y="0"/>
                                </a:lnTo>
                                <a:lnTo>
                                  <a:pt x="4" y="0"/>
                                </a:lnTo>
                                <a:lnTo>
                                  <a:pt x="0" y="4"/>
                                </a:lnTo>
                                <a:lnTo>
                                  <a:pt x="0" y="7"/>
                                </a:lnTo>
                                <a:lnTo>
                                  <a:pt x="19" y="64"/>
                                </a:lnTo>
                                <a:lnTo>
                                  <a:pt x="24" y="69"/>
                                </a:lnTo>
                                <a:lnTo>
                                  <a:pt x="28" y="69"/>
                                </a:lnTo>
                                <a:lnTo>
                                  <a:pt x="33" y="64"/>
                                </a:lnTo>
                                <a:lnTo>
                                  <a:pt x="33" y="59"/>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1944"/>
                        <wps:cNvSpPr>
                          <a:spLocks/>
                        </wps:cNvSpPr>
                        <wps:spPr bwMode="auto">
                          <a:xfrm>
                            <a:off x="2395" y="6699"/>
                            <a:ext cx="31" cy="70"/>
                          </a:xfrm>
                          <a:custGeom>
                            <a:avLst/>
                            <a:gdLst>
                              <a:gd name="T0" fmla="*/ 15 w 31"/>
                              <a:gd name="T1" fmla="*/ 5 h 70"/>
                              <a:gd name="T2" fmla="*/ 10 w 31"/>
                              <a:gd name="T3" fmla="*/ 0 h 70"/>
                              <a:gd name="T4" fmla="*/ 5 w 31"/>
                              <a:gd name="T5" fmla="*/ 0 h 70"/>
                              <a:gd name="T6" fmla="*/ 0 w 31"/>
                              <a:gd name="T7" fmla="*/ 5 h 70"/>
                              <a:gd name="T8" fmla="*/ 0 w 31"/>
                              <a:gd name="T9" fmla="*/ 7 h 70"/>
                              <a:gd name="T10" fmla="*/ 17 w 31"/>
                              <a:gd name="T11" fmla="*/ 65 h 70"/>
                              <a:gd name="T12" fmla="*/ 24 w 31"/>
                              <a:gd name="T13" fmla="*/ 70 h 70"/>
                              <a:gd name="T14" fmla="*/ 29 w 31"/>
                              <a:gd name="T15" fmla="*/ 70 h 70"/>
                              <a:gd name="T16" fmla="*/ 31 w 31"/>
                              <a:gd name="T17" fmla="*/ 65 h 70"/>
                              <a:gd name="T18" fmla="*/ 31 w 31"/>
                              <a:gd name="T19" fmla="*/ 60 h 70"/>
                              <a:gd name="T20" fmla="*/ 15 w 31"/>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70">
                                <a:moveTo>
                                  <a:pt x="15" y="5"/>
                                </a:moveTo>
                                <a:lnTo>
                                  <a:pt x="10" y="0"/>
                                </a:lnTo>
                                <a:lnTo>
                                  <a:pt x="5" y="0"/>
                                </a:lnTo>
                                <a:lnTo>
                                  <a:pt x="0" y="5"/>
                                </a:lnTo>
                                <a:lnTo>
                                  <a:pt x="0" y="7"/>
                                </a:lnTo>
                                <a:lnTo>
                                  <a:pt x="17" y="65"/>
                                </a:lnTo>
                                <a:lnTo>
                                  <a:pt x="24" y="70"/>
                                </a:lnTo>
                                <a:lnTo>
                                  <a:pt x="29" y="70"/>
                                </a:lnTo>
                                <a:lnTo>
                                  <a:pt x="31" y="65"/>
                                </a:lnTo>
                                <a:lnTo>
                                  <a:pt x="31"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1945"/>
                        <wps:cNvSpPr>
                          <a:spLocks/>
                        </wps:cNvSpPr>
                        <wps:spPr bwMode="auto">
                          <a:xfrm>
                            <a:off x="2426" y="6792"/>
                            <a:ext cx="34" cy="70"/>
                          </a:xfrm>
                          <a:custGeom>
                            <a:avLst/>
                            <a:gdLst>
                              <a:gd name="T0" fmla="*/ 17 w 34"/>
                              <a:gd name="T1" fmla="*/ 5 h 70"/>
                              <a:gd name="T2" fmla="*/ 10 w 34"/>
                              <a:gd name="T3" fmla="*/ 0 h 70"/>
                              <a:gd name="T4" fmla="*/ 5 w 34"/>
                              <a:gd name="T5" fmla="*/ 0 h 70"/>
                              <a:gd name="T6" fmla="*/ 0 w 34"/>
                              <a:gd name="T7" fmla="*/ 5 h 70"/>
                              <a:gd name="T8" fmla="*/ 0 w 34"/>
                              <a:gd name="T9" fmla="*/ 10 h 70"/>
                              <a:gd name="T10" fmla="*/ 20 w 34"/>
                              <a:gd name="T11" fmla="*/ 65 h 70"/>
                              <a:gd name="T12" fmla="*/ 24 w 34"/>
                              <a:gd name="T13" fmla="*/ 70 h 70"/>
                              <a:gd name="T14" fmla="*/ 29 w 34"/>
                              <a:gd name="T15" fmla="*/ 70 h 70"/>
                              <a:gd name="T16" fmla="*/ 34 w 34"/>
                              <a:gd name="T17" fmla="*/ 65 h 70"/>
                              <a:gd name="T18" fmla="*/ 34 w 34"/>
                              <a:gd name="T19" fmla="*/ 63 h 70"/>
                              <a:gd name="T20" fmla="*/ 17 w 34"/>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70">
                                <a:moveTo>
                                  <a:pt x="17" y="5"/>
                                </a:moveTo>
                                <a:lnTo>
                                  <a:pt x="10" y="0"/>
                                </a:lnTo>
                                <a:lnTo>
                                  <a:pt x="5" y="0"/>
                                </a:lnTo>
                                <a:lnTo>
                                  <a:pt x="0" y="5"/>
                                </a:lnTo>
                                <a:lnTo>
                                  <a:pt x="0" y="10"/>
                                </a:lnTo>
                                <a:lnTo>
                                  <a:pt x="20" y="65"/>
                                </a:lnTo>
                                <a:lnTo>
                                  <a:pt x="24" y="70"/>
                                </a:lnTo>
                                <a:lnTo>
                                  <a:pt x="29" y="70"/>
                                </a:lnTo>
                                <a:lnTo>
                                  <a:pt x="34" y="65"/>
                                </a:lnTo>
                                <a:lnTo>
                                  <a:pt x="34" y="63"/>
                                </a:lnTo>
                                <a:lnTo>
                                  <a:pt x="17"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1946"/>
                        <wps:cNvSpPr>
                          <a:spLocks/>
                        </wps:cNvSpPr>
                        <wps:spPr bwMode="auto">
                          <a:xfrm>
                            <a:off x="2460" y="6886"/>
                            <a:ext cx="29" cy="67"/>
                          </a:xfrm>
                          <a:custGeom>
                            <a:avLst/>
                            <a:gdLst>
                              <a:gd name="T0" fmla="*/ 14 w 29"/>
                              <a:gd name="T1" fmla="*/ 5 h 67"/>
                              <a:gd name="T2" fmla="*/ 10 w 29"/>
                              <a:gd name="T3" fmla="*/ 0 h 67"/>
                              <a:gd name="T4" fmla="*/ 5 w 29"/>
                              <a:gd name="T5" fmla="*/ 0 h 67"/>
                              <a:gd name="T6" fmla="*/ 0 w 29"/>
                              <a:gd name="T7" fmla="*/ 5 h 67"/>
                              <a:gd name="T8" fmla="*/ 0 w 29"/>
                              <a:gd name="T9" fmla="*/ 10 h 67"/>
                              <a:gd name="T10" fmla="*/ 14 w 29"/>
                              <a:gd name="T11" fmla="*/ 62 h 67"/>
                              <a:gd name="T12" fmla="*/ 19 w 29"/>
                              <a:gd name="T13" fmla="*/ 67 h 67"/>
                              <a:gd name="T14" fmla="*/ 24 w 29"/>
                              <a:gd name="T15" fmla="*/ 67 h 67"/>
                              <a:gd name="T16" fmla="*/ 29 w 29"/>
                              <a:gd name="T17" fmla="*/ 62 h 67"/>
                              <a:gd name="T18" fmla="*/ 29 w 29"/>
                              <a:gd name="T19" fmla="*/ 57 h 67"/>
                              <a:gd name="T20" fmla="*/ 14 w 29"/>
                              <a:gd name="T21"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 h="67">
                                <a:moveTo>
                                  <a:pt x="14" y="5"/>
                                </a:moveTo>
                                <a:lnTo>
                                  <a:pt x="10" y="0"/>
                                </a:lnTo>
                                <a:lnTo>
                                  <a:pt x="5" y="0"/>
                                </a:lnTo>
                                <a:lnTo>
                                  <a:pt x="0" y="5"/>
                                </a:lnTo>
                                <a:lnTo>
                                  <a:pt x="0" y="10"/>
                                </a:lnTo>
                                <a:lnTo>
                                  <a:pt x="14" y="62"/>
                                </a:lnTo>
                                <a:lnTo>
                                  <a:pt x="19" y="67"/>
                                </a:lnTo>
                                <a:lnTo>
                                  <a:pt x="24" y="67"/>
                                </a:lnTo>
                                <a:lnTo>
                                  <a:pt x="29" y="62"/>
                                </a:lnTo>
                                <a:lnTo>
                                  <a:pt x="29" y="57"/>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947"/>
                        <wps:cNvSpPr>
                          <a:spLocks/>
                        </wps:cNvSpPr>
                        <wps:spPr bwMode="auto">
                          <a:xfrm>
                            <a:off x="2489" y="6982"/>
                            <a:ext cx="33" cy="64"/>
                          </a:xfrm>
                          <a:custGeom>
                            <a:avLst/>
                            <a:gdLst>
                              <a:gd name="T0" fmla="*/ 14 w 33"/>
                              <a:gd name="T1" fmla="*/ 2 h 64"/>
                              <a:gd name="T2" fmla="*/ 9 w 33"/>
                              <a:gd name="T3" fmla="*/ 0 h 64"/>
                              <a:gd name="T4" fmla="*/ 5 w 33"/>
                              <a:gd name="T5" fmla="*/ 0 h 64"/>
                              <a:gd name="T6" fmla="*/ 0 w 33"/>
                              <a:gd name="T7" fmla="*/ 2 h 64"/>
                              <a:gd name="T8" fmla="*/ 0 w 33"/>
                              <a:gd name="T9" fmla="*/ 7 h 64"/>
                              <a:gd name="T10" fmla="*/ 19 w 33"/>
                              <a:gd name="T11" fmla="*/ 60 h 64"/>
                              <a:gd name="T12" fmla="*/ 24 w 33"/>
                              <a:gd name="T13" fmla="*/ 64 h 64"/>
                              <a:gd name="T14" fmla="*/ 29 w 33"/>
                              <a:gd name="T15" fmla="*/ 64 h 64"/>
                              <a:gd name="T16" fmla="*/ 33 w 33"/>
                              <a:gd name="T17" fmla="*/ 60 h 64"/>
                              <a:gd name="T18" fmla="*/ 33 w 33"/>
                              <a:gd name="T19" fmla="*/ 55 h 64"/>
                              <a:gd name="T20" fmla="*/ 14 w 33"/>
                              <a:gd name="T21" fmla="*/ 2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64">
                                <a:moveTo>
                                  <a:pt x="14" y="2"/>
                                </a:moveTo>
                                <a:lnTo>
                                  <a:pt x="9" y="0"/>
                                </a:lnTo>
                                <a:lnTo>
                                  <a:pt x="5" y="0"/>
                                </a:lnTo>
                                <a:lnTo>
                                  <a:pt x="0" y="2"/>
                                </a:lnTo>
                                <a:lnTo>
                                  <a:pt x="0" y="7"/>
                                </a:lnTo>
                                <a:lnTo>
                                  <a:pt x="19" y="60"/>
                                </a:lnTo>
                                <a:lnTo>
                                  <a:pt x="24" y="64"/>
                                </a:lnTo>
                                <a:lnTo>
                                  <a:pt x="29" y="64"/>
                                </a:lnTo>
                                <a:lnTo>
                                  <a:pt x="33" y="60"/>
                                </a:lnTo>
                                <a:lnTo>
                                  <a:pt x="33" y="55"/>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948"/>
                        <wps:cNvSpPr>
                          <a:spLocks/>
                        </wps:cNvSpPr>
                        <wps:spPr bwMode="auto">
                          <a:xfrm>
                            <a:off x="2522" y="7075"/>
                            <a:ext cx="34" cy="65"/>
                          </a:xfrm>
                          <a:custGeom>
                            <a:avLst/>
                            <a:gdLst>
                              <a:gd name="T0" fmla="*/ 15 w 34"/>
                              <a:gd name="T1" fmla="*/ 5 h 65"/>
                              <a:gd name="T2" fmla="*/ 10 w 34"/>
                              <a:gd name="T3" fmla="*/ 0 h 65"/>
                              <a:gd name="T4" fmla="*/ 5 w 34"/>
                              <a:gd name="T5" fmla="*/ 0 h 65"/>
                              <a:gd name="T6" fmla="*/ 0 w 34"/>
                              <a:gd name="T7" fmla="*/ 5 h 65"/>
                              <a:gd name="T8" fmla="*/ 0 w 34"/>
                              <a:gd name="T9" fmla="*/ 10 h 65"/>
                              <a:gd name="T10" fmla="*/ 17 w 34"/>
                              <a:gd name="T11" fmla="*/ 60 h 65"/>
                              <a:gd name="T12" fmla="*/ 22 w 34"/>
                              <a:gd name="T13" fmla="*/ 65 h 65"/>
                              <a:gd name="T14" fmla="*/ 29 w 34"/>
                              <a:gd name="T15" fmla="*/ 65 h 65"/>
                              <a:gd name="T16" fmla="*/ 34 w 34"/>
                              <a:gd name="T17" fmla="*/ 60 h 65"/>
                              <a:gd name="T18" fmla="*/ 34 w 34"/>
                              <a:gd name="T19" fmla="*/ 58 h 65"/>
                              <a:gd name="T20" fmla="*/ 15 w 34"/>
                              <a:gd name="T21" fmla="*/ 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65">
                                <a:moveTo>
                                  <a:pt x="15" y="5"/>
                                </a:moveTo>
                                <a:lnTo>
                                  <a:pt x="10" y="0"/>
                                </a:lnTo>
                                <a:lnTo>
                                  <a:pt x="5" y="0"/>
                                </a:lnTo>
                                <a:lnTo>
                                  <a:pt x="0" y="5"/>
                                </a:lnTo>
                                <a:lnTo>
                                  <a:pt x="0" y="10"/>
                                </a:lnTo>
                                <a:lnTo>
                                  <a:pt x="17" y="60"/>
                                </a:lnTo>
                                <a:lnTo>
                                  <a:pt x="22" y="65"/>
                                </a:lnTo>
                                <a:lnTo>
                                  <a:pt x="29" y="65"/>
                                </a:lnTo>
                                <a:lnTo>
                                  <a:pt x="34" y="60"/>
                                </a:lnTo>
                                <a:lnTo>
                                  <a:pt x="34" y="5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1949"/>
                        <wps:cNvSpPr>
                          <a:spLocks/>
                        </wps:cNvSpPr>
                        <wps:spPr bwMode="auto">
                          <a:xfrm>
                            <a:off x="2556" y="7169"/>
                            <a:ext cx="26" cy="64"/>
                          </a:xfrm>
                          <a:custGeom>
                            <a:avLst/>
                            <a:gdLst>
                              <a:gd name="T0" fmla="*/ 12 w 26"/>
                              <a:gd name="T1" fmla="*/ 4 h 64"/>
                              <a:gd name="T2" fmla="*/ 7 w 26"/>
                              <a:gd name="T3" fmla="*/ 0 h 64"/>
                              <a:gd name="T4" fmla="*/ 2 w 26"/>
                              <a:gd name="T5" fmla="*/ 0 h 64"/>
                              <a:gd name="T6" fmla="*/ 0 w 26"/>
                              <a:gd name="T7" fmla="*/ 4 h 64"/>
                              <a:gd name="T8" fmla="*/ 0 w 26"/>
                              <a:gd name="T9" fmla="*/ 9 h 64"/>
                              <a:gd name="T10" fmla="*/ 12 w 26"/>
                              <a:gd name="T11" fmla="*/ 60 h 64"/>
                              <a:gd name="T12" fmla="*/ 17 w 26"/>
                              <a:gd name="T13" fmla="*/ 64 h 64"/>
                              <a:gd name="T14" fmla="*/ 21 w 26"/>
                              <a:gd name="T15" fmla="*/ 64 h 64"/>
                              <a:gd name="T16" fmla="*/ 26 w 26"/>
                              <a:gd name="T17" fmla="*/ 60 h 64"/>
                              <a:gd name="T18" fmla="*/ 26 w 26"/>
                              <a:gd name="T19" fmla="*/ 57 h 64"/>
                              <a:gd name="T20" fmla="*/ 12 w 26"/>
                              <a:gd name="T21" fmla="*/ 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 h="64">
                                <a:moveTo>
                                  <a:pt x="12" y="4"/>
                                </a:moveTo>
                                <a:lnTo>
                                  <a:pt x="7" y="0"/>
                                </a:lnTo>
                                <a:lnTo>
                                  <a:pt x="2" y="0"/>
                                </a:lnTo>
                                <a:lnTo>
                                  <a:pt x="0" y="4"/>
                                </a:lnTo>
                                <a:lnTo>
                                  <a:pt x="0" y="9"/>
                                </a:lnTo>
                                <a:lnTo>
                                  <a:pt x="12" y="60"/>
                                </a:lnTo>
                                <a:lnTo>
                                  <a:pt x="17" y="64"/>
                                </a:lnTo>
                                <a:lnTo>
                                  <a:pt x="21" y="64"/>
                                </a:lnTo>
                                <a:lnTo>
                                  <a:pt x="26" y="60"/>
                                </a:lnTo>
                                <a:lnTo>
                                  <a:pt x="26" y="57"/>
                                </a:lnTo>
                                <a:lnTo>
                                  <a:pt x="12"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950"/>
                        <wps:cNvSpPr>
                          <a:spLocks/>
                        </wps:cNvSpPr>
                        <wps:spPr bwMode="auto">
                          <a:xfrm>
                            <a:off x="2582" y="7262"/>
                            <a:ext cx="34" cy="67"/>
                          </a:xfrm>
                          <a:custGeom>
                            <a:avLst/>
                            <a:gdLst>
                              <a:gd name="T0" fmla="*/ 15 w 34"/>
                              <a:gd name="T1" fmla="*/ 5 h 67"/>
                              <a:gd name="T2" fmla="*/ 10 w 34"/>
                              <a:gd name="T3" fmla="*/ 0 h 67"/>
                              <a:gd name="T4" fmla="*/ 5 w 34"/>
                              <a:gd name="T5" fmla="*/ 0 h 67"/>
                              <a:gd name="T6" fmla="*/ 0 w 34"/>
                              <a:gd name="T7" fmla="*/ 5 h 67"/>
                              <a:gd name="T8" fmla="*/ 0 w 34"/>
                              <a:gd name="T9" fmla="*/ 10 h 67"/>
                              <a:gd name="T10" fmla="*/ 19 w 34"/>
                              <a:gd name="T11" fmla="*/ 62 h 67"/>
                              <a:gd name="T12" fmla="*/ 24 w 34"/>
                              <a:gd name="T13" fmla="*/ 67 h 67"/>
                              <a:gd name="T14" fmla="*/ 29 w 34"/>
                              <a:gd name="T15" fmla="*/ 67 h 67"/>
                              <a:gd name="T16" fmla="*/ 34 w 34"/>
                              <a:gd name="T17" fmla="*/ 62 h 67"/>
                              <a:gd name="T18" fmla="*/ 34 w 34"/>
                              <a:gd name="T19" fmla="*/ 58 h 67"/>
                              <a:gd name="T20" fmla="*/ 15 w 34"/>
                              <a:gd name="T21"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67">
                                <a:moveTo>
                                  <a:pt x="15" y="5"/>
                                </a:moveTo>
                                <a:lnTo>
                                  <a:pt x="10" y="0"/>
                                </a:lnTo>
                                <a:lnTo>
                                  <a:pt x="5" y="0"/>
                                </a:lnTo>
                                <a:lnTo>
                                  <a:pt x="0" y="5"/>
                                </a:lnTo>
                                <a:lnTo>
                                  <a:pt x="0" y="10"/>
                                </a:lnTo>
                                <a:lnTo>
                                  <a:pt x="19" y="62"/>
                                </a:lnTo>
                                <a:lnTo>
                                  <a:pt x="24" y="67"/>
                                </a:lnTo>
                                <a:lnTo>
                                  <a:pt x="29" y="67"/>
                                </a:lnTo>
                                <a:lnTo>
                                  <a:pt x="34" y="62"/>
                                </a:lnTo>
                                <a:lnTo>
                                  <a:pt x="34" y="5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951"/>
                        <wps:cNvSpPr>
                          <a:spLocks/>
                        </wps:cNvSpPr>
                        <wps:spPr bwMode="auto">
                          <a:xfrm>
                            <a:off x="2616" y="7358"/>
                            <a:ext cx="33" cy="65"/>
                          </a:xfrm>
                          <a:custGeom>
                            <a:avLst/>
                            <a:gdLst>
                              <a:gd name="T0" fmla="*/ 14 w 33"/>
                              <a:gd name="T1" fmla="*/ 2 h 65"/>
                              <a:gd name="T2" fmla="*/ 9 w 33"/>
                              <a:gd name="T3" fmla="*/ 0 h 65"/>
                              <a:gd name="T4" fmla="*/ 5 w 33"/>
                              <a:gd name="T5" fmla="*/ 0 h 65"/>
                              <a:gd name="T6" fmla="*/ 0 w 33"/>
                              <a:gd name="T7" fmla="*/ 2 h 65"/>
                              <a:gd name="T8" fmla="*/ 0 w 33"/>
                              <a:gd name="T9" fmla="*/ 7 h 65"/>
                              <a:gd name="T10" fmla="*/ 19 w 33"/>
                              <a:gd name="T11" fmla="*/ 60 h 65"/>
                              <a:gd name="T12" fmla="*/ 24 w 33"/>
                              <a:gd name="T13" fmla="*/ 65 h 65"/>
                              <a:gd name="T14" fmla="*/ 29 w 33"/>
                              <a:gd name="T15" fmla="*/ 65 h 65"/>
                              <a:gd name="T16" fmla="*/ 33 w 33"/>
                              <a:gd name="T17" fmla="*/ 60 h 65"/>
                              <a:gd name="T18" fmla="*/ 33 w 33"/>
                              <a:gd name="T19" fmla="*/ 55 h 65"/>
                              <a:gd name="T20" fmla="*/ 14 w 33"/>
                              <a:gd name="T21" fmla="*/ 2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65">
                                <a:moveTo>
                                  <a:pt x="14" y="2"/>
                                </a:moveTo>
                                <a:lnTo>
                                  <a:pt x="9" y="0"/>
                                </a:lnTo>
                                <a:lnTo>
                                  <a:pt x="5" y="0"/>
                                </a:lnTo>
                                <a:lnTo>
                                  <a:pt x="0" y="2"/>
                                </a:lnTo>
                                <a:lnTo>
                                  <a:pt x="0" y="7"/>
                                </a:lnTo>
                                <a:lnTo>
                                  <a:pt x="19" y="60"/>
                                </a:lnTo>
                                <a:lnTo>
                                  <a:pt x="24" y="65"/>
                                </a:lnTo>
                                <a:lnTo>
                                  <a:pt x="29" y="65"/>
                                </a:lnTo>
                                <a:lnTo>
                                  <a:pt x="33" y="60"/>
                                </a:lnTo>
                                <a:lnTo>
                                  <a:pt x="33" y="55"/>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952"/>
                        <wps:cNvSpPr>
                          <a:spLocks/>
                        </wps:cNvSpPr>
                        <wps:spPr bwMode="auto">
                          <a:xfrm>
                            <a:off x="2649" y="7451"/>
                            <a:ext cx="27" cy="65"/>
                          </a:xfrm>
                          <a:custGeom>
                            <a:avLst/>
                            <a:gdLst>
                              <a:gd name="T0" fmla="*/ 15 w 27"/>
                              <a:gd name="T1" fmla="*/ 5 h 65"/>
                              <a:gd name="T2" fmla="*/ 10 w 27"/>
                              <a:gd name="T3" fmla="*/ 0 h 65"/>
                              <a:gd name="T4" fmla="*/ 3 w 27"/>
                              <a:gd name="T5" fmla="*/ 0 h 65"/>
                              <a:gd name="T6" fmla="*/ 0 w 27"/>
                              <a:gd name="T7" fmla="*/ 5 h 65"/>
                              <a:gd name="T8" fmla="*/ 0 w 27"/>
                              <a:gd name="T9" fmla="*/ 10 h 65"/>
                              <a:gd name="T10" fmla="*/ 15 w 27"/>
                              <a:gd name="T11" fmla="*/ 60 h 65"/>
                              <a:gd name="T12" fmla="*/ 17 w 27"/>
                              <a:gd name="T13" fmla="*/ 65 h 65"/>
                              <a:gd name="T14" fmla="*/ 22 w 27"/>
                              <a:gd name="T15" fmla="*/ 65 h 65"/>
                              <a:gd name="T16" fmla="*/ 27 w 27"/>
                              <a:gd name="T17" fmla="*/ 60 h 65"/>
                              <a:gd name="T18" fmla="*/ 27 w 27"/>
                              <a:gd name="T19" fmla="*/ 56 h 65"/>
                              <a:gd name="T20" fmla="*/ 15 w 27"/>
                              <a:gd name="T21" fmla="*/ 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 h="65">
                                <a:moveTo>
                                  <a:pt x="15" y="5"/>
                                </a:moveTo>
                                <a:lnTo>
                                  <a:pt x="10" y="0"/>
                                </a:lnTo>
                                <a:lnTo>
                                  <a:pt x="3" y="0"/>
                                </a:lnTo>
                                <a:lnTo>
                                  <a:pt x="0" y="5"/>
                                </a:lnTo>
                                <a:lnTo>
                                  <a:pt x="0" y="10"/>
                                </a:lnTo>
                                <a:lnTo>
                                  <a:pt x="15" y="60"/>
                                </a:lnTo>
                                <a:lnTo>
                                  <a:pt x="17" y="65"/>
                                </a:lnTo>
                                <a:lnTo>
                                  <a:pt x="22" y="65"/>
                                </a:lnTo>
                                <a:lnTo>
                                  <a:pt x="27" y="60"/>
                                </a:lnTo>
                                <a:lnTo>
                                  <a:pt x="27" y="56"/>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1953"/>
                        <wps:cNvSpPr>
                          <a:spLocks/>
                        </wps:cNvSpPr>
                        <wps:spPr bwMode="auto">
                          <a:xfrm>
                            <a:off x="2676" y="7545"/>
                            <a:ext cx="33" cy="67"/>
                          </a:xfrm>
                          <a:custGeom>
                            <a:avLst/>
                            <a:gdLst>
                              <a:gd name="T0" fmla="*/ 14 w 33"/>
                              <a:gd name="T1" fmla="*/ 5 h 67"/>
                              <a:gd name="T2" fmla="*/ 9 w 33"/>
                              <a:gd name="T3" fmla="*/ 0 h 67"/>
                              <a:gd name="T4" fmla="*/ 7 w 33"/>
                              <a:gd name="T5" fmla="*/ 0 h 67"/>
                              <a:gd name="T6" fmla="*/ 0 w 33"/>
                              <a:gd name="T7" fmla="*/ 5 h 67"/>
                              <a:gd name="T8" fmla="*/ 0 w 33"/>
                              <a:gd name="T9" fmla="*/ 9 h 67"/>
                              <a:gd name="T10" fmla="*/ 19 w 33"/>
                              <a:gd name="T11" fmla="*/ 60 h 67"/>
                              <a:gd name="T12" fmla="*/ 24 w 33"/>
                              <a:gd name="T13" fmla="*/ 67 h 67"/>
                              <a:gd name="T14" fmla="*/ 28 w 33"/>
                              <a:gd name="T15" fmla="*/ 67 h 67"/>
                              <a:gd name="T16" fmla="*/ 33 w 33"/>
                              <a:gd name="T17" fmla="*/ 60 h 67"/>
                              <a:gd name="T18" fmla="*/ 33 w 33"/>
                              <a:gd name="T19" fmla="*/ 57 h 67"/>
                              <a:gd name="T20" fmla="*/ 14 w 33"/>
                              <a:gd name="T21"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67">
                                <a:moveTo>
                                  <a:pt x="14" y="5"/>
                                </a:moveTo>
                                <a:lnTo>
                                  <a:pt x="9" y="0"/>
                                </a:lnTo>
                                <a:lnTo>
                                  <a:pt x="7" y="0"/>
                                </a:lnTo>
                                <a:lnTo>
                                  <a:pt x="0" y="5"/>
                                </a:lnTo>
                                <a:lnTo>
                                  <a:pt x="0" y="9"/>
                                </a:lnTo>
                                <a:lnTo>
                                  <a:pt x="19" y="60"/>
                                </a:lnTo>
                                <a:lnTo>
                                  <a:pt x="24" y="67"/>
                                </a:lnTo>
                                <a:lnTo>
                                  <a:pt x="28" y="67"/>
                                </a:lnTo>
                                <a:lnTo>
                                  <a:pt x="33" y="60"/>
                                </a:lnTo>
                                <a:lnTo>
                                  <a:pt x="33" y="57"/>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1954"/>
                        <wps:cNvSpPr>
                          <a:spLocks/>
                        </wps:cNvSpPr>
                        <wps:spPr bwMode="auto">
                          <a:xfrm>
                            <a:off x="2709" y="7636"/>
                            <a:ext cx="34" cy="69"/>
                          </a:xfrm>
                          <a:custGeom>
                            <a:avLst/>
                            <a:gdLst>
                              <a:gd name="T0" fmla="*/ 15 w 34"/>
                              <a:gd name="T1" fmla="*/ 2 h 69"/>
                              <a:gd name="T2" fmla="*/ 10 w 34"/>
                              <a:gd name="T3" fmla="*/ 0 h 69"/>
                              <a:gd name="T4" fmla="*/ 5 w 34"/>
                              <a:gd name="T5" fmla="*/ 0 h 69"/>
                              <a:gd name="T6" fmla="*/ 0 w 34"/>
                              <a:gd name="T7" fmla="*/ 2 h 69"/>
                              <a:gd name="T8" fmla="*/ 0 w 34"/>
                              <a:gd name="T9" fmla="*/ 7 h 69"/>
                              <a:gd name="T10" fmla="*/ 19 w 34"/>
                              <a:gd name="T11" fmla="*/ 65 h 69"/>
                              <a:gd name="T12" fmla="*/ 24 w 34"/>
                              <a:gd name="T13" fmla="*/ 69 h 69"/>
                              <a:gd name="T14" fmla="*/ 29 w 34"/>
                              <a:gd name="T15" fmla="*/ 69 h 69"/>
                              <a:gd name="T16" fmla="*/ 34 w 34"/>
                              <a:gd name="T17" fmla="*/ 65 h 69"/>
                              <a:gd name="T18" fmla="*/ 34 w 34"/>
                              <a:gd name="T19" fmla="*/ 60 h 69"/>
                              <a:gd name="T20" fmla="*/ 15 w 34"/>
                              <a:gd name="T21" fmla="*/ 2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69">
                                <a:moveTo>
                                  <a:pt x="15" y="2"/>
                                </a:moveTo>
                                <a:lnTo>
                                  <a:pt x="10" y="0"/>
                                </a:lnTo>
                                <a:lnTo>
                                  <a:pt x="5" y="0"/>
                                </a:lnTo>
                                <a:lnTo>
                                  <a:pt x="0" y="2"/>
                                </a:lnTo>
                                <a:lnTo>
                                  <a:pt x="0" y="7"/>
                                </a:lnTo>
                                <a:lnTo>
                                  <a:pt x="19" y="65"/>
                                </a:lnTo>
                                <a:lnTo>
                                  <a:pt x="24" y="69"/>
                                </a:lnTo>
                                <a:lnTo>
                                  <a:pt x="29" y="69"/>
                                </a:lnTo>
                                <a:lnTo>
                                  <a:pt x="34" y="65"/>
                                </a:lnTo>
                                <a:lnTo>
                                  <a:pt x="34" y="60"/>
                                </a:lnTo>
                                <a:lnTo>
                                  <a:pt x="15"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1955"/>
                        <wps:cNvSpPr>
                          <a:spLocks/>
                        </wps:cNvSpPr>
                        <wps:spPr bwMode="auto">
                          <a:xfrm>
                            <a:off x="2738" y="7729"/>
                            <a:ext cx="34" cy="70"/>
                          </a:xfrm>
                          <a:custGeom>
                            <a:avLst/>
                            <a:gdLst>
                              <a:gd name="T0" fmla="*/ 14 w 34"/>
                              <a:gd name="T1" fmla="*/ 5 h 70"/>
                              <a:gd name="T2" fmla="*/ 10 w 34"/>
                              <a:gd name="T3" fmla="*/ 0 h 70"/>
                              <a:gd name="T4" fmla="*/ 5 w 34"/>
                              <a:gd name="T5" fmla="*/ 0 h 70"/>
                              <a:gd name="T6" fmla="*/ 0 w 34"/>
                              <a:gd name="T7" fmla="*/ 5 h 70"/>
                              <a:gd name="T8" fmla="*/ 0 w 34"/>
                              <a:gd name="T9" fmla="*/ 8 h 70"/>
                              <a:gd name="T10" fmla="*/ 19 w 34"/>
                              <a:gd name="T11" fmla="*/ 65 h 70"/>
                              <a:gd name="T12" fmla="*/ 24 w 34"/>
                              <a:gd name="T13" fmla="*/ 70 h 70"/>
                              <a:gd name="T14" fmla="*/ 29 w 34"/>
                              <a:gd name="T15" fmla="*/ 70 h 70"/>
                              <a:gd name="T16" fmla="*/ 34 w 34"/>
                              <a:gd name="T17" fmla="*/ 65 h 70"/>
                              <a:gd name="T18" fmla="*/ 34 w 34"/>
                              <a:gd name="T19" fmla="*/ 60 h 70"/>
                              <a:gd name="T20" fmla="*/ 14 w 34"/>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70">
                                <a:moveTo>
                                  <a:pt x="14" y="5"/>
                                </a:moveTo>
                                <a:lnTo>
                                  <a:pt x="10" y="0"/>
                                </a:lnTo>
                                <a:lnTo>
                                  <a:pt x="5" y="0"/>
                                </a:lnTo>
                                <a:lnTo>
                                  <a:pt x="0" y="5"/>
                                </a:lnTo>
                                <a:lnTo>
                                  <a:pt x="0" y="8"/>
                                </a:lnTo>
                                <a:lnTo>
                                  <a:pt x="19" y="65"/>
                                </a:lnTo>
                                <a:lnTo>
                                  <a:pt x="24" y="70"/>
                                </a:lnTo>
                                <a:lnTo>
                                  <a:pt x="29" y="70"/>
                                </a:lnTo>
                                <a:lnTo>
                                  <a:pt x="34" y="65"/>
                                </a:lnTo>
                                <a:lnTo>
                                  <a:pt x="34" y="60"/>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1956"/>
                        <wps:cNvSpPr>
                          <a:spLocks/>
                        </wps:cNvSpPr>
                        <wps:spPr bwMode="auto">
                          <a:xfrm>
                            <a:off x="2772" y="7823"/>
                            <a:ext cx="31" cy="69"/>
                          </a:xfrm>
                          <a:custGeom>
                            <a:avLst/>
                            <a:gdLst>
                              <a:gd name="T0" fmla="*/ 12 w 31"/>
                              <a:gd name="T1" fmla="*/ 5 h 69"/>
                              <a:gd name="T2" fmla="*/ 7 w 31"/>
                              <a:gd name="T3" fmla="*/ 0 h 69"/>
                              <a:gd name="T4" fmla="*/ 4 w 31"/>
                              <a:gd name="T5" fmla="*/ 0 h 69"/>
                              <a:gd name="T6" fmla="*/ 0 w 31"/>
                              <a:gd name="T7" fmla="*/ 5 h 69"/>
                              <a:gd name="T8" fmla="*/ 0 w 31"/>
                              <a:gd name="T9" fmla="*/ 9 h 69"/>
                              <a:gd name="T10" fmla="*/ 19 w 31"/>
                              <a:gd name="T11" fmla="*/ 64 h 69"/>
                              <a:gd name="T12" fmla="*/ 24 w 31"/>
                              <a:gd name="T13" fmla="*/ 69 h 69"/>
                              <a:gd name="T14" fmla="*/ 26 w 31"/>
                              <a:gd name="T15" fmla="*/ 69 h 69"/>
                              <a:gd name="T16" fmla="*/ 31 w 31"/>
                              <a:gd name="T17" fmla="*/ 64 h 69"/>
                              <a:gd name="T18" fmla="*/ 31 w 31"/>
                              <a:gd name="T19" fmla="*/ 60 h 69"/>
                              <a:gd name="T20" fmla="*/ 12 w 31"/>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69">
                                <a:moveTo>
                                  <a:pt x="12" y="5"/>
                                </a:moveTo>
                                <a:lnTo>
                                  <a:pt x="7" y="0"/>
                                </a:lnTo>
                                <a:lnTo>
                                  <a:pt x="4" y="0"/>
                                </a:lnTo>
                                <a:lnTo>
                                  <a:pt x="0" y="5"/>
                                </a:lnTo>
                                <a:lnTo>
                                  <a:pt x="0" y="9"/>
                                </a:lnTo>
                                <a:lnTo>
                                  <a:pt x="19" y="64"/>
                                </a:lnTo>
                                <a:lnTo>
                                  <a:pt x="24" y="69"/>
                                </a:lnTo>
                                <a:lnTo>
                                  <a:pt x="26" y="69"/>
                                </a:lnTo>
                                <a:lnTo>
                                  <a:pt x="31" y="64"/>
                                </a:lnTo>
                                <a:lnTo>
                                  <a:pt x="31" y="60"/>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1957"/>
                        <wps:cNvSpPr>
                          <a:spLocks/>
                        </wps:cNvSpPr>
                        <wps:spPr bwMode="auto">
                          <a:xfrm>
                            <a:off x="2803" y="7916"/>
                            <a:ext cx="33" cy="72"/>
                          </a:xfrm>
                          <a:custGeom>
                            <a:avLst/>
                            <a:gdLst>
                              <a:gd name="T0" fmla="*/ 14 w 33"/>
                              <a:gd name="T1" fmla="*/ 5 h 72"/>
                              <a:gd name="T2" fmla="*/ 9 w 33"/>
                              <a:gd name="T3" fmla="*/ 0 h 72"/>
                              <a:gd name="T4" fmla="*/ 5 w 33"/>
                              <a:gd name="T5" fmla="*/ 0 h 72"/>
                              <a:gd name="T6" fmla="*/ 0 w 33"/>
                              <a:gd name="T7" fmla="*/ 5 h 72"/>
                              <a:gd name="T8" fmla="*/ 0 w 33"/>
                              <a:gd name="T9" fmla="*/ 10 h 72"/>
                              <a:gd name="T10" fmla="*/ 19 w 33"/>
                              <a:gd name="T11" fmla="*/ 67 h 72"/>
                              <a:gd name="T12" fmla="*/ 24 w 33"/>
                              <a:gd name="T13" fmla="*/ 72 h 72"/>
                              <a:gd name="T14" fmla="*/ 29 w 33"/>
                              <a:gd name="T15" fmla="*/ 72 h 72"/>
                              <a:gd name="T16" fmla="*/ 33 w 33"/>
                              <a:gd name="T17" fmla="*/ 67 h 72"/>
                              <a:gd name="T18" fmla="*/ 33 w 33"/>
                              <a:gd name="T19" fmla="*/ 63 h 72"/>
                              <a:gd name="T20" fmla="*/ 14 w 33"/>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72">
                                <a:moveTo>
                                  <a:pt x="14" y="5"/>
                                </a:moveTo>
                                <a:lnTo>
                                  <a:pt x="9" y="0"/>
                                </a:lnTo>
                                <a:lnTo>
                                  <a:pt x="5" y="0"/>
                                </a:lnTo>
                                <a:lnTo>
                                  <a:pt x="0" y="5"/>
                                </a:lnTo>
                                <a:lnTo>
                                  <a:pt x="0" y="10"/>
                                </a:lnTo>
                                <a:lnTo>
                                  <a:pt x="19" y="67"/>
                                </a:lnTo>
                                <a:lnTo>
                                  <a:pt x="24" y="72"/>
                                </a:lnTo>
                                <a:lnTo>
                                  <a:pt x="29" y="72"/>
                                </a:lnTo>
                                <a:lnTo>
                                  <a:pt x="33" y="67"/>
                                </a:lnTo>
                                <a:lnTo>
                                  <a:pt x="33" y="63"/>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1958"/>
                        <wps:cNvSpPr>
                          <a:spLocks/>
                        </wps:cNvSpPr>
                        <wps:spPr bwMode="auto">
                          <a:xfrm>
                            <a:off x="2832" y="8012"/>
                            <a:ext cx="33" cy="70"/>
                          </a:xfrm>
                          <a:custGeom>
                            <a:avLst/>
                            <a:gdLst>
                              <a:gd name="T0" fmla="*/ 14 w 33"/>
                              <a:gd name="T1" fmla="*/ 2 h 70"/>
                              <a:gd name="T2" fmla="*/ 9 w 33"/>
                              <a:gd name="T3" fmla="*/ 0 h 70"/>
                              <a:gd name="T4" fmla="*/ 4 w 33"/>
                              <a:gd name="T5" fmla="*/ 0 h 70"/>
                              <a:gd name="T6" fmla="*/ 0 w 33"/>
                              <a:gd name="T7" fmla="*/ 2 h 70"/>
                              <a:gd name="T8" fmla="*/ 0 w 33"/>
                              <a:gd name="T9" fmla="*/ 7 h 70"/>
                              <a:gd name="T10" fmla="*/ 19 w 33"/>
                              <a:gd name="T11" fmla="*/ 65 h 70"/>
                              <a:gd name="T12" fmla="*/ 23 w 33"/>
                              <a:gd name="T13" fmla="*/ 70 h 70"/>
                              <a:gd name="T14" fmla="*/ 28 w 33"/>
                              <a:gd name="T15" fmla="*/ 70 h 70"/>
                              <a:gd name="T16" fmla="*/ 33 w 33"/>
                              <a:gd name="T17" fmla="*/ 65 h 70"/>
                              <a:gd name="T18" fmla="*/ 33 w 33"/>
                              <a:gd name="T19" fmla="*/ 60 h 70"/>
                              <a:gd name="T20" fmla="*/ 14 w 33"/>
                              <a:gd name="T21" fmla="*/ 2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70">
                                <a:moveTo>
                                  <a:pt x="14" y="2"/>
                                </a:moveTo>
                                <a:lnTo>
                                  <a:pt x="9" y="0"/>
                                </a:lnTo>
                                <a:lnTo>
                                  <a:pt x="4" y="0"/>
                                </a:lnTo>
                                <a:lnTo>
                                  <a:pt x="0" y="2"/>
                                </a:lnTo>
                                <a:lnTo>
                                  <a:pt x="0" y="7"/>
                                </a:lnTo>
                                <a:lnTo>
                                  <a:pt x="19" y="65"/>
                                </a:lnTo>
                                <a:lnTo>
                                  <a:pt x="23" y="70"/>
                                </a:lnTo>
                                <a:lnTo>
                                  <a:pt x="28" y="70"/>
                                </a:lnTo>
                                <a:lnTo>
                                  <a:pt x="33" y="65"/>
                                </a:lnTo>
                                <a:lnTo>
                                  <a:pt x="33" y="60"/>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959"/>
                        <wps:cNvSpPr>
                          <a:spLocks/>
                        </wps:cNvSpPr>
                        <wps:spPr bwMode="auto">
                          <a:xfrm>
                            <a:off x="2865" y="8106"/>
                            <a:ext cx="19" cy="19"/>
                          </a:xfrm>
                          <a:custGeom>
                            <a:avLst/>
                            <a:gdLst>
                              <a:gd name="T0" fmla="*/ 14 w 19"/>
                              <a:gd name="T1" fmla="*/ 4 h 19"/>
                              <a:gd name="T2" fmla="*/ 10 w 19"/>
                              <a:gd name="T3" fmla="*/ 0 h 19"/>
                              <a:gd name="T4" fmla="*/ 5 w 19"/>
                              <a:gd name="T5" fmla="*/ 0 h 19"/>
                              <a:gd name="T6" fmla="*/ 0 w 19"/>
                              <a:gd name="T7" fmla="*/ 4 h 19"/>
                              <a:gd name="T8" fmla="*/ 0 w 19"/>
                              <a:gd name="T9" fmla="*/ 9 h 19"/>
                              <a:gd name="T10" fmla="*/ 5 w 19"/>
                              <a:gd name="T11" fmla="*/ 19 h 19"/>
                              <a:gd name="T12" fmla="*/ 10 w 19"/>
                              <a:gd name="T13" fmla="*/ 19 h 19"/>
                              <a:gd name="T14" fmla="*/ 14 w 19"/>
                              <a:gd name="T15" fmla="*/ 14 h 19"/>
                              <a:gd name="T16" fmla="*/ 19 w 19"/>
                              <a:gd name="T17" fmla="*/ 14 h 19"/>
                              <a:gd name="T18" fmla="*/ 14 w 19"/>
                              <a:gd name="T19" fmla="*/ 4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9">
                                <a:moveTo>
                                  <a:pt x="14" y="4"/>
                                </a:moveTo>
                                <a:lnTo>
                                  <a:pt x="10" y="0"/>
                                </a:lnTo>
                                <a:lnTo>
                                  <a:pt x="5" y="0"/>
                                </a:lnTo>
                                <a:lnTo>
                                  <a:pt x="0" y="4"/>
                                </a:lnTo>
                                <a:lnTo>
                                  <a:pt x="0" y="9"/>
                                </a:lnTo>
                                <a:lnTo>
                                  <a:pt x="5" y="19"/>
                                </a:lnTo>
                                <a:lnTo>
                                  <a:pt x="10" y="19"/>
                                </a:lnTo>
                                <a:lnTo>
                                  <a:pt x="14" y="14"/>
                                </a:lnTo>
                                <a:lnTo>
                                  <a:pt x="19" y="14"/>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7" name="Freeform 1960"/>
                        <wps:cNvSpPr>
                          <a:spLocks/>
                        </wps:cNvSpPr>
                        <wps:spPr bwMode="auto">
                          <a:xfrm>
                            <a:off x="1338" y="7437"/>
                            <a:ext cx="46" cy="55"/>
                          </a:xfrm>
                          <a:custGeom>
                            <a:avLst/>
                            <a:gdLst>
                              <a:gd name="T0" fmla="*/ 15 w 46"/>
                              <a:gd name="T1" fmla="*/ 5 h 55"/>
                              <a:gd name="T2" fmla="*/ 3 w 46"/>
                              <a:gd name="T3" fmla="*/ 0 h 55"/>
                              <a:gd name="T4" fmla="*/ 0 w 46"/>
                              <a:gd name="T5" fmla="*/ 5 h 55"/>
                              <a:gd name="T6" fmla="*/ 0 w 46"/>
                              <a:gd name="T7" fmla="*/ 10 h 55"/>
                              <a:gd name="T8" fmla="*/ 32 w 46"/>
                              <a:gd name="T9" fmla="*/ 53 h 55"/>
                              <a:gd name="T10" fmla="*/ 36 w 46"/>
                              <a:gd name="T11" fmla="*/ 55 h 55"/>
                              <a:gd name="T12" fmla="*/ 41 w 46"/>
                              <a:gd name="T13" fmla="*/ 55 h 55"/>
                              <a:gd name="T14" fmla="*/ 46 w 46"/>
                              <a:gd name="T15" fmla="*/ 53 h 55"/>
                              <a:gd name="T16" fmla="*/ 46 w 46"/>
                              <a:gd name="T17" fmla="*/ 48 h 55"/>
                              <a:gd name="T18" fmla="*/ 15 w 46"/>
                              <a:gd name="T19" fmla="*/ 5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 h="55">
                                <a:moveTo>
                                  <a:pt x="15" y="5"/>
                                </a:moveTo>
                                <a:lnTo>
                                  <a:pt x="3" y="0"/>
                                </a:lnTo>
                                <a:lnTo>
                                  <a:pt x="0" y="5"/>
                                </a:lnTo>
                                <a:lnTo>
                                  <a:pt x="0" y="10"/>
                                </a:lnTo>
                                <a:lnTo>
                                  <a:pt x="32" y="53"/>
                                </a:lnTo>
                                <a:lnTo>
                                  <a:pt x="36" y="55"/>
                                </a:lnTo>
                                <a:lnTo>
                                  <a:pt x="41" y="55"/>
                                </a:lnTo>
                                <a:lnTo>
                                  <a:pt x="46" y="53"/>
                                </a:lnTo>
                                <a:lnTo>
                                  <a:pt x="46" y="4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8" name="Freeform 1961"/>
                        <wps:cNvSpPr>
                          <a:spLocks/>
                        </wps:cNvSpPr>
                        <wps:spPr bwMode="auto">
                          <a:xfrm>
                            <a:off x="1398" y="7507"/>
                            <a:ext cx="53" cy="62"/>
                          </a:xfrm>
                          <a:custGeom>
                            <a:avLst/>
                            <a:gdLst>
                              <a:gd name="T0" fmla="*/ 15 w 53"/>
                              <a:gd name="T1" fmla="*/ 4 h 62"/>
                              <a:gd name="T2" fmla="*/ 10 w 53"/>
                              <a:gd name="T3" fmla="*/ 0 h 62"/>
                              <a:gd name="T4" fmla="*/ 5 w 53"/>
                              <a:gd name="T5" fmla="*/ 0 h 62"/>
                              <a:gd name="T6" fmla="*/ 0 w 53"/>
                              <a:gd name="T7" fmla="*/ 4 h 62"/>
                              <a:gd name="T8" fmla="*/ 0 w 53"/>
                              <a:gd name="T9" fmla="*/ 9 h 62"/>
                              <a:gd name="T10" fmla="*/ 39 w 53"/>
                              <a:gd name="T11" fmla="*/ 57 h 62"/>
                              <a:gd name="T12" fmla="*/ 43 w 53"/>
                              <a:gd name="T13" fmla="*/ 62 h 62"/>
                              <a:gd name="T14" fmla="*/ 48 w 53"/>
                              <a:gd name="T15" fmla="*/ 62 h 62"/>
                              <a:gd name="T16" fmla="*/ 53 w 53"/>
                              <a:gd name="T17" fmla="*/ 57 h 62"/>
                              <a:gd name="T18" fmla="*/ 53 w 53"/>
                              <a:gd name="T19" fmla="*/ 52 h 62"/>
                              <a:gd name="T20" fmla="*/ 15 w 53"/>
                              <a:gd name="T21" fmla="*/ 4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62">
                                <a:moveTo>
                                  <a:pt x="15" y="4"/>
                                </a:moveTo>
                                <a:lnTo>
                                  <a:pt x="10" y="0"/>
                                </a:lnTo>
                                <a:lnTo>
                                  <a:pt x="5" y="0"/>
                                </a:lnTo>
                                <a:lnTo>
                                  <a:pt x="0" y="4"/>
                                </a:lnTo>
                                <a:lnTo>
                                  <a:pt x="0" y="9"/>
                                </a:lnTo>
                                <a:lnTo>
                                  <a:pt x="39" y="57"/>
                                </a:lnTo>
                                <a:lnTo>
                                  <a:pt x="43" y="62"/>
                                </a:lnTo>
                                <a:lnTo>
                                  <a:pt x="48" y="62"/>
                                </a:lnTo>
                                <a:lnTo>
                                  <a:pt x="53" y="57"/>
                                </a:lnTo>
                                <a:lnTo>
                                  <a:pt x="53" y="52"/>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9" name="Freeform 1962"/>
                        <wps:cNvSpPr>
                          <a:spLocks/>
                        </wps:cNvSpPr>
                        <wps:spPr bwMode="auto">
                          <a:xfrm>
                            <a:off x="1465" y="7583"/>
                            <a:ext cx="51" cy="55"/>
                          </a:xfrm>
                          <a:custGeom>
                            <a:avLst/>
                            <a:gdLst>
                              <a:gd name="T0" fmla="*/ 12 w 51"/>
                              <a:gd name="T1" fmla="*/ 5 h 55"/>
                              <a:gd name="T2" fmla="*/ 8 w 51"/>
                              <a:gd name="T3" fmla="*/ 0 h 55"/>
                              <a:gd name="T4" fmla="*/ 3 w 51"/>
                              <a:gd name="T5" fmla="*/ 0 h 55"/>
                              <a:gd name="T6" fmla="*/ 0 w 51"/>
                              <a:gd name="T7" fmla="*/ 5 h 55"/>
                              <a:gd name="T8" fmla="*/ 0 w 51"/>
                              <a:gd name="T9" fmla="*/ 10 h 55"/>
                              <a:gd name="T10" fmla="*/ 36 w 51"/>
                              <a:gd name="T11" fmla="*/ 53 h 55"/>
                              <a:gd name="T12" fmla="*/ 41 w 51"/>
                              <a:gd name="T13" fmla="*/ 55 h 55"/>
                              <a:gd name="T14" fmla="*/ 46 w 51"/>
                              <a:gd name="T15" fmla="*/ 55 h 55"/>
                              <a:gd name="T16" fmla="*/ 51 w 51"/>
                              <a:gd name="T17" fmla="*/ 53 h 55"/>
                              <a:gd name="T18" fmla="*/ 51 w 51"/>
                              <a:gd name="T19" fmla="*/ 46 h 55"/>
                              <a:gd name="T20" fmla="*/ 12 w 51"/>
                              <a:gd name="T21" fmla="*/ 5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5">
                                <a:moveTo>
                                  <a:pt x="12" y="5"/>
                                </a:moveTo>
                                <a:lnTo>
                                  <a:pt x="8" y="0"/>
                                </a:lnTo>
                                <a:lnTo>
                                  <a:pt x="3" y="0"/>
                                </a:lnTo>
                                <a:lnTo>
                                  <a:pt x="0" y="5"/>
                                </a:lnTo>
                                <a:lnTo>
                                  <a:pt x="0" y="10"/>
                                </a:lnTo>
                                <a:lnTo>
                                  <a:pt x="36" y="53"/>
                                </a:lnTo>
                                <a:lnTo>
                                  <a:pt x="41" y="55"/>
                                </a:lnTo>
                                <a:lnTo>
                                  <a:pt x="46" y="55"/>
                                </a:lnTo>
                                <a:lnTo>
                                  <a:pt x="51" y="53"/>
                                </a:lnTo>
                                <a:lnTo>
                                  <a:pt x="51" y="46"/>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0" name="Freeform 1963"/>
                        <wps:cNvSpPr>
                          <a:spLocks/>
                        </wps:cNvSpPr>
                        <wps:spPr bwMode="auto">
                          <a:xfrm>
                            <a:off x="1525" y="7657"/>
                            <a:ext cx="53" cy="58"/>
                          </a:xfrm>
                          <a:custGeom>
                            <a:avLst/>
                            <a:gdLst>
                              <a:gd name="T0" fmla="*/ 15 w 53"/>
                              <a:gd name="T1" fmla="*/ 5 h 58"/>
                              <a:gd name="T2" fmla="*/ 10 w 53"/>
                              <a:gd name="T3" fmla="*/ 0 h 58"/>
                              <a:gd name="T4" fmla="*/ 5 w 53"/>
                              <a:gd name="T5" fmla="*/ 0 h 58"/>
                              <a:gd name="T6" fmla="*/ 0 w 53"/>
                              <a:gd name="T7" fmla="*/ 5 h 58"/>
                              <a:gd name="T8" fmla="*/ 0 w 53"/>
                              <a:gd name="T9" fmla="*/ 10 h 58"/>
                              <a:gd name="T10" fmla="*/ 39 w 53"/>
                              <a:gd name="T11" fmla="*/ 53 h 58"/>
                              <a:gd name="T12" fmla="*/ 44 w 53"/>
                              <a:gd name="T13" fmla="*/ 58 h 58"/>
                              <a:gd name="T14" fmla="*/ 48 w 53"/>
                              <a:gd name="T15" fmla="*/ 58 h 58"/>
                              <a:gd name="T16" fmla="*/ 53 w 53"/>
                              <a:gd name="T17" fmla="*/ 53 h 58"/>
                              <a:gd name="T18" fmla="*/ 53 w 53"/>
                              <a:gd name="T19" fmla="*/ 48 h 58"/>
                              <a:gd name="T20" fmla="*/ 15 w 53"/>
                              <a:gd name="T21" fmla="*/ 5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8">
                                <a:moveTo>
                                  <a:pt x="15" y="5"/>
                                </a:moveTo>
                                <a:lnTo>
                                  <a:pt x="10" y="0"/>
                                </a:lnTo>
                                <a:lnTo>
                                  <a:pt x="5" y="0"/>
                                </a:lnTo>
                                <a:lnTo>
                                  <a:pt x="0" y="5"/>
                                </a:lnTo>
                                <a:lnTo>
                                  <a:pt x="0" y="10"/>
                                </a:lnTo>
                                <a:lnTo>
                                  <a:pt x="39" y="53"/>
                                </a:lnTo>
                                <a:lnTo>
                                  <a:pt x="44" y="58"/>
                                </a:lnTo>
                                <a:lnTo>
                                  <a:pt x="48" y="58"/>
                                </a:lnTo>
                                <a:lnTo>
                                  <a:pt x="53" y="53"/>
                                </a:lnTo>
                                <a:lnTo>
                                  <a:pt x="53" y="4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1" name="Freeform 1964"/>
                        <wps:cNvSpPr>
                          <a:spLocks/>
                        </wps:cNvSpPr>
                        <wps:spPr bwMode="auto">
                          <a:xfrm>
                            <a:off x="1592" y="7734"/>
                            <a:ext cx="51" cy="55"/>
                          </a:xfrm>
                          <a:custGeom>
                            <a:avLst/>
                            <a:gdLst>
                              <a:gd name="T0" fmla="*/ 12 w 51"/>
                              <a:gd name="T1" fmla="*/ 3 h 55"/>
                              <a:gd name="T2" fmla="*/ 8 w 51"/>
                              <a:gd name="T3" fmla="*/ 0 h 55"/>
                              <a:gd name="T4" fmla="*/ 3 w 51"/>
                              <a:gd name="T5" fmla="*/ 0 h 55"/>
                              <a:gd name="T6" fmla="*/ 0 w 51"/>
                              <a:gd name="T7" fmla="*/ 3 h 55"/>
                              <a:gd name="T8" fmla="*/ 0 w 51"/>
                              <a:gd name="T9" fmla="*/ 10 h 55"/>
                              <a:gd name="T10" fmla="*/ 36 w 51"/>
                              <a:gd name="T11" fmla="*/ 50 h 55"/>
                              <a:gd name="T12" fmla="*/ 41 w 51"/>
                              <a:gd name="T13" fmla="*/ 55 h 55"/>
                              <a:gd name="T14" fmla="*/ 46 w 51"/>
                              <a:gd name="T15" fmla="*/ 55 h 55"/>
                              <a:gd name="T16" fmla="*/ 51 w 51"/>
                              <a:gd name="T17" fmla="*/ 50 h 55"/>
                              <a:gd name="T18" fmla="*/ 51 w 51"/>
                              <a:gd name="T19" fmla="*/ 46 h 55"/>
                              <a:gd name="T20" fmla="*/ 12 w 51"/>
                              <a:gd name="T21" fmla="*/ 3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5">
                                <a:moveTo>
                                  <a:pt x="12" y="3"/>
                                </a:moveTo>
                                <a:lnTo>
                                  <a:pt x="8" y="0"/>
                                </a:lnTo>
                                <a:lnTo>
                                  <a:pt x="3" y="0"/>
                                </a:lnTo>
                                <a:lnTo>
                                  <a:pt x="0" y="3"/>
                                </a:lnTo>
                                <a:lnTo>
                                  <a:pt x="0" y="10"/>
                                </a:lnTo>
                                <a:lnTo>
                                  <a:pt x="36" y="50"/>
                                </a:lnTo>
                                <a:lnTo>
                                  <a:pt x="41" y="55"/>
                                </a:lnTo>
                                <a:lnTo>
                                  <a:pt x="46" y="55"/>
                                </a:lnTo>
                                <a:lnTo>
                                  <a:pt x="51" y="50"/>
                                </a:lnTo>
                                <a:lnTo>
                                  <a:pt x="51" y="46"/>
                                </a:lnTo>
                                <a:lnTo>
                                  <a:pt x="1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 name="Freeform 1965"/>
                        <wps:cNvSpPr>
                          <a:spLocks/>
                        </wps:cNvSpPr>
                        <wps:spPr bwMode="auto">
                          <a:xfrm>
                            <a:off x="1657" y="7808"/>
                            <a:ext cx="51" cy="58"/>
                          </a:xfrm>
                          <a:custGeom>
                            <a:avLst/>
                            <a:gdLst>
                              <a:gd name="T0" fmla="*/ 15 w 51"/>
                              <a:gd name="T1" fmla="*/ 5 h 58"/>
                              <a:gd name="T2" fmla="*/ 10 w 51"/>
                              <a:gd name="T3" fmla="*/ 0 h 58"/>
                              <a:gd name="T4" fmla="*/ 5 w 51"/>
                              <a:gd name="T5" fmla="*/ 0 h 58"/>
                              <a:gd name="T6" fmla="*/ 0 w 51"/>
                              <a:gd name="T7" fmla="*/ 5 h 58"/>
                              <a:gd name="T8" fmla="*/ 0 w 51"/>
                              <a:gd name="T9" fmla="*/ 10 h 58"/>
                              <a:gd name="T10" fmla="*/ 36 w 51"/>
                              <a:gd name="T11" fmla="*/ 53 h 58"/>
                              <a:gd name="T12" fmla="*/ 43 w 51"/>
                              <a:gd name="T13" fmla="*/ 58 h 58"/>
                              <a:gd name="T14" fmla="*/ 48 w 51"/>
                              <a:gd name="T15" fmla="*/ 58 h 58"/>
                              <a:gd name="T16" fmla="*/ 51 w 51"/>
                              <a:gd name="T17" fmla="*/ 53 h 58"/>
                              <a:gd name="T18" fmla="*/ 51 w 51"/>
                              <a:gd name="T19" fmla="*/ 48 h 58"/>
                              <a:gd name="T20" fmla="*/ 15 w 51"/>
                              <a:gd name="T21" fmla="*/ 5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8">
                                <a:moveTo>
                                  <a:pt x="15" y="5"/>
                                </a:moveTo>
                                <a:lnTo>
                                  <a:pt x="10" y="0"/>
                                </a:lnTo>
                                <a:lnTo>
                                  <a:pt x="5" y="0"/>
                                </a:lnTo>
                                <a:lnTo>
                                  <a:pt x="0" y="5"/>
                                </a:lnTo>
                                <a:lnTo>
                                  <a:pt x="0" y="10"/>
                                </a:lnTo>
                                <a:lnTo>
                                  <a:pt x="36" y="53"/>
                                </a:lnTo>
                                <a:lnTo>
                                  <a:pt x="43" y="58"/>
                                </a:lnTo>
                                <a:lnTo>
                                  <a:pt x="48" y="58"/>
                                </a:lnTo>
                                <a:lnTo>
                                  <a:pt x="51" y="53"/>
                                </a:lnTo>
                                <a:lnTo>
                                  <a:pt x="51" y="4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3" name="Freeform 1966"/>
                        <wps:cNvSpPr>
                          <a:spLocks/>
                        </wps:cNvSpPr>
                        <wps:spPr bwMode="auto">
                          <a:xfrm>
                            <a:off x="1717" y="7883"/>
                            <a:ext cx="53" cy="57"/>
                          </a:xfrm>
                          <a:custGeom>
                            <a:avLst/>
                            <a:gdLst>
                              <a:gd name="T0" fmla="*/ 14 w 53"/>
                              <a:gd name="T1" fmla="*/ 4 h 57"/>
                              <a:gd name="T2" fmla="*/ 10 w 53"/>
                              <a:gd name="T3" fmla="*/ 0 h 57"/>
                              <a:gd name="T4" fmla="*/ 7 w 53"/>
                              <a:gd name="T5" fmla="*/ 0 h 57"/>
                              <a:gd name="T6" fmla="*/ 0 w 53"/>
                              <a:gd name="T7" fmla="*/ 4 h 57"/>
                              <a:gd name="T8" fmla="*/ 0 w 53"/>
                              <a:gd name="T9" fmla="*/ 9 h 57"/>
                              <a:gd name="T10" fmla="*/ 38 w 53"/>
                              <a:gd name="T11" fmla="*/ 52 h 57"/>
                              <a:gd name="T12" fmla="*/ 43 w 53"/>
                              <a:gd name="T13" fmla="*/ 57 h 57"/>
                              <a:gd name="T14" fmla="*/ 48 w 53"/>
                              <a:gd name="T15" fmla="*/ 57 h 57"/>
                              <a:gd name="T16" fmla="*/ 53 w 53"/>
                              <a:gd name="T17" fmla="*/ 52 h 57"/>
                              <a:gd name="T18" fmla="*/ 53 w 53"/>
                              <a:gd name="T19" fmla="*/ 48 h 57"/>
                              <a:gd name="T20" fmla="*/ 14 w 53"/>
                              <a:gd name="T21" fmla="*/ 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7">
                                <a:moveTo>
                                  <a:pt x="14" y="4"/>
                                </a:moveTo>
                                <a:lnTo>
                                  <a:pt x="10" y="0"/>
                                </a:lnTo>
                                <a:lnTo>
                                  <a:pt x="7" y="0"/>
                                </a:lnTo>
                                <a:lnTo>
                                  <a:pt x="0" y="4"/>
                                </a:lnTo>
                                <a:lnTo>
                                  <a:pt x="0" y="9"/>
                                </a:lnTo>
                                <a:lnTo>
                                  <a:pt x="38" y="52"/>
                                </a:lnTo>
                                <a:lnTo>
                                  <a:pt x="43" y="57"/>
                                </a:lnTo>
                                <a:lnTo>
                                  <a:pt x="48" y="57"/>
                                </a:lnTo>
                                <a:lnTo>
                                  <a:pt x="53" y="52"/>
                                </a:lnTo>
                                <a:lnTo>
                                  <a:pt x="53" y="48"/>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2" name="Freeform 1967"/>
                        <wps:cNvSpPr>
                          <a:spLocks/>
                        </wps:cNvSpPr>
                        <wps:spPr bwMode="auto">
                          <a:xfrm>
                            <a:off x="1784" y="7959"/>
                            <a:ext cx="53" cy="55"/>
                          </a:xfrm>
                          <a:custGeom>
                            <a:avLst/>
                            <a:gdLst>
                              <a:gd name="T0" fmla="*/ 15 w 53"/>
                              <a:gd name="T1" fmla="*/ 5 h 55"/>
                              <a:gd name="T2" fmla="*/ 10 w 53"/>
                              <a:gd name="T3" fmla="*/ 0 h 55"/>
                              <a:gd name="T4" fmla="*/ 5 w 53"/>
                              <a:gd name="T5" fmla="*/ 0 h 55"/>
                              <a:gd name="T6" fmla="*/ 0 w 53"/>
                              <a:gd name="T7" fmla="*/ 5 h 55"/>
                              <a:gd name="T8" fmla="*/ 0 w 53"/>
                              <a:gd name="T9" fmla="*/ 10 h 55"/>
                              <a:gd name="T10" fmla="*/ 36 w 53"/>
                              <a:gd name="T11" fmla="*/ 53 h 55"/>
                              <a:gd name="T12" fmla="*/ 41 w 53"/>
                              <a:gd name="T13" fmla="*/ 55 h 55"/>
                              <a:gd name="T14" fmla="*/ 48 w 53"/>
                              <a:gd name="T15" fmla="*/ 55 h 55"/>
                              <a:gd name="T16" fmla="*/ 53 w 53"/>
                              <a:gd name="T17" fmla="*/ 53 h 55"/>
                              <a:gd name="T18" fmla="*/ 53 w 53"/>
                              <a:gd name="T19" fmla="*/ 48 h 55"/>
                              <a:gd name="T20" fmla="*/ 15 w 53"/>
                              <a:gd name="T21" fmla="*/ 5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5">
                                <a:moveTo>
                                  <a:pt x="15" y="5"/>
                                </a:moveTo>
                                <a:lnTo>
                                  <a:pt x="10" y="0"/>
                                </a:lnTo>
                                <a:lnTo>
                                  <a:pt x="5" y="0"/>
                                </a:lnTo>
                                <a:lnTo>
                                  <a:pt x="0" y="5"/>
                                </a:lnTo>
                                <a:lnTo>
                                  <a:pt x="0" y="10"/>
                                </a:lnTo>
                                <a:lnTo>
                                  <a:pt x="36" y="53"/>
                                </a:lnTo>
                                <a:lnTo>
                                  <a:pt x="41" y="55"/>
                                </a:lnTo>
                                <a:lnTo>
                                  <a:pt x="48" y="55"/>
                                </a:lnTo>
                                <a:lnTo>
                                  <a:pt x="53" y="53"/>
                                </a:lnTo>
                                <a:lnTo>
                                  <a:pt x="53" y="4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3" name="Freeform 1968"/>
                        <wps:cNvSpPr>
                          <a:spLocks/>
                        </wps:cNvSpPr>
                        <wps:spPr bwMode="auto">
                          <a:xfrm>
                            <a:off x="1849" y="8034"/>
                            <a:ext cx="53" cy="57"/>
                          </a:xfrm>
                          <a:custGeom>
                            <a:avLst/>
                            <a:gdLst>
                              <a:gd name="T0" fmla="*/ 14 w 53"/>
                              <a:gd name="T1" fmla="*/ 4 h 57"/>
                              <a:gd name="T2" fmla="*/ 9 w 53"/>
                              <a:gd name="T3" fmla="*/ 0 h 57"/>
                              <a:gd name="T4" fmla="*/ 5 w 53"/>
                              <a:gd name="T5" fmla="*/ 0 h 57"/>
                              <a:gd name="T6" fmla="*/ 0 w 53"/>
                              <a:gd name="T7" fmla="*/ 4 h 57"/>
                              <a:gd name="T8" fmla="*/ 0 w 53"/>
                              <a:gd name="T9" fmla="*/ 9 h 57"/>
                              <a:gd name="T10" fmla="*/ 38 w 53"/>
                              <a:gd name="T11" fmla="*/ 52 h 57"/>
                              <a:gd name="T12" fmla="*/ 43 w 53"/>
                              <a:gd name="T13" fmla="*/ 57 h 57"/>
                              <a:gd name="T14" fmla="*/ 48 w 53"/>
                              <a:gd name="T15" fmla="*/ 57 h 57"/>
                              <a:gd name="T16" fmla="*/ 53 w 53"/>
                              <a:gd name="T17" fmla="*/ 52 h 57"/>
                              <a:gd name="T18" fmla="*/ 53 w 53"/>
                              <a:gd name="T19" fmla="*/ 48 h 57"/>
                              <a:gd name="T20" fmla="*/ 14 w 53"/>
                              <a:gd name="T21" fmla="*/ 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7">
                                <a:moveTo>
                                  <a:pt x="14" y="4"/>
                                </a:moveTo>
                                <a:lnTo>
                                  <a:pt x="9" y="0"/>
                                </a:lnTo>
                                <a:lnTo>
                                  <a:pt x="5" y="0"/>
                                </a:lnTo>
                                <a:lnTo>
                                  <a:pt x="0" y="4"/>
                                </a:lnTo>
                                <a:lnTo>
                                  <a:pt x="0" y="9"/>
                                </a:lnTo>
                                <a:lnTo>
                                  <a:pt x="38" y="52"/>
                                </a:lnTo>
                                <a:lnTo>
                                  <a:pt x="43" y="57"/>
                                </a:lnTo>
                                <a:lnTo>
                                  <a:pt x="48" y="57"/>
                                </a:lnTo>
                                <a:lnTo>
                                  <a:pt x="53" y="52"/>
                                </a:lnTo>
                                <a:lnTo>
                                  <a:pt x="53" y="48"/>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4" name="Freeform 1969"/>
                        <wps:cNvSpPr>
                          <a:spLocks/>
                        </wps:cNvSpPr>
                        <wps:spPr bwMode="auto">
                          <a:xfrm>
                            <a:off x="1911" y="8110"/>
                            <a:ext cx="53" cy="55"/>
                          </a:xfrm>
                          <a:custGeom>
                            <a:avLst/>
                            <a:gdLst>
                              <a:gd name="T0" fmla="*/ 15 w 53"/>
                              <a:gd name="T1" fmla="*/ 5 h 55"/>
                              <a:gd name="T2" fmla="*/ 10 w 53"/>
                              <a:gd name="T3" fmla="*/ 0 h 55"/>
                              <a:gd name="T4" fmla="*/ 5 w 53"/>
                              <a:gd name="T5" fmla="*/ 0 h 55"/>
                              <a:gd name="T6" fmla="*/ 0 w 53"/>
                              <a:gd name="T7" fmla="*/ 5 h 55"/>
                              <a:gd name="T8" fmla="*/ 0 w 53"/>
                              <a:gd name="T9" fmla="*/ 10 h 55"/>
                              <a:gd name="T10" fmla="*/ 36 w 53"/>
                              <a:gd name="T11" fmla="*/ 51 h 55"/>
                              <a:gd name="T12" fmla="*/ 41 w 53"/>
                              <a:gd name="T13" fmla="*/ 55 h 55"/>
                              <a:gd name="T14" fmla="*/ 46 w 53"/>
                              <a:gd name="T15" fmla="*/ 55 h 55"/>
                              <a:gd name="T16" fmla="*/ 53 w 53"/>
                              <a:gd name="T17" fmla="*/ 51 h 55"/>
                              <a:gd name="T18" fmla="*/ 53 w 53"/>
                              <a:gd name="T19" fmla="*/ 46 h 55"/>
                              <a:gd name="T20" fmla="*/ 15 w 53"/>
                              <a:gd name="T21" fmla="*/ 5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5">
                                <a:moveTo>
                                  <a:pt x="15" y="5"/>
                                </a:moveTo>
                                <a:lnTo>
                                  <a:pt x="10" y="0"/>
                                </a:lnTo>
                                <a:lnTo>
                                  <a:pt x="5" y="0"/>
                                </a:lnTo>
                                <a:lnTo>
                                  <a:pt x="0" y="5"/>
                                </a:lnTo>
                                <a:lnTo>
                                  <a:pt x="0" y="10"/>
                                </a:lnTo>
                                <a:lnTo>
                                  <a:pt x="36" y="51"/>
                                </a:lnTo>
                                <a:lnTo>
                                  <a:pt x="41" y="55"/>
                                </a:lnTo>
                                <a:lnTo>
                                  <a:pt x="46" y="55"/>
                                </a:lnTo>
                                <a:lnTo>
                                  <a:pt x="53" y="51"/>
                                </a:lnTo>
                                <a:lnTo>
                                  <a:pt x="53" y="46"/>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5" name="Freeform 1970"/>
                        <wps:cNvSpPr>
                          <a:spLocks/>
                        </wps:cNvSpPr>
                        <wps:spPr bwMode="auto">
                          <a:xfrm>
                            <a:off x="1976" y="8185"/>
                            <a:ext cx="53" cy="55"/>
                          </a:xfrm>
                          <a:custGeom>
                            <a:avLst/>
                            <a:gdLst>
                              <a:gd name="T0" fmla="*/ 14 w 53"/>
                              <a:gd name="T1" fmla="*/ 4 h 55"/>
                              <a:gd name="T2" fmla="*/ 10 w 53"/>
                              <a:gd name="T3" fmla="*/ 0 h 55"/>
                              <a:gd name="T4" fmla="*/ 5 w 53"/>
                              <a:gd name="T5" fmla="*/ 0 h 55"/>
                              <a:gd name="T6" fmla="*/ 0 w 53"/>
                              <a:gd name="T7" fmla="*/ 4 h 55"/>
                              <a:gd name="T8" fmla="*/ 0 w 53"/>
                              <a:gd name="T9" fmla="*/ 9 h 55"/>
                              <a:gd name="T10" fmla="*/ 38 w 53"/>
                              <a:gd name="T11" fmla="*/ 52 h 55"/>
                              <a:gd name="T12" fmla="*/ 43 w 53"/>
                              <a:gd name="T13" fmla="*/ 55 h 55"/>
                              <a:gd name="T14" fmla="*/ 48 w 53"/>
                              <a:gd name="T15" fmla="*/ 55 h 55"/>
                              <a:gd name="T16" fmla="*/ 53 w 53"/>
                              <a:gd name="T17" fmla="*/ 52 h 55"/>
                              <a:gd name="T18" fmla="*/ 53 w 53"/>
                              <a:gd name="T19" fmla="*/ 48 h 55"/>
                              <a:gd name="T20" fmla="*/ 14 w 53"/>
                              <a:gd name="T21" fmla="*/ 4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5">
                                <a:moveTo>
                                  <a:pt x="14" y="4"/>
                                </a:moveTo>
                                <a:lnTo>
                                  <a:pt x="10" y="0"/>
                                </a:lnTo>
                                <a:lnTo>
                                  <a:pt x="5" y="0"/>
                                </a:lnTo>
                                <a:lnTo>
                                  <a:pt x="0" y="4"/>
                                </a:lnTo>
                                <a:lnTo>
                                  <a:pt x="0" y="9"/>
                                </a:lnTo>
                                <a:lnTo>
                                  <a:pt x="38" y="52"/>
                                </a:lnTo>
                                <a:lnTo>
                                  <a:pt x="43" y="55"/>
                                </a:lnTo>
                                <a:lnTo>
                                  <a:pt x="48" y="55"/>
                                </a:lnTo>
                                <a:lnTo>
                                  <a:pt x="53" y="52"/>
                                </a:lnTo>
                                <a:lnTo>
                                  <a:pt x="53" y="48"/>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6" name="Freeform 1971"/>
                        <wps:cNvSpPr>
                          <a:spLocks/>
                        </wps:cNvSpPr>
                        <wps:spPr bwMode="auto">
                          <a:xfrm>
                            <a:off x="2043" y="8259"/>
                            <a:ext cx="50" cy="57"/>
                          </a:xfrm>
                          <a:custGeom>
                            <a:avLst/>
                            <a:gdLst>
                              <a:gd name="T0" fmla="*/ 14 w 50"/>
                              <a:gd name="T1" fmla="*/ 5 h 57"/>
                              <a:gd name="T2" fmla="*/ 10 w 50"/>
                              <a:gd name="T3" fmla="*/ 0 h 57"/>
                              <a:gd name="T4" fmla="*/ 5 w 50"/>
                              <a:gd name="T5" fmla="*/ 0 h 57"/>
                              <a:gd name="T6" fmla="*/ 0 w 50"/>
                              <a:gd name="T7" fmla="*/ 5 h 57"/>
                              <a:gd name="T8" fmla="*/ 0 w 50"/>
                              <a:gd name="T9" fmla="*/ 12 h 57"/>
                              <a:gd name="T10" fmla="*/ 36 w 50"/>
                              <a:gd name="T11" fmla="*/ 53 h 57"/>
                              <a:gd name="T12" fmla="*/ 41 w 50"/>
                              <a:gd name="T13" fmla="*/ 57 h 57"/>
                              <a:gd name="T14" fmla="*/ 46 w 50"/>
                              <a:gd name="T15" fmla="*/ 57 h 57"/>
                              <a:gd name="T16" fmla="*/ 50 w 50"/>
                              <a:gd name="T17" fmla="*/ 53 h 57"/>
                              <a:gd name="T18" fmla="*/ 50 w 50"/>
                              <a:gd name="T19" fmla="*/ 48 h 57"/>
                              <a:gd name="T20" fmla="*/ 14 w 50"/>
                              <a:gd name="T21" fmla="*/ 5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0" h="57">
                                <a:moveTo>
                                  <a:pt x="14" y="5"/>
                                </a:moveTo>
                                <a:lnTo>
                                  <a:pt x="10" y="0"/>
                                </a:lnTo>
                                <a:lnTo>
                                  <a:pt x="5" y="0"/>
                                </a:lnTo>
                                <a:lnTo>
                                  <a:pt x="0" y="5"/>
                                </a:lnTo>
                                <a:lnTo>
                                  <a:pt x="0" y="12"/>
                                </a:lnTo>
                                <a:lnTo>
                                  <a:pt x="36" y="53"/>
                                </a:lnTo>
                                <a:lnTo>
                                  <a:pt x="41" y="57"/>
                                </a:lnTo>
                                <a:lnTo>
                                  <a:pt x="46" y="57"/>
                                </a:lnTo>
                                <a:lnTo>
                                  <a:pt x="50" y="53"/>
                                </a:lnTo>
                                <a:lnTo>
                                  <a:pt x="50" y="48"/>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7" name="Freeform 1972"/>
                        <wps:cNvSpPr>
                          <a:spLocks/>
                        </wps:cNvSpPr>
                        <wps:spPr bwMode="auto">
                          <a:xfrm>
                            <a:off x="2103" y="8336"/>
                            <a:ext cx="53" cy="55"/>
                          </a:xfrm>
                          <a:custGeom>
                            <a:avLst/>
                            <a:gdLst>
                              <a:gd name="T0" fmla="*/ 14 w 53"/>
                              <a:gd name="T1" fmla="*/ 4 h 55"/>
                              <a:gd name="T2" fmla="*/ 10 w 53"/>
                              <a:gd name="T3" fmla="*/ 0 h 55"/>
                              <a:gd name="T4" fmla="*/ 5 w 53"/>
                              <a:gd name="T5" fmla="*/ 0 h 55"/>
                              <a:gd name="T6" fmla="*/ 0 w 53"/>
                              <a:gd name="T7" fmla="*/ 4 h 55"/>
                              <a:gd name="T8" fmla="*/ 0 w 53"/>
                              <a:gd name="T9" fmla="*/ 9 h 55"/>
                              <a:gd name="T10" fmla="*/ 38 w 53"/>
                              <a:gd name="T11" fmla="*/ 50 h 55"/>
                              <a:gd name="T12" fmla="*/ 43 w 53"/>
                              <a:gd name="T13" fmla="*/ 55 h 55"/>
                              <a:gd name="T14" fmla="*/ 48 w 53"/>
                              <a:gd name="T15" fmla="*/ 55 h 55"/>
                              <a:gd name="T16" fmla="*/ 53 w 53"/>
                              <a:gd name="T17" fmla="*/ 50 h 55"/>
                              <a:gd name="T18" fmla="*/ 53 w 53"/>
                              <a:gd name="T19" fmla="*/ 47 h 55"/>
                              <a:gd name="T20" fmla="*/ 14 w 53"/>
                              <a:gd name="T21" fmla="*/ 4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5">
                                <a:moveTo>
                                  <a:pt x="14" y="4"/>
                                </a:moveTo>
                                <a:lnTo>
                                  <a:pt x="10" y="0"/>
                                </a:lnTo>
                                <a:lnTo>
                                  <a:pt x="5" y="0"/>
                                </a:lnTo>
                                <a:lnTo>
                                  <a:pt x="0" y="4"/>
                                </a:lnTo>
                                <a:lnTo>
                                  <a:pt x="0" y="9"/>
                                </a:lnTo>
                                <a:lnTo>
                                  <a:pt x="38" y="50"/>
                                </a:lnTo>
                                <a:lnTo>
                                  <a:pt x="43" y="55"/>
                                </a:lnTo>
                                <a:lnTo>
                                  <a:pt x="48" y="55"/>
                                </a:lnTo>
                                <a:lnTo>
                                  <a:pt x="53" y="50"/>
                                </a:lnTo>
                                <a:lnTo>
                                  <a:pt x="53" y="47"/>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8" name="Freeform 1973"/>
                        <wps:cNvSpPr>
                          <a:spLocks/>
                        </wps:cNvSpPr>
                        <wps:spPr bwMode="auto">
                          <a:xfrm>
                            <a:off x="2170" y="8410"/>
                            <a:ext cx="26" cy="24"/>
                          </a:xfrm>
                          <a:custGeom>
                            <a:avLst/>
                            <a:gdLst>
                              <a:gd name="T0" fmla="*/ 14 w 26"/>
                              <a:gd name="T1" fmla="*/ 5 h 24"/>
                              <a:gd name="T2" fmla="*/ 10 w 26"/>
                              <a:gd name="T3" fmla="*/ 0 h 24"/>
                              <a:gd name="T4" fmla="*/ 2 w 26"/>
                              <a:gd name="T5" fmla="*/ 0 h 24"/>
                              <a:gd name="T6" fmla="*/ 0 w 26"/>
                              <a:gd name="T7" fmla="*/ 5 h 24"/>
                              <a:gd name="T8" fmla="*/ 0 w 26"/>
                              <a:gd name="T9" fmla="*/ 9 h 24"/>
                              <a:gd name="T10" fmla="*/ 14 w 26"/>
                              <a:gd name="T11" fmla="*/ 24 h 24"/>
                              <a:gd name="T12" fmla="*/ 17 w 26"/>
                              <a:gd name="T13" fmla="*/ 24 h 24"/>
                              <a:gd name="T14" fmla="*/ 22 w 26"/>
                              <a:gd name="T15" fmla="*/ 19 h 24"/>
                              <a:gd name="T16" fmla="*/ 26 w 26"/>
                              <a:gd name="T17" fmla="*/ 19 h 24"/>
                              <a:gd name="T18" fmla="*/ 14 w 26"/>
                              <a:gd name="T19" fmla="*/ 5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4">
                                <a:moveTo>
                                  <a:pt x="14" y="5"/>
                                </a:moveTo>
                                <a:lnTo>
                                  <a:pt x="10" y="0"/>
                                </a:lnTo>
                                <a:lnTo>
                                  <a:pt x="2" y="0"/>
                                </a:lnTo>
                                <a:lnTo>
                                  <a:pt x="0" y="5"/>
                                </a:lnTo>
                                <a:lnTo>
                                  <a:pt x="0" y="9"/>
                                </a:lnTo>
                                <a:lnTo>
                                  <a:pt x="14" y="24"/>
                                </a:lnTo>
                                <a:lnTo>
                                  <a:pt x="17" y="24"/>
                                </a:lnTo>
                                <a:lnTo>
                                  <a:pt x="22" y="19"/>
                                </a:lnTo>
                                <a:lnTo>
                                  <a:pt x="26" y="19"/>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9" name="Freeform 1974"/>
                        <wps:cNvSpPr>
                          <a:spLocks/>
                        </wps:cNvSpPr>
                        <wps:spPr bwMode="auto">
                          <a:xfrm>
                            <a:off x="3574" y="7550"/>
                            <a:ext cx="15" cy="67"/>
                          </a:xfrm>
                          <a:custGeom>
                            <a:avLst/>
                            <a:gdLst>
                              <a:gd name="T0" fmla="*/ 15 w 15"/>
                              <a:gd name="T1" fmla="*/ 4 h 67"/>
                              <a:gd name="T2" fmla="*/ 5 w 15"/>
                              <a:gd name="T3" fmla="*/ 0 h 67"/>
                              <a:gd name="T4" fmla="*/ 0 w 15"/>
                              <a:gd name="T5" fmla="*/ 4 h 67"/>
                              <a:gd name="T6" fmla="*/ 0 w 15"/>
                              <a:gd name="T7" fmla="*/ 9 h 67"/>
                              <a:gd name="T8" fmla="*/ 0 w 15"/>
                              <a:gd name="T9" fmla="*/ 62 h 67"/>
                              <a:gd name="T10" fmla="*/ 5 w 15"/>
                              <a:gd name="T11" fmla="*/ 67 h 67"/>
                              <a:gd name="T12" fmla="*/ 10 w 15"/>
                              <a:gd name="T13" fmla="*/ 67 h 67"/>
                              <a:gd name="T14" fmla="*/ 15 w 15"/>
                              <a:gd name="T15" fmla="*/ 62 h 67"/>
                              <a:gd name="T16" fmla="*/ 15 w 15"/>
                              <a:gd name="T17" fmla="*/ 55 h 67"/>
                              <a:gd name="T18" fmla="*/ 15 w 15"/>
                              <a:gd name="T19"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67">
                                <a:moveTo>
                                  <a:pt x="15" y="4"/>
                                </a:moveTo>
                                <a:lnTo>
                                  <a:pt x="5" y="0"/>
                                </a:lnTo>
                                <a:lnTo>
                                  <a:pt x="0" y="4"/>
                                </a:lnTo>
                                <a:lnTo>
                                  <a:pt x="0" y="9"/>
                                </a:lnTo>
                                <a:lnTo>
                                  <a:pt x="0" y="62"/>
                                </a:lnTo>
                                <a:lnTo>
                                  <a:pt x="5" y="67"/>
                                </a:lnTo>
                                <a:lnTo>
                                  <a:pt x="10" y="67"/>
                                </a:lnTo>
                                <a:lnTo>
                                  <a:pt x="15" y="62"/>
                                </a:lnTo>
                                <a:lnTo>
                                  <a:pt x="15" y="55"/>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0" name="Freeform 1975"/>
                        <wps:cNvSpPr>
                          <a:spLocks/>
                        </wps:cNvSpPr>
                        <wps:spPr bwMode="auto">
                          <a:xfrm>
                            <a:off x="3574" y="7643"/>
                            <a:ext cx="15" cy="72"/>
                          </a:xfrm>
                          <a:custGeom>
                            <a:avLst/>
                            <a:gdLst>
                              <a:gd name="T0" fmla="*/ 15 w 15"/>
                              <a:gd name="T1" fmla="*/ 5 h 72"/>
                              <a:gd name="T2" fmla="*/ 10 w 15"/>
                              <a:gd name="T3" fmla="*/ 0 h 72"/>
                              <a:gd name="T4" fmla="*/ 5 w 15"/>
                              <a:gd name="T5" fmla="*/ 0 h 72"/>
                              <a:gd name="T6" fmla="*/ 0 w 15"/>
                              <a:gd name="T7" fmla="*/ 5 h 72"/>
                              <a:gd name="T8" fmla="*/ 0 w 15"/>
                              <a:gd name="T9" fmla="*/ 10 h 72"/>
                              <a:gd name="T10" fmla="*/ 0 w 15"/>
                              <a:gd name="T11" fmla="*/ 67 h 72"/>
                              <a:gd name="T12" fmla="*/ 5 w 15"/>
                              <a:gd name="T13" fmla="*/ 72 h 72"/>
                              <a:gd name="T14" fmla="*/ 10 w 15"/>
                              <a:gd name="T15" fmla="*/ 72 h 72"/>
                              <a:gd name="T16" fmla="*/ 15 w 15"/>
                              <a:gd name="T17" fmla="*/ 67 h 72"/>
                              <a:gd name="T18" fmla="*/ 15 w 15"/>
                              <a:gd name="T19" fmla="*/ 62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10"/>
                                </a:lnTo>
                                <a:lnTo>
                                  <a:pt x="0" y="67"/>
                                </a:lnTo>
                                <a:lnTo>
                                  <a:pt x="5" y="72"/>
                                </a:lnTo>
                                <a:lnTo>
                                  <a:pt x="10" y="72"/>
                                </a:lnTo>
                                <a:lnTo>
                                  <a:pt x="15" y="67"/>
                                </a:lnTo>
                                <a:lnTo>
                                  <a:pt x="15" y="62"/>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1" name="Freeform 1976"/>
                        <wps:cNvSpPr>
                          <a:spLocks/>
                        </wps:cNvSpPr>
                        <wps:spPr bwMode="auto">
                          <a:xfrm>
                            <a:off x="3574" y="7744"/>
                            <a:ext cx="15" cy="69"/>
                          </a:xfrm>
                          <a:custGeom>
                            <a:avLst/>
                            <a:gdLst>
                              <a:gd name="T0" fmla="*/ 15 w 15"/>
                              <a:gd name="T1" fmla="*/ 5 h 69"/>
                              <a:gd name="T2" fmla="*/ 10 w 15"/>
                              <a:gd name="T3" fmla="*/ 0 h 69"/>
                              <a:gd name="T4" fmla="*/ 5 w 15"/>
                              <a:gd name="T5" fmla="*/ 0 h 69"/>
                              <a:gd name="T6" fmla="*/ 0 w 15"/>
                              <a:gd name="T7" fmla="*/ 5 h 69"/>
                              <a:gd name="T8" fmla="*/ 0 w 15"/>
                              <a:gd name="T9" fmla="*/ 7 h 69"/>
                              <a:gd name="T10" fmla="*/ 0 w 15"/>
                              <a:gd name="T11" fmla="*/ 64 h 69"/>
                              <a:gd name="T12" fmla="*/ 5 w 15"/>
                              <a:gd name="T13" fmla="*/ 69 h 69"/>
                              <a:gd name="T14" fmla="*/ 10 w 15"/>
                              <a:gd name="T15" fmla="*/ 69 h 69"/>
                              <a:gd name="T16" fmla="*/ 15 w 15"/>
                              <a:gd name="T17" fmla="*/ 64 h 69"/>
                              <a:gd name="T18" fmla="*/ 15 w 15"/>
                              <a:gd name="T19" fmla="*/ 60 h 69"/>
                              <a:gd name="T20" fmla="*/ 15 w 15"/>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5"/>
                                </a:moveTo>
                                <a:lnTo>
                                  <a:pt x="10" y="0"/>
                                </a:lnTo>
                                <a:lnTo>
                                  <a:pt x="5" y="0"/>
                                </a:lnTo>
                                <a:lnTo>
                                  <a:pt x="0" y="5"/>
                                </a:lnTo>
                                <a:lnTo>
                                  <a:pt x="0" y="7"/>
                                </a:lnTo>
                                <a:lnTo>
                                  <a:pt x="0" y="64"/>
                                </a:lnTo>
                                <a:lnTo>
                                  <a:pt x="5" y="69"/>
                                </a:lnTo>
                                <a:lnTo>
                                  <a:pt x="10" y="69"/>
                                </a:lnTo>
                                <a:lnTo>
                                  <a:pt x="15" y="64"/>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2" name="Freeform 1977"/>
                        <wps:cNvSpPr>
                          <a:spLocks/>
                        </wps:cNvSpPr>
                        <wps:spPr bwMode="auto">
                          <a:xfrm>
                            <a:off x="3574" y="7842"/>
                            <a:ext cx="15" cy="69"/>
                          </a:xfrm>
                          <a:custGeom>
                            <a:avLst/>
                            <a:gdLst>
                              <a:gd name="T0" fmla="*/ 15 w 15"/>
                              <a:gd name="T1" fmla="*/ 5 h 69"/>
                              <a:gd name="T2" fmla="*/ 10 w 15"/>
                              <a:gd name="T3" fmla="*/ 0 h 69"/>
                              <a:gd name="T4" fmla="*/ 5 w 15"/>
                              <a:gd name="T5" fmla="*/ 0 h 69"/>
                              <a:gd name="T6" fmla="*/ 0 w 15"/>
                              <a:gd name="T7" fmla="*/ 5 h 69"/>
                              <a:gd name="T8" fmla="*/ 0 w 15"/>
                              <a:gd name="T9" fmla="*/ 10 h 69"/>
                              <a:gd name="T10" fmla="*/ 0 w 15"/>
                              <a:gd name="T11" fmla="*/ 65 h 69"/>
                              <a:gd name="T12" fmla="*/ 5 w 15"/>
                              <a:gd name="T13" fmla="*/ 69 h 69"/>
                              <a:gd name="T14" fmla="*/ 10 w 15"/>
                              <a:gd name="T15" fmla="*/ 69 h 69"/>
                              <a:gd name="T16" fmla="*/ 15 w 15"/>
                              <a:gd name="T17" fmla="*/ 65 h 69"/>
                              <a:gd name="T18" fmla="*/ 15 w 15"/>
                              <a:gd name="T19" fmla="*/ 60 h 69"/>
                              <a:gd name="T20" fmla="*/ 15 w 15"/>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5"/>
                                </a:moveTo>
                                <a:lnTo>
                                  <a:pt x="10" y="0"/>
                                </a:lnTo>
                                <a:lnTo>
                                  <a:pt x="5" y="0"/>
                                </a:lnTo>
                                <a:lnTo>
                                  <a:pt x="0" y="5"/>
                                </a:lnTo>
                                <a:lnTo>
                                  <a:pt x="0" y="10"/>
                                </a:lnTo>
                                <a:lnTo>
                                  <a:pt x="0" y="65"/>
                                </a:lnTo>
                                <a:lnTo>
                                  <a:pt x="5" y="69"/>
                                </a:lnTo>
                                <a:lnTo>
                                  <a:pt x="10" y="69"/>
                                </a:lnTo>
                                <a:lnTo>
                                  <a:pt x="15" y="65"/>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3" name="Freeform 1978"/>
                        <wps:cNvSpPr>
                          <a:spLocks/>
                        </wps:cNvSpPr>
                        <wps:spPr bwMode="auto">
                          <a:xfrm>
                            <a:off x="3574" y="7940"/>
                            <a:ext cx="20" cy="43"/>
                          </a:xfrm>
                          <a:custGeom>
                            <a:avLst/>
                            <a:gdLst>
                              <a:gd name="T0" fmla="*/ 15 w 20"/>
                              <a:gd name="T1" fmla="*/ 5 h 43"/>
                              <a:gd name="T2" fmla="*/ 10 w 20"/>
                              <a:gd name="T3" fmla="*/ 0 h 43"/>
                              <a:gd name="T4" fmla="*/ 5 w 20"/>
                              <a:gd name="T5" fmla="*/ 0 h 43"/>
                              <a:gd name="T6" fmla="*/ 0 w 20"/>
                              <a:gd name="T7" fmla="*/ 5 h 43"/>
                              <a:gd name="T8" fmla="*/ 0 w 20"/>
                              <a:gd name="T9" fmla="*/ 10 h 43"/>
                              <a:gd name="T10" fmla="*/ 5 w 20"/>
                              <a:gd name="T11" fmla="*/ 43 h 43"/>
                              <a:gd name="T12" fmla="*/ 10 w 20"/>
                              <a:gd name="T13" fmla="*/ 43 h 43"/>
                              <a:gd name="T14" fmla="*/ 15 w 20"/>
                              <a:gd name="T15" fmla="*/ 39 h 43"/>
                              <a:gd name="T16" fmla="*/ 20 w 20"/>
                              <a:gd name="T17" fmla="*/ 39 h 43"/>
                              <a:gd name="T18" fmla="*/ 15 w 20"/>
                              <a:gd name="T19" fmla="*/ 5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43">
                                <a:moveTo>
                                  <a:pt x="15" y="5"/>
                                </a:moveTo>
                                <a:lnTo>
                                  <a:pt x="10" y="0"/>
                                </a:lnTo>
                                <a:lnTo>
                                  <a:pt x="5" y="0"/>
                                </a:lnTo>
                                <a:lnTo>
                                  <a:pt x="0" y="5"/>
                                </a:lnTo>
                                <a:lnTo>
                                  <a:pt x="0" y="10"/>
                                </a:lnTo>
                                <a:lnTo>
                                  <a:pt x="5" y="43"/>
                                </a:lnTo>
                                <a:lnTo>
                                  <a:pt x="10" y="43"/>
                                </a:lnTo>
                                <a:lnTo>
                                  <a:pt x="15" y="39"/>
                                </a:lnTo>
                                <a:lnTo>
                                  <a:pt x="20" y="39"/>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4" name="Freeform 1979"/>
                        <wps:cNvSpPr>
                          <a:spLocks/>
                        </wps:cNvSpPr>
                        <wps:spPr bwMode="auto">
                          <a:xfrm>
                            <a:off x="4250" y="7310"/>
                            <a:ext cx="29" cy="67"/>
                          </a:xfrm>
                          <a:custGeom>
                            <a:avLst/>
                            <a:gdLst>
                              <a:gd name="T0" fmla="*/ 29 w 29"/>
                              <a:gd name="T1" fmla="*/ 10 h 67"/>
                              <a:gd name="T2" fmla="*/ 24 w 29"/>
                              <a:gd name="T3" fmla="*/ 5 h 67"/>
                              <a:gd name="T4" fmla="*/ 19 w 29"/>
                              <a:gd name="T5" fmla="*/ 0 h 67"/>
                              <a:gd name="T6" fmla="*/ 15 w 29"/>
                              <a:gd name="T7" fmla="*/ 5 h 67"/>
                              <a:gd name="T8" fmla="*/ 0 w 29"/>
                              <a:gd name="T9" fmla="*/ 55 h 67"/>
                              <a:gd name="T10" fmla="*/ 0 w 29"/>
                              <a:gd name="T11" fmla="*/ 62 h 67"/>
                              <a:gd name="T12" fmla="*/ 5 w 29"/>
                              <a:gd name="T13" fmla="*/ 67 h 67"/>
                              <a:gd name="T14" fmla="*/ 10 w 29"/>
                              <a:gd name="T15" fmla="*/ 67 h 67"/>
                              <a:gd name="T16" fmla="*/ 15 w 29"/>
                              <a:gd name="T17" fmla="*/ 62 h 67"/>
                              <a:gd name="T18" fmla="*/ 29 w 29"/>
                              <a:gd name="T19" fmla="*/ 1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67">
                                <a:moveTo>
                                  <a:pt x="29" y="10"/>
                                </a:moveTo>
                                <a:lnTo>
                                  <a:pt x="24" y="5"/>
                                </a:lnTo>
                                <a:lnTo>
                                  <a:pt x="19" y="0"/>
                                </a:lnTo>
                                <a:lnTo>
                                  <a:pt x="15" y="5"/>
                                </a:lnTo>
                                <a:lnTo>
                                  <a:pt x="0" y="55"/>
                                </a:lnTo>
                                <a:lnTo>
                                  <a:pt x="0" y="62"/>
                                </a:lnTo>
                                <a:lnTo>
                                  <a:pt x="5" y="67"/>
                                </a:lnTo>
                                <a:lnTo>
                                  <a:pt x="10" y="67"/>
                                </a:lnTo>
                                <a:lnTo>
                                  <a:pt x="15" y="62"/>
                                </a:lnTo>
                                <a:lnTo>
                                  <a:pt x="2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5" name="Freeform 1980"/>
                        <wps:cNvSpPr>
                          <a:spLocks/>
                        </wps:cNvSpPr>
                        <wps:spPr bwMode="auto">
                          <a:xfrm>
                            <a:off x="4234" y="7403"/>
                            <a:ext cx="21" cy="70"/>
                          </a:xfrm>
                          <a:custGeom>
                            <a:avLst/>
                            <a:gdLst>
                              <a:gd name="T0" fmla="*/ 21 w 21"/>
                              <a:gd name="T1" fmla="*/ 10 h 70"/>
                              <a:gd name="T2" fmla="*/ 21 w 21"/>
                              <a:gd name="T3" fmla="*/ 5 h 70"/>
                              <a:gd name="T4" fmla="*/ 16 w 21"/>
                              <a:gd name="T5" fmla="*/ 0 h 70"/>
                              <a:gd name="T6" fmla="*/ 11 w 21"/>
                              <a:gd name="T7" fmla="*/ 0 h 70"/>
                              <a:gd name="T8" fmla="*/ 7 w 21"/>
                              <a:gd name="T9" fmla="*/ 5 h 70"/>
                              <a:gd name="T10" fmla="*/ 0 w 21"/>
                              <a:gd name="T11" fmla="*/ 63 h 70"/>
                              <a:gd name="T12" fmla="*/ 0 w 21"/>
                              <a:gd name="T13" fmla="*/ 68 h 70"/>
                              <a:gd name="T14" fmla="*/ 2 w 21"/>
                              <a:gd name="T15" fmla="*/ 70 h 70"/>
                              <a:gd name="T16" fmla="*/ 7 w 21"/>
                              <a:gd name="T17" fmla="*/ 70 h 70"/>
                              <a:gd name="T18" fmla="*/ 11 w 21"/>
                              <a:gd name="T19" fmla="*/ 68 h 70"/>
                              <a:gd name="T20" fmla="*/ 21 w 21"/>
                              <a:gd name="T21" fmla="*/ 1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1" h="70">
                                <a:moveTo>
                                  <a:pt x="21" y="10"/>
                                </a:moveTo>
                                <a:lnTo>
                                  <a:pt x="21" y="5"/>
                                </a:lnTo>
                                <a:lnTo>
                                  <a:pt x="16" y="0"/>
                                </a:lnTo>
                                <a:lnTo>
                                  <a:pt x="11" y="0"/>
                                </a:lnTo>
                                <a:lnTo>
                                  <a:pt x="7" y="5"/>
                                </a:lnTo>
                                <a:lnTo>
                                  <a:pt x="0" y="63"/>
                                </a:lnTo>
                                <a:lnTo>
                                  <a:pt x="0" y="68"/>
                                </a:lnTo>
                                <a:lnTo>
                                  <a:pt x="2" y="70"/>
                                </a:lnTo>
                                <a:lnTo>
                                  <a:pt x="7" y="70"/>
                                </a:lnTo>
                                <a:lnTo>
                                  <a:pt x="11" y="68"/>
                                </a:lnTo>
                                <a:lnTo>
                                  <a:pt x="2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6" name="Freeform 1981"/>
                        <wps:cNvSpPr>
                          <a:spLocks/>
                        </wps:cNvSpPr>
                        <wps:spPr bwMode="auto">
                          <a:xfrm>
                            <a:off x="4214" y="7504"/>
                            <a:ext cx="22" cy="65"/>
                          </a:xfrm>
                          <a:custGeom>
                            <a:avLst/>
                            <a:gdLst>
                              <a:gd name="T0" fmla="*/ 22 w 22"/>
                              <a:gd name="T1" fmla="*/ 7 h 65"/>
                              <a:gd name="T2" fmla="*/ 22 w 22"/>
                              <a:gd name="T3" fmla="*/ 3 h 65"/>
                              <a:gd name="T4" fmla="*/ 20 w 22"/>
                              <a:gd name="T5" fmla="*/ 0 h 65"/>
                              <a:gd name="T6" fmla="*/ 15 w 22"/>
                              <a:gd name="T7" fmla="*/ 0 h 65"/>
                              <a:gd name="T8" fmla="*/ 8 w 22"/>
                              <a:gd name="T9" fmla="*/ 3 h 65"/>
                              <a:gd name="T10" fmla="*/ 0 w 22"/>
                              <a:gd name="T11" fmla="*/ 55 h 65"/>
                              <a:gd name="T12" fmla="*/ 0 w 22"/>
                              <a:gd name="T13" fmla="*/ 60 h 65"/>
                              <a:gd name="T14" fmla="*/ 5 w 22"/>
                              <a:gd name="T15" fmla="*/ 65 h 65"/>
                              <a:gd name="T16" fmla="*/ 8 w 22"/>
                              <a:gd name="T17" fmla="*/ 65 h 65"/>
                              <a:gd name="T18" fmla="*/ 15 w 22"/>
                              <a:gd name="T19" fmla="*/ 60 h 65"/>
                              <a:gd name="T20" fmla="*/ 22 w 22"/>
                              <a:gd name="T21" fmla="*/ 7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2" h="65">
                                <a:moveTo>
                                  <a:pt x="22" y="7"/>
                                </a:moveTo>
                                <a:lnTo>
                                  <a:pt x="22" y="3"/>
                                </a:lnTo>
                                <a:lnTo>
                                  <a:pt x="20" y="0"/>
                                </a:lnTo>
                                <a:lnTo>
                                  <a:pt x="15" y="0"/>
                                </a:lnTo>
                                <a:lnTo>
                                  <a:pt x="8" y="3"/>
                                </a:lnTo>
                                <a:lnTo>
                                  <a:pt x="0" y="55"/>
                                </a:lnTo>
                                <a:lnTo>
                                  <a:pt x="0" y="60"/>
                                </a:lnTo>
                                <a:lnTo>
                                  <a:pt x="5" y="65"/>
                                </a:lnTo>
                                <a:lnTo>
                                  <a:pt x="8" y="65"/>
                                </a:lnTo>
                                <a:lnTo>
                                  <a:pt x="15" y="60"/>
                                </a:lnTo>
                                <a:lnTo>
                                  <a:pt x="2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7" name="Freeform 1982"/>
                        <wps:cNvSpPr>
                          <a:spLocks/>
                        </wps:cNvSpPr>
                        <wps:spPr bwMode="auto">
                          <a:xfrm>
                            <a:off x="4195" y="7598"/>
                            <a:ext cx="24" cy="69"/>
                          </a:xfrm>
                          <a:custGeom>
                            <a:avLst/>
                            <a:gdLst>
                              <a:gd name="T0" fmla="*/ 24 w 24"/>
                              <a:gd name="T1" fmla="*/ 7 h 69"/>
                              <a:gd name="T2" fmla="*/ 24 w 24"/>
                              <a:gd name="T3" fmla="*/ 4 h 69"/>
                              <a:gd name="T4" fmla="*/ 19 w 24"/>
                              <a:gd name="T5" fmla="*/ 0 h 69"/>
                              <a:gd name="T6" fmla="*/ 15 w 24"/>
                              <a:gd name="T7" fmla="*/ 0 h 69"/>
                              <a:gd name="T8" fmla="*/ 10 w 24"/>
                              <a:gd name="T9" fmla="*/ 4 h 69"/>
                              <a:gd name="T10" fmla="*/ 0 w 24"/>
                              <a:gd name="T11" fmla="*/ 59 h 69"/>
                              <a:gd name="T12" fmla="*/ 0 w 24"/>
                              <a:gd name="T13" fmla="*/ 64 h 69"/>
                              <a:gd name="T14" fmla="*/ 5 w 24"/>
                              <a:gd name="T15" fmla="*/ 69 h 69"/>
                              <a:gd name="T16" fmla="*/ 10 w 24"/>
                              <a:gd name="T17" fmla="*/ 69 h 69"/>
                              <a:gd name="T18" fmla="*/ 15 w 24"/>
                              <a:gd name="T19" fmla="*/ 64 h 69"/>
                              <a:gd name="T20" fmla="*/ 24 w 24"/>
                              <a:gd name="T21" fmla="*/ 7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69">
                                <a:moveTo>
                                  <a:pt x="24" y="7"/>
                                </a:moveTo>
                                <a:lnTo>
                                  <a:pt x="24" y="4"/>
                                </a:lnTo>
                                <a:lnTo>
                                  <a:pt x="19" y="0"/>
                                </a:lnTo>
                                <a:lnTo>
                                  <a:pt x="15" y="0"/>
                                </a:lnTo>
                                <a:lnTo>
                                  <a:pt x="10" y="4"/>
                                </a:lnTo>
                                <a:lnTo>
                                  <a:pt x="0" y="59"/>
                                </a:lnTo>
                                <a:lnTo>
                                  <a:pt x="0" y="64"/>
                                </a:lnTo>
                                <a:lnTo>
                                  <a:pt x="5" y="69"/>
                                </a:lnTo>
                                <a:lnTo>
                                  <a:pt x="10" y="69"/>
                                </a:lnTo>
                                <a:lnTo>
                                  <a:pt x="15" y="64"/>
                                </a:lnTo>
                                <a:lnTo>
                                  <a:pt x="24"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8" name="Freeform 1983"/>
                        <wps:cNvSpPr>
                          <a:spLocks/>
                        </wps:cNvSpPr>
                        <wps:spPr bwMode="auto">
                          <a:xfrm>
                            <a:off x="4176" y="7696"/>
                            <a:ext cx="24" cy="72"/>
                          </a:xfrm>
                          <a:custGeom>
                            <a:avLst/>
                            <a:gdLst>
                              <a:gd name="T0" fmla="*/ 24 w 24"/>
                              <a:gd name="T1" fmla="*/ 9 h 72"/>
                              <a:gd name="T2" fmla="*/ 24 w 24"/>
                              <a:gd name="T3" fmla="*/ 5 h 72"/>
                              <a:gd name="T4" fmla="*/ 19 w 24"/>
                              <a:gd name="T5" fmla="*/ 0 h 72"/>
                              <a:gd name="T6" fmla="*/ 14 w 24"/>
                              <a:gd name="T7" fmla="*/ 0 h 72"/>
                              <a:gd name="T8" fmla="*/ 10 w 24"/>
                              <a:gd name="T9" fmla="*/ 5 h 72"/>
                              <a:gd name="T10" fmla="*/ 0 w 24"/>
                              <a:gd name="T11" fmla="*/ 60 h 72"/>
                              <a:gd name="T12" fmla="*/ 0 w 24"/>
                              <a:gd name="T13" fmla="*/ 64 h 72"/>
                              <a:gd name="T14" fmla="*/ 5 w 24"/>
                              <a:gd name="T15" fmla="*/ 72 h 72"/>
                              <a:gd name="T16" fmla="*/ 10 w 24"/>
                              <a:gd name="T17" fmla="*/ 72 h 72"/>
                              <a:gd name="T18" fmla="*/ 14 w 24"/>
                              <a:gd name="T19" fmla="*/ 64 h 72"/>
                              <a:gd name="T20" fmla="*/ 24 w 24"/>
                              <a:gd name="T21" fmla="*/ 9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72">
                                <a:moveTo>
                                  <a:pt x="24" y="9"/>
                                </a:moveTo>
                                <a:lnTo>
                                  <a:pt x="24" y="5"/>
                                </a:lnTo>
                                <a:lnTo>
                                  <a:pt x="19" y="0"/>
                                </a:lnTo>
                                <a:lnTo>
                                  <a:pt x="14" y="0"/>
                                </a:lnTo>
                                <a:lnTo>
                                  <a:pt x="10" y="5"/>
                                </a:lnTo>
                                <a:lnTo>
                                  <a:pt x="0" y="60"/>
                                </a:lnTo>
                                <a:lnTo>
                                  <a:pt x="0" y="64"/>
                                </a:lnTo>
                                <a:lnTo>
                                  <a:pt x="5" y="72"/>
                                </a:lnTo>
                                <a:lnTo>
                                  <a:pt x="10" y="72"/>
                                </a:lnTo>
                                <a:lnTo>
                                  <a:pt x="14" y="64"/>
                                </a:lnTo>
                                <a:lnTo>
                                  <a:pt x="2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9" name="Freeform 1984"/>
                        <wps:cNvSpPr>
                          <a:spLocks/>
                        </wps:cNvSpPr>
                        <wps:spPr bwMode="auto">
                          <a:xfrm>
                            <a:off x="4157" y="7789"/>
                            <a:ext cx="24" cy="72"/>
                          </a:xfrm>
                          <a:custGeom>
                            <a:avLst/>
                            <a:gdLst>
                              <a:gd name="T0" fmla="*/ 24 w 24"/>
                              <a:gd name="T1" fmla="*/ 10 h 72"/>
                              <a:gd name="T2" fmla="*/ 24 w 24"/>
                              <a:gd name="T3" fmla="*/ 5 h 72"/>
                              <a:gd name="T4" fmla="*/ 19 w 24"/>
                              <a:gd name="T5" fmla="*/ 0 h 72"/>
                              <a:gd name="T6" fmla="*/ 14 w 24"/>
                              <a:gd name="T7" fmla="*/ 0 h 72"/>
                              <a:gd name="T8" fmla="*/ 9 w 24"/>
                              <a:gd name="T9" fmla="*/ 5 h 72"/>
                              <a:gd name="T10" fmla="*/ 0 w 24"/>
                              <a:gd name="T11" fmla="*/ 63 h 72"/>
                              <a:gd name="T12" fmla="*/ 0 w 24"/>
                              <a:gd name="T13" fmla="*/ 67 h 72"/>
                              <a:gd name="T14" fmla="*/ 5 w 24"/>
                              <a:gd name="T15" fmla="*/ 72 h 72"/>
                              <a:gd name="T16" fmla="*/ 9 w 24"/>
                              <a:gd name="T17" fmla="*/ 72 h 72"/>
                              <a:gd name="T18" fmla="*/ 14 w 24"/>
                              <a:gd name="T19" fmla="*/ 67 h 72"/>
                              <a:gd name="T20" fmla="*/ 24 w 24"/>
                              <a:gd name="T21" fmla="*/ 1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72">
                                <a:moveTo>
                                  <a:pt x="24" y="10"/>
                                </a:moveTo>
                                <a:lnTo>
                                  <a:pt x="24" y="5"/>
                                </a:lnTo>
                                <a:lnTo>
                                  <a:pt x="19" y="0"/>
                                </a:lnTo>
                                <a:lnTo>
                                  <a:pt x="14" y="0"/>
                                </a:lnTo>
                                <a:lnTo>
                                  <a:pt x="9" y="5"/>
                                </a:lnTo>
                                <a:lnTo>
                                  <a:pt x="0" y="63"/>
                                </a:lnTo>
                                <a:lnTo>
                                  <a:pt x="0" y="67"/>
                                </a:lnTo>
                                <a:lnTo>
                                  <a:pt x="5" y="72"/>
                                </a:lnTo>
                                <a:lnTo>
                                  <a:pt x="9" y="72"/>
                                </a:lnTo>
                                <a:lnTo>
                                  <a:pt x="14" y="67"/>
                                </a:lnTo>
                                <a:lnTo>
                                  <a:pt x="2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0" name="Freeform 1985"/>
                        <wps:cNvSpPr>
                          <a:spLocks/>
                        </wps:cNvSpPr>
                        <wps:spPr bwMode="auto">
                          <a:xfrm>
                            <a:off x="4133" y="7887"/>
                            <a:ext cx="29" cy="72"/>
                          </a:xfrm>
                          <a:custGeom>
                            <a:avLst/>
                            <a:gdLst>
                              <a:gd name="T0" fmla="*/ 29 w 29"/>
                              <a:gd name="T1" fmla="*/ 12 h 72"/>
                              <a:gd name="T2" fmla="*/ 29 w 29"/>
                              <a:gd name="T3" fmla="*/ 5 h 72"/>
                              <a:gd name="T4" fmla="*/ 24 w 29"/>
                              <a:gd name="T5" fmla="*/ 0 h 72"/>
                              <a:gd name="T6" fmla="*/ 19 w 29"/>
                              <a:gd name="T7" fmla="*/ 0 h 72"/>
                              <a:gd name="T8" fmla="*/ 14 w 29"/>
                              <a:gd name="T9" fmla="*/ 5 h 72"/>
                              <a:gd name="T10" fmla="*/ 0 w 29"/>
                              <a:gd name="T11" fmla="*/ 63 h 72"/>
                              <a:gd name="T12" fmla="*/ 0 w 29"/>
                              <a:gd name="T13" fmla="*/ 68 h 72"/>
                              <a:gd name="T14" fmla="*/ 5 w 29"/>
                              <a:gd name="T15" fmla="*/ 72 h 72"/>
                              <a:gd name="T16" fmla="*/ 9 w 29"/>
                              <a:gd name="T17" fmla="*/ 72 h 72"/>
                              <a:gd name="T18" fmla="*/ 14 w 29"/>
                              <a:gd name="T19" fmla="*/ 68 h 72"/>
                              <a:gd name="T20" fmla="*/ 29 w 29"/>
                              <a:gd name="T21" fmla="*/ 12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 h="72">
                                <a:moveTo>
                                  <a:pt x="29" y="12"/>
                                </a:moveTo>
                                <a:lnTo>
                                  <a:pt x="29" y="5"/>
                                </a:lnTo>
                                <a:lnTo>
                                  <a:pt x="24" y="0"/>
                                </a:lnTo>
                                <a:lnTo>
                                  <a:pt x="19" y="0"/>
                                </a:lnTo>
                                <a:lnTo>
                                  <a:pt x="14" y="5"/>
                                </a:lnTo>
                                <a:lnTo>
                                  <a:pt x="0" y="63"/>
                                </a:lnTo>
                                <a:lnTo>
                                  <a:pt x="0" y="68"/>
                                </a:lnTo>
                                <a:lnTo>
                                  <a:pt x="5" y="72"/>
                                </a:lnTo>
                                <a:lnTo>
                                  <a:pt x="9" y="72"/>
                                </a:lnTo>
                                <a:lnTo>
                                  <a:pt x="14" y="68"/>
                                </a:lnTo>
                                <a:lnTo>
                                  <a:pt x="29"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1" name="Freeform 1986"/>
                        <wps:cNvSpPr>
                          <a:spLocks/>
                        </wps:cNvSpPr>
                        <wps:spPr bwMode="auto">
                          <a:xfrm>
                            <a:off x="4123" y="7988"/>
                            <a:ext cx="19" cy="36"/>
                          </a:xfrm>
                          <a:custGeom>
                            <a:avLst/>
                            <a:gdLst>
                              <a:gd name="T0" fmla="*/ 19 w 19"/>
                              <a:gd name="T1" fmla="*/ 7 h 36"/>
                              <a:gd name="T2" fmla="*/ 19 w 19"/>
                              <a:gd name="T3" fmla="*/ 5 h 36"/>
                              <a:gd name="T4" fmla="*/ 15 w 19"/>
                              <a:gd name="T5" fmla="*/ 0 h 36"/>
                              <a:gd name="T6" fmla="*/ 10 w 19"/>
                              <a:gd name="T7" fmla="*/ 0 h 36"/>
                              <a:gd name="T8" fmla="*/ 5 w 19"/>
                              <a:gd name="T9" fmla="*/ 5 h 36"/>
                              <a:gd name="T10" fmla="*/ 0 w 19"/>
                              <a:gd name="T11" fmla="*/ 31 h 36"/>
                              <a:gd name="T12" fmla="*/ 5 w 19"/>
                              <a:gd name="T13" fmla="*/ 36 h 36"/>
                              <a:gd name="T14" fmla="*/ 15 w 19"/>
                              <a:gd name="T15" fmla="*/ 36 h 36"/>
                              <a:gd name="T16" fmla="*/ 19 w 19"/>
                              <a:gd name="T17" fmla="*/ 7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 h="36">
                                <a:moveTo>
                                  <a:pt x="19" y="7"/>
                                </a:moveTo>
                                <a:lnTo>
                                  <a:pt x="19" y="5"/>
                                </a:lnTo>
                                <a:lnTo>
                                  <a:pt x="15" y="0"/>
                                </a:lnTo>
                                <a:lnTo>
                                  <a:pt x="10" y="0"/>
                                </a:lnTo>
                                <a:lnTo>
                                  <a:pt x="5" y="5"/>
                                </a:lnTo>
                                <a:lnTo>
                                  <a:pt x="0" y="31"/>
                                </a:lnTo>
                                <a:lnTo>
                                  <a:pt x="5" y="36"/>
                                </a:lnTo>
                                <a:lnTo>
                                  <a:pt x="15" y="36"/>
                                </a:lnTo>
                                <a:lnTo>
                                  <a:pt x="19"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2" name="Freeform 1987"/>
                        <wps:cNvSpPr>
                          <a:spLocks/>
                        </wps:cNvSpPr>
                        <wps:spPr bwMode="auto">
                          <a:xfrm>
                            <a:off x="4646" y="7847"/>
                            <a:ext cx="43" cy="60"/>
                          </a:xfrm>
                          <a:custGeom>
                            <a:avLst/>
                            <a:gdLst>
                              <a:gd name="T0" fmla="*/ 43 w 43"/>
                              <a:gd name="T1" fmla="*/ 9 h 60"/>
                              <a:gd name="T2" fmla="*/ 38 w 43"/>
                              <a:gd name="T3" fmla="*/ 5 h 60"/>
                              <a:gd name="T4" fmla="*/ 33 w 43"/>
                              <a:gd name="T5" fmla="*/ 0 h 60"/>
                              <a:gd name="T6" fmla="*/ 28 w 43"/>
                              <a:gd name="T7" fmla="*/ 5 h 60"/>
                              <a:gd name="T8" fmla="*/ 0 w 43"/>
                              <a:gd name="T9" fmla="*/ 52 h 60"/>
                              <a:gd name="T10" fmla="*/ 0 w 43"/>
                              <a:gd name="T11" fmla="*/ 55 h 60"/>
                              <a:gd name="T12" fmla="*/ 5 w 43"/>
                              <a:gd name="T13" fmla="*/ 60 h 60"/>
                              <a:gd name="T14" fmla="*/ 9 w 43"/>
                              <a:gd name="T15" fmla="*/ 60 h 60"/>
                              <a:gd name="T16" fmla="*/ 14 w 43"/>
                              <a:gd name="T17" fmla="*/ 55 h 60"/>
                              <a:gd name="T18" fmla="*/ 43 w 43"/>
                              <a:gd name="T19" fmla="*/ 9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 h="60">
                                <a:moveTo>
                                  <a:pt x="43" y="9"/>
                                </a:moveTo>
                                <a:lnTo>
                                  <a:pt x="38" y="5"/>
                                </a:lnTo>
                                <a:lnTo>
                                  <a:pt x="33" y="0"/>
                                </a:lnTo>
                                <a:lnTo>
                                  <a:pt x="28" y="5"/>
                                </a:lnTo>
                                <a:lnTo>
                                  <a:pt x="0" y="52"/>
                                </a:lnTo>
                                <a:lnTo>
                                  <a:pt x="0" y="55"/>
                                </a:lnTo>
                                <a:lnTo>
                                  <a:pt x="5" y="60"/>
                                </a:lnTo>
                                <a:lnTo>
                                  <a:pt x="9" y="60"/>
                                </a:lnTo>
                                <a:lnTo>
                                  <a:pt x="14" y="55"/>
                                </a:lnTo>
                                <a:lnTo>
                                  <a:pt x="4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3" name="Freeform 1988"/>
                        <wps:cNvSpPr>
                          <a:spLocks/>
                        </wps:cNvSpPr>
                        <wps:spPr bwMode="auto">
                          <a:xfrm>
                            <a:off x="4603" y="7931"/>
                            <a:ext cx="38" cy="64"/>
                          </a:xfrm>
                          <a:custGeom>
                            <a:avLst/>
                            <a:gdLst>
                              <a:gd name="T0" fmla="*/ 38 w 38"/>
                              <a:gd name="T1" fmla="*/ 9 h 64"/>
                              <a:gd name="T2" fmla="*/ 38 w 38"/>
                              <a:gd name="T3" fmla="*/ 4 h 64"/>
                              <a:gd name="T4" fmla="*/ 33 w 38"/>
                              <a:gd name="T5" fmla="*/ 0 h 64"/>
                              <a:gd name="T6" fmla="*/ 28 w 38"/>
                              <a:gd name="T7" fmla="*/ 0 h 64"/>
                              <a:gd name="T8" fmla="*/ 24 w 38"/>
                              <a:gd name="T9" fmla="*/ 4 h 64"/>
                              <a:gd name="T10" fmla="*/ 0 w 38"/>
                              <a:gd name="T11" fmla="*/ 57 h 64"/>
                              <a:gd name="T12" fmla="*/ 0 w 38"/>
                              <a:gd name="T13" fmla="*/ 62 h 64"/>
                              <a:gd name="T14" fmla="*/ 4 w 38"/>
                              <a:gd name="T15" fmla="*/ 64 h 64"/>
                              <a:gd name="T16" fmla="*/ 9 w 38"/>
                              <a:gd name="T17" fmla="*/ 64 h 64"/>
                              <a:gd name="T18" fmla="*/ 14 w 38"/>
                              <a:gd name="T19" fmla="*/ 62 h 64"/>
                              <a:gd name="T20" fmla="*/ 38 w 38"/>
                              <a:gd name="T21"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8" h="64">
                                <a:moveTo>
                                  <a:pt x="38" y="9"/>
                                </a:moveTo>
                                <a:lnTo>
                                  <a:pt x="38" y="4"/>
                                </a:lnTo>
                                <a:lnTo>
                                  <a:pt x="33" y="0"/>
                                </a:lnTo>
                                <a:lnTo>
                                  <a:pt x="28" y="0"/>
                                </a:lnTo>
                                <a:lnTo>
                                  <a:pt x="24" y="4"/>
                                </a:lnTo>
                                <a:lnTo>
                                  <a:pt x="0" y="57"/>
                                </a:lnTo>
                                <a:lnTo>
                                  <a:pt x="0" y="62"/>
                                </a:lnTo>
                                <a:lnTo>
                                  <a:pt x="4" y="64"/>
                                </a:lnTo>
                                <a:lnTo>
                                  <a:pt x="9" y="64"/>
                                </a:lnTo>
                                <a:lnTo>
                                  <a:pt x="14" y="62"/>
                                </a:lnTo>
                                <a:lnTo>
                                  <a:pt x="3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4" name="Freeform 1989"/>
                        <wps:cNvSpPr>
                          <a:spLocks/>
                        </wps:cNvSpPr>
                        <wps:spPr bwMode="auto">
                          <a:xfrm>
                            <a:off x="4557" y="8019"/>
                            <a:ext cx="43" cy="67"/>
                          </a:xfrm>
                          <a:custGeom>
                            <a:avLst/>
                            <a:gdLst>
                              <a:gd name="T0" fmla="*/ 43 w 43"/>
                              <a:gd name="T1" fmla="*/ 10 h 67"/>
                              <a:gd name="T2" fmla="*/ 43 w 43"/>
                              <a:gd name="T3" fmla="*/ 5 h 67"/>
                              <a:gd name="T4" fmla="*/ 36 w 43"/>
                              <a:gd name="T5" fmla="*/ 0 h 67"/>
                              <a:gd name="T6" fmla="*/ 31 w 43"/>
                              <a:gd name="T7" fmla="*/ 0 h 67"/>
                              <a:gd name="T8" fmla="*/ 29 w 43"/>
                              <a:gd name="T9" fmla="*/ 5 h 67"/>
                              <a:gd name="T10" fmla="*/ 0 w 43"/>
                              <a:gd name="T11" fmla="*/ 58 h 67"/>
                              <a:gd name="T12" fmla="*/ 0 w 43"/>
                              <a:gd name="T13" fmla="*/ 63 h 67"/>
                              <a:gd name="T14" fmla="*/ 5 w 43"/>
                              <a:gd name="T15" fmla="*/ 67 h 67"/>
                              <a:gd name="T16" fmla="*/ 10 w 43"/>
                              <a:gd name="T17" fmla="*/ 67 h 67"/>
                              <a:gd name="T18" fmla="*/ 12 w 43"/>
                              <a:gd name="T19" fmla="*/ 63 h 67"/>
                              <a:gd name="T20" fmla="*/ 43 w 43"/>
                              <a:gd name="T21" fmla="*/ 1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7">
                                <a:moveTo>
                                  <a:pt x="43" y="10"/>
                                </a:moveTo>
                                <a:lnTo>
                                  <a:pt x="43" y="5"/>
                                </a:lnTo>
                                <a:lnTo>
                                  <a:pt x="36" y="0"/>
                                </a:lnTo>
                                <a:lnTo>
                                  <a:pt x="31" y="0"/>
                                </a:lnTo>
                                <a:lnTo>
                                  <a:pt x="29" y="5"/>
                                </a:lnTo>
                                <a:lnTo>
                                  <a:pt x="0" y="58"/>
                                </a:lnTo>
                                <a:lnTo>
                                  <a:pt x="0" y="63"/>
                                </a:lnTo>
                                <a:lnTo>
                                  <a:pt x="5" y="67"/>
                                </a:lnTo>
                                <a:lnTo>
                                  <a:pt x="10" y="67"/>
                                </a:lnTo>
                                <a:lnTo>
                                  <a:pt x="12" y="63"/>
                                </a:lnTo>
                                <a:lnTo>
                                  <a:pt x="43"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5" name="Freeform 1990"/>
                        <wps:cNvSpPr>
                          <a:spLocks/>
                        </wps:cNvSpPr>
                        <wps:spPr bwMode="auto">
                          <a:xfrm>
                            <a:off x="4533" y="8110"/>
                            <a:ext cx="19" cy="29"/>
                          </a:xfrm>
                          <a:custGeom>
                            <a:avLst/>
                            <a:gdLst>
                              <a:gd name="T0" fmla="*/ 19 w 19"/>
                              <a:gd name="T1" fmla="*/ 10 h 29"/>
                              <a:gd name="T2" fmla="*/ 19 w 19"/>
                              <a:gd name="T3" fmla="*/ 5 h 29"/>
                              <a:gd name="T4" fmla="*/ 14 w 19"/>
                              <a:gd name="T5" fmla="*/ 0 h 29"/>
                              <a:gd name="T6" fmla="*/ 10 w 19"/>
                              <a:gd name="T7" fmla="*/ 0 h 29"/>
                              <a:gd name="T8" fmla="*/ 5 w 19"/>
                              <a:gd name="T9" fmla="*/ 5 h 29"/>
                              <a:gd name="T10" fmla="*/ 0 w 19"/>
                              <a:gd name="T11" fmla="*/ 22 h 29"/>
                              <a:gd name="T12" fmla="*/ 5 w 19"/>
                              <a:gd name="T13" fmla="*/ 29 h 29"/>
                              <a:gd name="T14" fmla="*/ 14 w 19"/>
                              <a:gd name="T15" fmla="*/ 29 h 29"/>
                              <a:gd name="T16" fmla="*/ 19 w 19"/>
                              <a:gd name="T17" fmla="*/ 1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 h="29">
                                <a:moveTo>
                                  <a:pt x="19" y="10"/>
                                </a:moveTo>
                                <a:lnTo>
                                  <a:pt x="19" y="5"/>
                                </a:lnTo>
                                <a:lnTo>
                                  <a:pt x="14" y="0"/>
                                </a:lnTo>
                                <a:lnTo>
                                  <a:pt x="10" y="0"/>
                                </a:lnTo>
                                <a:lnTo>
                                  <a:pt x="5" y="5"/>
                                </a:lnTo>
                                <a:lnTo>
                                  <a:pt x="0" y="22"/>
                                </a:lnTo>
                                <a:lnTo>
                                  <a:pt x="5" y="29"/>
                                </a:lnTo>
                                <a:lnTo>
                                  <a:pt x="14" y="29"/>
                                </a:lnTo>
                                <a:lnTo>
                                  <a:pt x="1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6" name="Line 1991"/>
                        <wps:cNvCnPr>
                          <a:cxnSpLocks noChangeShapeType="1"/>
                        </wps:cNvCnPr>
                        <wps:spPr bwMode="auto">
                          <a:xfrm>
                            <a:off x="2170" y="8779"/>
                            <a:ext cx="2"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207" name="Freeform 1992"/>
                        <wps:cNvSpPr>
                          <a:spLocks/>
                        </wps:cNvSpPr>
                        <wps:spPr bwMode="auto">
                          <a:xfrm>
                            <a:off x="2255" y="6392"/>
                            <a:ext cx="85" cy="85"/>
                          </a:xfrm>
                          <a:custGeom>
                            <a:avLst/>
                            <a:gdLst>
                              <a:gd name="T0" fmla="*/ 71 w 146"/>
                              <a:gd name="T1" fmla="*/ 0 h 144"/>
                              <a:gd name="T2" fmla="*/ 64 w 146"/>
                              <a:gd name="T3" fmla="*/ 0 h 144"/>
                              <a:gd name="T4" fmla="*/ 57 w 146"/>
                              <a:gd name="T5" fmla="*/ 0 h 144"/>
                              <a:gd name="T6" fmla="*/ 50 w 146"/>
                              <a:gd name="T7" fmla="*/ 2 h 144"/>
                              <a:gd name="T8" fmla="*/ 45 w 146"/>
                              <a:gd name="T9" fmla="*/ 5 h 144"/>
                              <a:gd name="T10" fmla="*/ 38 w 146"/>
                              <a:gd name="T11" fmla="*/ 7 h 144"/>
                              <a:gd name="T12" fmla="*/ 31 w 146"/>
                              <a:gd name="T13" fmla="*/ 12 h 144"/>
                              <a:gd name="T14" fmla="*/ 21 w 146"/>
                              <a:gd name="T15" fmla="*/ 21 h 144"/>
                              <a:gd name="T16" fmla="*/ 12 w 146"/>
                              <a:gd name="T17" fmla="*/ 31 h 144"/>
                              <a:gd name="T18" fmla="*/ 9 w 146"/>
                              <a:gd name="T19" fmla="*/ 38 h 144"/>
                              <a:gd name="T20" fmla="*/ 4 w 146"/>
                              <a:gd name="T21" fmla="*/ 43 h 144"/>
                              <a:gd name="T22" fmla="*/ 2 w 146"/>
                              <a:gd name="T23" fmla="*/ 50 h 144"/>
                              <a:gd name="T24" fmla="*/ 2 w 146"/>
                              <a:gd name="T25" fmla="*/ 57 h 144"/>
                              <a:gd name="T26" fmla="*/ 0 w 146"/>
                              <a:gd name="T27" fmla="*/ 64 h 144"/>
                              <a:gd name="T28" fmla="*/ 0 w 146"/>
                              <a:gd name="T29" fmla="*/ 72 h 144"/>
                              <a:gd name="T30" fmla="*/ 0 w 146"/>
                              <a:gd name="T31" fmla="*/ 79 h 144"/>
                              <a:gd name="T32" fmla="*/ 2 w 146"/>
                              <a:gd name="T33" fmla="*/ 86 h 144"/>
                              <a:gd name="T34" fmla="*/ 2 w 146"/>
                              <a:gd name="T35" fmla="*/ 93 h 144"/>
                              <a:gd name="T36" fmla="*/ 4 w 146"/>
                              <a:gd name="T37" fmla="*/ 100 h 144"/>
                              <a:gd name="T38" fmla="*/ 9 w 146"/>
                              <a:gd name="T39" fmla="*/ 108 h 144"/>
                              <a:gd name="T40" fmla="*/ 12 w 146"/>
                              <a:gd name="T41" fmla="*/ 112 h 144"/>
                              <a:gd name="T42" fmla="*/ 21 w 146"/>
                              <a:gd name="T43" fmla="*/ 124 h 144"/>
                              <a:gd name="T44" fmla="*/ 31 w 146"/>
                              <a:gd name="T45" fmla="*/ 132 h 144"/>
                              <a:gd name="T46" fmla="*/ 38 w 146"/>
                              <a:gd name="T47" fmla="*/ 136 h 144"/>
                              <a:gd name="T48" fmla="*/ 45 w 146"/>
                              <a:gd name="T49" fmla="*/ 139 h 144"/>
                              <a:gd name="T50" fmla="*/ 50 w 146"/>
                              <a:gd name="T51" fmla="*/ 141 h 144"/>
                              <a:gd name="T52" fmla="*/ 57 w 146"/>
                              <a:gd name="T53" fmla="*/ 144 h 144"/>
                              <a:gd name="T54" fmla="*/ 64 w 146"/>
                              <a:gd name="T55" fmla="*/ 144 h 144"/>
                              <a:gd name="T56" fmla="*/ 71 w 146"/>
                              <a:gd name="T57" fmla="*/ 144 h 144"/>
                              <a:gd name="T58" fmla="*/ 81 w 146"/>
                              <a:gd name="T59" fmla="*/ 144 h 144"/>
                              <a:gd name="T60" fmla="*/ 88 w 146"/>
                              <a:gd name="T61" fmla="*/ 144 h 144"/>
                              <a:gd name="T62" fmla="*/ 93 w 146"/>
                              <a:gd name="T63" fmla="*/ 141 h 144"/>
                              <a:gd name="T64" fmla="*/ 100 w 146"/>
                              <a:gd name="T65" fmla="*/ 139 h 144"/>
                              <a:gd name="T66" fmla="*/ 107 w 146"/>
                              <a:gd name="T67" fmla="*/ 136 h 144"/>
                              <a:gd name="T68" fmla="*/ 112 w 146"/>
                              <a:gd name="T69" fmla="*/ 132 h 144"/>
                              <a:gd name="T70" fmla="*/ 124 w 146"/>
                              <a:gd name="T71" fmla="*/ 124 h 144"/>
                              <a:gd name="T72" fmla="*/ 134 w 146"/>
                              <a:gd name="T73" fmla="*/ 112 h 144"/>
                              <a:gd name="T74" fmla="*/ 136 w 146"/>
                              <a:gd name="T75" fmla="*/ 108 h 144"/>
                              <a:gd name="T76" fmla="*/ 139 w 146"/>
                              <a:gd name="T77" fmla="*/ 100 h 144"/>
                              <a:gd name="T78" fmla="*/ 141 w 146"/>
                              <a:gd name="T79" fmla="*/ 93 h 144"/>
                              <a:gd name="T80" fmla="*/ 143 w 146"/>
                              <a:gd name="T81" fmla="*/ 86 h 144"/>
                              <a:gd name="T82" fmla="*/ 146 w 146"/>
                              <a:gd name="T83" fmla="*/ 79 h 144"/>
                              <a:gd name="T84" fmla="*/ 146 w 146"/>
                              <a:gd name="T85" fmla="*/ 72 h 144"/>
                              <a:gd name="T86" fmla="*/ 146 w 146"/>
                              <a:gd name="T87" fmla="*/ 64 h 144"/>
                              <a:gd name="T88" fmla="*/ 143 w 146"/>
                              <a:gd name="T89" fmla="*/ 57 h 144"/>
                              <a:gd name="T90" fmla="*/ 141 w 146"/>
                              <a:gd name="T91" fmla="*/ 50 h 144"/>
                              <a:gd name="T92" fmla="*/ 139 w 146"/>
                              <a:gd name="T93" fmla="*/ 43 h 144"/>
                              <a:gd name="T94" fmla="*/ 136 w 146"/>
                              <a:gd name="T95" fmla="*/ 38 h 144"/>
                              <a:gd name="T96" fmla="*/ 134 w 146"/>
                              <a:gd name="T97" fmla="*/ 31 h 144"/>
                              <a:gd name="T98" fmla="*/ 124 w 146"/>
                              <a:gd name="T99" fmla="*/ 21 h 144"/>
                              <a:gd name="T100" fmla="*/ 112 w 146"/>
                              <a:gd name="T101" fmla="*/ 12 h 144"/>
                              <a:gd name="T102" fmla="*/ 107 w 146"/>
                              <a:gd name="T103" fmla="*/ 7 h 144"/>
                              <a:gd name="T104" fmla="*/ 100 w 146"/>
                              <a:gd name="T105" fmla="*/ 5 h 144"/>
                              <a:gd name="T106" fmla="*/ 93 w 146"/>
                              <a:gd name="T107" fmla="*/ 2 h 144"/>
                              <a:gd name="T108" fmla="*/ 88 w 146"/>
                              <a:gd name="T109" fmla="*/ 0 h 144"/>
                              <a:gd name="T110" fmla="*/ 81 w 146"/>
                              <a:gd name="T111" fmla="*/ 0 h 144"/>
                              <a:gd name="T112" fmla="*/ 71 w 146"/>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6" h="144">
                                <a:moveTo>
                                  <a:pt x="71" y="0"/>
                                </a:moveTo>
                                <a:lnTo>
                                  <a:pt x="64" y="0"/>
                                </a:lnTo>
                                <a:lnTo>
                                  <a:pt x="57" y="0"/>
                                </a:lnTo>
                                <a:lnTo>
                                  <a:pt x="50" y="2"/>
                                </a:lnTo>
                                <a:lnTo>
                                  <a:pt x="45" y="5"/>
                                </a:lnTo>
                                <a:lnTo>
                                  <a:pt x="38" y="7"/>
                                </a:lnTo>
                                <a:lnTo>
                                  <a:pt x="31" y="12"/>
                                </a:lnTo>
                                <a:lnTo>
                                  <a:pt x="21" y="21"/>
                                </a:lnTo>
                                <a:lnTo>
                                  <a:pt x="12" y="31"/>
                                </a:lnTo>
                                <a:lnTo>
                                  <a:pt x="9" y="38"/>
                                </a:lnTo>
                                <a:lnTo>
                                  <a:pt x="4" y="43"/>
                                </a:lnTo>
                                <a:lnTo>
                                  <a:pt x="2" y="50"/>
                                </a:lnTo>
                                <a:lnTo>
                                  <a:pt x="2" y="57"/>
                                </a:lnTo>
                                <a:lnTo>
                                  <a:pt x="0" y="64"/>
                                </a:lnTo>
                                <a:lnTo>
                                  <a:pt x="0" y="72"/>
                                </a:lnTo>
                                <a:lnTo>
                                  <a:pt x="0" y="79"/>
                                </a:lnTo>
                                <a:lnTo>
                                  <a:pt x="2" y="86"/>
                                </a:lnTo>
                                <a:lnTo>
                                  <a:pt x="2" y="93"/>
                                </a:lnTo>
                                <a:lnTo>
                                  <a:pt x="4" y="100"/>
                                </a:lnTo>
                                <a:lnTo>
                                  <a:pt x="9" y="108"/>
                                </a:lnTo>
                                <a:lnTo>
                                  <a:pt x="12" y="112"/>
                                </a:lnTo>
                                <a:lnTo>
                                  <a:pt x="21" y="124"/>
                                </a:lnTo>
                                <a:lnTo>
                                  <a:pt x="31" y="132"/>
                                </a:lnTo>
                                <a:lnTo>
                                  <a:pt x="38" y="136"/>
                                </a:lnTo>
                                <a:lnTo>
                                  <a:pt x="45" y="139"/>
                                </a:lnTo>
                                <a:lnTo>
                                  <a:pt x="50" y="141"/>
                                </a:lnTo>
                                <a:lnTo>
                                  <a:pt x="57" y="144"/>
                                </a:lnTo>
                                <a:lnTo>
                                  <a:pt x="64" y="144"/>
                                </a:lnTo>
                                <a:lnTo>
                                  <a:pt x="71" y="144"/>
                                </a:lnTo>
                                <a:lnTo>
                                  <a:pt x="81" y="144"/>
                                </a:lnTo>
                                <a:lnTo>
                                  <a:pt x="88" y="144"/>
                                </a:lnTo>
                                <a:lnTo>
                                  <a:pt x="93" y="141"/>
                                </a:lnTo>
                                <a:lnTo>
                                  <a:pt x="100" y="139"/>
                                </a:lnTo>
                                <a:lnTo>
                                  <a:pt x="107" y="136"/>
                                </a:lnTo>
                                <a:lnTo>
                                  <a:pt x="112" y="132"/>
                                </a:lnTo>
                                <a:lnTo>
                                  <a:pt x="124" y="124"/>
                                </a:lnTo>
                                <a:lnTo>
                                  <a:pt x="134" y="112"/>
                                </a:lnTo>
                                <a:lnTo>
                                  <a:pt x="136" y="108"/>
                                </a:lnTo>
                                <a:lnTo>
                                  <a:pt x="139" y="100"/>
                                </a:lnTo>
                                <a:lnTo>
                                  <a:pt x="141" y="93"/>
                                </a:lnTo>
                                <a:lnTo>
                                  <a:pt x="143" y="86"/>
                                </a:lnTo>
                                <a:lnTo>
                                  <a:pt x="146" y="79"/>
                                </a:lnTo>
                                <a:lnTo>
                                  <a:pt x="146" y="72"/>
                                </a:lnTo>
                                <a:lnTo>
                                  <a:pt x="146" y="64"/>
                                </a:lnTo>
                                <a:lnTo>
                                  <a:pt x="143" y="57"/>
                                </a:lnTo>
                                <a:lnTo>
                                  <a:pt x="141" y="50"/>
                                </a:lnTo>
                                <a:lnTo>
                                  <a:pt x="139" y="43"/>
                                </a:lnTo>
                                <a:lnTo>
                                  <a:pt x="136" y="38"/>
                                </a:lnTo>
                                <a:lnTo>
                                  <a:pt x="134" y="31"/>
                                </a:lnTo>
                                <a:lnTo>
                                  <a:pt x="124" y="21"/>
                                </a:lnTo>
                                <a:lnTo>
                                  <a:pt x="112" y="12"/>
                                </a:lnTo>
                                <a:lnTo>
                                  <a:pt x="107" y="7"/>
                                </a:lnTo>
                                <a:lnTo>
                                  <a:pt x="100" y="5"/>
                                </a:lnTo>
                                <a:lnTo>
                                  <a:pt x="93" y="2"/>
                                </a:lnTo>
                                <a:lnTo>
                                  <a:pt x="88" y="0"/>
                                </a:lnTo>
                                <a:lnTo>
                                  <a:pt x="81" y="0"/>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8" name="Freeform 1993"/>
                        <wps:cNvSpPr>
                          <a:spLocks/>
                        </wps:cNvSpPr>
                        <wps:spPr bwMode="auto">
                          <a:xfrm>
                            <a:off x="3531" y="7527"/>
                            <a:ext cx="85" cy="85"/>
                          </a:xfrm>
                          <a:custGeom>
                            <a:avLst/>
                            <a:gdLst>
                              <a:gd name="T0" fmla="*/ 71 w 143"/>
                              <a:gd name="T1" fmla="*/ 0 h 149"/>
                              <a:gd name="T2" fmla="*/ 64 w 143"/>
                              <a:gd name="T3" fmla="*/ 2 h 149"/>
                              <a:gd name="T4" fmla="*/ 57 w 143"/>
                              <a:gd name="T5" fmla="*/ 2 h 149"/>
                              <a:gd name="T6" fmla="*/ 50 w 143"/>
                              <a:gd name="T7" fmla="*/ 5 h 149"/>
                              <a:gd name="T8" fmla="*/ 43 w 143"/>
                              <a:gd name="T9" fmla="*/ 7 h 149"/>
                              <a:gd name="T10" fmla="*/ 35 w 143"/>
                              <a:gd name="T11" fmla="*/ 10 h 149"/>
                              <a:gd name="T12" fmla="*/ 31 w 143"/>
                              <a:gd name="T13" fmla="*/ 14 h 149"/>
                              <a:gd name="T14" fmla="*/ 19 w 143"/>
                              <a:gd name="T15" fmla="*/ 22 h 149"/>
                              <a:gd name="T16" fmla="*/ 12 w 143"/>
                              <a:gd name="T17" fmla="*/ 34 h 149"/>
                              <a:gd name="T18" fmla="*/ 7 w 143"/>
                              <a:gd name="T19" fmla="*/ 41 h 149"/>
                              <a:gd name="T20" fmla="*/ 4 w 143"/>
                              <a:gd name="T21" fmla="*/ 45 h 149"/>
                              <a:gd name="T22" fmla="*/ 2 w 143"/>
                              <a:gd name="T23" fmla="*/ 53 h 149"/>
                              <a:gd name="T24" fmla="*/ 0 w 143"/>
                              <a:gd name="T25" fmla="*/ 60 h 149"/>
                              <a:gd name="T26" fmla="*/ 0 w 143"/>
                              <a:gd name="T27" fmla="*/ 67 h 149"/>
                              <a:gd name="T28" fmla="*/ 0 w 143"/>
                              <a:gd name="T29" fmla="*/ 74 h 149"/>
                              <a:gd name="T30" fmla="*/ 0 w 143"/>
                              <a:gd name="T31" fmla="*/ 81 h 149"/>
                              <a:gd name="T32" fmla="*/ 0 w 143"/>
                              <a:gd name="T33" fmla="*/ 89 h 149"/>
                              <a:gd name="T34" fmla="*/ 2 w 143"/>
                              <a:gd name="T35" fmla="*/ 96 h 149"/>
                              <a:gd name="T36" fmla="*/ 4 w 143"/>
                              <a:gd name="T37" fmla="*/ 103 h 149"/>
                              <a:gd name="T38" fmla="*/ 7 w 143"/>
                              <a:gd name="T39" fmla="*/ 110 h 149"/>
                              <a:gd name="T40" fmla="*/ 12 w 143"/>
                              <a:gd name="T41" fmla="*/ 115 h 149"/>
                              <a:gd name="T42" fmla="*/ 19 w 143"/>
                              <a:gd name="T43" fmla="*/ 127 h 149"/>
                              <a:gd name="T44" fmla="*/ 31 w 143"/>
                              <a:gd name="T45" fmla="*/ 134 h 149"/>
                              <a:gd name="T46" fmla="*/ 35 w 143"/>
                              <a:gd name="T47" fmla="*/ 139 h 149"/>
                              <a:gd name="T48" fmla="*/ 43 w 143"/>
                              <a:gd name="T49" fmla="*/ 141 h 149"/>
                              <a:gd name="T50" fmla="*/ 50 w 143"/>
                              <a:gd name="T51" fmla="*/ 144 h 149"/>
                              <a:gd name="T52" fmla="*/ 57 w 143"/>
                              <a:gd name="T53" fmla="*/ 146 h 149"/>
                              <a:gd name="T54" fmla="*/ 64 w 143"/>
                              <a:gd name="T55" fmla="*/ 149 h 149"/>
                              <a:gd name="T56" fmla="*/ 71 w 143"/>
                              <a:gd name="T57" fmla="*/ 149 h 149"/>
                              <a:gd name="T58" fmla="*/ 79 w 143"/>
                              <a:gd name="T59" fmla="*/ 149 h 149"/>
                              <a:gd name="T60" fmla="*/ 86 w 143"/>
                              <a:gd name="T61" fmla="*/ 146 h 149"/>
                              <a:gd name="T62" fmla="*/ 93 w 143"/>
                              <a:gd name="T63" fmla="*/ 144 h 149"/>
                              <a:gd name="T64" fmla="*/ 100 w 143"/>
                              <a:gd name="T65" fmla="*/ 141 h 149"/>
                              <a:gd name="T66" fmla="*/ 105 w 143"/>
                              <a:gd name="T67" fmla="*/ 139 h 149"/>
                              <a:gd name="T68" fmla="*/ 112 w 143"/>
                              <a:gd name="T69" fmla="*/ 134 h 149"/>
                              <a:gd name="T70" fmla="*/ 122 w 143"/>
                              <a:gd name="T71" fmla="*/ 127 h 149"/>
                              <a:gd name="T72" fmla="*/ 131 w 143"/>
                              <a:gd name="T73" fmla="*/ 115 h 149"/>
                              <a:gd name="T74" fmla="*/ 134 w 143"/>
                              <a:gd name="T75" fmla="*/ 110 h 149"/>
                              <a:gd name="T76" fmla="*/ 139 w 143"/>
                              <a:gd name="T77" fmla="*/ 103 h 149"/>
                              <a:gd name="T78" fmla="*/ 141 w 143"/>
                              <a:gd name="T79" fmla="*/ 96 h 149"/>
                              <a:gd name="T80" fmla="*/ 141 w 143"/>
                              <a:gd name="T81" fmla="*/ 89 h 149"/>
                              <a:gd name="T82" fmla="*/ 143 w 143"/>
                              <a:gd name="T83" fmla="*/ 81 h 149"/>
                              <a:gd name="T84" fmla="*/ 143 w 143"/>
                              <a:gd name="T85" fmla="*/ 74 h 149"/>
                              <a:gd name="T86" fmla="*/ 143 w 143"/>
                              <a:gd name="T87" fmla="*/ 67 h 149"/>
                              <a:gd name="T88" fmla="*/ 141 w 143"/>
                              <a:gd name="T89" fmla="*/ 60 h 149"/>
                              <a:gd name="T90" fmla="*/ 141 w 143"/>
                              <a:gd name="T91" fmla="*/ 53 h 149"/>
                              <a:gd name="T92" fmla="*/ 139 w 143"/>
                              <a:gd name="T93" fmla="*/ 45 h 149"/>
                              <a:gd name="T94" fmla="*/ 134 w 143"/>
                              <a:gd name="T95" fmla="*/ 41 h 149"/>
                              <a:gd name="T96" fmla="*/ 131 w 143"/>
                              <a:gd name="T97" fmla="*/ 34 h 149"/>
                              <a:gd name="T98" fmla="*/ 122 w 143"/>
                              <a:gd name="T99" fmla="*/ 22 h 149"/>
                              <a:gd name="T100" fmla="*/ 112 w 143"/>
                              <a:gd name="T101" fmla="*/ 14 h 149"/>
                              <a:gd name="T102" fmla="*/ 105 w 143"/>
                              <a:gd name="T103" fmla="*/ 10 h 149"/>
                              <a:gd name="T104" fmla="*/ 100 w 143"/>
                              <a:gd name="T105" fmla="*/ 7 h 149"/>
                              <a:gd name="T106" fmla="*/ 93 w 143"/>
                              <a:gd name="T107" fmla="*/ 5 h 149"/>
                              <a:gd name="T108" fmla="*/ 86 w 143"/>
                              <a:gd name="T109" fmla="*/ 2 h 149"/>
                              <a:gd name="T110" fmla="*/ 79 w 143"/>
                              <a:gd name="T111" fmla="*/ 2 h 149"/>
                              <a:gd name="T112" fmla="*/ 71 w 143"/>
                              <a:gd name="T113"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9">
                                <a:moveTo>
                                  <a:pt x="71" y="0"/>
                                </a:moveTo>
                                <a:lnTo>
                                  <a:pt x="64" y="2"/>
                                </a:lnTo>
                                <a:lnTo>
                                  <a:pt x="57" y="2"/>
                                </a:lnTo>
                                <a:lnTo>
                                  <a:pt x="50" y="5"/>
                                </a:lnTo>
                                <a:lnTo>
                                  <a:pt x="43" y="7"/>
                                </a:lnTo>
                                <a:lnTo>
                                  <a:pt x="35" y="10"/>
                                </a:lnTo>
                                <a:lnTo>
                                  <a:pt x="31" y="14"/>
                                </a:lnTo>
                                <a:lnTo>
                                  <a:pt x="19" y="22"/>
                                </a:lnTo>
                                <a:lnTo>
                                  <a:pt x="12" y="34"/>
                                </a:lnTo>
                                <a:lnTo>
                                  <a:pt x="7" y="41"/>
                                </a:lnTo>
                                <a:lnTo>
                                  <a:pt x="4" y="45"/>
                                </a:lnTo>
                                <a:lnTo>
                                  <a:pt x="2" y="53"/>
                                </a:lnTo>
                                <a:lnTo>
                                  <a:pt x="0" y="60"/>
                                </a:lnTo>
                                <a:lnTo>
                                  <a:pt x="0" y="67"/>
                                </a:lnTo>
                                <a:lnTo>
                                  <a:pt x="0" y="74"/>
                                </a:lnTo>
                                <a:lnTo>
                                  <a:pt x="0" y="81"/>
                                </a:lnTo>
                                <a:lnTo>
                                  <a:pt x="0" y="89"/>
                                </a:lnTo>
                                <a:lnTo>
                                  <a:pt x="2" y="96"/>
                                </a:lnTo>
                                <a:lnTo>
                                  <a:pt x="4" y="103"/>
                                </a:lnTo>
                                <a:lnTo>
                                  <a:pt x="7" y="110"/>
                                </a:lnTo>
                                <a:lnTo>
                                  <a:pt x="12" y="115"/>
                                </a:lnTo>
                                <a:lnTo>
                                  <a:pt x="19" y="127"/>
                                </a:lnTo>
                                <a:lnTo>
                                  <a:pt x="31" y="134"/>
                                </a:lnTo>
                                <a:lnTo>
                                  <a:pt x="35" y="139"/>
                                </a:lnTo>
                                <a:lnTo>
                                  <a:pt x="43" y="141"/>
                                </a:lnTo>
                                <a:lnTo>
                                  <a:pt x="50" y="144"/>
                                </a:lnTo>
                                <a:lnTo>
                                  <a:pt x="57" y="146"/>
                                </a:lnTo>
                                <a:lnTo>
                                  <a:pt x="64" y="149"/>
                                </a:lnTo>
                                <a:lnTo>
                                  <a:pt x="71" y="149"/>
                                </a:lnTo>
                                <a:lnTo>
                                  <a:pt x="79" y="149"/>
                                </a:lnTo>
                                <a:lnTo>
                                  <a:pt x="86" y="146"/>
                                </a:lnTo>
                                <a:lnTo>
                                  <a:pt x="93" y="144"/>
                                </a:lnTo>
                                <a:lnTo>
                                  <a:pt x="100" y="141"/>
                                </a:lnTo>
                                <a:lnTo>
                                  <a:pt x="105" y="139"/>
                                </a:lnTo>
                                <a:lnTo>
                                  <a:pt x="112" y="134"/>
                                </a:lnTo>
                                <a:lnTo>
                                  <a:pt x="122" y="127"/>
                                </a:lnTo>
                                <a:lnTo>
                                  <a:pt x="131" y="115"/>
                                </a:lnTo>
                                <a:lnTo>
                                  <a:pt x="134" y="110"/>
                                </a:lnTo>
                                <a:lnTo>
                                  <a:pt x="139" y="103"/>
                                </a:lnTo>
                                <a:lnTo>
                                  <a:pt x="141" y="96"/>
                                </a:lnTo>
                                <a:lnTo>
                                  <a:pt x="141" y="89"/>
                                </a:lnTo>
                                <a:lnTo>
                                  <a:pt x="143" y="81"/>
                                </a:lnTo>
                                <a:lnTo>
                                  <a:pt x="143" y="74"/>
                                </a:lnTo>
                                <a:lnTo>
                                  <a:pt x="143" y="67"/>
                                </a:lnTo>
                                <a:lnTo>
                                  <a:pt x="141" y="60"/>
                                </a:lnTo>
                                <a:lnTo>
                                  <a:pt x="141" y="53"/>
                                </a:lnTo>
                                <a:lnTo>
                                  <a:pt x="139" y="45"/>
                                </a:lnTo>
                                <a:lnTo>
                                  <a:pt x="134" y="41"/>
                                </a:lnTo>
                                <a:lnTo>
                                  <a:pt x="131" y="34"/>
                                </a:lnTo>
                                <a:lnTo>
                                  <a:pt x="122" y="22"/>
                                </a:lnTo>
                                <a:lnTo>
                                  <a:pt x="112" y="14"/>
                                </a:lnTo>
                                <a:lnTo>
                                  <a:pt x="105" y="10"/>
                                </a:lnTo>
                                <a:lnTo>
                                  <a:pt x="100" y="7"/>
                                </a:lnTo>
                                <a:lnTo>
                                  <a:pt x="93" y="5"/>
                                </a:lnTo>
                                <a:lnTo>
                                  <a:pt x="86" y="2"/>
                                </a:lnTo>
                                <a:lnTo>
                                  <a:pt x="79" y="2"/>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9" name="Freeform 1994"/>
                        <wps:cNvSpPr>
                          <a:spLocks/>
                        </wps:cNvSpPr>
                        <wps:spPr bwMode="auto">
                          <a:xfrm>
                            <a:off x="2331" y="8683"/>
                            <a:ext cx="2542" cy="1979"/>
                          </a:xfrm>
                          <a:custGeom>
                            <a:avLst/>
                            <a:gdLst>
                              <a:gd name="T0" fmla="*/ 1172 w 2542"/>
                              <a:gd name="T1" fmla="*/ 2 h 1979"/>
                              <a:gd name="T2" fmla="*/ 1045 w 2542"/>
                              <a:gd name="T3" fmla="*/ 14 h 1979"/>
                              <a:gd name="T4" fmla="*/ 834 w 2542"/>
                              <a:gd name="T5" fmla="*/ 60 h 1979"/>
                              <a:gd name="T6" fmla="*/ 611 w 2542"/>
                              <a:gd name="T7" fmla="*/ 141 h 1979"/>
                              <a:gd name="T8" fmla="*/ 417 w 2542"/>
                              <a:gd name="T9" fmla="*/ 256 h 1979"/>
                              <a:gd name="T10" fmla="*/ 251 w 2542"/>
                              <a:gd name="T11" fmla="*/ 398 h 1979"/>
                              <a:gd name="T12" fmla="*/ 167 w 2542"/>
                              <a:gd name="T13" fmla="*/ 496 h 1979"/>
                              <a:gd name="T14" fmla="*/ 112 w 2542"/>
                              <a:gd name="T15" fmla="*/ 582 h 1979"/>
                              <a:gd name="T16" fmla="*/ 67 w 2542"/>
                              <a:gd name="T17" fmla="*/ 671 h 1979"/>
                              <a:gd name="T18" fmla="*/ 31 w 2542"/>
                              <a:gd name="T19" fmla="*/ 767 h 1979"/>
                              <a:gd name="T20" fmla="*/ 9 w 2542"/>
                              <a:gd name="T21" fmla="*/ 863 h 1979"/>
                              <a:gd name="T22" fmla="*/ 0 w 2542"/>
                              <a:gd name="T23" fmla="*/ 963 h 1979"/>
                              <a:gd name="T24" fmla="*/ 2 w 2542"/>
                              <a:gd name="T25" fmla="*/ 1066 h 1979"/>
                              <a:gd name="T26" fmla="*/ 19 w 2542"/>
                              <a:gd name="T27" fmla="*/ 1165 h 1979"/>
                              <a:gd name="T28" fmla="*/ 48 w 2542"/>
                              <a:gd name="T29" fmla="*/ 1260 h 1979"/>
                              <a:gd name="T30" fmla="*/ 88 w 2542"/>
                              <a:gd name="T31" fmla="*/ 1354 h 1979"/>
                              <a:gd name="T32" fmla="*/ 139 w 2542"/>
                              <a:gd name="T33" fmla="*/ 1440 h 1979"/>
                              <a:gd name="T34" fmla="*/ 199 w 2542"/>
                              <a:gd name="T35" fmla="*/ 1524 h 1979"/>
                              <a:gd name="T36" fmla="*/ 330 w 2542"/>
                              <a:gd name="T37" fmla="*/ 1656 h 1979"/>
                              <a:gd name="T38" fmla="*/ 510 w 2542"/>
                              <a:gd name="T39" fmla="*/ 1783 h 1979"/>
                              <a:gd name="T40" fmla="*/ 719 w 2542"/>
                              <a:gd name="T41" fmla="*/ 1881 h 1979"/>
                              <a:gd name="T42" fmla="*/ 953 w 2542"/>
                              <a:gd name="T43" fmla="*/ 1948 h 1979"/>
                              <a:gd name="T44" fmla="*/ 1109 w 2542"/>
                              <a:gd name="T45" fmla="*/ 1972 h 1979"/>
                              <a:gd name="T46" fmla="*/ 1239 w 2542"/>
                              <a:gd name="T47" fmla="*/ 1979 h 1979"/>
                              <a:gd name="T48" fmla="*/ 1368 w 2542"/>
                              <a:gd name="T49" fmla="*/ 1977 h 1979"/>
                              <a:gd name="T50" fmla="*/ 1495 w 2542"/>
                              <a:gd name="T51" fmla="*/ 1965 h 1979"/>
                              <a:gd name="T52" fmla="*/ 1708 w 2542"/>
                              <a:gd name="T53" fmla="*/ 1919 h 1979"/>
                              <a:gd name="T54" fmla="*/ 1929 w 2542"/>
                              <a:gd name="T55" fmla="*/ 1835 h 1979"/>
                              <a:gd name="T56" fmla="*/ 2125 w 2542"/>
                              <a:gd name="T57" fmla="*/ 1723 h 1979"/>
                              <a:gd name="T58" fmla="*/ 2288 w 2542"/>
                              <a:gd name="T59" fmla="*/ 1581 h 1979"/>
                              <a:gd name="T60" fmla="*/ 2372 w 2542"/>
                              <a:gd name="T61" fmla="*/ 1483 h 1979"/>
                              <a:gd name="T62" fmla="*/ 2430 w 2542"/>
                              <a:gd name="T63" fmla="*/ 1397 h 1979"/>
                              <a:gd name="T64" fmla="*/ 2475 w 2542"/>
                              <a:gd name="T65" fmla="*/ 1306 h 1979"/>
                              <a:gd name="T66" fmla="*/ 2509 w 2542"/>
                              <a:gd name="T67" fmla="*/ 1212 h 1979"/>
                              <a:gd name="T68" fmla="*/ 2530 w 2542"/>
                              <a:gd name="T69" fmla="*/ 1117 h 1979"/>
                              <a:gd name="T70" fmla="*/ 2540 w 2542"/>
                              <a:gd name="T71" fmla="*/ 1016 h 1979"/>
                              <a:gd name="T72" fmla="*/ 2538 w 2542"/>
                              <a:gd name="T73" fmla="*/ 913 h 1979"/>
                              <a:gd name="T74" fmla="*/ 2521 w 2542"/>
                              <a:gd name="T75" fmla="*/ 815 h 1979"/>
                              <a:gd name="T76" fmla="*/ 2494 w 2542"/>
                              <a:gd name="T77" fmla="*/ 719 h 1979"/>
                              <a:gd name="T78" fmla="*/ 2454 w 2542"/>
                              <a:gd name="T79" fmla="*/ 625 h 1979"/>
                              <a:gd name="T80" fmla="*/ 2403 w 2542"/>
                              <a:gd name="T81" fmla="*/ 539 h 1979"/>
                              <a:gd name="T82" fmla="*/ 2341 w 2542"/>
                              <a:gd name="T83" fmla="*/ 455 h 1979"/>
                              <a:gd name="T84" fmla="*/ 2212 w 2542"/>
                              <a:gd name="T85" fmla="*/ 323 h 1979"/>
                              <a:gd name="T86" fmla="*/ 2032 w 2542"/>
                              <a:gd name="T87" fmla="*/ 196 h 1979"/>
                              <a:gd name="T88" fmla="*/ 1821 w 2542"/>
                              <a:gd name="T89" fmla="*/ 96 h 1979"/>
                              <a:gd name="T90" fmla="*/ 1589 w 2542"/>
                              <a:gd name="T91" fmla="*/ 31 h 1979"/>
                              <a:gd name="T92" fmla="*/ 1433 w 2542"/>
                              <a:gd name="T93" fmla="*/ 7 h 1979"/>
                              <a:gd name="T94" fmla="*/ 1303 w 2542"/>
                              <a:gd name="T95" fmla="*/ 0 h 19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542" h="1979">
                                <a:moveTo>
                                  <a:pt x="1270" y="0"/>
                                </a:moveTo>
                                <a:lnTo>
                                  <a:pt x="1239" y="0"/>
                                </a:lnTo>
                                <a:lnTo>
                                  <a:pt x="1205" y="0"/>
                                </a:lnTo>
                                <a:lnTo>
                                  <a:pt x="1172" y="2"/>
                                </a:lnTo>
                                <a:lnTo>
                                  <a:pt x="1140" y="5"/>
                                </a:lnTo>
                                <a:lnTo>
                                  <a:pt x="1109" y="7"/>
                                </a:lnTo>
                                <a:lnTo>
                                  <a:pt x="1078" y="10"/>
                                </a:lnTo>
                                <a:lnTo>
                                  <a:pt x="1045" y="14"/>
                                </a:lnTo>
                                <a:lnTo>
                                  <a:pt x="1013" y="19"/>
                                </a:lnTo>
                                <a:lnTo>
                                  <a:pt x="953" y="31"/>
                                </a:lnTo>
                                <a:lnTo>
                                  <a:pt x="894" y="43"/>
                                </a:lnTo>
                                <a:lnTo>
                                  <a:pt x="834" y="60"/>
                                </a:lnTo>
                                <a:lnTo>
                                  <a:pt x="776" y="77"/>
                                </a:lnTo>
                                <a:lnTo>
                                  <a:pt x="719" y="96"/>
                                </a:lnTo>
                                <a:lnTo>
                                  <a:pt x="663" y="120"/>
                                </a:lnTo>
                                <a:lnTo>
                                  <a:pt x="611" y="141"/>
                                </a:lnTo>
                                <a:lnTo>
                                  <a:pt x="560" y="168"/>
                                </a:lnTo>
                                <a:lnTo>
                                  <a:pt x="510" y="196"/>
                                </a:lnTo>
                                <a:lnTo>
                                  <a:pt x="462" y="225"/>
                                </a:lnTo>
                                <a:lnTo>
                                  <a:pt x="417" y="256"/>
                                </a:lnTo>
                                <a:lnTo>
                                  <a:pt x="371" y="290"/>
                                </a:lnTo>
                                <a:lnTo>
                                  <a:pt x="330" y="323"/>
                                </a:lnTo>
                                <a:lnTo>
                                  <a:pt x="290" y="359"/>
                                </a:lnTo>
                                <a:lnTo>
                                  <a:pt x="251" y="398"/>
                                </a:lnTo>
                                <a:lnTo>
                                  <a:pt x="215" y="436"/>
                                </a:lnTo>
                                <a:lnTo>
                                  <a:pt x="199" y="455"/>
                                </a:lnTo>
                                <a:lnTo>
                                  <a:pt x="184" y="477"/>
                                </a:lnTo>
                                <a:lnTo>
                                  <a:pt x="167" y="496"/>
                                </a:lnTo>
                                <a:lnTo>
                                  <a:pt x="153" y="518"/>
                                </a:lnTo>
                                <a:lnTo>
                                  <a:pt x="139" y="539"/>
                                </a:lnTo>
                                <a:lnTo>
                                  <a:pt x="124" y="561"/>
                                </a:lnTo>
                                <a:lnTo>
                                  <a:pt x="112" y="582"/>
                                </a:lnTo>
                                <a:lnTo>
                                  <a:pt x="100" y="604"/>
                                </a:lnTo>
                                <a:lnTo>
                                  <a:pt x="88" y="625"/>
                                </a:lnTo>
                                <a:lnTo>
                                  <a:pt x="76" y="649"/>
                                </a:lnTo>
                                <a:lnTo>
                                  <a:pt x="67" y="671"/>
                                </a:lnTo>
                                <a:lnTo>
                                  <a:pt x="57" y="695"/>
                                </a:lnTo>
                                <a:lnTo>
                                  <a:pt x="48" y="719"/>
                                </a:lnTo>
                                <a:lnTo>
                                  <a:pt x="40" y="743"/>
                                </a:lnTo>
                                <a:lnTo>
                                  <a:pt x="31" y="767"/>
                                </a:lnTo>
                                <a:lnTo>
                                  <a:pt x="26" y="791"/>
                                </a:lnTo>
                                <a:lnTo>
                                  <a:pt x="19" y="815"/>
                                </a:lnTo>
                                <a:lnTo>
                                  <a:pt x="14" y="839"/>
                                </a:lnTo>
                                <a:lnTo>
                                  <a:pt x="9" y="863"/>
                                </a:lnTo>
                                <a:lnTo>
                                  <a:pt x="7" y="889"/>
                                </a:lnTo>
                                <a:lnTo>
                                  <a:pt x="2" y="913"/>
                                </a:lnTo>
                                <a:lnTo>
                                  <a:pt x="2" y="939"/>
                                </a:lnTo>
                                <a:lnTo>
                                  <a:pt x="0" y="963"/>
                                </a:lnTo>
                                <a:lnTo>
                                  <a:pt x="0" y="990"/>
                                </a:lnTo>
                                <a:lnTo>
                                  <a:pt x="0" y="1016"/>
                                </a:lnTo>
                                <a:lnTo>
                                  <a:pt x="2" y="1040"/>
                                </a:lnTo>
                                <a:lnTo>
                                  <a:pt x="2" y="1066"/>
                                </a:lnTo>
                                <a:lnTo>
                                  <a:pt x="7" y="1090"/>
                                </a:lnTo>
                                <a:lnTo>
                                  <a:pt x="9" y="1117"/>
                                </a:lnTo>
                                <a:lnTo>
                                  <a:pt x="14" y="1141"/>
                                </a:lnTo>
                                <a:lnTo>
                                  <a:pt x="19" y="1165"/>
                                </a:lnTo>
                                <a:lnTo>
                                  <a:pt x="26" y="1188"/>
                                </a:lnTo>
                                <a:lnTo>
                                  <a:pt x="31" y="1212"/>
                                </a:lnTo>
                                <a:lnTo>
                                  <a:pt x="40" y="1236"/>
                                </a:lnTo>
                                <a:lnTo>
                                  <a:pt x="48" y="1260"/>
                                </a:lnTo>
                                <a:lnTo>
                                  <a:pt x="57" y="1284"/>
                                </a:lnTo>
                                <a:lnTo>
                                  <a:pt x="67" y="1308"/>
                                </a:lnTo>
                                <a:lnTo>
                                  <a:pt x="76" y="1330"/>
                                </a:lnTo>
                                <a:lnTo>
                                  <a:pt x="88" y="1354"/>
                                </a:lnTo>
                                <a:lnTo>
                                  <a:pt x="100" y="1375"/>
                                </a:lnTo>
                                <a:lnTo>
                                  <a:pt x="112" y="1397"/>
                                </a:lnTo>
                                <a:lnTo>
                                  <a:pt x="124" y="1418"/>
                                </a:lnTo>
                                <a:lnTo>
                                  <a:pt x="139" y="1440"/>
                                </a:lnTo>
                                <a:lnTo>
                                  <a:pt x="153" y="1462"/>
                                </a:lnTo>
                                <a:lnTo>
                                  <a:pt x="167" y="1483"/>
                                </a:lnTo>
                                <a:lnTo>
                                  <a:pt x="184" y="1502"/>
                                </a:lnTo>
                                <a:lnTo>
                                  <a:pt x="199" y="1524"/>
                                </a:lnTo>
                                <a:lnTo>
                                  <a:pt x="215" y="1543"/>
                                </a:lnTo>
                                <a:lnTo>
                                  <a:pt x="251" y="1581"/>
                                </a:lnTo>
                                <a:lnTo>
                                  <a:pt x="290" y="1620"/>
                                </a:lnTo>
                                <a:lnTo>
                                  <a:pt x="330" y="1656"/>
                                </a:lnTo>
                                <a:lnTo>
                                  <a:pt x="371" y="1689"/>
                                </a:lnTo>
                                <a:lnTo>
                                  <a:pt x="417" y="1723"/>
                                </a:lnTo>
                                <a:lnTo>
                                  <a:pt x="462" y="1754"/>
                                </a:lnTo>
                                <a:lnTo>
                                  <a:pt x="510" y="1783"/>
                                </a:lnTo>
                                <a:lnTo>
                                  <a:pt x="560" y="1811"/>
                                </a:lnTo>
                                <a:lnTo>
                                  <a:pt x="611" y="1835"/>
                                </a:lnTo>
                                <a:lnTo>
                                  <a:pt x="663" y="1859"/>
                                </a:lnTo>
                                <a:lnTo>
                                  <a:pt x="719" y="1881"/>
                                </a:lnTo>
                                <a:lnTo>
                                  <a:pt x="776" y="1903"/>
                                </a:lnTo>
                                <a:lnTo>
                                  <a:pt x="834" y="1919"/>
                                </a:lnTo>
                                <a:lnTo>
                                  <a:pt x="894" y="1936"/>
                                </a:lnTo>
                                <a:lnTo>
                                  <a:pt x="953" y="1948"/>
                                </a:lnTo>
                                <a:lnTo>
                                  <a:pt x="1013" y="1960"/>
                                </a:lnTo>
                                <a:lnTo>
                                  <a:pt x="1045" y="1965"/>
                                </a:lnTo>
                                <a:lnTo>
                                  <a:pt x="1076" y="1967"/>
                                </a:lnTo>
                                <a:lnTo>
                                  <a:pt x="1109" y="1972"/>
                                </a:lnTo>
                                <a:lnTo>
                                  <a:pt x="1140" y="1974"/>
                                </a:lnTo>
                                <a:lnTo>
                                  <a:pt x="1172" y="1977"/>
                                </a:lnTo>
                                <a:lnTo>
                                  <a:pt x="1205" y="1979"/>
                                </a:lnTo>
                                <a:lnTo>
                                  <a:pt x="1239" y="1979"/>
                                </a:lnTo>
                                <a:lnTo>
                                  <a:pt x="1270" y="1979"/>
                                </a:lnTo>
                                <a:lnTo>
                                  <a:pt x="1303" y="1979"/>
                                </a:lnTo>
                                <a:lnTo>
                                  <a:pt x="1337" y="1979"/>
                                </a:lnTo>
                                <a:lnTo>
                                  <a:pt x="1368" y="1977"/>
                                </a:lnTo>
                                <a:lnTo>
                                  <a:pt x="1402" y="1974"/>
                                </a:lnTo>
                                <a:lnTo>
                                  <a:pt x="1433" y="1972"/>
                                </a:lnTo>
                                <a:lnTo>
                                  <a:pt x="1464" y="1970"/>
                                </a:lnTo>
                                <a:lnTo>
                                  <a:pt x="1495" y="1965"/>
                                </a:lnTo>
                                <a:lnTo>
                                  <a:pt x="1526" y="1960"/>
                                </a:lnTo>
                                <a:lnTo>
                                  <a:pt x="1589" y="1948"/>
                                </a:lnTo>
                                <a:lnTo>
                                  <a:pt x="1648" y="1936"/>
                                </a:lnTo>
                                <a:lnTo>
                                  <a:pt x="1708" y="1919"/>
                                </a:lnTo>
                                <a:lnTo>
                                  <a:pt x="1766" y="1903"/>
                                </a:lnTo>
                                <a:lnTo>
                                  <a:pt x="1821" y="1883"/>
                                </a:lnTo>
                                <a:lnTo>
                                  <a:pt x="1876" y="1859"/>
                                </a:lnTo>
                                <a:lnTo>
                                  <a:pt x="1929" y="1835"/>
                                </a:lnTo>
                                <a:lnTo>
                                  <a:pt x="1982" y="1811"/>
                                </a:lnTo>
                                <a:lnTo>
                                  <a:pt x="2032" y="1783"/>
                                </a:lnTo>
                                <a:lnTo>
                                  <a:pt x="2080" y="1754"/>
                                </a:lnTo>
                                <a:lnTo>
                                  <a:pt x="2125" y="1723"/>
                                </a:lnTo>
                                <a:lnTo>
                                  <a:pt x="2169" y="1689"/>
                                </a:lnTo>
                                <a:lnTo>
                                  <a:pt x="2212" y="1656"/>
                                </a:lnTo>
                                <a:lnTo>
                                  <a:pt x="2252" y="1620"/>
                                </a:lnTo>
                                <a:lnTo>
                                  <a:pt x="2288" y="1581"/>
                                </a:lnTo>
                                <a:lnTo>
                                  <a:pt x="2324" y="1543"/>
                                </a:lnTo>
                                <a:lnTo>
                                  <a:pt x="2341" y="1524"/>
                                </a:lnTo>
                                <a:lnTo>
                                  <a:pt x="2358" y="1502"/>
                                </a:lnTo>
                                <a:lnTo>
                                  <a:pt x="2372" y="1483"/>
                                </a:lnTo>
                                <a:lnTo>
                                  <a:pt x="2389" y="1462"/>
                                </a:lnTo>
                                <a:lnTo>
                                  <a:pt x="2403" y="1440"/>
                                </a:lnTo>
                                <a:lnTo>
                                  <a:pt x="2415" y="1418"/>
                                </a:lnTo>
                                <a:lnTo>
                                  <a:pt x="2430" y="1397"/>
                                </a:lnTo>
                                <a:lnTo>
                                  <a:pt x="2442" y="1375"/>
                                </a:lnTo>
                                <a:lnTo>
                                  <a:pt x="2454" y="1351"/>
                                </a:lnTo>
                                <a:lnTo>
                                  <a:pt x="2466" y="1330"/>
                                </a:lnTo>
                                <a:lnTo>
                                  <a:pt x="2475" y="1306"/>
                                </a:lnTo>
                                <a:lnTo>
                                  <a:pt x="2485" y="1284"/>
                                </a:lnTo>
                                <a:lnTo>
                                  <a:pt x="2494" y="1260"/>
                                </a:lnTo>
                                <a:lnTo>
                                  <a:pt x="2502" y="1236"/>
                                </a:lnTo>
                                <a:lnTo>
                                  <a:pt x="2509" y="1212"/>
                                </a:lnTo>
                                <a:lnTo>
                                  <a:pt x="2516" y="1188"/>
                                </a:lnTo>
                                <a:lnTo>
                                  <a:pt x="2521" y="1165"/>
                                </a:lnTo>
                                <a:lnTo>
                                  <a:pt x="2528" y="1141"/>
                                </a:lnTo>
                                <a:lnTo>
                                  <a:pt x="2530" y="1117"/>
                                </a:lnTo>
                                <a:lnTo>
                                  <a:pt x="2535" y="1090"/>
                                </a:lnTo>
                                <a:lnTo>
                                  <a:pt x="2538" y="1066"/>
                                </a:lnTo>
                                <a:lnTo>
                                  <a:pt x="2540" y="1040"/>
                                </a:lnTo>
                                <a:lnTo>
                                  <a:pt x="2540" y="1016"/>
                                </a:lnTo>
                                <a:lnTo>
                                  <a:pt x="2542" y="990"/>
                                </a:lnTo>
                                <a:lnTo>
                                  <a:pt x="2542" y="963"/>
                                </a:lnTo>
                                <a:lnTo>
                                  <a:pt x="2540" y="939"/>
                                </a:lnTo>
                                <a:lnTo>
                                  <a:pt x="2538" y="913"/>
                                </a:lnTo>
                                <a:lnTo>
                                  <a:pt x="2535" y="889"/>
                                </a:lnTo>
                                <a:lnTo>
                                  <a:pt x="2530" y="863"/>
                                </a:lnTo>
                                <a:lnTo>
                                  <a:pt x="2528" y="839"/>
                                </a:lnTo>
                                <a:lnTo>
                                  <a:pt x="2521" y="815"/>
                                </a:lnTo>
                                <a:lnTo>
                                  <a:pt x="2516" y="791"/>
                                </a:lnTo>
                                <a:lnTo>
                                  <a:pt x="2509" y="767"/>
                                </a:lnTo>
                                <a:lnTo>
                                  <a:pt x="2502" y="743"/>
                                </a:lnTo>
                                <a:lnTo>
                                  <a:pt x="2494" y="719"/>
                                </a:lnTo>
                                <a:lnTo>
                                  <a:pt x="2485" y="695"/>
                                </a:lnTo>
                                <a:lnTo>
                                  <a:pt x="2475" y="671"/>
                                </a:lnTo>
                                <a:lnTo>
                                  <a:pt x="2466" y="649"/>
                                </a:lnTo>
                                <a:lnTo>
                                  <a:pt x="2454" y="625"/>
                                </a:lnTo>
                                <a:lnTo>
                                  <a:pt x="2442" y="604"/>
                                </a:lnTo>
                                <a:lnTo>
                                  <a:pt x="2430" y="582"/>
                                </a:lnTo>
                                <a:lnTo>
                                  <a:pt x="2415" y="561"/>
                                </a:lnTo>
                                <a:lnTo>
                                  <a:pt x="2403" y="539"/>
                                </a:lnTo>
                                <a:lnTo>
                                  <a:pt x="2389" y="518"/>
                                </a:lnTo>
                                <a:lnTo>
                                  <a:pt x="2372" y="496"/>
                                </a:lnTo>
                                <a:lnTo>
                                  <a:pt x="2358" y="477"/>
                                </a:lnTo>
                                <a:lnTo>
                                  <a:pt x="2341" y="455"/>
                                </a:lnTo>
                                <a:lnTo>
                                  <a:pt x="2324" y="436"/>
                                </a:lnTo>
                                <a:lnTo>
                                  <a:pt x="2288" y="398"/>
                                </a:lnTo>
                                <a:lnTo>
                                  <a:pt x="2252" y="359"/>
                                </a:lnTo>
                                <a:lnTo>
                                  <a:pt x="2212" y="323"/>
                                </a:lnTo>
                                <a:lnTo>
                                  <a:pt x="2169" y="290"/>
                                </a:lnTo>
                                <a:lnTo>
                                  <a:pt x="2125" y="256"/>
                                </a:lnTo>
                                <a:lnTo>
                                  <a:pt x="2080" y="225"/>
                                </a:lnTo>
                                <a:lnTo>
                                  <a:pt x="2032" y="196"/>
                                </a:lnTo>
                                <a:lnTo>
                                  <a:pt x="1982" y="168"/>
                                </a:lnTo>
                                <a:lnTo>
                                  <a:pt x="1929" y="141"/>
                                </a:lnTo>
                                <a:lnTo>
                                  <a:pt x="1876" y="117"/>
                                </a:lnTo>
                                <a:lnTo>
                                  <a:pt x="1821" y="96"/>
                                </a:lnTo>
                                <a:lnTo>
                                  <a:pt x="1766" y="77"/>
                                </a:lnTo>
                                <a:lnTo>
                                  <a:pt x="1708" y="60"/>
                                </a:lnTo>
                                <a:lnTo>
                                  <a:pt x="1648" y="43"/>
                                </a:lnTo>
                                <a:lnTo>
                                  <a:pt x="1589" y="31"/>
                                </a:lnTo>
                                <a:lnTo>
                                  <a:pt x="1526" y="19"/>
                                </a:lnTo>
                                <a:lnTo>
                                  <a:pt x="1495" y="14"/>
                                </a:lnTo>
                                <a:lnTo>
                                  <a:pt x="1464" y="10"/>
                                </a:lnTo>
                                <a:lnTo>
                                  <a:pt x="1433" y="7"/>
                                </a:lnTo>
                                <a:lnTo>
                                  <a:pt x="1399" y="5"/>
                                </a:lnTo>
                                <a:lnTo>
                                  <a:pt x="1368" y="2"/>
                                </a:lnTo>
                                <a:lnTo>
                                  <a:pt x="1335" y="0"/>
                                </a:lnTo>
                                <a:lnTo>
                                  <a:pt x="1303" y="0"/>
                                </a:lnTo>
                                <a:lnTo>
                                  <a:pt x="127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0" name="Freeform 1995"/>
                        <wps:cNvSpPr>
                          <a:spLocks/>
                        </wps:cNvSpPr>
                        <wps:spPr bwMode="auto">
                          <a:xfrm>
                            <a:off x="2331" y="8683"/>
                            <a:ext cx="2542" cy="1979"/>
                          </a:xfrm>
                          <a:custGeom>
                            <a:avLst/>
                            <a:gdLst>
                              <a:gd name="T0" fmla="*/ 1172 w 2542"/>
                              <a:gd name="T1" fmla="*/ 2 h 1979"/>
                              <a:gd name="T2" fmla="*/ 1045 w 2542"/>
                              <a:gd name="T3" fmla="*/ 14 h 1979"/>
                              <a:gd name="T4" fmla="*/ 834 w 2542"/>
                              <a:gd name="T5" fmla="*/ 60 h 1979"/>
                              <a:gd name="T6" fmla="*/ 611 w 2542"/>
                              <a:gd name="T7" fmla="*/ 141 h 1979"/>
                              <a:gd name="T8" fmla="*/ 417 w 2542"/>
                              <a:gd name="T9" fmla="*/ 256 h 1979"/>
                              <a:gd name="T10" fmla="*/ 251 w 2542"/>
                              <a:gd name="T11" fmla="*/ 398 h 1979"/>
                              <a:gd name="T12" fmla="*/ 167 w 2542"/>
                              <a:gd name="T13" fmla="*/ 496 h 1979"/>
                              <a:gd name="T14" fmla="*/ 112 w 2542"/>
                              <a:gd name="T15" fmla="*/ 582 h 1979"/>
                              <a:gd name="T16" fmla="*/ 67 w 2542"/>
                              <a:gd name="T17" fmla="*/ 671 h 1979"/>
                              <a:gd name="T18" fmla="*/ 31 w 2542"/>
                              <a:gd name="T19" fmla="*/ 767 h 1979"/>
                              <a:gd name="T20" fmla="*/ 9 w 2542"/>
                              <a:gd name="T21" fmla="*/ 863 h 1979"/>
                              <a:gd name="T22" fmla="*/ 0 w 2542"/>
                              <a:gd name="T23" fmla="*/ 963 h 1979"/>
                              <a:gd name="T24" fmla="*/ 2 w 2542"/>
                              <a:gd name="T25" fmla="*/ 1066 h 1979"/>
                              <a:gd name="T26" fmla="*/ 19 w 2542"/>
                              <a:gd name="T27" fmla="*/ 1165 h 1979"/>
                              <a:gd name="T28" fmla="*/ 48 w 2542"/>
                              <a:gd name="T29" fmla="*/ 1260 h 1979"/>
                              <a:gd name="T30" fmla="*/ 88 w 2542"/>
                              <a:gd name="T31" fmla="*/ 1354 h 1979"/>
                              <a:gd name="T32" fmla="*/ 139 w 2542"/>
                              <a:gd name="T33" fmla="*/ 1440 h 1979"/>
                              <a:gd name="T34" fmla="*/ 199 w 2542"/>
                              <a:gd name="T35" fmla="*/ 1524 h 1979"/>
                              <a:gd name="T36" fmla="*/ 330 w 2542"/>
                              <a:gd name="T37" fmla="*/ 1656 h 1979"/>
                              <a:gd name="T38" fmla="*/ 510 w 2542"/>
                              <a:gd name="T39" fmla="*/ 1783 h 1979"/>
                              <a:gd name="T40" fmla="*/ 719 w 2542"/>
                              <a:gd name="T41" fmla="*/ 1881 h 1979"/>
                              <a:gd name="T42" fmla="*/ 953 w 2542"/>
                              <a:gd name="T43" fmla="*/ 1948 h 1979"/>
                              <a:gd name="T44" fmla="*/ 1109 w 2542"/>
                              <a:gd name="T45" fmla="*/ 1972 h 1979"/>
                              <a:gd name="T46" fmla="*/ 1239 w 2542"/>
                              <a:gd name="T47" fmla="*/ 1979 h 1979"/>
                              <a:gd name="T48" fmla="*/ 1368 w 2542"/>
                              <a:gd name="T49" fmla="*/ 1977 h 1979"/>
                              <a:gd name="T50" fmla="*/ 1495 w 2542"/>
                              <a:gd name="T51" fmla="*/ 1965 h 1979"/>
                              <a:gd name="T52" fmla="*/ 1708 w 2542"/>
                              <a:gd name="T53" fmla="*/ 1919 h 1979"/>
                              <a:gd name="T54" fmla="*/ 1929 w 2542"/>
                              <a:gd name="T55" fmla="*/ 1835 h 1979"/>
                              <a:gd name="T56" fmla="*/ 2125 w 2542"/>
                              <a:gd name="T57" fmla="*/ 1723 h 1979"/>
                              <a:gd name="T58" fmla="*/ 2288 w 2542"/>
                              <a:gd name="T59" fmla="*/ 1581 h 1979"/>
                              <a:gd name="T60" fmla="*/ 2372 w 2542"/>
                              <a:gd name="T61" fmla="*/ 1483 h 1979"/>
                              <a:gd name="T62" fmla="*/ 2430 w 2542"/>
                              <a:gd name="T63" fmla="*/ 1397 h 1979"/>
                              <a:gd name="T64" fmla="*/ 2475 w 2542"/>
                              <a:gd name="T65" fmla="*/ 1306 h 1979"/>
                              <a:gd name="T66" fmla="*/ 2509 w 2542"/>
                              <a:gd name="T67" fmla="*/ 1212 h 1979"/>
                              <a:gd name="T68" fmla="*/ 2530 w 2542"/>
                              <a:gd name="T69" fmla="*/ 1117 h 1979"/>
                              <a:gd name="T70" fmla="*/ 2540 w 2542"/>
                              <a:gd name="T71" fmla="*/ 1016 h 1979"/>
                              <a:gd name="T72" fmla="*/ 2538 w 2542"/>
                              <a:gd name="T73" fmla="*/ 913 h 1979"/>
                              <a:gd name="T74" fmla="*/ 2521 w 2542"/>
                              <a:gd name="T75" fmla="*/ 815 h 1979"/>
                              <a:gd name="T76" fmla="*/ 2494 w 2542"/>
                              <a:gd name="T77" fmla="*/ 719 h 1979"/>
                              <a:gd name="T78" fmla="*/ 2454 w 2542"/>
                              <a:gd name="T79" fmla="*/ 625 h 1979"/>
                              <a:gd name="T80" fmla="*/ 2403 w 2542"/>
                              <a:gd name="T81" fmla="*/ 539 h 1979"/>
                              <a:gd name="T82" fmla="*/ 2341 w 2542"/>
                              <a:gd name="T83" fmla="*/ 455 h 1979"/>
                              <a:gd name="T84" fmla="*/ 2212 w 2542"/>
                              <a:gd name="T85" fmla="*/ 323 h 1979"/>
                              <a:gd name="T86" fmla="*/ 2032 w 2542"/>
                              <a:gd name="T87" fmla="*/ 196 h 1979"/>
                              <a:gd name="T88" fmla="*/ 1821 w 2542"/>
                              <a:gd name="T89" fmla="*/ 96 h 1979"/>
                              <a:gd name="T90" fmla="*/ 1589 w 2542"/>
                              <a:gd name="T91" fmla="*/ 31 h 1979"/>
                              <a:gd name="T92" fmla="*/ 1433 w 2542"/>
                              <a:gd name="T93" fmla="*/ 7 h 1979"/>
                              <a:gd name="T94" fmla="*/ 1303 w 2542"/>
                              <a:gd name="T95" fmla="*/ 0 h 19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542" h="1979">
                                <a:moveTo>
                                  <a:pt x="1270" y="0"/>
                                </a:moveTo>
                                <a:lnTo>
                                  <a:pt x="1239" y="0"/>
                                </a:lnTo>
                                <a:lnTo>
                                  <a:pt x="1205" y="0"/>
                                </a:lnTo>
                                <a:lnTo>
                                  <a:pt x="1172" y="2"/>
                                </a:lnTo>
                                <a:lnTo>
                                  <a:pt x="1140" y="5"/>
                                </a:lnTo>
                                <a:lnTo>
                                  <a:pt x="1109" y="7"/>
                                </a:lnTo>
                                <a:lnTo>
                                  <a:pt x="1078" y="10"/>
                                </a:lnTo>
                                <a:lnTo>
                                  <a:pt x="1045" y="14"/>
                                </a:lnTo>
                                <a:lnTo>
                                  <a:pt x="1013" y="19"/>
                                </a:lnTo>
                                <a:lnTo>
                                  <a:pt x="953" y="31"/>
                                </a:lnTo>
                                <a:lnTo>
                                  <a:pt x="894" y="43"/>
                                </a:lnTo>
                                <a:lnTo>
                                  <a:pt x="834" y="60"/>
                                </a:lnTo>
                                <a:lnTo>
                                  <a:pt x="776" y="77"/>
                                </a:lnTo>
                                <a:lnTo>
                                  <a:pt x="719" y="96"/>
                                </a:lnTo>
                                <a:lnTo>
                                  <a:pt x="663" y="120"/>
                                </a:lnTo>
                                <a:lnTo>
                                  <a:pt x="611" y="141"/>
                                </a:lnTo>
                                <a:lnTo>
                                  <a:pt x="560" y="168"/>
                                </a:lnTo>
                                <a:lnTo>
                                  <a:pt x="510" y="196"/>
                                </a:lnTo>
                                <a:lnTo>
                                  <a:pt x="462" y="225"/>
                                </a:lnTo>
                                <a:lnTo>
                                  <a:pt x="417" y="256"/>
                                </a:lnTo>
                                <a:lnTo>
                                  <a:pt x="371" y="290"/>
                                </a:lnTo>
                                <a:lnTo>
                                  <a:pt x="330" y="323"/>
                                </a:lnTo>
                                <a:lnTo>
                                  <a:pt x="290" y="359"/>
                                </a:lnTo>
                                <a:lnTo>
                                  <a:pt x="251" y="398"/>
                                </a:lnTo>
                                <a:lnTo>
                                  <a:pt x="215" y="436"/>
                                </a:lnTo>
                                <a:lnTo>
                                  <a:pt x="199" y="455"/>
                                </a:lnTo>
                                <a:lnTo>
                                  <a:pt x="184" y="477"/>
                                </a:lnTo>
                                <a:lnTo>
                                  <a:pt x="167" y="496"/>
                                </a:lnTo>
                                <a:lnTo>
                                  <a:pt x="153" y="518"/>
                                </a:lnTo>
                                <a:lnTo>
                                  <a:pt x="139" y="539"/>
                                </a:lnTo>
                                <a:lnTo>
                                  <a:pt x="124" y="561"/>
                                </a:lnTo>
                                <a:lnTo>
                                  <a:pt x="112" y="582"/>
                                </a:lnTo>
                                <a:lnTo>
                                  <a:pt x="100" y="604"/>
                                </a:lnTo>
                                <a:lnTo>
                                  <a:pt x="88" y="625"/>
                                </a:lnTo>
                                <a:lnTo>
                                  <a:pt x="76" y="649"/>
                                </a:lnTo>
                                <a:lnTo>
                                  <a:pt x="67" y="671"/>
                                </a:lnTo>
                                <a:lnTo>
                                  <a:pt x="57" y="695"/>
                                </a:lnTo>
                                <a:lnTo>
                                  <a:pt x="48" y="719"/>
                                </a:lnTo>
                                <a:lnTo>
                                  <a:pt x="40" y="743"/>
                                </a:lnTo>
                                <a:lnTo>
                                  <a:pt x="31" y="767"/>
                                </a:lnTo>
                                <a:lnTo>
                                  <a:pt x="26" y="791"/>
                                </a:lnTo>
                                <a:lnTo>
                                  <a:pt x="19" y="815"/>
                                </a:lnTo>
                                <a:lnTo>
                                  <a:pt x="14" y="839"/>
                                </a:lnTo>
                                <a:lnTo>
                                  <a:pt x="9" y="863"/>
                                </a:lnTo>
                                <a:lnTo>
                                  <a:pt x="7" y="889"/>
                                </a:lnTo>
                                <a:lnTo>
                                  <a:pt x="2" y="913"/>
                                </a:lnTo>
                                <a:lnTo>
                                  <a:pt x="2" y="939"/>
                                </a:lnTo>
                                <a:lnTo>
                                  <a:pt x="0" y="963"/>
                                </a:lnTo>
                                <a:lnTo>
                                  <a:pt x="0" y="990"/>
                                </a:lnTo>
                                <a:lnTo>
                                  <a:pt x="0" y="1016"/>
                                </a:lnTo>
                                <a:lnTo>
                                  <a:pt x="2" y="1040"/>
                                </a:lnTo>
                                <a:lnTo>
                                  <a:pt x="2" y="1066"/>
                                </a:lnTo>
                                <a:lnTo>
                                  <a:pt x="7" y="1090"/>
                                </a:lnTo>
                                <a:lnTo>
                                  <a:pt x="9" y="1117"/>
                                </a:lnTo>
                                <a:lnTo>
                                  <a:pt x="14" y="1141"/>
                                </a:lnTo>
                                <a:lnTo>
                                  <a:pt x="19" y="1165"/>
                                </a:lnTo>
                                <a:lnTo>
                                  <a:pt x="26" y="1188"/>
                                </a:lnTo>
                                <a:lnTo>
                                  <a:pt x="31" y="1212"/>
                                </a:lnTo>
                                <a:lnTo>
                                  <a:pt x="40" y="1236"/>
                                </a:lnTo>
                                <a:lnTo>
                                  <a:pt x="48" y="1260"/>
                                </a:lnTo>
                                <a:lnTo>
                                  <a:pt x="57" y="1284"/>
                                </a:lnTo>
                                <a:lnTo>
                                  <a:pt x="67" y="1308"/>
                                </a:lnTo>
                                <a:lnTo>
                                  <a:pt x="76" y="1330"/>
                                </a:lnTo>
                                <a:lnTo>
                                  <a:pt x="88" y="1354"/>
                                </a:lnTo>
                                <a:lnTo>
                                  <a:pt x="100" y="1375"/>
                                </a:lnTo>
                                <a:lnTo>
                                  <a:pt x="112" y="1397"/>
                                </a:lnTo>
                                <a:lnTo>
                                  <a:pt x="124" y="1418"/>
                                </a:lnTo>
                                <a:lnTo>
                                  <a:pt x="139" y="1440"/>
                                </a:lnTo>
                                <a:lnTo>
                                  <a:pt x="153" y="1462"/>
                                </a:lnTo>
                                <a:lnTo>
                                  <a:pt x="167" y="1483"/>
                                </a:lnTo>
                                <a:lnTo>
                                  <a:pt x="184" y="1502"/>
                                </a:lnTo>
                                <a:lnTo>
                                  <a:pt x="199" y="1524"/>
                                </a:lnTo>
                                <a:lnTo>
                                  <a:pt x="215" y="1543"/>
                                </a:lnTo>
                                <a:lnTo>
                                  <a:pt x="251" y="1581"/>
                                </a:lnTo>
                                <a:lnTo>
                                  <a:pt x="290" y="1620"/>
                                </a:lnTo>
                                <a:lnTo>
                                  <a:pt x="330" y="1656"/>
                                </a:lnTo>
                                <a:lnTo>
                                  <a:pt x="371" y="1689"/>
                                </a:lnTo>
                                <a:lnTo>
                                  <a:pt x="417" y="1723"/>
                                </a:lnTo>
                                <a:lnTo>
                                  <a:pt x="462" y="1754"/>
                                </a:lnTo>
                                <a:lnTo>
                                  <a:pt x="510" y="1783"/>
                                </a:lnTo>
                                <a:lnTo>
                                  <a:pt x="560" y="1811"/>
                                </a:lnTo>
                                <a:lnTo>
                                  <a:pt x="611" y="1835"/>
                                </a:lnTo>
                                <a:lnTo>
                                  <a:pt x="663" y="1859"/>
                                </a:lnTo>
                                <a:lnTo>
                                  <a:pt x="719" y="1881"/>
                                </a:lnTo>
                                <a:lnTo>
                                  <a:pt x="776" y="1903"/>
                                </a:lnTo>
                                <a:lnTo>
                                  <a:pt x="834" y="1919"/>
                                </a:lnTo>
                                <a:lnTo>
                                  <a:pt x="894" y="1936"/>
                                </a:lnTo>
                                <a:lnTo>
                                  <a:pt x="953" y="1948"/>
                                </a:lnTo>
                                <a:lnTo>
                                  <a:pt x="1013" y="1960"/>
                                </a:lnTo>
                                <a:lnTo>
                                  <a:pt x="1045" y="1965"/>
                                </a:lnTo>
                                <a:lnTo>
                                  <a:pt x="1076" y="1967"/>
                                </a:lnTo>
                                <a:lnTo>
                                  <a:pt x="1109" y="1972"/>
                                </a:lnTo>
                                <a:lnTo>
                                  <a:pt x="1140" y="1974"/>
                                </a:lnTo>
                                <a:lnTo>
                                  <a:pt x="1172" y="1977"/>
                                </a:lnTo>
                                <a:lnTo>
                                  <a:pt x="1205" y="1979"/>
                                </a:lnTo>
                                <a:lnTo>
                                  <a:pt x="1239" y="1979"/>
                                </a:lnTo>
                                <a:lnTo>
                                  <a:pt x="1270" y="1979"/>
                                </a:lnTo>
                                <a:lnTo>
                                  <a:pt x="1303" y="1979"/>
                                </a:lnTo>
                                <a:lnTo>
                                  <a:pt x="1337" y="1979"/>
                                </a:lnTo>
                                <a:lnTo>
                                  <a:pt x="1368" y="1977"/>
                                </a:lnTo>
                                <a:lnTo>
                                  <a:pt x="1402" y="1974"/>
                                </a:lnTo>
                                <a:lnTo>
                                  <a:pt x="1433" y="1972"/>
                                </a:lnTo>
                                <a:lnTo>
                                  <a:pt x="1464" y="1970"/>
                                </a:lnTo>
                                <a:lnTo>
                                  <a:pt x="1495" y="1965"/>
                                </a:lnTo>
                                <a:lnTo>
                                  <a:pt x="1526" y="1960"/>
                                </a:lnTo>
                                <a:lnTo>
                                  <a:pt x="1589" y="1948"/>
                                </a:lnTo>
                                <a:lnTo>
                                  <a:pt x="1648" y="1936"/>
                                </a:lnTo>
                                <a:lnTo>
                                  <a:pt x="1708" y="1919"/>
                                </a:lnTo>
                                <a:lnTo>
                                  <a:pt x="1766" y="1903"/>
                                </a:lnTo>
                                <a:lnTo>
                                  <a:pt x="1821" y="1883"/>
                                </a:lnTo>
                                <a:lnTo>
                                  <a:pt x="1876" y="1859"/>
                                </a:lnTo>
                                <a:lnTo>
                                  <a:pt x="1929" y="1835"/>
                                </a:lnTo>
                                <a:lnTo>
                                  <a:pt x="1982" y="1811"/>
                                </a:lnTo>
                                <a:lnTo>
                                  <a:pt x="2032" y="1783"/>
                                </a:lnTo>
                                <a:lnTo>
                                  <a:pt x="2080" y="1754"/>
                                </a:lnTo>
                                <a:lnTo>
                                  <a:pt x="2125" y="1723"/>
                                </a:lnTo>
                                <a:lnTo>
                                  <a:pt x="2169" y="1689"/>
                                </a:lnTo>
                                <a:lnTo>
                                  <a:pt x="2212" y="1656"/>
                                </a:lnTo>
                                <a:lnTo>
                                  <a:pt x="2252" y="1620"/>
                                </a:lnTo>
                                <a:lnTo>
                                  <a:pt x="2288" y="1581"/>
                                </a:lnTo>
                                <a:lnTo>
                                  <a:pt x="2324" y="1543"/>
                                </a:lnTo>
                                <a:lnTo>
                                  <a:pt x="2341" y="1524"/>
                                </a:lnTo>
                                <a:lnTo>
                                  <a:pt x="2358" y="1502"/>
                                </a:lnTo>
                                <a:lnTo>
                                  <a:pt x="2372" y="1483"/>
                                </a:lnTo>
                                <a:lnTo>
                                  <a:pt x="2389" y="1462"/>
                                </a:lnTo>
                                <a:lnTo>
                                  <a:pt x="2403" y="1440"/>
                                </a:lnTo>
                                <a:lnTo>
                                  <a:pt x="2415" y="1418"/>
                                </a:lnTo>
                                <a:lnTo>
                                  <a:pt x="2430" y="1397"/>
                                </a:lnTo>
                                <a:lnTo>
                                  <a:pt x="2442" y="1375"/>
                                </a:lnTo>
                                <a:lnTo>
                                  <a:pt x="2454" y="1351"/>
                                </a:lnTo>
                                <a:lnTo>
                                  <a:pt x="2466" y="1330"/>
                                </a:lnTo>
                                <a:lnTo>
                                  <a:pt x="2475" y="1306"/>
                                </a:lnTo>
                                <a:lnTo>
                                  <a:pt x="2485" y="1284"/>
                                </a:lnTo>
                                <a:lnTo>
                                  <a:pt x="2494" y="1260"/>
                                </a:lnTo>
                                <a:lnTo>
                                  <a:pt x="2502" y="1236"/>
                                </a:lnTo>
                                <a:lnTo>
                                  <a:pt x="2509" y="1212"/>
                                </a:lnTo>
                                <a:lnTo>
                                  <a:pt x="2516" y="1188"/>
                                </a:lnTo>
                                <a:lnTo>
                                  <a:pt x="2521" y="1165"/>
                                </a:lnTo>
                                <a:lnTo>
                                  <a:pt x="2528" y="1141"/>
                                </a:lnTo>
                                <a:lnTo>
                                  <a:pt x="2530" y="1117"/>
                                </a:lnTo>
                                <a:lnTo>
                                  <a:pt x="2535" y="1090"/>
                                </a:lnTo>
                                <a:lnTo>
                                  <a:pt x="2538" y="1066"/>
                                </a:lnTo>
                                <a:lnTo>
                                  <a:pt x="2540" y="1040"/>
                                </a:lnTo>
                                <a:lnTo>
                                  <a:pt x="2540" y="1016"/>
                                </a:lnTo>
                                <a:lnTo>
                                  <a:pt x="2542" y="990"/>
                                </a:lnTo>
                                <a:lnTo>
                                  <a:pt x="2542" y="963"/>
                                </a:lnTo>
                                <a:lnTo>
                                  <a:pt x="2540" y="939"/>
                                </a:lnTo>
                                <a:lnTo>
                                  <a:pt x="2538" y="913"/>
                                </a:lnTo>
                                <a:lnTo>
                                  <a:pt x="2535" y="889"/>
                                </a:lnTo>
                                <a:lnTo>
                                  <a:pt x="2530" y="863"/>
                                </a:lnTo>
                                <a:lnTo>
                                  <a:pt x="2528" y="839"/>
                                </a:lnTo>
                                <a:lnTo>
                                  <a:pt x="2521" y="815"/>
                                </a:lnTo>
                                <a:lnTo>
                                  <a:pt x="2516" y="791"/>
                                </a:lnTo>
                                <a:lnTo>
                                  <a:pt x="2509" y="767"/>
                                </a:lnTo>
                                <a:lnTo>
                                  <a:pt x="2502" y="743"/>
                                </a:lnTo>
                                <a:lnTo>
                                  <a:pt x="2494" y="719"/>
                                </a:lnTo>
                                <a:lnTo>
                                  <a:pt x="2485" y="695"/>
                                </a:lnTo>
                                <a:lnTo>
                                  <a:pt x="2475" y="671"/>
                                </a:lnTo>
                                <a:lnTo>
                                  <a:pt x="2466" y="649"/>
                                </a:lnTo>
                                <a:lnTo>
                                  <a:pt x="2454" y="625"/>
                                </a:lnTo>
                                <a:lnTo>
                                  <a:pt x="2442" y="604"/>
                                </a:lnTo>
                                <a:lnTo>
                                  <a:pt x="2430" y="582"/>
                                </a:lnTo>
                                <a:lnTo>
                                  <a:pt x="2415" y="561"/>
                                </a:lnTo>
                                <a:lnTo>
                                  <a:pt x="2403" y="539"/>
                                </a:lnTo>
                                <a:lnTo>
                                  <a:pt x="2389" y="518"/>
                                </a:lnTo>
                                <a:lnTo>
                                  <a:pt x="2372" y="496"/>
                                </a:lnTo>
                                <a:lnTo>
                                  <a:pt x="2358" y="477"/>
                                </a:lnTo>
                                <a:lnTo>
                                  <a:pt x="2341" y="455"/>
                                </a:lnTo>
                                <a:lnTo>
                                  <a:pt x="2324" y="436"/>
                                </a:lnTo>
                                <a:lnTo>
                                  <a:pt x="2288" y="398"/>
                                </a:lnTo>
                                <a:lnTo>
                                  <a:pt x="2252" y="359"/>
                                </a:lnTo>
                                <a:lnTo>
                                  <a:pt x="2212" y="323"/>
                                </a:lnTo>
                                <a:lnTo>
                                  <a:pt x="2169" y="290"/>
                                </a:lnTo>
                                <a:lnTo>
                                  <a:pt x="2125" y="256"/>
                                </a:lnTo>
                                <a:lnTo>
                                  <a:pt x="2080" y="225"/>
                                </a:lnTo>
                                <a:lnTo>
                                  <a:pt x="2032" y="196"/>
                                </a:lnTo>
                                <a:lnTo>
                                  <a:pt x="1982" y="168"/>
                                </a:lnTo>
                                <a:lnTo>
                                  <a:pt x="1929" y="141"/>
                                </a:lnTo>
                                <a:lnTo>
                                  <a:pt x="1876" y="117"/>
                                </a:lnTo>
                                <a:lnTo>
                                  <a:pt x="1821" y="96"/>
                                </a:lnTo>
                                <a:lnTo>
                                  <a:pt x="1766" y="77"/>
                                </a:lnTo>
                                <a:lnTo>
                                  <a:pt x="1708" y="60"/>
                                </a:lnTo>
                                <a:lnTo>
                                  <a:pt x="1648" y="43"/>
                                </a:lnTo>
                                <a:lnTo>
                                  <a:pt x="1589" y="31"/>
                                </a:lnTo>
                                <a:lnTo>
                                  <a:pt x="1526" y="19"/>
                                </a:lnTo>
                                <a:lnTo>
                                  <a:pt x="1495" y="14"/>
                                </a:lnTo>
                                <a:lnTo>
                                  <a:pt x="1464" y="10"/>
                                </a:lnTo>
                                <a:lnTo>
                                  <a:pt x="1433" y="7"/>
                                </a:lnTo>
                                <a:lnTo>
                                  <a:pt x="1399" y="5"/>
                                </a:lnTo>
                                <a:lnTo>
                                  <a:pt x="1368" y="2"/>
                                </a:lnTo>
                                <a:lnTo>
                                  <a:pt x="1335" y="0"/>
                                </a:lnTo>
                                <a:lnTo>
                                  <a:pt x="1303" y="0"/>
                                </a:lnTo>
                                <a:lnTo>
                                  <a:pt x="1270"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1" name="Freeform 1996"/>
                        <wps:cNvSpPr>
                          <a:spLocks/>
                        </wps:cNvSpPr>
                        <wps:spPr bwMode="auto">
                          <a:xfrm>
                            <a:off x="3574" y="7974"/>
                            <a:ext cx="15" cy="64"/>
                          </a:xfrm>
                          <a:custGeom>
                            <a:avLst/>
                            <a:gdLst>
                              <a:gd name="T0" fmla="*/ 15 w 15"/>
                              <a:gd name="T1" fmla="*/ 5 h 64"/>
                              <a:gd name="T2" fmla="*/ 5 w 15"/>
                              <a:gd name="T3" fmla="*/ 0 h 64"/>
                              <a:gd name="T4" fmla="*/ 0 w 15"/>
                              <a:gd name="T5" fmla="*/ 5 h 64"/>
                              <a:gd name="T6" fmla="*/ 0 w 15"/>
                              <a:gd name="T7" fmla="*/ 9 h 64"/>
                              <a:gd name="T8" fmla="*/ 0 w 15"/>
                              <a:gd name="T9" fmla="*/ 60 h 64"/>
                              <a:gd name="T10" fmla="*/ 5 w 15"/>
                              <a:gd name="T11" fmla="*/ 64 h 64"/>
                              <a:gd name="T12" fmla="*/ 10 w 15"/>
                              <a:gd name="T13" fmla="*/ 64 h 64"/>
                              <a:gd name="T14" fmla="*/ 15 w 15"/>
                              <a:gd name="T15" fmla="*/ 60 h 64"/>
                              <a:gd name="T16" fmla="*/ 15 w 15"/>
                              <a:gd name="T17" fmla="*/ 55 h 64"/>
                              <a:gd name="T18" fmla="*/ 15 w 15"/>
                              <a:gd name="T19" fmla="*/ 5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64">
                                <a:moveTo>
                                  <a:pt x="15" y="5"/>
                                </a:moveTo>
                                <a:lnTo>
                                  <a:pt x="5" y="0"/>
                                </a:lnTo>
                                <a:lnTo>
                                  <a:pt x="0" y="5"/>
                                </a:lnTo>
                                <a:lnTo>
                                  <a:pt x="0" y="9"/>
                                </a:lnTo>
                                <a:lnTo>
                                  <a:pt x="0" y="60"/>
                                </a:lnTo>
                                <a:lnTo>
                                  <a:pt x="5" y="64"/>
                                </a:lnTo>
                                <a:lnTo>
                                  <a:pt x="10" y="64"/>
                                </a:lnTo>
                                <a:lnTo>
                                  <a:pt x="15" y="60"/>
                                </a:lnTo>
                                <a:lnTo>
                                  <a:pt x="15" y="55"/>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2" name="Freeform 1997"/>
                        <wps:cNvSpPr>
                          <a:spLocks/>
                        </wps:cNvSpPr>
                        <wps:spPr bwMode="auto">
                          <a:xfrm>
                            <a:off x="3574" y="8067"/>
                            <a:ext cx="15" cy="72"/>
                          </a:xfrm>
                          <a:custGeom>
                            <a:avLst/>
                            <a:gdLst>
                              <a:gd name="T0" fmla="*/ 15 w 15"/>
                              <a:gd name="T1" fmla="*/ 5 h 72"/>
                              <a:gd name="T2" fmla="*/ 10 w 15"/>
                              <a:gd name="T3" fmla="*/ 0 h 72"/>
                              <a:gd name="T4" fmla="*/ 5 w 15"/>
                              <a:gd name="T5" fmla="*/ 0 h 72"/>
                              <a:gd name="T6" fmla="*/ 0 w 15"/>
                              <a:gd name="T7" fmla="*/ 5 h 72"/>
                              <a:gd name="T8" fmla="*/ 0 w 15"/>
                              <a:gd name="T9" fmla="*/ 10 h 72"/>
                              <a:gd name="T10" fmla="*/ 0 w 15"/>
                              <a:gd name="T11" fmla="*/ 65 h 72"/>
                              <a:gd name="T12" fmla="*/ 5 w 15"/>
                              <a:gd name="T13" fmla="*/ 72 h 72"/>
                              <a:gd name="T14" fmla="*/ 10 w 15"/>
                              <a:gd name="T15" fmla="*/ 72 h 72"/>
                              <a:gd name="T16" fmla="*/ 15 w 15"/>
                              <a:gd name="T17" fmla="*/ 65 h 72"/>
                              <a:gd name="T18" fmla="*/ 15 w 15"/>
                              <a:gd name="T19" fmla="*/ 60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10"/>
                                </a:lnTo>
                                <a:lnTo>
                                  <a:pt x="0" y="65"/>
                                </a:lnTo>
                                <a:lnTo>
                                  <a:pt x="5" y="72"/>
                                </a:lnTo>
                                <a:lnTo>
                                  <a:pt x="10" y="72"/>
                                </a:lnTo>
                                <a:lnTo>
                                  <a:pt x="15" y="65"/>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3" name="Freeform 1998"/>
                        <wps:cNvSpPr>
                          <a:spLocks/>
                        </wps:cNvSpPr>
                        <wps:spPr bwMode="auto">
                          <a:xfrm>
                            <a:off x="3574" y="8165"/>
                            <a:ext cx="15" cy="72"/>
                          </a:xfrm>
                          <a:custGeom>
                            <a:avLst/>
                            <a:gdLst>
                              <a:gd name="T0" fmla="*/ 15 w 15"/>
                              <a:gd name="T1" fmla="*/ 5 h 72"/>
                              <a:gd name="T2" fmla="*/ 10 w 15"/>
                              <a:gd name="T3" fmla="*/ 0 h 72"/>
                              <a:gd name="T4" fmla="*/ 5 w 15"/>
                              <a:gd name="T5" fmla="*/ 0 h 72"/>
                              <a:gd name="T6" fmla="*/ 0 w 15"/>
                              <a:gd name="T7" fmla="*/ 5 h 72"/>
                              <a:gd name="T8" fmla="*/ 0 w 15"/>
                              <a:gd name="T9" fmla="*/ 10 h 72"/>
                              <a:gd name="T10" fmla="*/ 0 w 15"/>
                              <a:gd name="T11" fmla="*/ 68 h 72"/>
                              <a:gd name="T12" fmla="*/ 5 w 15"/>
                              <a:gd name="T13" fmla="*/ 72 h 72"/>
                              <a:gd name="T14" fmla="*/ 10 w 15"/>
                              <a:gd name="T15" fmla="*/ 72 h 72"/>
                              <a:gd name="T16" fmla="*/ 15 w 15"/>
                              <a:gd name="T17" fmla="*/ 68 h 72"/>
                              <a:gd name="T18" fmla="*/ 15 w 15"/>
                              <a:gd name="T19" fmla="*/ 63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10"/>
                                </a:lnTo>
                                <a:lnTo>
                                  <a:pt x="0" y="68"/>
                                </a:lnTo>
                                <a:lnTo>
                                  <a:pt x="5" y="72"/>
                                </a:lnTo>
                                <a:lnTo>
                                  <a:pt x="10" y="72"/>
                                </a:lnTo>
                                <a:lnTo>
                                  <a:pt x="15" y="68"/>
                                </a:lnTo>
                                <a:lnTo>
                                  <a:pt x="15" y="63"/>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4" name="Freeform 1999"/>
                        <wps:cNvSpPr>
                          <a:spLocks/>
                        </wps:cNvSpPr>
                        <wps:spPr bwMode="auto">
                          <a:xfrm>
                            <a:off x="3574" y="8264"/>
                            <a:ext cx="15" cy="72"/>
                          </a:xfrm>
                          <a:custGeom>
                            <a:avLst/>
                            <a:gdLst>
                              <a:gd name="T0" fmla="*/ 15 w 15"/>
                              <a:gd name="T1" fmla="*/ 7 h 72"/>
                              <a:gd name="T2" fmla="*/ 10 w 15"/>
                              <a:gd name="T3" fmla="*/ 0 h 72"/>
                              <a:gd name="T4" fmla="*/ 5 w 15"/>
                              <a:gd name="T5" fmla="*/ 0 h 72"/>
                              <a:gd name="T6" fmla="*/ 0 w 15"/>
                              <a:gd name="T7" fmla="*/ 7 h 72"/>
                              <a:gd name="T8" fmla="*/ 0 w 15"/>
                              <a:gd name="T9" fmla="*/ 9 h 72"/>
                              <a:gd name="T10" fmla="*/ 0 w 15"/>
                              <a:gd name="T11" fmla="*/ 67 h 72"/>
                              <a:gd name="T12" fmla="*/ 5 w 15"/>
                              <a:gd name="T13" fmla="*/ 72 h 72"/>
                              <a:gd name="T14" fmla="*/ 10 w 15"/>
                              <a:gd name="T15" fmla="*/ 72 h 72"/>
                              <a:gd name="T16" fmla="*/ 15 w 15"/>
                              <a:gd name="T17" fmla="*/ 67 h 72"/>
                              <a:gd name="T18" fmla="*/ 15 w 15"/>
                              <a:gd name="T19" fmla="*/ 62 h 72"/>
                              <a:gd name="T20" fmla="*/ 15 w 15"/>
                              <a:gd name="T21" fmla="*/ 7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7"/>
                                </a:moveTo>
                                <a:lnTo>
                                  <a:pt x="10" y="0"/>
                                </a:lnTo>
                                <a:lnTo>
                                  <a:pt x="5" y="0"/>
                                </a:lnTo>
                                <a:lnTo>
                                  <a:pt x="0" y="7"/>
                                </a:lnTo>
                                <a:lnTo>
                                  <a:pt x="0" y="9"/>
                                </a:lnTo>
                                <a:lnTo>
                                  <a:pt x="0" y="67"/>
                                </a:lnTo>
                                <a:lnTo>
                                  <a:pt x="5" y="72"/>
                                </a:lnTo>
                                <a:lnTo>
                                  <a:pt x="10" y="72"/>
                                </a:lnTo>
                                <a:lnTo>
                                  <a:pt x="15" y="67"/>
                                </a:lnTo>
                                <a:lnTo>
                                  <a:pt x="15" y="62"/>
                                </a:lnTo>
                                <a:lnTo>
                                  <a:pt x="15"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5" name="Freeform 2000"/>
                        <wps:cNvSpPr>
                          <a:spLocks/>
                        </wps:cNvSpPr>
                        <wps:spPr bwMode="auto">
                          <a:xfrm>
                            <a:off x="3574" y="8364"/>
                            <a:ext cx="15" cy="70"/>
                          </a:xfrm>
                          <a:custGeom>
                            <a:avLst/>
                            <a:gdLst>
                              <a:gd name="T0" fmla="*/ 15 w 15"/>
                              <a:gd name="T1" fmla="*/ 5 h 70"/>
                              <a:gd name="T2" fmla="*/ 10 w 15"/>
                              <a:gd name="T3" fmla="*/ 0 h 70"/>
                              <a:gd name="T4" fmla="*/ 5 w 15"/>
                              <a:gd name="T5" fmla="*/ 0 h 70"/>
                              <a:gd name="T6" fmla="*/ 0 w 15"/>
                              <a:gd name="T7" fmla="*/ 5 h 70"/>
                              <a:gd name="T8" fmla="*/ 0 w 15"/>
                              <a:gd name="T9" fmla="*/ 8 h 70"/>
                              <a:gd name="T10" fmla="*/ 0 w 15"/>
                              <a:gd name="T11" fmla="*/ 65 h 70"/>
                              <a:gd name="T12" fmla="*/ 5 w 15"/>
                              <a:gd name="T13" fmla="*/ 70 h 70"/>
                              <a:gd name="T14" fmla="*/ 10 w 15"/>
                              <a:gd name="T15" fmla="*/ 70 h 70"/>
                              <a:gd name="T16" fmla="*/ 15 w 15"/>
                              <a:gd name="T17" fmla="*/ 65 h 70"/>
                              <a:gd name="T18" fmla="*/ 15 w 15"/>
                              <a:gd name="T19" fmla="*/ 60 h 70"/>
                              <a:gd name="T20" fmla="*/ 15 w 15"/>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5"/>
                                </a:moveTo>
                                <a:lnTo>
                                  <a:pt x="10" y="0"/>
                                </a:lnTo>
                                <a:lnTo>
                                  <a:pt x="5" y="0"/>
                                </a:lnTo>
                                <a:lnTo>
                                  <a:pt x="0" y="5"/>
                                </a:lnTo>
                                <a:lnTo>
                                  <a:pt x="0" y="8"/>
                                </a:lnTo>
                                <a:lnTo>
                                  <a:pt x="0" y="65"/>
                                </a:lnTo>
                                <a:lnTo>
                                  <a:pt x="5" y="70"/>
                                </a:lnTo>
                                <a:lnTo>
                                  <a:pt x="10" y="70"/>
                                </a:lnTo>
                                <a:lnTo>
                                  <a:pt x="15" y="65"/>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6" name="Freeform 2001"/>
                        <wps:cNvSpPr>
                          <a:spLocks/>
                        </wps:cNvSpPr>
                        <wps:spPr bwMode="auto">
                          <a:xfrm>
                            <a:off x="3574" y="8463"/>
                            <a:ext cx="15" cy="71"/>
                          </a:xfrm>
                          <a:custGeom>
                            <a:avLst/>
                            <a:gdLst>
                              <a:gd name="T0" fmla="*/ 15 w 15"/>
                              <a:gd name="T1" fmla="*/ 4 h 71"/>
                              <a:gd name="T2" fmla="*/ 10 w 15"/>
                              <a:gd name="T3" fmla="*/ 0 h 71"/>
                              <a:gd name="T4" fmla="*/ 5 w 15"/>
                              <a:gd name="T5" fmla="*/ 0 h 71"/>
                              <a:gd name="T6" fmla="*/ 0 w 15"/>
                              <a:gd name="T7" fmla="*/ 4 h 71"/>
                              <a:gd name="T8" fmla="*/ 0 w 15"/>
                              <a:gd name="T9" fmla="*/ 9 h 71"/>
                              <a:gd name="T10" fmla="*/ 0 w 15"/>
                              <a:gd name="T11" fmla="*/ 64 h 71"/>
                              <a:gd name="T12" fmla="*/ 5 w 15"/>
                              <a:gd name="T13" fmla="*/ 71 h 71"/>
                              <a:gd name="T14" fmla="*/ 10 w 15"/>
                              <a:gd name="T15" fmla="*/ 71 h 71"/>
                              <a:gd name="T16" fmla="*/ 15 w 15"/>
                              <a:gd name="T17" fmla="*/ 64 h 71"/>
                              <a:gd name="T18" fmla="*/ 15 w 15"/>
                              <a:gd name="T19" fmla="*/ 59 h 71"/>
                              <a:gd name="T20" fmla="*/ 15 w 15"/>
                              <a:gd name="T21" fmla="*/ 4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1">
                                <a:moveTo>
                                  <a:pt x="15" y="4"/>
                                </a:moveTo>
                                <a:lnTo>
                                  <a:pt x="10" y="0"/>
                                </a:lnTo>
                                <a:lnTo>
                                  <a:pt x="5" y="0"/>
                                </a:lnTo>
                                <a:lnTo>
                                  <a:pt x="0" y="4"/>
                                </a:lnTo>
                                <a:lnTo>
                                  <a:pt x="0" y="9"/>
                                </a:lnTo>
                                <a:lnTo>
                                  <a:pt x="0" y="64"/>
                                </a:lnTo>
                                <a:lnTo>
                                  <a:pt x="5" y="71"/>
                                </a:lnTo>
                                <a:lnTo>
                                  <a:pt x="10" y="71"/>
                                </a:lnTo>
                                <a:lnTo>
                                  <a:pt x="15" y="64"/>
                                </a:lnTo>
                                <a:lnTo>
                                  <a:pt x="15" y="59"/>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7" name="Freeform 2002"/>
                        <wps:cNvSpPr>
                          <a:spLocks/>
                        </wps:cNvSpPr>
                        <wps:spPr bwMode="auto">
                          <a:xfrm>
                            <a:off x="3574" y="8561"/>
                            <a:ext cx="15" cy="69"/>
                          </a:xfrm>
                          <a:custGeom>
                            <a:avLst/>
                            <a:gdLst>
                              <a:gd name="T0" fmla="*/ 15 w 15"/>
                              <a:gd name="T1" fmla="*/ 5 h 69"/>
                              <a:gd name="T2" fmla="*/ 10 w 15"/>
                              <a:gd name="T3" fmla="*/ 0 h 69"/>
                              <a:gd name="T4" fmla="*/ 5 w 15"/>
                              <a:gd name="T5" fmla="*/ 0 h 69"/>
                              <a:gd name="T6" fmla="*/ 0 w 15"/>
                              <a:gd name="T7" fmla="*/ 5 h 69"/>
                              <a:gd name="T8" fmla="*/ 0 w 15"/>
                              <a:gd name="T9" fmla="*/ 9 h 69"/>
                              <a:gd name="T10" fmla="*/ 0 w 15"/>
                              <a:gd name="T11" fmla="*/ 67 h 69"/>
                              <a:gd name="T12" fmla="*/ 5 w 15"/>
                              <a:gd name="T13" fmla="*/ 69 h 69"/>
                              <a:gd name="T14" fmla="*/ 10 w 15"/>
                              <a:gd name="T15" fmla="*/ 69 h 69"/>
                              <a:gd name="T16" fmla="*/ 15 w 15"/>
                              <a:gd name="T17" fmla="*/ 67 h 69"/>
                              <a:gd name="T18" fmla="*/ 15 w 15"/>
                              <a:gd name="T19" fmla="*/ 62 h 69"/>
                              <a:gd name="T20" fmla="*/ 15 w 15"/>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5"/>
                                </a:moveTo>
                                <a:lnTo>
                                  <a:pt x="10" y="0"/>
                                </a:lnTo>
                                <a:lnTo>
                                  <a:pt x="5" y="0"/>
                                </a:lnTo>
                                <a:lnTo>
                                  <a:pt x="0" y="5"/>
                                </a:lnTo>
                                <a:lnTo>
                                  <a:pt x="0" y="9"/>
                                </a:lnTo>
                                <a:lnTo>
                                  <a:pt x="0" y="67"/>
                                </a:lnTo>
                                <a:lnTo>
                                  <a:pt x="5" y="69"/>
                                </a:lnTo>
                                <a:lnTo>
                                  <a:pt x="10" y="69"/>
                                </a:lnTo>
                                <a:lnTo>
                                  <a:pt x="15" y="67"/>
                                </a:lnTo>
                                <a:lnTo>
                                  <a:pt x="15" y="62"/>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8" name="Freeform 2003"/>
                        <wps:cNvSpPr>
                          <a:spLocks/>
                        </wps:cNvSpPr>
                        <wps:spPr bwMode="auto">
                          <a:xfrm>
                            <a:off x="3574" y="8659"/>
                            <a:ext cx="20" cy="29"/>
                          </a:xfrm>
                          <a:custGeom>
                            <a:avLst/>
                            <a:gdLst>
                              <a:gd name="T0" fmla="*/ 15 w 20"/>
                              <a:gd name="T1" fmla="*/ 5 h 29"/>
                              <a:gd name="T2" fmla="*/ 10 w 20"/>
                              <a:gd name="T3" fmla="*/ 0 h 29"/>
                              <a:gd name="T4" fmla="*/ 5 w 20"/>
                              <a:gd name="T5" fmla="*/ 0 h 29"/>
                              <a:gd name="T6" fmla="*/ 0 w 20"/>
                              <a:gd name="T7" fmla="*/ 5 h 29"/>
                              <a:gd name="T8" fmla="*/ 0 w 20"/>
                              <a:gd name="T9" fmla="*/ 10 h 29"/>
                              <a:gd name="T10" fmla="*/ 5 w 20"/>
                              <a:gd name="T11" fmla="*/ 29 h 29"/>
                              <a:gd name="T12" fmla="*/ 10 w 20"/>
                              <a:gd name="T13" fmla="*/ 29 h 29"/>
                              <a:gd name="T14" fmla="*/ 15 w 20"/>
                              <a:gd name="T15" fmla="*/ 24 h 29"/>
                              <a:gd name="T16" fmla="*/ 20 w 20"/>
                              <a:gd name="T17" fmla="*/ 24 h 29"/>
                              <a:gd name="T18" fmla="*/ 15 w 20"/>
                              <a:gd name="T19" fmla="*/ 5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29">
                                <a:moveTo>
                                  <a:pt x="15" y="5"/>
                                </a:moveTo>
                                <a:lnTo>
                                  <a:pt x="10" y="0"/>
                                </a:lnTo>
                                <a:lnTo>
                                  <a:pt x="5" y="0"/>
                                </a:lnTo>
                                <a:lnTo>
                                  <a:pt x="0" y="5"/>
                                </a:lnTo>
                                <a:lnTo>
                                  <a:pt x="0" y="10"/>
                                </a:lnTo>
                                <a:lnTo>
                                  <a:pt x="5" y="29"/>
                                </a:lnTo>
                                <a:lnTo>
                                  <a:pt x="10" y="29"/>
                                </a:lnTo>
                                <a:lnTo>
                                  <a:pt x="15" y="24"/>
                                </a:lnTo>
                                <a:lnTo>
                                  <a:pt x="20" y="24"/>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9" name="Freeform 2004"/>
                        <wps:cNvSpPr>
                          <a:spLocks/>
                        </wps:cNvSpPr>
                        <wps:spPr bwMode="auto">
                          <a:xfrm>
                            <a:off x="2889" y="8144"/>
                            <a:ext cx="36" cy="60"/>
                          </a:xfrm>
                          <a:custGeom>
                            <a:avLst/>
                            <a:gdLst>
                              <a:gd name="T0" fmla="*/ 14 w 36"/>
                              <a:gd name="T1" fmla="*/ 2 h 60"/>
                              <a:gd name="T2" fmla="*/ 2 w 36"/>
                              <a:gd name="T3" fmla="*/ 0 h 60"/>
                              <a:gd name="T4" fmla="*/ 0 w 36"/>
                              <a:gd name="T5" fmla="*/ 2 h 60"/>
                              <a:gd name="T6" fmla="*/ 0 w 36"/>
                              <a:gd name="T7" fmla="*/ 7 h 60"/>
                              <a:gd name="T8" fmla="*/ 22 w 36"/>
                              <a:gd name="T9" fmla="*/ 55 h 60"/>
                              <a:gd name="T10" fmla="*/ 26 w 36"/>
                              <a:gd name="T11" fmla="*/ 60 h 60"/>
                              <a:gd name="T12" fmla="*/ 34 w 36"/>
                              <a:gd name="T13" fmla="*/ 60 h 60"/>
                              <a:gd name="T14" fmla="*/ 36 w 36"/>
                              <a:gd name="T15" fmla="*/ 55 h 60"/>
                              <a:gd name="T16" fmla="*/ 36 w 36"/>
                              <a:gd name="T17" fmla="*/ 50 h 60"/>
                              <a:gd name="T18" fmla="*/ 14 w 36"/>
                              <a:gd name="T19" fmla="*/ 2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60">
                                <a:moveTo>
                                  <a:pt x="14" y="2"/>
                                </a:moveTo>
                                <a:lnTo>
                                  <a:pt x="2" y="0"/>
                                </a:lnTo>
                                <a:lnTo>
                                  <a:pt x="0" y="2"/>
                                </a:lnTo>
                                <a:lnTo>
                                  <a:pt x="0" y="7"/>
                                </a:lnTo>
                                <a:lnTo>
                                  <a:pt x="22" y="55"/>
                                </a:lnTo>
                                <a:lnTo>
                                  <a:pt x="26" y="60"/>
                                </a:lnTo>
                                <a:lnTo>
                                  <a:pt x="34" y="60"/>
                                </a:lnTo>
                                <a:lnTo>
                                  <a:pt x="36" y="55"/>
                                </a:lnTo>
                                <a:lnTo>
                                  <a:pt x="36" y="50"/>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0" name="Freeform 2005"/>
                        <wps:cNvSpPr>
                          <a:spLocks/>
                        </wps:cNvSpPr>
                        <wps:spPr bwMode="auto">
                          <a:xfrm>
                            <a:off x="2930" y="8228"/>
                            <a:ext cx="38" cy="64"/>
                          </a:xfrm>
                          <a:custGeom>
                            <a:avLst/>
                            <a:gdLst>
                              <a:gd name="T0" fmla="*/ 14 w 38"/>
                              <a:gd name="T1" fmla="*/ 5 h 64"/>
                              <a:gd name="T2" fmla="*/ 9 w 38"/>
                              <a:gd name="T3" fmla="*/ 0 h 64"/>
                              <a:gd name="T4" fmla="*/ 5 w 38"/>
                              <a:gd name="T5" fmla="*/ 0 h 64"/>
                              <a:gd name="T6" fmla="*/ 0 w 38"/>
                              <a:gd name="T7" fmla="*/ 5 h 64"/>
                              <a:gd name="T8" fmla="*/ 0 w 38"/>
                              <a:gd name="T9" fmla="*/ 9 h 64"/>
                              <a:gd name="T10" fmla="*/ 24 w 38"/>
                              <a:gd name="T11" fmla="*/ 60 h 64"/>
                              <a:gd name="T12" fmla="*/ 29 w 38"/>
                              <a:gd name="T13" fmla="*/ 64 h 64"/>
                              <a:gd name="T14" fmla="*/ 33 w 38"/>
                              <a:gd name="T15" fmla="*/ 64 h 64"/>
                              <a:gd name="T16" fmla="*/ 38 w 38"/>
                              <a:gd name="T17" fmla="*/ 60 h 64"/>
                              <a:gd name="T18" fmla="*/ 38 w 38"/>
                              <a:gd name="T19" fmla="*/ 55 h 64"/>
                              <a:gd name="T20" fmla="*/ 14 w 38"/>
                              <a:gd name="T21" fmla="*/ 5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8" h="64">
                                <a:moveTo>
                                  <a:pt x="14" y="5"/>
                                </a:moveTo>
                                <a:lnTo>
                                  <a:pt x="9" y="0"/>
                                </a:lnTo>
                                <a:lnTo>
                                  <a:pt x="5" y="0"/>
                                </a:lnTo>
                                <a:lnTo>
                                  <a:pt x="0" y="5"/>
                                </a:lnTo>
                                <a:lnTo>
                                  <a:pt x="0" y="9"/>
                                </a:lnTo>
                                <a:lnTo>
                                  <a:pt x="24" y="60"/>
                                </a:lnTo>
                                <a:lnTo>
                                  <a:pt x="29" y="64"/>
                                </a:lnTo>
                                <a:lnTo>
                                  <a:pt x="33" y="64"/>
                                </a:lnTo>
                                <a:lnTo>
                                  <a:pt x="38" y="60"/>
                                </a:lnTo>
                                <a:lnTo>
                                  <a:pt x="38" y="55"/>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1" name="Freeform 2006"/>
                        <wps:cNvSpPr>
                          <a:spLocks/>
                        </wps:cNvSpPr>
                        <wps:spPr bwMode="auto">
                          <a:xfrm>
                            <a:off x="2973" y="8316"/>
                            <a:ext cx="43" cy="67"/>
                          </a:xfrm>
                          <a:custGeom>
                            <a:avLst/>
                            <a:gdLst>
                              <a:gd name="T0" fmla="*/ 14 w 43"/>
                              <a:gd name="T1" fmla="*/ 5 h 67"/>
                              <a:gd name="T2" fmla="*/ 9 w 43"/>
                              <a:gd name="T3" fmla="*/ 0 h 67"/>
                              <a:gd name="T4" fmla="*/ 5 w 43"/>
                              <a:gd name="T5" fmla="*/ 0 h 67"/>
                              <a:gd name="T6" fmla="*/ 0 w 43"/>
                              <a:gd name="T7" fmla="*/ 5 h 67"/>
                              <a:gd name="T8" fmla="*/ 0 w 43"/>
                              <a:gd name="T9" fmla="*/ 10 h 67"/>
                              <a:gd name="T10" fmla="*/ 29 w 43"/>
                              <a:gd name="T11" fmla="*/ 63 h 67"/>
                              <a:gd name="T12" fmla="*/ 33 w 43"/>
                              <a:gd name="T13" fmla="*/ 67 h 67"/>
                              <a:gd name="T14" fmla="*/ 38 w 43"/>
                              <a:gd name="T15" fmla="*/ 67 h 67"/>
                              <a:gd name="T16" fmla="*/ 43 w 43"/>
                              <a:gd name="T17" fmla="*/ 63 h 67"/>
                              <a:gd name="T18" fmla="*/ 43 w 43"/>
                              <a:gd name="T19" fmla="*/ 56 h 67"/>
                              <a:gd name="T20" fmla="*/ 14 w 43"/>
                              <a:gd name="T21"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7">
                                <a:moveTo>
                                  <a:pt x="14" y="5"/>
                                </a:moveTo>
                                <a:lnTo>
                                  <a:pt x="9" y="0"/>
                                </a:lnTo>
                                <a:lnTo>
                                  <a:pt x="5" y="0"/>
                                </a:lnTo>
                                <a:lnTo>
                                  <a:pt x="0" y="5"/>
                                </a:lnTo>
                                <a:lnTo>
                                  <a:pt x="0" y="10"/>
                                </a:lnTo>
                                <a:lnTo>
                                  <a:pt x="29" y="63"/>
                                </a:lnTo>
                                <a:lnTo>
                                  <a:pt x="33" y="67"/>
                                </a:lnTo>
                                <a:lnTo>
                                  <a:pt x="38" y="67"/>
                                </a:lnTo>
                                <a:lnTo>
                                  <a:pt x="43" y="63"/>
                                </a:lnTo>
                                <a:lnTo>
                                  <a:pt x="43" y="56"/>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2" name="Freeform 2007"/>
                        <wps:cNvSpPr>
                          <a:spLocks/>
                        </wps:cNvSpPr>
                        <wps:spPr bwMode="auto">
                          <a:xfrm>
                            <a:off x="3018" y="8405"/>
                            <a:ext cx="39" cy="67"/>
                          </a:xfrm>
                          <a:custGeom>
                            <a:avLst/>
                            <a:gdLst>
                              <a:gd name="T0" fmla="*/ 17 w 39"/>
                              <a:gd name="T1" fmla="*/ 5 h 67"/>
                              <a:gd name="T2" fmla="*/ 12 w 39"/>
                              <a:gd name="T3" fmla="*/ 0 h 67"/>
                              <a:gd name="T4" fmla="*/ 5 w 39"/>
                              <a:gd name="T5" fmla="*/ 0 h 67"/>
                              <a:gd name="T6" fmla="*/ 0 w 39"/>
                              <a:gd name="T7" fmla="*/ 5 h 67"/>
                              <a:gd name="T8" fmla="*/ 0 w 39"/>
                              <a:gd name="T9" fmla="*/ 10 h 67"/>
                              <a:gd name="T10" fmla="*/ 24 w 39"/>
                              <a:gd name="T11" fmla="*/ 62 h 67"/>
                              <a:gd name="T12" fmla="*/ 29 w 39"/>
                              <a:gd name="T13" fmla="*/ 67 h 67"/>
                              <a:gd name="T14" fmla="*/ 34 w 39"/>
                              <a:gd name="T15" fmla="*/ 67 h 67"/>
                              <a:gd name="T16" fmla="*/ 39 w 39"/>
                              <a:gd name="T17" fmla="*/ 62 h 67"/>
                              <a:gd name="T18" fmla="*/ 39 w 39"/>
                              <a:gd name="T19" fmla="*/ 58 h 67"/>
                              <a:gd name="T20" fmla="*/ 17 w 39"/>
                              <a:gd name="T21"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 h="67">
                                <a:moveTo>
                                  <a:pt x="17" y="5"/>
                                </a:moveTo>
                                <a:lnTo>
                                  <a:pt x="12" y="0"/>
                                </a:lnTo>
                                <a:lnTo>
                                  <a:pt x="5" y="0"/>
                                </a:lnTo>
                                <a:lnTo>
                                  <a:pt x="0" y="5"/>
                                </a:lnTo>
                                <a:lnTo>
                                  <a:pt x="0" y="10"/>
                                </a:lnTo>
                                <a:lnTo>
                                  <a:pt x="24" y="62"/>
                                </a:lnTo>
                                <a:lnTo>
                                  <a:pt x="29" y="67"/>
                                </a:lnTo>
                                <a:lnTo>
                                  <a:pt x="34" y="67"/>
                                </a:lnTo>
                                <a:lnTo>
                                  <a:pt x="39" y="62"/>
                                </a:lnTo>
                                <a:lnTo>
                                  <a:pt x="39" y="58"/>
                                </a:lnTo>
                                <a:lnTo>
                                  <a:pt x="17"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3" name="Freeform 2008"/>
                        <wps:cNvSpPr>
                          <a:spLocks/>
                        </wps:cNvSpPr>
                        <wps:spPr bwMode="auto">
                          <a:xfrm>
                            <a:off x="3062" y="8496"/>
                            <a:ext cx="38" cy="60"/>
                          </a:xfrm>
                          <a:custGeom>
                            <a:avLst/>
                            <a:gdLst>
                              <a:gd name="T0" fmla="*/ 14 w 38"/>
                              <a:gd name="T1" fmla="*/ 5 h 60"/>
                              <a:gd name="T2" fmla="*/ 9 w 38"/>
                              <a:gd name="T3" fmla="*/ 0 h 60"/>
                              <a:gd name="T4" fmla="*/ 4 w 38"/>
                              <a:gd name="T5" fmla="*/ 0 h 60"/>
                              <a:gd name="T6" fmla="*/ 0 w 38"/>
                              <a:gd name="T7" fmla="*/ 5 h 60"/>
                              <a:gd name="T8" fmla="*/ 0 w 38"/>
                              <a:gd name="T9" fmla="*/ 7 h 60"/>
                              <a:gd name="T10" fmla="*/ 24 w 38"/>
                              <a:gd name="T11" fmla="*/ 55 h 60"/>
                              <a:gd name="T12" fmla="*/ 28 w 38"/>
                              <a:gd name="T13" fmla="*/ 60 h 60"/>
                              <a:gd name="T14" fmla="*/ 33 w 38"/>
                              <a:gd name="T15" fmla="*/ 60 h 60"/>
                              <a:gd name="T16" fmla="*/ 38 w 38"/>
                              <a:gd name="T17" fmla="*/ 55 h 60"/>
                              <a:gd name="T18" fmla="*/ 38 w 38"/>
                              <a:gd name="T19" fmla="*/ 50 h 60"/>
                              <a:gd name="T20" fmla="*/ 14 w 38"/>
                              <a:gd name="T21" fmla="*/ 5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8" h="60">
                                <a:moveTo>
                                  <a:pt x="14" y="5"/>
                                </a:moveTo>
                                <a:lnTo>
                                  <a:pt x="9" y="0"/>
                                </a:lnTo>
                                <a:lnTo>
                                  <a:pt x="4" y="0"/>
                                </a:lnTo>
                                <a:lnTo>
                                  <a:pt x="0" y="5"/>
                                </a:lnTo>
                                <a:lnTo>
                                  <a:pt x="0" y="7"/>
                                </a:lnTo>
                                <a:lnTo>
                                  <a:pt x="24" y="55"/>
                                </a:lnTo>
                                <a:lnTo>
                                  <a:pt x="28" y="60"/>
                                </a:lnTo>
                                <a:lnTo>
                                  <a:pt x="33" y="60"/>
                                </a:lnTo>
                                <a:lnTo>
                                  <a:pt x="38" y="55"/>
                                </a:lnTo>
                                <a:lnTo>
                                  <a:pt x="38" y="50"/>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6" name="Freeform 2009"/>
                        <wps:cNvSpPr>
                          <a:spLocks/>
                        </wps:cNvSpPr>
                        <wps:spPr bwMode="auto">
                          <a:xfrm>
                            <a:off x="3105" y="8580"/>
                            <a:ext cx="43" cy="67"/>
                          </a:xfrm>
                          <a:custGeom>
                            <a:avLst/>
                            <a:gdLst>
                              <a:gd name="T0" fmla="*/ 14 w 43"/>
                              <a:gd name="T1" fmla="*/ 5 h 67"/>
                              <a:gd name="T2" fmla="*/ 9 w 43"/>
                              <a:gd name="T3" fmla="*/ 0 h 67"/>
                              <a:gd name="T4" fmla="*/ 5 w 43"/>
                              <a:gd name="T5" fmla="*/ 0 h 67"/>
                              <a:gd name="T6" fmla="*/ 0 w 43"/>
                              <a:gd name="T7" fmla="*/ 5 h 67"/>
                              <a:gd name="T8" fmla="*/ 0 w 43"/>
                              <a:gd name="T9" fmla="*/ 10 h 67"/>
                              <a:gd name="T10" fmla="*/ 26 w 43"/>
                              <a:gd name="T11" fmla="*/ 62 h 67"/>
                              <a:gd name="T12" fmla="*/ 33 w 43"/>
                              <a:gd name="T13" fmla="*/ 67 h 67"/>
                              <a:gd name="T14" fmla="*/ 38 w 43"/>
                              <a:gd name="T15" fmla="*/ 67 h 67"/>
                              <a:gd name="T16" fmla="*/ 43 w 43"/>
                              <a:gd name="T17" fmla="*/ 62 h 67"/>
                              <a:gd name="T18" fmla="*/ 43 w 43"/>
                              <a:gd name="T19" fmla="*/ 55 h 67"/>
                              <a:gd name="T20" fmla="*/ 14 w 43"/>
                              <a:gd name="T21"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7">
                                <a:moveTo>
                                  <a:pt x="14" y="5"/>
                                </a:moveTo>
                                <a:lnTo>
                                  <a:pt x="9" y="0"/>
                                </a:lnTo>
                                <a:lnTo>
                                  <a:pt x="5" y="0"/>
                                </a:lnTo>
                                <a:lnTo>
                                  <a:pt x="0" y="5"/>
                                </a:lnTo>
                                <a:lnTo>
                                  <a:pt x="0" y="10"/>
                                </a:lnTo>
                                <a:lnTo>
                                  <a:pt x="26" y="62"/>
                                </a:lnTo>
                                <a:lnTo>
                                  <a:pt x="33" y="67"/>
                                </a:lnTo>
                                <a:lnTo>
                                  <a:pt x="38" y="67"/>
                                </a:lnTo>
                                <a:lnTo>
                                  <a:pt x="43" y="62"/>
                                </a:lnTo>
                                <a:lnTo>
                                  <a:pt x="43" y="55"/>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7" name="Freeform 2010"/>
                        <wps:cNvSpPr>
                          <a:spLocks/>
                        </wps:cNvSpPr>
                        <wps:spPr bwMode="auto">
                          <a:xfrm>
                            <a:off x="3150" y="8669"/>
                            <a:ext cx="34" cy="48"/>
                          </a:xfrm>
                          <a:custGeom>
                            <a:avLst/>
                            <a:gdLst>
                              <a:gd name="T0" fmla="*/ 15 w 34"/>
                              <a:gd name="T1" fmla="*/ 4 h 48"/>
                              <a:gd name="T2" fmla="*/ 12 w 34"/>
                              <a:gd name="T3" fmla="*/ 0 h 48"/>
                              <a:gd name="T4" fmla="*/ 5 w 34"/>
                              <a:gd name="T5" fmla="*/ 0 h 48"/>
                              <a:gd name="T6" fmla="*/ 0 w 34"/>
                              <a:gd name="T7" fmla="*/ 4 h 48"/>
                              <a:gd name="T8" fmla="*/ 0 w 34"/>
                              <a:gd name="T9" fmla="*/ 9 h 48"/>
                              <a:gd name="T10" fmla="*/ 19 w 34"/>
                              <a:gd name="T11" fmla="*/ 48 h 48"/>
                              <a:gd name="T12" fmla="*/ 24 w 34"/>
                              <a:gd name="T13" fmla="*/ 48 h 48"/>
                              <a:gd name="T14" fmla="*/ 29 w 34"/>
                              <a:gd name="T15" fmla="*/ 43 h 48"/>
                              <a:gd name="T16" fmla="*/ 34 w 34"/>
                              <a:gd name="T17" fmla="*/ 43 h 48"/>
                              <a:gd name="T18" fmla="*/ 15 w 34"/>
                              <a:gd name="T19" fmla="*/ 4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8">
                                <a:moveTo>
                                  <a:pt x="15" y="4"/>
                                </a:moveTo>
                                <a:lnTo>
                                  <a:pt x="12" y="0"/>
                                </a:lnTo>
                                <a:lnTo>
                                  <a:pt x="5" y="0"/>
                                </a:lnTo>
                                <a:lnTo>
                                  <a:pt x="0" y="4"/>
                                </a:lnTo>
                                <a:lnTo>
                                  <a:pt x="0" y="9"/>
                                </a:lnTo>
                                <a:lnTo>
                                  <a:pt x="19" y="48"/>
                                </a:lnTo>
                                <a:lnTo>
                                  <a:pt x="24" y="48"/>
                                </a:lnTo>
                                <a:lnTo>
                                  <a:pt x="29" y="43"/>
                                </a:lnTo>
                                <a:lnTo>
                                  <a:pt x="34" y="43"/>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8" name="Freeform 2011"/>
                        <wps:cNvSpPr>
                          <a:spLocks/>
                        </wps:cNvSpPr>
                        <wps:spPr bwMode="auto">
                          <a:xfrm>
                            <a:off x="2165" y="8395"/>
                            <a:ext cx="51" cy="53"/>
                          </a:xfrm>
                          <a:custGeom>
                            <a:avLst/>
                            <a:gdLst>
                              <a:gd name="T0" fmla="*/ 15 w 51"/>
                              <a:gd name="T1" fmla="*/ 8 h 53"/>
                              <a:gd name="T2" fmla="*/ 5 w 51"/>
                              <a:gd name="T3" fmla="*/ 0 h 53"/>
                              <a:gd name="T4" fmla="*/ 0 w 51"/>
                              <a:gd name="T5" fmla="*/ 8 h 53"/>
                              <a:gd name="T6" fmla="*/ 0 w 51"/>
                              <a:gd name="T7" fmla="*/ 10 h 53"/>
                              <a:gd name="T8" fmla="*/ 39 w 51"/>
                              <a:gd name="T9" fmla="*/ 48 h 53"/>
                              <a:gd name="T10" fmla="*/ 41 w 51"/>
                              <a:gd name="T11" fmla="*/ 53 h 53"/>
                              <a:gd name="T12" fmla="*/ 46 w 51"/>
                              <a:gd name="T13" fmla="*/ 53 h 53"/>
                              <a:gd name="T14" fmla="*/ 51 w 51"/>
                              <a:gd name="T15" fmla="*/ 48 h 53"/>
                              <a:gd name="T16" fmla="*/ 51 w 51"/>
                              <a:gd name="T17" fmla="*/ 44 h 53"/>
                              <a:gd name="T18" fmla="*/ 15 w 51"/>
                              <a:gd name="T19" fmla="*/ 8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3">
                                <a:moveTo>
                                  <a:pt x="15" y="8"/>
                                </a:moveTo>
                                <a:lnTo>
                                  <a:pt x="5" y="0"/>
                                </a:lnTo>
                                <a:lnTo>
                                  <a:pt x="0" y="8"/>
                                </a:lnTo>
                                <a:lnTo>
                                  <a:pt x="0" y="10"/>
                                </a:lnTo>
                                <a:lnTo>
                                  <a:pt x="39" y="48"/>
                                </a:lnTo>
                                <a:lnTo>
                                  <a:pt x="41" y="53"/>
                                </a:lnTo>
                                <a:lnTo>
                                  <a:pt x="46" y="53"/>
                                </a:lnTo>
                                <a:lnTo>
                                  <a:pt x="51" y="48"/>
                                </a:lnTo>
                                <a:lnTo>
                                  <a:pt x="51" y="44"/>
                                </a:lnTo>
                                <a:lnTo>
                                  <a:pt x="15"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9" name="Freeform 2012"/>
                        <wps:cNvSpPr>
                          <a:spLocks/>
                        </wps:cNvSpPr>
                        <wps:spPr bwMode="auto">
                          <a:xfrm>
                            <a:off x="2230" y="8463"/>
                            <a:ext cx="57" cy="55"/>
                          </a:xfrm>
                          <a:custGeom>
                            <a:avLst/>
                            <a:gdLst>
                              <a:gd name="T0" fmla="*/ 14 w 57"/>
                              <a:gd name="T1" fmla="*/ 4 h 55"/>
                              <a:gd name="T2" fmla="*/ 10 w 57"/>
                              <a:gd name="T3" fmla="*/ 0 h 55"/>
                              <a:gd name="T4" fmla="*/ 5 w 57"/>
                              <a:gd name="T5" fmla="*/ 0 h 55"/>
                              <a:gd name="T6" fmla="*/ 0 w 57"/>
                              <a:gd name="T7" fmla="*/ 4 h 55"/>
                              <a:gd name="T8" fmla="*/ 0 w 57"/>
                              <a:gd name="T9" fmla="*/ 9 h 55"/>
                              <a:gd name="T10" fmla="*/ 43 w 57"/>
                              <a:gd name="T11" fmla="*/ 52 h 55"/>
                              <a:gd name="T12" fmla="*/ 48 w 57"/>
                              <a:gd name="T13" fmla="*/ 55 h 55"/>
                              <a:gd name="T14" fmla="*/ 53 w 57"/>
                              <a:gd name="T15" fmla="*/ 55 h 55"/>
                              <a:gd name="T16" fmla="*/ 57 w 57"/>
                              <a:gd name="T17" fmla="*/ 52 h 55"/>
                              <a:gd name="T18" fmla="*/ 57 w 57"/>
                              <a:gd name="T19" fmla="*/ 47 h 55"/>
                              <a:gd name="T20" fmla="*/ 14 w 57"/>
                              <a:gd name="T21" fmla="*/ 4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55">
                                <a:moveTo>
                                  <a:pt x="14" y="4"/>
                                </a:moveTo>
                                <a:lnTo>
                                  <a:pt x="10" y="0"/>
                                </a:lnTo>
                                <a:lnTo>
                                  <a:pt x="5" y="0"/>
                                </a:lnTo>
                                <a:lnTo>
                                  <a:pt x="0" y="4"/>
                                </a:lnTo>
                                <a:lnTo>
                                  <a:pt x="0" y="9"/>
                                </a:lnTo>
                                <a:lnTo>
                                  <a:pt x="43" y="52"/>
                                </a:lnTo>
                                <a:lnTo>
                                  <a:pt x="48" y="55"/>
                                </a:lnTo>
                                <a:lnTo>
                                  <a:pt x="53" y="55"/>
                                </a:lnTo>
                                <a:lnTo>
                                  <a:pt x="57" y="52"/>
                                </a:lnTo>
                                <a:lnTo>
                                  <a:pt x="57" y="47"/>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0" name="Freeform 2013"/>
                        <wps:cNvSpPr>
                          <a:spLocks/>
                        </wps:cNvSpPr>
                        <wps:spPr bwMode="auto">
                          <a:xfrm>
                            <a:off x="2299" y="8534"/>
                            <a:ext cx="58" cy="56"/>
                          </a:xfrm>
                          <a:custGeom>
                            <a:avLst/>
                            <a:gdLst>
                              <a:gd name="T0" fmla="*/ 17 w 58"/>
                              <a:gd name="T1" fmla="*/ 3 h 56"/>
                              <a:gd name="T2" fmla="*/ 12 w 58"/>
                              <a:gd name="T3" fmla="*/ 0 h 56"/>
                              <a:gd name="T4" fmla="*/ 5 w 58"/>
                              <a:gd name="T5" fmla="*/ 0 h 56"/>
                              <a:gd name="T6" fmla="*/ 0 w 58"/>
                              <a:gd name="T7" fmla="*/ 3 h 56"/>
                              <a:gd name="T8" fmla="*/ 0 w 58"/>
                              <a:gd name="T9" fmla="*/ 8 h 56"/>
                              <a:gd name="T10" fmla="*/ 44 w 58"/>
                              <a:gd name="T11" fmla="*/ 51 h 56"/>
                              <a:gd name="T12" fmla="*/ 48 w 58"/>
                              <a:gd name="T13" fmla="*/ 56 h 56"/>
                              <a:gd name="T14" fmla="*/ 53 w 58"/>
                              <a:gd name="T15" fmla="*/ 56 h 56"/>
                              <a:gd name="T16" fmla="*/ 58 w 58"/>
                              <a:gd name="T17" fmla="*/ 51 h 56"/>
                              <a:gd name="T18" fmla="*/ 58 w 58"/>
                              <a:gd name="T19" fmla="*/ 46 h 56"/>
                              <a:gd name="T20" fmla="*/ 17 w 58"/>
                              <a:gd name="T21" fmla="*/ 3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8" h="56">
                                <a:moveTo>
                                  <a:pt x="17" y="3"/>
                                </a:moveTo>
                                <a:lnTo>
                                  <a:pt x="12" y="0"/>
                                </a:lnTo>
                                <a:lnTo>
                                  <a:pt x="5" y="0"/>
                                </a:lnTo>
                                <a:lnTo>
                                  <a:pt x="0" y="3"/>
                                </a:lnTo>
                                <a:lnTo>
                                  <a:pt x="0" y="8"/>
                                </a:lnTo>
                                <a:lnTo>
                                  <a:pt x="44" y="51"/>
                                </a:lnTo>
                                <a:lnTo>
                                  <a:pt x="48" y="56"/>
                                </a:lnTo>
                                <a:lnTo>
                                  <a:pt x="53" y="56"/>
                                </a:lnTo>
                                <a:lnTo>
                                  <a:pt x="58" y="51"/>
                                </a:lnTo>
                                <a:lnTo>
                                  <a:pt x="58" y="46"/>
                                </a:lnTo>
                                <a:lnTo>
                                  <a:pt x="17"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1" name="Freeform 2014"/>
                        <wps:cNvSpPr>
                          <a:spLocks/>
                        </wps:cNvSpPr>
                        <wps:spPr bwMode="auto">
                          <a:xfrm>
                            <a:off x="2371" y="8604"/>
                            <a:ext cx="55" cy="50"/>
                          </a:xfrm>
                          <a:custGeom>
                            <a:avLst/>
                            <a:gdLst>
                              <a:gd name="T0" fmla="*/ 15 w 55"/>
                              <a:gd name="T1" fmla="*/ 5 h 50"/>
                              <a:gd name="T2" fmla="*/ 10 w 55"/>
                              <a:gd name="T3" fmla="*/ 0 h 50"/>
                              <a:gd name="T4" fmla="*/ 5 w 55"/>
                              <a:gd name="T5" fmla="*/ 0 h 50"/>
                              <a:gd name="T6" fmla="*/ 0 w 55"/>
                              <a:gd name="T7" fmla="*/ 5 h 50"/>
                              <a:gd name="T8" fmla="*/ 0 w 55"/>
                              <a:gd name="T9" fmla="*/ 10 h 50"/>
                              <a:gd name="T10" fmla="*/ 41 w 55"/>
                              <a:gd name="T11" fmla="*/ 50 h 50"/>
                              <a:gd name="T12" fmla="*/ 48 w 55"/>
                              <a:gd name="T13" fmla="*/ 50 h 50"/>
                              <a:gd name="T14" fmla="*/ 53 w 55"/>
                              <a:gd name="T15" fmla="*/ 45 h 50"/>
                              <a:gd name="T16" fmla="*/ 55 w 55"/>
                              <a:gd name="T17" fmla="*/ 45 h 50"/>
                              <a:gd name="T18" fmla="*/ 15 w 55"/>
                              <a:gd name="T19" fmla="*/ 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 h="50">
                                <a:moveTo>
                                  <a:pt x="15" y="5"/>
                                </a:moveTo>
                                <a:lnTo>
                                  <a:pt x="10" y="0"/>
                                </a:lnTo>
                                <a:lnTo>
                                  <a:pt x="5" y="0"/>
                                </a:lnTo>
                                <a:lnTo>
                                  <a:pt x="0" y="5"/>
                                </a:lnTo>
                                <a:lnTo>
                                  <a:pt x="0" y="10"/>
                                </a:lnTo>
                                <a:lnTo>
                                  <a:pt x="41" y="50"/>
                                </a:lnTo>
                                <a:lnTo>
                                  <a:pt x="48" y="50"/>
                                </a:lnTo>
                                <a:lnTo>
                                  <a:pt x="53" y="45"/>
                                </a:lnTo>
                                <a:lnTo>
                                  <a:pt x="55" y="45"/>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2" name="Freeform 2015"/>
                        <wps:cNvSpPr>
                          <a:spLocks/>
                        </wps:cNvSpPr>
                        <wps:spPr bwMode="auto">
                          <a:xfrm>
                            <a:off x="2443" y="8673"/>
                            <a:ext cx="51" cy="53"/>
                          </a:xfrm>
                          <a:custGeom>
                            <a:avLst/>
                            <a:gdLst>
                              <a:gd name="T0" fmla="*/ 12 w 51"/>
                              <a:gd name="T1" fmla="*/ 5 h 53"/>
                              <a:gd name="T2" fmla="*/ 7 w 51"/>
                              <a:gd name="T3" fmla="*/ 0 h 53"/>
                              <a:gd name="T4" fmla="*/ 3 w 51"/>
                              <a:gd name="T5" fmla="*/ 0 h 53"/>
                              <a:gd name="T6" fmla="*/ 0 w 51"/>
                              <a:gd name="T7" fmla="*/ 5 h 53"/>
                              <a:gd name="T8" fmla="*/ 0 w 51"/>
                              <a:gd name="T9" fmla="*/ 10 h 53"/>
                              <a:gd name="T10" fmla="*/ 36 w 51"/>
                              <a:gd name="T11" fmla="*/ 48 h 53"/>
                              <a:gd name="T12" fmla="*/ 41 w 51"/>
                              <a:gd name="T13" fmla="*/ 53 h 53"/>
                              <a:gd name="T14" fmla="*/ 46 w 51"/>
                              <a:gd name="T15" fmla="*/ 53 h 53"/>
                              <a:gd name="T16" fmla="*/ 51 w 51"/>
                              <a:gd name="T17" fmla="*/ 48 h 53"/>
                              <a:gd name="T18" fmla="*/ 51 w 51"/>
                              <a:gd name="T19" fmla="*/ 44 h 53"/>
                              <a:gd name="T20" fmla="*/ 12 w 51"/>
                              <a:gd name="T21" fmla="*/ 5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3">
                                <a:moveTo>
                                  <a:pt x="12" y="5"/>
                                </a:moveTo>
                                <a:lnTo>
                                  <a:pt x="7" y="0"/>
                                </a:lnTo>
                                <a:lnTo>
                                  <a:pt x="3" y="0"/>
                                </a:lnTo>
                                <a:lnTo>
                                  <a:pt x="0" y="5"/>
                                </a:lnTo>
                                <a:lnTo>
                                  <a:pt x="0" y="10"/>
                                </a:lnTo>
                                <a:lnTo>
                                  <a:pt x="36" y="48"/>
                                </a:lnTo>
                                <a:lnTo>
                                  <a:pt x="41" y="53"/>
                                </a:lnTo>
                                <a:lnTo>
                                  <a:pt x="46" y="53"/>
                                </a:lnTo>
                                <a:lnTo>
                                  <a:pt x="51" y="48"/>
                                </a:lnTo>
                                <a:lnTo>
                                  <a:pt x="51" y="44"/>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3" name="Freeform 2016"/>
                        <wps:cNvSpPr>
                          <a:spLocks/>
                        </wps:cNvSpPr>
                        <wps:spPr bwMode="auto">
                          <a:xfrm>
                            <a:off x="2513" y="8745"/>
                            <a:ext cx="50" cy="51"/>
                          </a:xfrm>
                          <a:custGeom>
                            <a:avLst/>
                            <a:gdLst>
                              <a:gd name="T0" fmla="*/ 14 w 50"/>
                              <a:gd name="T1" fmla="*/ 5 h 51"/>
                              <a:gd name="T2" fmla="*/ 9 w 50"/>
                              <a:gd name="T3" fmla="*/ 0 h 51"/>
                              <a:gd name="T4" fmla="*/ 5 w 50"/>
                              <a:gd name="T5" fmla="*/ 0 h 51"/>
                              <a:gd name="T6" fmla="*/ 0 w 50"/>
                              <a:gd name="T7" fmla="*/ 5 h 51"/>
                              <a:gd name="T8" fmla="*/ 0 w 50"/>
                              <a:gd name="T9" fmla="*/ 10 h 51"/>
                              <a:gd name="T10" fmla="*/ 38 w 50"/>
                              <a:gd name="T11" fmla="*/ 46 h 51"/>
                              <a:gd name="T12" fmla="*/ 43 w 50"/>
                              <a:gd name="T13" fmla="*/ 51 h 51"/>
                              <a:gd name="T14" fmla="*/ 45 w 50"/>
                              <a:gd name="T15" fmla="*/ 51 h 51"/>
                              <a:gd name="T16" fmla="*/ 50 w 50"/>
                              <a:gd name="T17" fmla="*/ 46 h 51"/>
                              <a:gd name="T18" fmla="*/ 50 w 50"/>
                              <a:gd name="T19" fmla="*/ 41 h 51"/>
                              <a:gd name="T20" fmla="*/ 14 w 50"/>
                              <a:gd name="T21" fmla="*/ 5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0" h="51">
                                <a:moveTo>
                                  <a:pt x="14" y="5"/>
                                </a:moveTo>
                                <a:lnTo>
                                  <a:pt x="9" y="0"/>
                                </a:lnTo>
                                <a:lnTo>
                                  <a:pt x="5" y="0"/>
                                </a:lnTo>
                                <a:lnTo>
                                  <a:pt x="0" y="5"/>
                                </a:lnTo>
                                <a:lnTo>
                                  <a:pt x="0" y="10"/>
                                </a:lnTo>
                                <a:lnTo>
                                  <a:pt x="38" y="46"/>
                                </a:lnTo>
                                <a:lnTo>
                                  <a:pt x="43" y="51"/>
                                </a:lnTo>
                                <a:lnTo>
                                  <a:pt x="45" y="51"/>
                                </a:lnTo>
                                <a:lnTo>
                                  <a:pt x="50" y="46"/>
                                </a:lnTo>
                                <a:lnTo>
                                  <a:pt x="50" y="41"/>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4" name="Freeform 2017"/>
                        <wps:cNvSpPr>
                          <a:spLocks/>
                        </wps:cNvSpPr>
                        <wps:spPr bwMode="auto">
                          <a:xfrm>
                            <a:off x="2582" y="8815"/>
                            <a:ext cx="53" cy="52"/>
                          </a:xfrm>
                          <a:custGeom>
                            <a:avLst/>
                            <a:gdLst>
                              <a:gd name="T0" fmla="*/ 15 w 53"/>
                              <a:gd name="T1" fmla="*/ 5 h 52"/>
                              <a:gd name="T2" fmla="*/ 10 w 53"/>
                              <a:gd name="T3" fmla="*/ 0 h 52"/>
                              <a:gd name="T4" fmla="*/ 5 w 53"/>
                              <a:gd name="T5" fmla="*/ 0 h 52"/>
                              <a:gd name="T6" fmla="*/ 0 w 53"/>
                              <a:gd name="T7" fmla="*/ 5 h 52"/>
                              <a:gd name="T8" fmla="*/ 0 w 53"/>
                              <a:gd name="T9" fmla="*/ 9 h 52"/>
                              <a:gd name="T10" fmla="*/ 39 w 53"/>
                              <a:gd name="T11" fmla="*/ 48 h 52"/>
                              <a:gd name="T12" fmla="*/ 43 w 53"/>
                              <a:gd name="T13" fmla="*/ 52 h 52"/>
                              <a:gd name="T14" fmla="*/ 48 w 53"/>
                              <a:gd name="T15" fmla="*/ 52 h 52"/>
                              <a:gd name="T16" fmla="*/ 53 w 53"/>
                              <a:gd name="T17" fmla="*/ 48 h 52"/>
                              <a:gd name="T18" fmla="*/ 53 w 53"/>
                              <a:gd name="T19" fmla="*/ 43 h 52"/>
                              <a:gd name="T20" fmla="*/ 15 w 53"/>
                              <a:gd name="T21" fmla="*/ 5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2">
                                <a:moveTo>
                                  <a:pt x="15" y="5"/>
                                </a:moveTo>
                                <a:lnTo>
                                  <a:pt x="10" y="0"/>
                                </a:lnTo>
                                <a:lnTo>
                                  <a:pt x="5" y="0"/>
                                </a:lnTo>
                                <a:lnTo>
                                  <a:pt x="0" y="5"/>
                                </a:lnTo>
                                <a:lnTo>
                                  <a:pt x="0" y="9"/>
                                </a:lnTo>
                                <a:lnTo>
                                  <a:pt x="39" y="48"/>
                                </a:lnTo>
                                <a:lnTo>
                                  <a:pt x="43" y="52"/>
                                </a:lnTo>
                                <a:lnTo>
                                  <a:pt x="48" y="52"/>
                                </a:lnTo>
                                <a:lnTo>
                                  <a:pt x="53" y="48"/>
                                </a:lnTo>
                                <a:lnTo>
                                  <a:pt x="53" y="43"/>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5" name="Freeform 2018"/>
                        <wps:cNvSpPr>
                          <a:spLocks/>
                        </wps:cNvSpPr>
                        <wps:spPr bwMode="auto">
                          <a:xfrm>
                            <a:off x="2649" y="8882"/>
                            <a:ext cx="55" cy="55"/>
                          </a:xfrm>
                          <a:custGeom>
                            <a:avLst/>
                            <a:gdLst>
                              <a:gd name="T0" fmla="*/ 15 w 55"/>
                              <a:gd name="T1" fmla="*/ 5 h 55"/>
                              <a:gd name="T2" fmla="*/ 10 w 55"/>
                              <a:gd name="T3" fmla="*/ 0 h 55"/>
                              <a:gd name="T4" fmla="*/ 3 w 55"/>
                              <a:gd name="T5" fmla="*/ 0 h 55"/>
                              <a:gd name="T6" fmla="*/ 0 w 55"/>
                              <a:gd name="T7" fmla="*/ 5 h 55"/>
                              <a:gd name="T8" fmla="*/ 0 w 55"/>
                              <a:gd name="T9" fmla="*/ 9 h 55"/>
                              <a:gd name="T10" fmla="*/ 41 w 55"/>
                              <a:gd name="T11" fmla="*/ 50 h 55"/>
                              <a:gd name="T12" fmla="*/ 46 w 55"/>
                              <a:gd name="T13" fmla="*/ 55 h 55"/>
                              <a:gd name="T14" fmla="*/ 51 w 55"/>
                              <a:gd name="T15" fmla="*/ 55 h 55"/>
                              <a:gd name="T16" fmla="*/ 55 w 55"/>
                              <a:gd name="T17" fmla="*/ 50 h 55"/>
                              <a:gd name="T18" fmla="*/ 55 w 55"/>
                              <a:gd name="T19" fmla="*/ 45 h 55"/>
                              <a:gd name="T20" fmla="*/ 15 w 55"/>
                              <a:gd name="T21" fmla="*/ 5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 h="55">
                                <a:moveTo>
                                  <a:pt x="15" y="5"/>
                                </a:moveTo>
                                <a:lnTo>
                                  <a:pt x="10" y="0"/>
                                </a:lnTo>
                                <a:lnTo>
                                  <a:pt x="3" y="0"/>
                                </a:lnTo>
                                <a:lnTo>
                                  <a:pt x="0" y="5"/>
                                </a:lnTo>
                                <a:lnTo>
                                  <a:pt x="0" y="9"/>
                                </a:lnTo>
                                <a:lnTo>
                                  <a:pt x="41" y="50"/>
                                </a:lnTo>
                                <a:lnTo>
                                  <a:pt x="46" y="55"/>
                                </a:lnTo>
                                <a:lnTo>
                                  <a:pt x="51" y="55"/>
                                </a:lnTo>
                                <a:lnTo>
                                  <a:pt x="55" y="50"/>
                                </a:lnTo>
                                <a:lnTo>
                                  <a:pt x="55" y="45"/>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6" name="Freeform 2019"/>
                        <wps:cNvSpPr>
                          <a:spLocks/>
                        </wps:cNvSpPr>
                        <wps:spPr bwMode="auto">
                          <a:xfrm>
                            <a:off x="2719" y="8951"/>
                            <a:ext cx="24" cy="20"/>
                          </a:xfrm>
                          <a:custGeom>
                            <a:avLst/>
                            <a:gdLst>
                              <a:gd name="T0" fmla="*/ 14 w 24"/>
                              <a:gd name="T1" fmla="*/ 5 h 20"/>
                              <a:gd name="T2" fmla="*/ 9 w 24"/>
                              <a:gd name="T3" fmla="*/ 0 h 20"/>
                              <a:gd name="T4" fmla="*/ 5 w 24"/>
                              <a:gd name="T5" fmla="*/ 0 h 20"/>
                              <a:gd name="T6" fmla="*/ 0 w 24"/>
                              <a:gd name="T7" fmla="*/ 5 h 20"/>
                              <a:gd name="T8" fmla="*/ 0 w 24"/>
                              <a:gd name="T9" fmla="*/ 10 h 20"/>
                              <a:gd name="T10" fmla="*/ 9 w 24"/>
                              <a:gd name="T11" fmla="*/ 20 h 20"/>
                              <a:gd name="T12" fmla="*/ 14 w 24"/>
                              <a:gd name="T13" fmla="*/ 20 h 20"/>
                              <a:gd name="T14" fmla="*/ 19 w 24"/>
                              <a:gd name="T15" fmla="*/ 15 h 20"/>
                              <a:gd name="T16" fmla="*/ 24 w 24"/>
                              <a:gd name="T17" fmla="*/ 15 h 20"/>
                              <a:gd name="T18" fmla="*/ 14 w 24"/>
                              <a:gd name="T19" fmla="*/ 5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0">
                                <a:moveTo>
                                  <a:pt x="14" y="5"/>
                                </a:moveTo>
                                <a:lnTo>
                                  <a:pt x="9" y="0"/>
                                </a:lnTo>
                                <a:lnTo>
                                  <a:pt x="5" y="0"/>
                                </a:lnTo>
                                <a:lnTo>
                                  <a:pt x="0" y="5"/>
                                </a:lnTo>
                                <a:lnTo>
                                  <a:pt x="0" y="10"/>
                                </a:lnTo>
                                <a:lnTo>
                                  <a:pt x="9" y="20"/>
                                </a:lnTo>
                                <a:lnTo>
                                  <a:pt x="14" y="20"/>
                                </a:lnTo>
                                <a:lnTo>
                                  <a:pt x="19" y="15"/>
                                </a:lnTo>
                                <a:lnTo>
                                  <a:pt x="24" y="15"/>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7" name="Freeform 2020"/>
                        <wps:cNvSpPr>
                          <a:spLocks/>
                        </wps:cNvSpPr>
                        <wps:spPr bwMode="auto">
                          <a:xfrm>
                            <a:off x="4114" y="8000"/>
                            <a:ext cx="38" cy="67"/>
                          </a:xfrm>
                          <a:custGeom>
                            <a:avLst/>
                            <a:gdLst>
                              <a:gd name="T0" fmla="*/ 38 w 38"/>
                              <a:gd name="T1" fmla="*/ 12 h 67"/>
                              <a:gd name="T2" fmla="*/ 33 w 38"/>
                              <a:gd name="T3" fmla="*/ 7 h 67"/>
                              <a:gd name="T4" fmla="*/ 28 w 38"/>
                              <a:gd name="T5" fmla="*/ 0 h 67"/>
                              <a:gd name="T6" fmla="*/ 24 w 38"/>
                              <a:gd name="T7" fmla="*/ 7 h 67"/>
                              <a:gd name="T8" fmla="*/ 0 w 38"/>
                              <a:gd name="T9" fmla="*/ 58 h 67"/>
                              <a:gd name="T10" fmla="*/ 0 w 38"/>
                              <a:gd name="T11" fmla="*/ 62 h 67"/>
                              <a:gd name="T12" fmla="*/ 7 w 38"/>
                              <a:gd name="T13" fmla="*/ 67 h 67"/>
                              <a:gd name="T14" fmla="*/ 9 w 38"/>
                              <a:gd name="T15" fmla="*/ 67 h 67"/>
                              <a:gd name="T16" fmla="*/ 14 w 38"/>
                              <a:gd name="T17" fmla="*/ 62 h 67"/>
                              <a:gd name="T18" fmla="*/ 38 w 38"/>
                              <a:gd name="T19" fmla="*/ 12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8" h="67">
                                <a:moveTo>
                                  <a:pt x="38" y="12"/>
                                </a:moveTo>
                                <a:lnTo>
                                  <a:pt x="33" y="7"/>
                                </a:lnTo>
                                <a:lnTo>
                                  <a:pt x="28" y="0"/>
                                </a:lnTo>
                                <a:lnTo>
                                  <a:pt x="24" y="7"/>
                                </a:lnTo>
                                <a:lnTo>
                                  <a:pt x="0" y="58"/>
                                </a:lnTo>
                                <a:lnTo>
                                  <a:pt x="0" y="62"/>
                                </a:lnTo>
                                <a:lnTo>
                                  <a:pt x="7" y="67"/>
                                </a:lnTo>
                                <a:lnTo>
                                  <a:pt x="9" y="67"/>
                                </a:lnTo>
                                <a:lnTo>
                                  <a:pt x="14" y="62"/>
                                </a:lnTo>
                                <a:lnTo>
                                  <a:pt x="38"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8" name="Freeform 2021"/>
                        <wps:cNvSpPr>
                          <a:spLocks/>
                        </wps:cNvSpPr>
                        <wps:spPr bwMode="auto">
                          <a:xfrm>
                            <a:off x="4078" y="8091"/>
                            <a:ext cx="36" cy="65"/>
                          </a:xfrm>
                          <a:custGeom>
                            <a:avLst/>
                            <a:gdLst>
                              <a:gd name="T0" fmla="*/ 36 w 36"/>
                              <a:gd name="T1" fmla="*/ 10 h 65"/>
                              <a:gd name="T2" fmla="*/ 36 w 36"/>
                              <a:gd name="T3" fmla="*/ 5 h 65"/>
                              <a:gd name="T4" fmla="*/ 31 w 36"/>
                              <a:gd name="T5" fmla="*/ 0 h 65"/>
                              <a:gd name="T6" fmla="*/ 28 w 36"/>
                              <a:gd name="T7" fmla="*/ 0 h 65"/>
                              <a:gd name="T8" fmla="*/ 24 w 36"/>
                              <a:gd name="T9" fmla="*/ 5 h 65"/>
                              <a:gd name="T10" fmla="*/ 0 w 36"/>
                              <a:gd name="T11" fmla="*/ 55 h 65"/>
                              <a:gd name="T12" fmla="*/ 0 w 36"/>
                              <a:gd name="T13" fmla="*/ 60 h 65"/>
                              <a:gd name="T14" fmla="*/ 5 w 36"/>
                              <a:gd name="T15" fmla="*/ 65 h 65"/>
                              <a:gd name="T16" fmla="*/ 9 w 36"/>
                              <a:gd name="T17" fmla="*/ 65 h 65"/>
                              <a:gd name="T18" fmla="*/ 12 w 36"/>
                              <a:gd name="T19" fmla="*/ 60 h 65"/>
                              <a:gd name="T20" fmla="*/ 36 w 36"/>
                              <a:gd name="T21" fmla="*/ 1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6" h="65">
                                <a:moveTo>
                                  <a:pt x="36" y="10"/>
                                </a:moveTo>
                                <a:lnTo>
                                  <a:pt x="36" y="5"/>
                                </a:lnTo>
                                <a:lnTo>
                                  <a:pt x="31" y="0"/>
                                </a:lnTo>
                                <a:lnTo>
                                  <a:pt x="28" y="0"/>
                                </a:lnTo>
                                <a:lnTo>
                                  <a:pt x="24" y="5"/>
                                </a:lnTo>
                                <a:lnTo>
                                  <a:pt x="0" y="55"/>
                                </a:lnTo>
                                <a:lnTo>
                                  <a:pt x="0" y="60"/>
                                </a:lnTo>
                                <a:lnTo>
                                  <a:pt x="5" y="65"/>
                                </a:lnTo>
                                <a:lnTo>
                                  <a:pt x="9" y="65"/>
                                </a:lnTo>
                                <a:lnTo>
                                  <a:pt x="12" y="60"/>
                                </a:lnTo>
                                <a:lnTo>
                                  <a:pt x="36"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9" name="Freeform 2022"/>
                        <wps:cNvSpPr>
                          <a:spLocks/>
                        </wps:cNvSpPr>
                        <wps:spPr bwMode="auto">
                          <a:xfrm>
                            <a:off x="4039" y="8180"/>
                            <a:ext cx="39" cy="72"/>
                          </a:xfrm>
                          <a:custGeom>
                            <a:avLst/>
                            <a:gdLst>
                              <a:gd name="T0" fmla="*/ 39 w 39"/>
                              <a:gd name="T1" fmla="*/ 9 h 72"/>
                              <a:gd name="T2" fmla="*/ 39 w 39"/>
                              <a:gd name="T3" fmla="*/ 5 h 72"/>
                              <a:gd name="T4" fmla="*/ 34 w 39"/>
                              <a:gd name="T5" fmla="*/ 0 h 72"/>
                              <a:gd name="T6" fmla="*/ 29 w 39"/>
                              <a:gd name="T7" fmla="*/ 0 h 72"/>
                              <a:gd name="T8" fmla="*/ 24 w 39"/>
                              <a:gd name="T9" fmla="*/ 5 h 72"/>
                              <a:gd name="T10" fmla="*/ 0 w 39"/>
                              <a:gd name="T11" fmla="*/ 60 h 72"/>
                              <a:gd name="T12" fmla="*/ 0 w 39"/>
                              <a:gd name="T13" fmla="*/ 67 h 72"/>
                              <a:gd name="T14" fmla="*/ 5 w 39"/>
                              <a:gd name="T15" fmla="*/ 72 h 72"/>
                              <a:gd name="T16" fmla="*/ 10 w 39"/>
                              <a:gd name="T17" fmla="*/ 72 h 72"/>
                              <a:gd name="T18" fmla="*/ 15 w 39"/>
                              <a:gd name="T19" fmla="*/ 67 h 72"/>
                              <a:gd name="T20" fmla="*/ 39 w 39"/>
                              <a:gd name="T21" fmla="*/ 9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 h="72">
                                <a:moveTo>
                                  <a:pt x="39" y="9"/>
                                </a:moveTo>
                                <a:lnTo>
                                  <a:pt x="39" y="5"/>
                                </a:lnTo>
                                <a:lnTo>
                                  <a:pt x="34" y="0"/>
                                </a:lnTo>
                                <a:lnTo>
                                  <a:pt x="29" y="0"/>
                                </a:lnTo>
                                <a:lnTo>
                                  <a:pt x="24" y="5"/>
                                </a:lnTo>
                                <a:lnTo>
                                  <a:pt x="0" y="60"/>
                                </a:lnTo>
                                <a:lnTo>
                                  <a:pt x="0" y="67"/>
                                </a:lnTo>
                                <a:lnTo>
                                  <a:pt x="5" y="72"/>
                                </a:lnTo>
                                <a:lnTo>
                                  <a:pt x="10" y="72"/>
                                </a:lnTo>
                                <a:lnTo>
                                  <a:pt x="15" y="67"/>
                                </a:lnTo>
                                <a:lnTo>
                                  <a:pt x="3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0" name="Freeform 2023"/>
                        <wps:cNvSpPr>
                          <a:spLocks/>
                        </wps:cNvSpPr>
                        <wps:spPr bwMode="auto">
                          <a:xfrm>
                            <a:off x="4006" y="8273"/>
                            <a:ext cx="33" cy="67"/>
                          </a:xfrm>
                          <a:custGeom>
                            <a:avLst/>
                            <a:gdLst>
                              <a:gd name="T0" fmla="*/ 33 w 33"/>
                              <a:gd name="T1" fmla="*/ 10 h 67"/>
                              <a:gd name="T2" fmla="*/ 33 w 33"/>
                              <a:gd name="T3" fmla="*/ 5 h 67"/>
                              <a:gd name="T4" fmla="*/ 29 w 33"/>
                              <a:gd name="T5" fmla="*/ 0 h 67"/>
                              <a:gd name="T6" fmla="*/ 24 w 33"/>
                              <a:gd name="T7" fmla="*/ 0 h 67"/>
                              <a:gd name="T8" fmla="*/ 19 w 33"/>
                              <a:gd name="T9" fmla="*/ 5 h 67"/>
                              <a:gd name="T10" fmla="*/ 0 w 33"/>
                              <a:gd name="T11" fmla="*/ 58 h 67"/>
                              <a:gd name="T12" fmla="*/ 0 w 33"/>
                              <a:gd name="T13" fmla="*/ 63 h 67"/>
                              <a:gd name="T14" fmla="*/ 5 w 33"/>
                              <a:gd name="T15" fmla="*/ 67 h 67"/>
                              <a:gd name="T16" fmla="*/ 9 w 33"/>
                              <a:gd name="T17" fmla="*/ 67 h 67"/>
                              <a:gd name="T18" fmla="*/ 14 w 33"/>
                              <a:gd name="T19" fmla="*/ 63 h 67"/>
                              <a:gd name="T20" fmla="*/ 33 w 33"/>
                              <a:gd name="T21" fmla="*/ 1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67">
                                <a:moveTo>
                                  <a:pt x="33" y="10"/>
                                </a:moveTo>
                                <a:lnTo>
                                  <a:pt x="33" y="5"/>
                                </a:lnTo>
                                <a:lnTo>
                                  <a:pt x="29" y="0"/>
                                </a:lnTo>
                                <a:lnTo>
                                  <a:pt x="24" y="0"/>
                                </a:lnTo>
                                <a:lnTo>
                                  <a:pt x="19" y="5"/>
                                </a:lnTo>
                                <a:lnTo>
                                  <a:pt x="0" y="58"/>
                                </a:lnTo>
                                <a:lnTo>
                                  <a:pt x="0" y="63"/>
                                </a:lnTo>
                                <a:lnTo>
                                  <a:pt x="5" y="67"/>
                                </a:lnTo>
                                <a:lnTo>
                                  <a:pt x="9" y="67"/>
                                </a:lnTo>
                                <a:lnTo>
                                  <a:pt x="14" y="63"/>
                                </a:lnTo>
                                <a:lnTo>
                                  <a:pt x="33"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 name="Freeform 2024"/>
                        <wps:cNvSpPr>
                          <a:spLocks/>
                        </wps:cNvSpPr>
                        <wps:spPr bwMode="auto">
                          <a:xfrm>
                            <a:off x="3970" y="8364"/>
                            <a:ext cx="31" cy="70"/>
                          </a:xfrm>
                          <a:custGeom>
                            <a:avLst/>
                            <a:gdLst>
                              <a:gd name="T0" fmla="*/ 31 w 31"/>
                              <a:gd name="T1" fmla="*/ 8 h 70"/>
                              <a:gd name="T2" fmla="*/ 31 w 31"/>
                              <a:gd name="T3" fmla="*/ 5 h 70"/>
                              <a:gd name="T4" fmla="*/ 26 w 31"/>
                              <a:gd name="T5" fmla="*/ 0 h 70"/>
                              <a:gd name="T6" fmla="*/ 24 w 31"/>
                              <a:gd name="T7" fmla="*/ 0 h 70"/>
                              <a:gd name="T8" fmla="*/ 19 w 31"/>
                              <a:gd name="T9" fmla="*/ 5 h 70"/>
                              <a:gd name="T10" fmla="*/ 0 w 31"/>
                              <a:gd name="T11" fmla="*/ 60 h 70"/>
                              <a:gd name="T12" fmla="*/ 0 w 31"/>
                              <a:gd name="T13" fmla="*/ 65 h 70"/>
                              <a:gd name="T14" fmla="*/ 5 w 31"/>
                              <a:gd name="T15" fmla="*/ 70 h 70"/>
                              <a:gd name="T16" fmla="*/ 9 w 31"/>
                              <a:gd name="T17" fmla="*/ 70 h 70"/>
                              <a:gd name="T18" fmla="*/ 12 w 31"/>
                              <a:gd name="T19" fmla="*/ 65 h 70"/>
                              <a:gd name="T20" fmla="*/ 31 w 31"/>
                              <a:gd name="T21" fmla="*/ 8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70">
                                <a:moveTo>
                                  <a:pt x="31" y="8"/>
                                </a:moveTo>
                                <a:lnTo>
                                  <a:pt x="31" y="5"/>
                                </a:lnTo>
                                <a:lnTo>
                                  <a:pt x="26" y="0"/>
                                </a:lnTo>
                                <a:lnTo>
                                  <a:pt x="24" y="0"/>
                                </a:lnTo>
                                <a:lnTo>
                                  <a:pt x="19" y="5"/>
                                </a:lnTo>
                                <a:lnTo>
                                  <a:pt x="0" y="60"/>
                                </a:lnTo>
                                <a:lnTo>
                                  <a:pt x="0" y="65"/>
                                </a:lnTo>
                                <a:lnTo>
                                  <a:pt x="5" y="70"/>
                                </a:lnTo>
                                <a:lnTo>
                                  <a:pt x="9" y="70"/>
                                </a:lnTo>
                                <a:lnTo>
                                  <a:pt x="12" y="65"/>
                                </a:lnTo>
                                <a:lnTo>
                                  <a:pt x="3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2" name="Freeform 2025"/>
                        <wps:cNvSpPr>
                          <a:spLocks/>
                        </wps:cNvSpPr>
                        <wps:spPr bwMode="auto">
                          <a:xfrm>
                            <a:off x="3932" y="8458"/>
                            <a:ext cx="38" cy="64"/>
                          </a:xfrm>
                          <a:custGeom>
                            <a:avLst/>
                            <a:gdLst>
                              <a:gd name="T0" fmla="*/ 38 w 38"/>
                              <a:gd name="T1" fmla="*/ 9 h 64"/>
                              <a:gd name="T2" fmla="*/ 38 w 38"/>
                              <a:gd name="T3" fmla="*/ 5 h 64"/>
                              <a:gd name="T4" fmla="*/ 33 w 38"/>
                              <a:gd name="T5" fmla="*/ 0 h 64"/>
                              <a:gd name="T6" fmla="*/ 28 w 38"/>
                              <a:gd name="T7" fmla="*/ 0 h 64"/>
                              <a:gd name="T8" fmla="*/ 24 w 38"/>
                              <a:gd name="T9" fmla="*/ 5 h 64"/>
                              <a:gd name="T10" fmla="*/ 0 w 38"/>
                              <a:gd name="T11" fmla="*/ 57 h 64"/>
                              <a:gd name="T12" fmla="*/ 0 w 38"/>
                              <a:gd name="T13" fmla="*/ 60 h 64"/>
                              <a:gd name="T14" fmla="*/ 4 w 38"/>
                              <a:gd name="T15" fmla="*/ 64 h 64"/>
                              <a:gd name="T16" fmla="*/ 9 w 38"/>
                              <a:gd name="T17" fmla="*/ 64 h 64"/>
                              <a:gd name="T18" fmla="*/ 14 w 38"/>
                              <a:gd name="T19" fmla="*/ 60 h 64"/>
                              <a:gd name="T20" fmla="*/ 38 w 38"/>
                              <a:gd name="T21"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8" h="64">
                                <a:moveTo>
                                  <a:pt x="38" y="9"/>
                                </a:moveTo>
                                <a:lnTo>
                                  <a:pt x="38" y="5"/>
                                </a:lnTo>
                                <a:lnTo>
                                  <a:pt x="33" y="0"/>
                                </a:lnTo>
                                <a:lnTo>
                                  <a:pt x="28" y="0"/>
                                </a:lnTo>
                                <a:lnTo>
                                  <a:pt x="24" y="5"/>
                                </a:lnTo>
                                <a:lnTo>
                                  <a:pt x="0" y="57"/>
                                </a:lnTo>
                                <a:lnTo>
                                  <a:pt x="0" y="60"/>
                                </a:lnTo>
                                <a:lnTo>
                                  <a:pt x="4" y="64"/>
                                </a:lnTo>
                                <a:lnTo>
                                  <a:pt x="9" y="64"/>
                                </a:lnTo>
                                <a:lnTo>
                                  <a:pt x="14" y="60"/>
                                </a:lnTo>
                                <a:lnTo>
                                  <a:pt x="3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3" name="Freeform 2026"/>
                        <wps:cNvSpPr>
                          <a:spLocks/>
                        </wps:cNvSpPr>
                        <wps:spPr bwMode="auto">
                          <a:xfrm>
                            <a:off x="3893" y="8546"/>
                            <a:ext cx="39" cy="72"/>
                          </a:xfrm>
                          <a:custGeom>
                            <a:avLst/>
                            <a:gdLst>
                              <a:gd name="T0" fmla="*/ 39 w 39"/>
                              <a:gd name="T1" fmla="*/ 10 h 72"/>
                              <a:gd name="T2" fmla="*/ 39 w 39"/>
                              <a:gd name="T3" fmla="*/ 5 h 72"/>
                              <a:gd name="T4" fmla="*/ 34 w 39"/>
                              <a:gd name="T5" fmla="*/ 0 h 72"/>
                              <a:gd name="T6" fmla="*/ 29 w 39"/>
                              <a:gd name="T7" fmla="*/ 0 h 72"/>
                              <a:gd name="T8" fmla="*/ 24 w 39"/>
                              <a:gd name="T9" fmla="*/ 5 h 72"/>
                              <a:gd name="T10" fmla="*/ 0 w 39"/>
                              <a:gd name="T11" fmla="*/ 63 h 72"/>
                              <a:gd name="T12" fmla="*/ 0 w 39"/>
                              <a:gd name="T13" fmla="*/ 68 h 72"/>
                              <a:gd name="T14" fmla="*/ 5 w 39"/>
                              <a:gd name="T15" fmla="*/ 72 h 72"/>
                              <a:gd name="T16" fmla="*/ 10 w 39"/>
                              <a:gd name="T17" fmla="*/ 72 h 72"/>
                              <a:gd name="T18" fmla="*/ 15 w 39"/>
                              <a:gd name="T19" fmla="*/ 68 h 72"/>
                              <a:gd name="T20" fmla="*/ 39 w 39"/>
                              <a:gd name="T21" fmla="*/ 1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 h="72">
                                <a:moveTo>
                                  <a:pt x="39" y="10"/>
                                </a:moveTo>
                                <a:lnTo>
                                  <a:pt x="39" y="5"/>
                                </a:lnTo>
                                <a:lnTo>
                                  <a:pt x="34" y="0"/>
                                </a:lnTo>
                                <a:lnTo>
                                  <a:pt x="29" y="0"/>
                                </a:lnTo>
                                <a:lnTo>
                                  <a:pt x="24" y="5"/>
                                </a:lnTo>
                                <a:lnTo>
                                  <a:pt x="0" y="63"/>
                                </a:lnTo>
                                <a:lnTo>
                                  <a:pt x="0" y="68"/>
                                </a:lnTo>
                                <a:lnTo>
                                  <a:pt x="5" y="72"/>
                                </a:lnTo>
                                <a:lnTo>
                                  <a:pt x="10" y="72"/>
                                </a:lnTo>
                                <a:lnTo>
                                  <a:pt x="15" y="68"/>
                                </a:lnTo>
                                <a:lnTo>
                                  <a:pt x="3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4" name="Freeform 2027"/>
                        <wps:cNvSpPr>
                          <a:spLocks/>
                        </wps:cNvSpPr>
                        <wps:spPr bwMode="auto">
                          <a:xfrm>
                            <a:off x="3857" y="8642"/>
                            <a:ext cx="36" cy="65"/>
                          </a:xfrm>
                          <a:custGeom>
                            <a:avLst/>
                            <a:gdLst>
                              <a:gd name="T0" fmla="*/ 36 w 36"/>
                              <a:gd name="T1" fmla="*/ 7 h 65"/>
                              <a:gd name="T2" fmla="*/ 36 w 36"/>
                              <a:gd name="T3" fmla="*/ 5 h 65"/>
                              <a:gd name="T4" fmla="*/ 31 w 36"/>
                              <a:gd name="T5" fmla="*/ 0 h 65"/>
                              <a:gd name="T6" fmla="*/ 27 w 36"/>
                              <a:gd name="T7" fmla="*/ 0 h 65"/>
                              <a:gd name="T8" fmla="*/ 24 w 36"/>
                              <a:gd name="T9" fmla="*/ 5 h 65"/>
                              <a:gd name="T10" fmla="*/ 0 w 36"/>
                              <a:gd name="T11" fmla="*/ 55 h 65"/>
                              <a:gd name="T12" fmla="*/ 0 w 36"/>
                              <a:gd name="T13" fmla="*/ 60 h 65"/>
                              <a:gd name="T14" fmla="*/ 5 w 36"/>
                              <a:gd name="T15" fmla="*/ 65 h 65"/>
                              <a:gd name="T16" fmla="*/ 10 w 36"/>
                              <a:gd name="T17" fmla="*/ 65 h 65"/>
                              <a:gd name="T18" fmla="*/ 12 w 36"/>
                              <a:gd name="T19" fmla="*/ 60 h 65"/>
                              <a:gd name="T20" fmla="*/ 36 w 36"/>
                              <a:gd name="T21" fmla="*/ 7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6" h="65">
                                <a:moveTo>
                                  <a:pt x="36" y="7"/>
                                </a:moveTo>
                                <a:lnTo>
                                  <a:pt x="36" y="5"/>
                                </a:lnTo>
                                <a:lnTo>
                                  <a:pt x="31" y="0"/>
                                </a:lnTo>
                                <a:lnTo>
                                  <a:pt x="27" y="0"/>
                                </a:lnTo>
                                <a:lnTo>
                                  <a:pt x="24" y="5"/>
                                </a:lnTo>
                                <a:lnTo>
                                  <a:pt x="0" y="55"/>
                                </a:lnTo>
                                <a:lnTo>
                                  <a:pt x="0" y="60"/>
                                </a:lnTo>
                                <a:lnTo>
                                  <a:pt x="5" y="65"/>
                                </a:lnTo>
                                <a:lnTo>
                                  <a:pt x="10" y="65"/>
                                </a:lnTo>
                                <a:lnTo>
                                  <a:pt x="12" y="60"/>
                                </a:lnTo>
                                <a:lnTo>
                                  <a:pt x="36"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5" name="Freeform 2028"/>
                        <wps:cNvSpPr>
                          <a:spLocks/>
                        </wps:cNvSpPr>
                        <wps:spPr bwMode="auto">
                          <a:xfrm>
                            <a:off x="4514" y="8115"/>
                            <a:ext cx="48" cy="60"/>
                          </a:xfrm>
                          <a:custGeom>
                            <a:avLst/>
                            <a:gdLst>
                              <a:gd name="T0" fmla="*/ 48 w 48"/>
                              <a:gd name="T1" fmla="*/ 10 h 60"/>
                              <a:gd name="T2" fmla="*/ 43 w 48"/>
                              <a:gd name="T3" fmla="*/ 5 h 60"/>
                              <a:gd name="T4" fmla="*/ 38 w 48"/>
                              <a:gd name="T5" fmla="*/ 0 h 60"/>
                              <a:gd name="T6" fmla="*/ 33 w 48"/>
                              <a:gd name="T7" fmla="*/ 5 h 60"/>
                              <a:gd name="T8" fmla="*/ 0 w 48"/>
                              <a:gd name="T9" fmla="*/ 50 h 60"/>
                              <a:gd name="T10" fmla="*/ 0 w 48"/>
                              <a:gd name="T11" fmla="*/ 55 h 60"/>
                              <a:gd name="T12" fmla="*/ 5 w 48"/>
                              <a:gd name="T13" fmla="*/ 60 h 60"/>
                              <a:gd name="T14" fmla="*/ 10 w 48"/>
                              <a:gd name="T15" fmla="*/ 60 h 60"/>
                              <a:gd name="T16" fmla="*/ 14 w 48"/>
                              <a:gd name="T17" fmla="*/ 55 h 60"/>
                              <a:gd name="T18" fmla="*/ 48 w 48"/>
                              <a:gd name="T19" fmla="*/ 1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60">
                                <a:moveTo>
                                  <a:pt x="48" y="10"/>
                                </a:moveTo>
                                <a:lnTo>
                                  <a:pt x="43" y="5"/>
                                </a:lnTo>
                                <a:lnTo>
                                  <a:pt x="38" y="0"/>
                                </a:lnTo>
                                <a:lnTo>
                                  <a:pt x="33" y="5"/>
                                </a:lnTo>
                                <a:lnTo>
                                  <a:pt x="0" y="50"/>
                                </a:lnTo>
                                <a:lnTo>
                                  <a:pt x="0" y="55"/>
                                </a:lnTo>
                                <a:lnTo>
                                  <a:pt x="5" y="60"/>
                                </a:lnTo>
                                <a:lnTo>
                                  <a:pt x="10" y="60"/>
                                </a:lnTo>
                                <a:lnTo>
                                  <a:pt x="14" y="55"/>
                                </a:lnTo>
                                <a:lnTo>
                                  <a:pt x="4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6" name="Freeform 2029"/>
                        <wps:cNvSpPr>
                          <a:spLocks/>
                        </wps:cNvSpPr>
                        <wps:spPr bwMode="auto">
                          <a:xfrm>
                            <a:off x="4468" y="8199"/>
                            <a:ext cx="41" cy="60"/>
                          </a:xfrm>
                          <a:custGeom>
                            <a:avLst/>
                            <a:gdLst>
                              <a:gd name="T0" fmla="*/ 41 w 41"/>
                              <a:gd name="T1" fmla="*/ 10 h 60"/>
                              <a:gd name="T2" fmla="*/ 41 w 41"/>
                              <a:gd name="T3" fmla="*/ 5 h 60"/>
                              <a:gd name="T4" fmla="*/ 36 w 41"/>
                              <a:gd name="T5" fmla="*/ 0 h 60"/>
                              <a:gd name="T6" fmla="*/ 32 w 41"/>
                              <a:gd name="T7" fmla="*/ 0 h 60"/>
                              <a:gd name="T8" fmla="*/ 27 w 41"/>
                              <a:gd name="T9" fmla="*/ 5 h 60"/>
                              <a:gd name="T10" fmla="*/ 0 w 41"/>
                              <a:gd name="T11" fmla="*/ 53 h 60"/>
                              <a:gd name="T12" fmla="*/ 0 w 41"/>
                              <a:gd name="T13" fmla="*/ 57 h 60"/>
                              <a:gd name="T14" fmla="*/ 5 w 41"/>
                              <a:gd name="T15" fmla="*/ 60 h 60"/>
                              <a:gd name="T16" fmla="*/ 8 w 41"/>
                              <a:gd name="T17" fmla="*/ 60 h 60"/>
                              <a:gd name="T18" fmla="*/ 12 w 41"/>
                              <a:gd name="T19" fmla="*/ 57 h 60"/>
                              <a:gd name="T20" fmla="*/ 41 w 41"/>
                              <a:gd name="T21" fmla="*/ 1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1" h="60">
                                <a:moveTo>
                                  <a:pt x="41" y="10"/>
                                </a:moveTo>
                                <a:lnTo>
                                  <a:pt x="41" y="5"/>
                                </a:lnTo>
                                <a:lnTo>
                                  <a:pt x="36" y="0"/>
                                </a:lnTo>
                                <a:lnTo>
                                  <a:pt x="32" y="0"/>
                                </a:lnTo>
                                <a:lnTo>
                                  <a:pt x="27" y="5"/>
                                </a:lnTo>
                                <a:lnTo>
                                  <a:pt x="0" y="53"/>
                                </a:lnTo>
                                <a:lnTo>
                                  <a:pt x="0" y="57"/>
                                </a:lnTo>
                                <a:lnTo>
                                  <a:pt x="5" y="60"/>
                                </a:lnTo>
                                <a:lnTo>
                                  <a:pt x="8" y="60"/>
                                </a:lnTo>
                                <a:lnTo>
                                  <a:pt x="12" y="57"/>
                                </a:lnTo>
                                <a:lnTo>
                                  <a:pt x="4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7" name="Freeform 2030"/>
                        <wps:cNvSpPr>
                          <a:spLocks/>
                        </wps:cNvSpPr>
                        <wps:spPr bwMode="auto">
                          <a:xfrm>
                            <a:off x="4416" y="8283"/>
                            <a:ext cx="43" cy="62"/>
                          </a:xfrm>
                          <a:custGeom>
                            <a:avLst/>
                            <a:gdLst>
                              <a:gd name="T0" fmla="*/ 43 w 43"/>
                              <a:gd name="T1" fmla="*/ 9 h 62"/>
                              <a:gd name="T2" fmla="*/ 43 w 43"/>
                              <a:gd name="T3" fmla="*/ 5 h 62"/>
                              <a:gd name="T4" fmla="*/ 38 w 43"/>
                              <a:gd name="T5" fmla="*/ 0 h 62"/>
                              <a:gd name="T6" fmla="*/ 33 w 43"/>
                              <a:gd name="T7" fmla="*/ 0 h 62"/>
                              <a:gd name="T8" fmla="*/ 28 w 43"/>
                              <a:gd name="T9" fmla="*/ 5 h 62"/>
                              <a:gd name="T10" fmla="*/ 0 w 43"/>
                              <a:gd name="T11" fmla="*/ 53 h 62"/>
                              <a:gd name="T12" fmla="*/ 0 w 43"/>
                              <a:gd name="T13" fmla="*/ 57 h 62"/>
                              <a:gd name="T14" fmla="*/ 4 w 43"/>
                              <a:gd name="T15" fmla="*/ 62 h 62"/>
                              <a:gd name="T16" fmla="*/ 9 w 43"/>
                              <a:gd name="T17" fmla="*/ 62 h 62"/>
                              <a:gd name="T18" fmla="*/ 14 w 43"/>
                              <a:gd name="T19" fmla="*/ 57 h 62"/>
                              <a:gd name="T20" fmla="*/ 43 w 43"/>
                              <a:gd name="T21" fmla="*/ 9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2">
                                <a:moveTo>
                                  <a:pt x="43" y="9"/>
                                </a:moveTo>
                                <a:lnTo>
                                  <a:pt x="43" y="5"/>
                                </a:lnTo>
                                <a:lnTo>
                                  <a:pt x="38" y="0"/>
                                </a:lnTo>
                                <a:lnTo>
                                  <a:pt x="33" y="0"/>
                                </a:lnTo>
                                <a:lnTo>
                                  <a:pt x="28" y="5"/>
                                </a:lnTo>
                                <a:lnTo>
                                  <a:pt x="0" y="53"/>
                                </a:lnTo>
                                <a:lnTo>
                                  <a:pt x="0" y="57"/>
                                </a:lnTo>
                                <a:lnTo>
                                  <a:pt x="4" y="62"/>
                                </a:lnTo>
                                <a:lnTo>
                                  <a:pt x="9" y="62"/>
                                </a:lnTo>
                                <a:lnTo>
                                  <a:pt x="14" y="57"/>
                                </a:lnTo>
                                <a:lnTo>
                                  <a:pt x="4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8" name="Freeform 2031"/>
                        <wps:cNvSpPr>
                          <a:spLocks/>
                        </wps:cNvSpPr>
                        <wps:spPr bwMode="auto">
                          <a:xfrm>
                            <a:off x="4363" y="8369"/>
                            <a:ext cx="43" cy="60"/>
                          </a:xfrm>
                          <a:custGeom>
                            <a:avLst/>
                            <a:gdLst>
                              <a:gd name="T0" fmla="*/ 43 w 43"/>
                              <a:gd name="T1" fmla="*/ 10 h 60"/>
                              <a:gd name="T2" fmla="*/ 43 w 43"/>
                              <a:gd name="T3" fmla="*/ 3 h 60"/>
                              <a:gd name="T4" fmla="*/ 38 w 43"/>
                              <a:gd name="T5" fmla="*/ 0 h 60"/>
                              <a:gd name="T6" fmla="*/ 33 w 43"/>
                              <a:gd name="T7" fmla="*/ 0 h 60"/>
                              <a:gd name="T8" fmla="*/ 29 w 43"/>
                              <a:gd name="T9" fmla="*/ 3 h 60"/>
                              <a:gd name="T10" fmla="*/ 0 w 43"/>
                              <a:gd name="T11" fmla="*/ 50 h 60"/>
                              <a:gd name="T12" fmla="*/ 0 w 43"/>
                              <a:gd name="T13" fmla="*/ 55 h 60"/>
                              <a:gd name="T14" fmla="*/ 5 w 43"/>
                              <a:gd name="T15" fmla="*/ 60 h 60"/>
                              <a:gd name="T16" fmla="*/ 10 w 43"/>
                              <a:gd name="T17" fmla="*/ 60 h 60"/>
                              <a:gd name="T18" fmla="*/ 14 w 43"/>
                              <a:gd name="T19" fmla="*/ 55 h 60"/>
                              <a:gd name="T20" fmla="*/ 43 w 43"/>
                              <a:gd name="T21" fmla="*/ 1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0">
                                <a:moveTo>
                                  <a:pt x="43" y="10"/>
                                </a:moveTo>
                                <a:lnTo>
                                  <a:pt x="43" y="3"/>
                                </a:lnTo>
                                <a:lnTo>
                                  <a:pt x="38" y="0"/>
                                </a:lnTo>
                                <a:lnTo>
                                  <a:pt x="33" y="0"/>
                                </a:lnTo>
                                <a:lnTo>
                                  <a:pt x="29" y="3"/>
                                </a:lnTo>
                                <a:lnTo>
                                  <a:pt x="0" y="50"/>
                                </a:lnTo>
                                <a:lnTo>
                                  <a:pt x="0" y="55"/>
                                </a:lnTo>
                                <a:lnTo>
                                  <a:pt x="5" y="60"/>
                                </a:lnTo>
                                <a:lnTo>
                                  <a:pt x="10" y="60"/>
                                </a:lnTo>
                                <a:lnTo>
                                  <a:pt x="14" y="55"/>
                                </a:lnTo>
                                <a:lnTo>
                                  <a:pt x="43"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9" name="Freeform 2032"/>
                        <wps:cNvSpPr>
                          <a:spLocks/>
                        </wps:cNvSpPr>
                        <wps:spPr bwMode="auto">
                          <a:xfrm>
                            <a:off x="4313" y="8453"/>
                            <a:ext cx="40" cy="62"/>
                          </a:xfrm>
                          <a:custGeom>
                            <a:avLst/>
                            <a:gdLst>
                              <a:gd name="T0" fmla="*/ 40 w 40"/>
                              <a:gd name="T1" fmla="*/ 10 h 62"/>
                              <a:gd name="T2" fmla="*/ 40 w 40"/>
                              <a:gd name="T3" fmla="*/ 5 h 62"/>
                              <a:gd name="T4" fmla="*/ 36 w 40"/>
                              <a:gd name="T5" fmla="*/ 0 h 62"/>
                              <a:gd name="T6" fmla="*/ 33 w 40"/>
                              <a:gd name="T7" fmla="*/ 0 h 62"/>
                              <a:gd name="T8" fmla="*/ 28 w 40"/>
                              <a:gd name="T9" fmla="*/ 5 h 62"/>
                              <a:gd name="T10" fmla="*/ 0 w 40"/>
                              <a:gd name="T11" fmla="*/ 50 h 62"/>
                              <a:gd name="T12" fmla="*/ 0 w 40"/>
                              <a:gd name="T13" fmla="*/ 57 h 62"/>
                              <a:gd name="T14" fmla="*/ 4 w 40"/>
                              <a:gd name="T15" fmla="*/ 62 h 62"/>
                              <a:gd name="T16" fmla="*/ 9 w 40"/>
                              <a:gd name="T17" fmla="*/ 62 h 62"/>
                              <a:gd name="T18" fmla="*/ 14 w 40"/>
                              <a:gd name="T19" fmla="*/ 57 h 62"/>
                              <a:gd name="T20" fmla="*/ 40 w 40"/>
                              <a:gd name="T21" fmla="*/ 1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62">
                                <a:moveTo>
                                  <a:pt x="40" y="10"/>
                                </a:moveTo>
                                <a:lnTo>
                                  <a:pt x="40" y="5"/>
                                </a:lnTo>
                                <a:lnTo>
                                  <a:pt x="36" y="0"/>
                                </a:lnTo>
                                <a:lnTo>
                                  <a:pt x="33" y="0"/>
                                </a:lnTo>
                                <a:lnTo>
                                  <a:pt x="28" y="5"/>
                                </a:lnTo>
                                <a:lnTo>
                                  <a:pt x="0" y="50"/>
                                </a:lnTo>
                                <a:lnTo>
                                  <a:pt x="0" y="57"/>
                                </a:lnTo>
                                <a:lnTo>
                                  <a:pt x="4" y="62"/>
                                </a:lnTo>
                                <a:lnTo>
                                  <a:pt x="9" y="62"/>
                                </a:lnTo>
                                <a:lnTo>
                                  <a:pt x="14" y="57"/>
                                </a:lnTo>
                                <a:lnTo>
                                  <a:pt x="4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0" name="Freeform 2033"/>
                        <wps:cNvSpPr>
                          <a:spLocks/>
                        </wps:cNvSpPr>
                        <wps:spPr bwMode="auto">
                          <a:xfrm>
                            <a:off x="4260" y="8537"/>
                            <a:ext cx="43" cy="62"/>
                          </a:xfrm>
                          <a:custGeom>
                            <a:avLst/>
                            <a:gdLst>
                              <a:gd name="T0" fmla="*/ 43 w 43"/>
                              <a:gd name="T1" fmla="*/ 9 h 62"/>
                              <a:gd name="T2" fmla="*/ 43 w 43"/>
                              <a:gd name="T3" fmla="*/ 5 h 62"/>
                              <a:gd name="T4" fmla="*/ 38 w 43"/>
                              <a:gd name="T5" fmla="*/ 0 h 62"/>
                              <a:gd name="T6" fmla="*/ 33 w 43"/>
                              <a:gd name="T7" fmla="*/ 0 h 62"/>
                              <a:gd name="T8" fmla="*/ 29 w 43"/>
                              <a:gd name="T9" fmla="*/ 5 h 62"/>
                              <a:gd name="T10" fmla="*/ 0 w 43"/>
                              <a:gd name="T11" fmla="*/ 53 h 62"/>
                              <a:gd name="T12" fmla="*/ 0 w 43"/>
                              <a:gd name="T13" fmla="*/ 57 h 62"/>
                              <a:gd name="T14" fmla="*/ 5 w 43"/>
                              <a:gd name="T15" fmla="*/ 62 h 62"/>
                              <a:gd name="T16" fmla="*/ 9 w 43"/>
                              <a:gd name="T17" fmla="*/ 62 h 62"/>
                              <a:gd name="T18" fmla="*/ 14 w 43"/>
                              <a:gd name="T19" fmla="*/ 57 h 62"/>
                              <a:gd name="T20" fmla="*/ 43 w 43"/>
                              <a:gd name="T21" fmla="*/ 9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2">
                                <a:moveTo>
                                  <a:pt x="43" y="9"/>
                                </a:moveTo>
                                <a:lnTo>
                                  <a:pt x="43" y="5"/>
                                </a:lnTo>
                                <a:lnTo>
                                  <a:pt x="38" y="0"/>
                                </a:lnTo>
                                <a:lnTo>
                                  <a:pt x="33" y="0"/>
                                </a:lnTo>
                                <a:lnTo>
                                  <a:pt x="29" y="5"/>
                                </a:lnTo>
                                <a:lnTo>
                                  <a:pt x="0" y="53"/>
                                </a:lnTo>
                                <a:lnTo>
                                  <a:pt x="0" y="57"/>
                                </a:lnTo>
                                <a:lnTo>
                                  <a:pt x="5" y="62"/>
                                </a:lnTo>
                                <a:lnTo>
                                  <a:pt x="9" y="62"/>
                                </a:lnTo>
                                <a:lnTo>
                                  <a:pt x="14" y="57"/>
                                </a:lnTo>
                                <a:lnTo>
                                  <a:pt x="4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1" name="Freeform 2034"/>
                        <wps:cNvSpPr>
                          <a:spLocks/>
                        </wps:cNvSpPr>
                        <wps:spPr bwMode="auto">
                          <a:xfrm>
                            <a:off x="4210" y="8623"/>
                            <a:ext cx="45" cy="60"/>
                          </a:xfrm>
                          <a:custGeom>
                            <a:avLst/>
                            <a:gdLst>
                              <a:gd name="T0" fmla="*/ 45 w 45"/>
                              <a:gd name="T1" fmla="*/ 7 h 60"/>
                              <a:gd name="T2" fmla="*/ 45 w 45"/>
                              <a:gd name="T3" fmla="*/ 5 h 60"/>
                              <a:gd name="T4" fmla="*/ 40 w 45"/>
                              <a:gd name="T5" fmla="*/ 0 h 60"/>
                              <a:gd name="T6" fmla="*/ 35 w 45"/>
                              <a:gd name="T7" fmla="*/ 0 h 60"/>
                              <a:gd name="T8" fmla="*/ 31 w 45"/>
                              <a:gd name="T9" fmla="*/ 5 h 60"/>
                              <a:gd name="T10" fmla="*/ 0 w 45"/>
                              <a:gd name="T11" fmla="*/ 50 h 60"/>
                              <a:gd name="T12" fmla="*/ 0 w 45"/>
                              <a:gd name="T13" fmla="*/ 55 h 60"/>
                              <a:gd name="T14" fmla="*/ 4 w 45"/>
                              <a:gd name="T15" fmla="*/ 60 h 60"/>
                              <a:gd name="T16" fmla="*/ 9 w 45"/>
                              <a:gd name="T17" fmla="*/ 60 h 60"/>
                              <a:gd name="T18" fmla="*/ 12 w 45"/>
                              <a:gd name="T19" fmla="*/ 55 h 60"/>
                              <a:gd name="T20" fmla="*/ 45 w 45"/>
                              <a:gd name="T21" fmla="*/ 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0">
                                <a:moveTo>
                                  <a:pt x="45" y="7"/>
                                </a:moveTo>
                                <a:lnTo>
                                  <a:pt x="45" y="5"/>
                                </a:lnTo>
                                <a:lnTo>
                                  <a:pt x="40" y="0"/>
                                </a:lnTo>
                                <a:lnTo>
                                  <a:pt x="35" y="0"/>
                                </a:lnTo>
                                <a:lnTo>
                                  <a:pt x="31" y="5"/>
                                </a:lnTo>
                                <a:lnTo>
                                  <a:pt x="0" y="50"/>
                                </a:lnTo>
                                <a:lnTo>
                                  <a:pt x="0" y="55"/>
                                </a:lnTo>
                                <a:lnTo>
                                  <a:pt x="4" y="60"/>
                                </a:lnTo>
                                <a:lnTo>
                                  <a:pt x="9" y="60"/>
                                </a:lnTo>
                                <a:lnTo>
                                  <a:pt x="12" y="55"/>
                                </a:lnTo>
                                <a:lnTo>
                                  <a:pt x="45"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2" name="Freeform 2035"/>
                        <wps:cNvSpPr>
                          <a:spLocks/>
                        </wps:cNvSpPr>
                        <wps:spPr bwMode="auto">
                          <a:xfrm>
                            <a:off x="4162" y="8707"/>
                            <a:ext cx="43" cy="60"/>
                          </a:xfrm>
                          <a:custGeom>
                            <a:avLst/>
                            <a:gdLst>
                              <a:gd name="T0" fmla="*/ 43 w 43"/>
                              <a:gd name="T1" fmla="*/ 10 h 60"/>
                              <a:gd name="T2" fmla="*/ 43 w 43"/>
                              <a:gd name="T3" fmla="*/ 5 h 60"/>
                              <a:gd name="T4" fmla="*/ 38 w 43"/>
                              <a:gd name="T5" fmla="*/ 0 h 60"/>
                              <a:gd name="T6" fmla="*/ 33 w 43"/>
                              <a:gd name="T7" fmla="*/ 0 h 60"/>
                              <a:gd name="T8" fmla="*/ 28 w 43"/>
                              <a:gd name="T9" fmla="*/ 5 h 60"/>
                              <a:gd name="T10" fmla="*/ 0 w 43"/>
                              <a:gd name="T11" fmla="*/ 53 h 60"/>
                              <a:gd name="T12" fmla="*/ 0 w 43"/>
                              <a:gd name="T13" fmla="*/ 55 h 60"/>
                              <a:gd name="T14" fmla="*/ 4 w 43"/>
                              <a:gd name="T15" fmla="*/ 60 h 60"/>
                              <a:gd name="T16" fmla="*/ 9 w 43"/>
                              <a:gd name="T17" fmla="*/ 60 h 60"/>
                              <a:gd name="T18" fmla="*/ 14 w 43"/>
                              <a:gd name="T19" fmla="*/ 55 h 60"/>
                              <a:gd name="T20" fmla="*/ 43 w 43"/>
                              <a:gd name="T21" fmla="*/ 1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0">
                                <a:moveTo>
                                  <a:pt x="43" y="10"/>
                                </a:moveTo>
                                <a:lnTo>
                                  <a:pt x="43" y="5"/>
                                </a:lnTo>
                                <a:lnTo>
                                  <a:pt x="38" y="0"/>
                                </a:lnTo>
                                <a:lnTo>
                                  <a:pt x="33" y="0"/>
                                </a:lnTo>
                                <a:lnTo>
                                  <a:pt x="28" y="5"/>
                                </a:lnTo>
                                <a:lnTo>
                                  <a:pt x="0" y="53"/>
                                </a:lnTo>
                                <a:lnTo>
                                  <a:pt x="0" y="55"/>
                                </a:lnTo>
                                <a:lnTo>
                                  <a:pt x="4" y="60"/>
                                </a:lnTo>
                                <a:lnTo>
                                  <a:pt x="9" y="60"/>
                                </a:lnTo>
                                <a:lnTo>
                                  <a:pt x="14" y="55"/>
                                </a:lnTo>
                                <a:lnTo>
                                  <a:pt x="43"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3" name="Freeform 2036"/>
                        <wps:cNvSpPr>
                          <a:spLocks/>
                        </wps:cNvSpPr>
                        <wps:spPr bwMode="auto">
                          <a:xfrm>
                            <a:off x="4123" y="8791"/>
                            <a:ext cx="29" cy="38"/>
                          </a:xfrm>
                          <a:custGeom>
                            <a:avLst/>
                            <a:gdLst>
                              <a:gd name="T0" fmla="*/ 29 w 29"/>
                              <a:gd name="T1" fmla="*/ 9 h 38"/>
                              <a:gd name="T2" fmla="*/ 29 w 29"/>
                              <a:gd name="T3" fmla="*/ 5 h 38"/>
                              <a:gd name="T4" fmla="*/ 24 w 29"/>
                              <a:gd name="T5" fmla="*/ 0 h 38"/>
                              <a:gd name="T6" fmla="*/ 19 w 29"/>
                              <a:gd name="T7" fmla="*/ 0 h 38"/>
                              <a:gd name="T8" fmla="*/ 15 w 29"/>
                              <a:gd name="T9" fmla="*/ 5 h 38"/>
                              <a:gd name="T10" fmla="*/ 0 w 29"/>
                              <a:gd name="T11" fmla="*/ 33 h 38"/>
                              <a:gd name="T12" fmla="*/ 5 w 29"/>
                              <a:gd name="T13" fmla="*/ 38 h 38"/>
                              <a:gd name="T14" fmla="*/ 15 w 29"/>
                              <a:gd name="T15" fmla="*/ 38 h 38"/>
                              <a:gd name="T16" fmla="*/ 29 w 29"/>
                              <a:gd name="T17" fmla="*/ 9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 h="38">
                                <a:moveTo>
                                  <a:pt x="29" y="9"/>
                                </a:moveTo>
                                <a:lnTo>
                                  <a:pt x="29" y="5"/>
                                </a:lnTo>
                                <a:lnTo>
                                  <a:pt x="24" y="0"/>
                                </a:lnTo>
                                <a:lnTo>
                                  <a:pt x="19" y="0"/>
                                </a:lnTo>
                                <a:lnTo>
                                  <a:pt x="15" y="5"/>
                                </a:lnTo>
                                <a:lnTo>
                                  <a:pt x="0" y="33"/>
                                </a:lnTo>
                                <a:lnTo>
                                  <a:pt x="5" y="38"/>
                                </a:lnTo>
                                <a:lnTo>
                                  <a:pt x="15" y="38"/>
                                </a:lnTo>
                                <a:lnTo>
                                  <a:pt x="2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4" name="Line 2037"/>
                        <wps:cNvCnPr>
                          <a:cxnSpLocks noChangeShapeType="1"/>
                        </wps:cNvCnPr>
                        <wps:spPr bwMode="auto">
                          <a:xfrm>
                            <a:off x="1255" y="9670"/>
                            <a:ext cx="4510" cy="3"/>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275" name="Freeform 2038"/>
                        <wps:cNvSpPr>
                          <a:spLocks/>
                        </wps:cNvSpPr>
                        <wps:spPr bwMode="auto">
                          <a:xfrm>
                            <a:off x="2728" y="8961"/>
                            <a:ext cx="15" cy="65"/>
                          </a:xfrm>
                          <a:custGeom>
                            <a:avLst/>
                            <a:gdLst>
                              <a:gd name="T0" fmla="*/ 15 w 15"/>
                              <a:gd name="T1" fmla="*/ 5 h 65"/>
                              <a:gd name="T2" fmla="*/ 5 w 15"/>
                              <a:gd name="T3" fmla="*/ 0 h 65"/>
                              <a:gd name="T4" fmla="*/ 0 w 15"/>
                              <a:gd name="T5" fmla="*/ 5 h 65"/>
                              <a:gd name="T6" fmla="*/ 0 w 15"/>
                              <a:gd name="T7" fmla="*/ 10 h 65"/>
                              <a:gd name="T8" fmla="*/ 0 w 15"/>
                              <a:gd name="T9" fmla="*/ 62 h 65"/>
                              <a:gd name="T10" fmla="*/ 5 w 15"/>
                              <a:gd name="T11" fmla="*/ 65 h 65"/>
                              <a:gd name="T12" fmla="*/ 10 w 15"/>
                              <a:gd name="T13" fmla="*/ 65 h 65"/>
                              <a:gd name="T14" fmla="*/ 15 w 15"/>
                              <a:gd name="T15" fmla="*/ 62 h 65"/>
                              <a:gd name="T16" fmla="*/ 15 w 15"/>
                              <a:gd name="T17" fmla="*/ 57 h 65"/>
                              <a:gd name="T18" fmla="*/ 15 w 15"/>
                              <a:gd name="T19" fmla="*/ 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65">
                                <a:moveTo>
                                  <a:pt x="15" y="5"/>
                                </a:moveTo>
                                <a:lnTo>
                                  <a:pt x="5" y="0"/>
                                </a:lnTo>
                                <a:lnTo>
                                  <a:pt x="0" y="5"/>
                                </a:lnTo>
                                <a:lnTo>
                                  <a:pt x="0" y="10"/>
                                </a:lnTo>
                                <a:lnTo>
                                  <a:pt x="0" y="62"/>
                                </a:lnTo>
                                <a:lnTo>
                                  <a:pt x="5" y="65"/>
                                </a:lnTo>
                                <a:lnTo>
                                  <a:pt x="10" y="65"/>
                                </a:lnTo>
                                <a:lnTo>
                                  <a:pt x="15" y="62"/>
                                </a:lnTo>
                                <a:lnTo>
                                  <a:pt x="15" y="57"/>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6" name="Freeform 2039"/>
                        <wps:cNvSpPr>
                          <a:spLocks/>
                        </wps:cNvSpPr>
                        <wps:spPr bwMode="auto">
                          <a:xfrm>
                            <a:off x="2728" y="9054"/>
                            <a:ext cx="15" cy="72"/>
                          </a:xfrm>
                          <a:custGeom>
                            <a:avLst/>
                            <a:gdLst>
                              <a:gd name="T0" fmla="*/ 15 w 15"/>
                              <a:gd name="T1" fmla="*/ 5 h 72"/>
                              <a:gd name="T2" fmla="*/ 10 w 15"/>
                              <a:gd name="T3" fmla="*/ 0 h 72"/>
                              <a:gd name="T4" fmla="*/ 5 w 15"/>
                              <a:gd name="T5" fmla="*/ 0 h 72"/>
                              <a:gd name="T6" fmla="*/ 0 w 15"/>
                              <a:gd name="T7" fmla="*/ 5 h 72"/>
                              <a:gd name="T8" fmla="*/ 0 w 15"/>
                              <a:gd name="T9" fmla="*/ 10 h 72"/>
                              <a:gd name="T10" fmla="*/ 0 w 15"/>
                              <a:gd name="T11" fmla="*/ 67 h 72"/>
                              <a:gd name="T12" fmla="*/ 5 w 15"/>
                              <a:gd name="T13" fmla="*/ 72 h 72"/>
                              <a:gd name="T14" fmla="*/ 10 w 15"/>
                              <a:gd name="T15" fmla="*/ 72 h 72"/>
                              <a:gd name="T16" fmla="*/ 15 w 15"/>
                              <a:gd name="T17" fmla="*/ 67 h 72"/>
                              <a:gd name="T18" fmla="*/ 15 w 15"/>
                              <a:gd name="T19" fmla="*/ 63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10"/>
                                </a:lnTo>
                                <a:lnTo>
                                  <a:pt x="0" y="67"/>
                                </a:lnTo>
                                <a:lnTo>
                                  <a:pt x="5" y="72"/>
                                </a:lnTo>
                                <a:lnTo>
                                  <a:pt x="10" y="72"/>
                                </a:lnTo>
                                <a:lnTo>
                                  <a:pt x="15" y="67"/>
                                </a:lnTo>
                                <a:lnTo>
                                  <a:pt x="15" y="63"/>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7" name="Freeform 2040"/>
                        <wps:cNvSpPr>
                          <a:spLocks/>
                        </wps:cNvSpPr>
                        <wps:spPr bwMode="auto">
                          <a:xfrm>
                            <a:off x="2728" y="9153"/>
                            <a:ext cx="15" cy="72"/>
                          </a:xfrm>
                          <a:custGeom>
                            <a:avLst/>
                            <a:gdLst>
                              <a:gd name="T0" fmla="*/ 15 w 15"/>
                              <a:gd name="T1" fmla="*/ 4 h 72"/>
                              <a:gd name="T2" fmla="*/ 10 w 15"/>
                              <a:gd name="T3" fmla="*/ 0 h 72"/>
                              <a:gd name="T4" fmla="*/ 5 w 15"/>
                              <a:gd name="T5" fmla="*/ 0 h 72"/>
                              <a:gd name="T6" fmla="*/ 0 w 15"/>
                              <a:gd name="T7" fmla="*/ 4 h 72"/>
                              <a:gd name="T8" fmla="*/ 0 w 15"/>
                              <a:gd name="T9" fmla="*/ 9 h 72"/>
                              <a:gd name="T10" fmla="*/ 0 w 15"/>
                              <a:gd name="T11" fmla="*/ 67 h 72"/>
                              <a:gd name="T12" fmla="*/ 5 w 15"/>
                              <a:gd name="T13" fmla="*/ 72 h 72"/>
                              <a:gd name="T14" fmla="*/ 10 w 15"/>
                              <a:gd name="T15" fmla="*/ 72 h 72"/>
                              <a:gd name="T16" fmla="*/ 15 w 15"/>
                              <a:gd name="T17" fmla="*/ 67 h 72"/>
                              <a:gd name="T18" fmla="*/ 15 w 15"/>
                              <a:gd name="T19" fmla="*/ 62 h 72"/>
                              <a:gd name="T20" fmla="*/ 15 w 15"/>
                              <a:gd name="T21" fmla="*/ 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4"/>
                                </a:moveTo>
                                <a:lnTo>
                                  <a:pt x="10" y="0"/>
                                </a:lnTo>
                                <a:lnTo>
                                  <a:pt x="5" y="0"/>
                                </a:lnTo>
                                <a:lnTo>
                                  <a:pt x="0" y="4"/>
                                </a:lnTo>
                                <a:lnTo>
                                  <a:pt x="0" y="9"/>
                                </a:lnTo>
                                <a:lnTo>
                                  <a:pt x="0" y="67"/>
                                </a:lnTo>
                                <a:lnTo>
                                  <a:pt x="5" y="72"/>
                                </a:lnTo>
                                <a:lnTo>
                                  <a:pt x="10" y="72"/>
                                </a:lnTo>
                                <a:lnTo>
                                  <a:pt x="15" y="67"/>
                                </a:lnTo>
                                <a:lnTo>
                                  <a:pt x="15" y="62"/>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8" name="Freeform 2041"/>
                        <wps:cNvSpPr>
                          <a:spLocks/>
                        </wps:cNvSpPr>
                        <wps:spPr bwMode="auto">
                          <a:xfrm>
                            <a:off x="2728" y="9253"/>
                            <a:ext cx="15" cy="70"/>
                          </a:xfrm>
                          <a:custGeom>
                            <a:avLst/>
                            <a:gdLst>
                              <a:gd name="T0" fmla="*/ 15 w 15"/>
                              <a:gd name="T1" fmla="*/ 5 h 70"/>
                              <a:gd name="T2" fmla="*/ 10 w 15"/>
                              <a:gd name="T3" fmla="*/ 0 h 70"/>
                              <a:gd name="T4" fmla="*/ 5 w 15"/>
                              <a:gd name="T5" fmla="*/ 0 h 70"/>
                              <a:gd name="T6" fmla="*/ 0 w 15"/>
                              <a:gd name="T7" fmla="*/ 5 h 70"/>
                              <a:gd name="T8" fmla="*/ 0 w 15"/>
                              <a:gd name="T9" fmla="*/ 10 h 70"/>
                              <a:gd name="T10" fmla="*/ 0 w 15"/>
                              <a:gd name="T11" fmla="*/ 65 h 70"/>
                              <a:gd name="T12" fmla="*/ 5 w 15"/>
                              <a:gd name="T13" fmla="*/ 70 h 70"/>
                              <a:gd name="T14" fmla="*/ 10 w 15"/>
                              <a:gd name="T15" fmla="*/ 70 h 70"/>
                              <a:gd name="T16" fmla="*/ 15 w 15"/>
                              <a:gd name="T17" fmla="*/ 65 h 70"/>
                              <a:gd name="T18" fmla="*/ 15 w 15"/>
                              <a:gd name="T19" fmla="*/ 60 h 70"/>
                              <a:gd name="T20" fmla="*/ 15 w 15"/>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5"/>
                                </a:moveTo>
                                <a:lnTo>
                                  <a:pt x="10" y="0"/>
                                </a:lnTo>
                                <a:lnTo>
                                  <a:pt x="5" y="0"/>
                                </a:lnTo>
                                <a:lnTo>
                                  <a:pt x="0" y="5"/>
                                </a:lnTo>
                                <a:lnTo>
                                  <a:pt x="0" y="10"/>
                                </a:lnTo>
                                <a:lnTo>
                                  <a:pt x="0" y="65"/>
                                </a:lnTo>
                                <a:lnTo>
                                  <a:pt x="5" y="70"/>
                                </a:lnTo>
                                <a:lnTo>
                                  <a:pt x="10" y="70"/>
                                </a:lnTo>
                                <a:lnTo>
                                  <a:pt x="15" y="65"/>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9" name="Freeform 2042"/>
                        <wps:cNvSpPr>
                          <a:spLocks/>
                        </wps:cNvSpPr>
                        <wps:spPr bwMode="auto">
                          <a:xfrm>
                            <a:off x="2728" y="9352"/>
                            <a:ext cx="15" cy="69"/>
                          </a:xfrm>
                          <a:custGeom>
                            <a:avLst/>
                            <a:gdLst>
                              <a:gd name="T0" fmla="*/ 15 w 15"/>
                              <a:gd name="T1" fmla="*/ 4 h 69"/>
                              <a:gd name="T2" fmla="*/ 10 w 15"/>
                              <a:gd name="T3" fmla="*/ 0 h 69"/>
                              <a:gd name="T4" fmla="*/ 5 w 15"/>
                              <a:gd name="T5" fmla="*/ 0 h 69"/>
                              <a:gd name="T6" fmla="*/ 0 w 15"/>
                              <a:gd name="T7" fmla="*/ 4 h 69"/>
                              <a:gd name="T8" fmla="*/ 0 w 15"/>
                              <a:gd name="T9" fmla="*/ 9 h 69"/>
                              <a:gd name="T10" fmla="*/ 0 w 15"/>
                              <a:gd name="T11" fmla="*/ 64 h 69"/>
                              <a:gd name="T12" fmla="*/ 5 w 15"/>
                              <a:gd name="T13" fmla="*/ 69 h 69"/>
                              <a:gd name="T14" fmla="*/ 10 w 15"/>
                              <a:gd name="T15" fmla="*/ 69 h 69"/>
                              <a:gd name="T16" fmla="*/ 15 w 15"/>
                              <a:gd name="T17" fmla="*/ 64 h 69"/>
                              <a:gd name="T18" fmla="*/ 15 w 15"/>
                              <a:gd name="T19" fmla="*/ 62 h 69"/>
                              <a:gd name="T20" fmla="*/ 15 w 15"/>
                              <a:gd name="T21" fmla="*/ 4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4"/>
                                </a:moveTo>
                                <a:lnTo>
                                  <a:pt x="10" y="0"/>
                                </a:lnTo>
                                <a:lnTo>
                                  <a:pt x="5" y="0"/>
                                </a:lnTo>
                                <a:lnTo>
                                  <a:pt x="0" y="4"/>
                                </a:lnTo>
                                <a:lnTo>
                                  <a:pt x="0" y="9"/>
                                </a:lnTo>
                                <a:lnTo>
                                  <a:pt x="0" y="64"/>
                                </a:lnTo>
                                <a:lnTo>
                                  <a:pt x="5" y="69"/>
                                </a:lnTo>
                                <a:lnTo>
                                  <a:pt x="10" y="69"/>
                                </a:lnTo>
                                <a:lnTo>
                                  <a:pt x="15" y="64"/>
                                </a:lnTo>
                                <a:lnTo>
                                  <a:pt x="15" y="62"/>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0" name="Freeform 2043"/>
                        <wps:cNvSpPr>
                          <a:spLocks/>
                        </wps:cNvSpPr>
                        <wps:spPr bwMode="auto">
                          <a:xfrm>
                            <a:off x="2728" y="9450"/>
                            <a:ext cx="15" cy="72"/>
                          </a:xfrm>
                          <a:custGeom>
                            <a:avLst/>
                            <a:gdLst>
                              <a:gd name="T0" fmla="*/ 15 w 15"/>
                              <a:gd name="T1" fmla="*/ 5 h 72"/>
                              <a:gd name="T2" fmla="*/ 10 w 15"/>
                              <a:gd name="T3" fmla="*/ 0 h 72"/>
                              <a:gd name="T4" fmla="*/ 5 w 15"/>
                              <a:gd name="T5" fmla="*/ 0 h 72"/>
                              <a:gd name="T6" fmla="*/ 0 w 15"/>
                              <a:gd name="T7" fmla="*/ 5 h 72"/>
                              <a:gd name="T8" fmla="*/ 0 w 15"/>
                              <a:gd name="T9" fmla="*/ 9 h 72"/>
                              <a:gd name="T10" fmla="*/ 0 w 15"/>
                              <a:gd name="T11" fmla="*/ 67 h 72"/>
                              <a:gd name="T12" fmla="*/ 5 w 15"/>
                              <a:gd name="T13" fmla="*/ 72 h 72"/>
                              <a:gd name="T14" fmla="*/ 10 w 15"/>
                              <a:gd name="T15" fmla="*/ 72 h 72"/>
                              <a:gd name="T16" fmla="*/ 15 w 15"/>
                              <a:gd name="T17" fmla="*/ 67 h 72"/>
                              <a:gd name="T18" fmla="*/ 15 w 15"/>
                              <a:gd name="T19" fmla="*/ 62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9"/>
                                </a:lnTo>
                                <a:lnTo>
                                  <a:pt x="0" y="67"/>
                                </a:lnTo>
                                <a:lnTo>
                                  <a:pt x="5" y="72"/>
                                </a:lnTo>
                                <a:lnTo>
                                  <a:pt x="10" y="72"/>
                                </a:lnTo>
                                <a:lnTo>
                                  <a:pt x="15" y="67"/>
                                </a:lnTo>
                                <a:lnTo>
                                  <a:pt x="15" y="62"/>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1" name="Freeform 2044"/>
                        <wps:cNvSpPr>
                          <a:spLocks/>
                        </wps:cNvSpPr>
                        <wps:spPr bwMode="auto">
                          <a:xfrm>
                            <a:off x="2728" y="9548"/>
                            <a:ext cx="15" cy="72"/>
                          </a:xfrm>
                          <a:custGeom>
                            <a:avLst/>
                            <a:gdLst>
                              <a:gd name="T0" fmla="*/ 15 w 15"/>
                              <a:gd name="T1" fmla="*/ 5 h 72"/>
                              <a:gd name="T2" fmla="*/ 10 w 15"/>
                              <a:gd name="T3" fmla="*/ 0 h 72"/>
                              <a:gd name="T4" fmla="*/ 5 w 15"/>
                              <a:gd name="T5" fmla="*/ 0 h 72"/>
                              <a:gd name="T6" fmla="*/ 0 w 15"/>
                              <a:gd name="T7" fmla="*/ 5 h 72"/>
                              <a:gd name="T8" fmla="*/ 0 w 15"/>
                              <a:gd name="T9" fmla="*/ 10 h 72"/>
                              <a:gd name="T10" fmla="*/ 0 w 15"/>
                              <a:gd name="T11" fmla="*/ 67 h 72"/>
                              <a:gd name="T12" fmla="*/ 5 w 15"/>
                              <a:gd name="T13" fmla="*/ 72 h 72"/>
                              <a:gd name="T14" fmla="*/ 10 w 15"/>
                              <a:gd name="T15" fmla="*/ 72 h 72"/>
                              <a:gd name="T16" fmla="*/ 15 w 15"/>
                              <a:gd name="T17" fmla="*/ 67 h 72"/>
                              <a:gd name="T18" fmla="*/ 15 w 15"/>
                              <a:gd name="T19" fmla="*/ 62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10"/>
                                </a:lnTo>
                                <a:lnTo>
                                  <a:pt x="0" y="67"/>
                                </a:lnTo>
                                <a:lnTo>
                                  <a:pt x="5" y="72"/>
                                </a:lnTo>
                                <a:lnTo>
                                  <a:pt x="10" y="72"/>
                                </a:lnTo>
                                <a:lnTo>
                                  <a:pt x="15" y="67"/>
                                </a:lnTo>
                                <a:lnTo>
                                  <a:pt x="15" y="62"/>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2" name="Freeform 2045"/>
                        <wps:cNvSpPr>
                          <a:spLocks/>
                        </wps:cNvSpPr>
                        <wps:spPr bwMode="auto">
                          <a:xfrm>
                            <a:off x="2728" y="9649"/>
                            <a:ext cx="20" cy="26"/>
                          </a:xfrm>
                          <a:custGeom>
                            <a:avLst/>
                            <a:gdLst>
                              <a:gd name="T0" fmla="*/ 15 w 20"/>
                              <a:gd name="T1" fmla="*/ 4 h 26"/>
                              <a:gd name="T2" fmla="*/ 10 w 20"/>
                              <a:gd name="T3" fmla="*/ 0 h 26"/>
                              <a:gd name="T4" fmla="*/ 5 w 20"/>
                              <a:gd name="T5" fmla="*/ 0 h 26"/>
                              <a:gd name="T6" fmla="*/ 0 w 20"/>
                              <a:gd name="T7" fmla="*/ 4 h 26"/>
                              <a:gd name="T8" fmla="*/ 0 w 20"/>
                              <a:gd name="T9" fmla="*/ 9 h 26"/>
                              <a:gd name="T10" fmla="*/ 5 w 20"/>
                              <a:gd name="T11" fmla="*/ 26 h 26"/>
                              <a:gd name="T12" fmla="*/ 10 w 20"/>
                              <a:gd name="T13" fmla="*/ 26 h 26"/>
                              <a:gd name="T14" fmla="*/ 15 w 20"/>
                              <a:gd name="T15" fmla="*/ 24 h 26"/>
                              <a:gd name="T16" fmla="*/ 20 w 20"/>
                              <a:gd name="T17" fmla="*/ 24 h 26"/>
                              <a:gd name="T18" fmla="*/ 15 w 20"/>
                              <a:gd name="T19" fmla="*/ 4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26">
                                <a:moveTo>
                                  <a:pt x="15" y="4"/>
                                </a:moveTo>
                                <a:lnTo>
                                  <a:pt x="10" y="0"/>
                                </a:lnTo>
                                <a:lnTo>
                                  <a:pt x="5" y="0"/>
                                </a:lnTo>
                                <a:lnTo>
                                  <a:pt x="0" y="4"/>
                                </a:lnTo>
                                <a:lnTo>
                                  <a:pt x="0" y="9"/>
                                </a:lnTo>
                                <a:lnTo>
                                  <a:pt x="5" y="26"/>
                                </a:lnTo>
                                <a:lnTo>
                                  <a:pt x="10" y="26"/>
                                </a:lnTo>
                                <a:lnTo>
                                  <a:pt x="15" y="24"/>
                                </a:lnTo>
                                <a:lnTo>
                                  <a:pt x="20" y="24"/>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3" name="Freeform 2046"/>
                        <wps:cNvSpPr>
                          <a:spLocks/>
                        </wps:cNvSpPr>
                        <wps:spPr bwMode="auto">
                          <a:xfrm>
                            <a:off x="3169" y="8774"/>
                            <a:ext cx="15" cy="65"/>
                          </a:xfrm>
                          <a:custGeom>
                            <a:avLst/>
                            <a:gdLst>
                              <a:gd name="T0" fmla="*/ 15 w 15"/>
                              <a:gd name="T1" fmla="*/ 7 h 65"/>
                              <a:gd name="T2" fmla="*/ 10 w 15"/>
                              <a:gd name="T3" fmla="*/ 5 h 65"/>
                              <a:gd name="T4" fmla="*/ 5 w 15"/>
                              <a:gd name="T5" fmla="*/ 0 h 65"/>
                              <a:gd name="T6" fmla="*/ 0 w 15"/>
                              <a:gd name="T7" fmla="*/ 5 h 65"/>
                              <a:gd name="T8" fmla="*/ 0 w 15"/>
                              <a:gd name="T9" fmla="*/ 55 h 65"/>
                              <a:gd name="T10" fmla="*/ 0 w 15"/>
                              <a:gd name="T11" fmla="*/ 60 h 65"/>
                              <a:gd name="T12" fmla="*/ 5 w 15"/>
                              <a:gd name="T13" fmla="*/ 65 h 65"/>
                              <a:gd name="T14" fmla="*/ 10 w 15"/>
                              <a:gd name="T15" fmla="*/ 65 h 65"/>
                              <a:gd name="T16" fmla="*/ 15 w 15"/>
                              <a:gd name="T17" fmla="*/ 60 h 65"/>
                              <a:gd name="T18" fmla="*/ 15 w 15"/>
                              <a:gd name="T19" fmla="*/ 7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65">
                                <a:moveTo>
                                  <a:pt x="15" y="7"/>
                                </a:moveTo>
                                <a:lnTo>
                                  <a:pt x="10" y="5"/>
                                </a:lnTo>
                                <a:lnTo>
                                  <a:pt x="5" y="0"/>
                                </a:lnTo>
                                <a:lnTo>
                                  <a:pt x="0" y="5"/>
                                </a:lnTo>
                                <a:lnTo>
                                  <a:pt x="0" y="55"/>
                                </a:lnTo>
                                <a:lnTo>
                                  <a:pt x="0" y="60"/>
                                </a:lnTo>
                                <a:lnTo>
                                  <a:pt x="5" y="65"/>
                                </a:lnTo>
                                <a:lnTo>
                                  <a:pt x="10" y="65"/>
                                </a:lnTo>
                                <a:lnTo>
                                  <a:pt x="15" y="60"/>
                                </a:lnTo>
                                <a:lnTo>
                                  <a:pt x="15"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4" name="Freeform 2047"/>
                        <wps:cNvSpPr>
                          <a:spLocks/>
                        </wps:cNvSpPr>
                        <wps:spPr bwMode="auto">
                          <a:xfrm>
                            <a:off x="3169" y="8867"/>
                            <a:ext cx="15" cy="70"/>
                          </a:xfrm>
                          <a:custGeom>
                            <a:avLst/>
                            <a:gdLst>
                              <a:gd name="T0" fmla="*/ 15 w 15"/>
                              <a:gd name="T1" fmla="*/ 8 h 70"/>
                              <a:gd name="T2" fmla="*/ 15 w 15"/>
                              <a:gd name="T3" fmla="*/ 5 h 70"/>
                              <a:gd name="T4" fmla="*/ 10 w 15"/>
                              <a:gd name="T5" fmla="*/ 0 h 70"/>
                              <a:gd name="T6" fmla="*/ 5 w 15"/>
                              <a:gd name="T7" fmla="*/ 0 h 70"/>
                              <a:gd name="T8" fmla="*/ 0 w 15"/>
                              <a:gd name="T9" fmla="*/ 5 h 70"/>
                              <a:gd name="T10" fmla="*/ 0 w 15"/>
                              <a:gd name="T11" fmla="*/ 60 h 70"/>
                              <a:gd name="T12" fmla="*/ 0 w 15"/>
                              <a:gd name="T13" fmla="*/ 65 h 70"/>
                              <a:gd name="T14" fmla="*/ 5 w 15"/>
                              <a:gd name="T15" fmla="*/ 70 h 70"/>
                              <a:gd name="T16" fmla="*/ 10 w 15"/>
                              <a:gd name="T17" fmla="*/ 70 h 70"/>
                              <a:gd name="T18" fmla="*/ 15 w 15"/>
                              <a:gd name="T19" fmla="*/ 65 h 70"/>
                              <a:gd name="T20" fmla="*/ 15 w 15"/>
                              <a:gd name="T21" fmla="*/ 8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8"/>
                                </a:moveTo>
                                <a:lnTo>
                                  <a:pt x="15" y="5"/>
                                </a:lnTo>
                                <a:lnTo>
                                  <a:pt x="10" y="0"/>
                                </a:lnTo>
                                <a:lnTo>
                                  <a:pt x="5" y="0"/>
                                </a:lnTo>
                                <a:lnTo>
                                  <a:pt x="0" y="5"/>
                                </a:lnTo>
                                <a:lnTo>
                                  <a:pt x="0" y="60"/>
                                </a:lnTo>
                                <a:lnTo>
                                  <a:pt x="0" y="65"/>
                                </a:lnTo>
                                <a:lnTo>
                                  <a:pt x="5" y="70"/>
                                </a:lnTo>
                                <a:lnTo>
                                  <a:pt x="10" y="70"/>
                                </a:lnTo>
                                <a:lnTo>
                                  <a:pt x="15" y="65"/>
                                </a:lnTo>
                                <a:lnTo>
                                  <a:pt x="15"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5" name="Freeform 2048"/>
                        <wps:cNvSpPr>
                          <a:spLocks/>
                        </wps:cNvSpPr>
                        <wps:spPr bwMode="auto">
                          <a:xfrm>
                            <a:off x="3169" y="8966"/>
                            <a:ext cx="15" cy="72"/>
                          </a:xfrm>
                          <a:custGeom>
                            <a:avLst/>
                            <a:gdLst>
                              <a:gd name="T0" fmla="*/ 15 w 15"/>
                              <a:gd name="T1" fmla="*/ 9 h 72"/>
                              <a:gd name="T2" fmla="*/ 15 w 15"/>
                              <a:gd name="T3" fmla="*/ 5 h 72"/>
                              <a:gd name="T4" fmla="*/ 10 w 15"/>
                              <a:gd name="T5" fmla="*/ 0 h 72"/>
                              <a:gd name="T6" fmla="*/ 5 w 15"/>
                              <a:gd name="T7" fmla="*/ 0 h 72"/>
                              <a:gd name="T8" fmla="*/ 0 w 15"/>
                              <a:gd name="T9" fmla="*/ 5 h 72"/>
                              <a:gd name="T10" fmla="*/ 0 w 15"/>
                              <a:gd name="T11" fmla="*/ 60 h 72"/>
                              <a:gd name="T12" fmla="*/ 0 w 15"/>
                              <a:gd name="T13" fmla="*/ 64 h 72"/>
                              <a:gd name="T14" fmla="*/ 5 w 15"/>
                              <a:gd name="T15" fmla="*/ 72 h 72"/>
                              <a:gd name="T16" fmla="*/ 10 w 15"/>
                              <a:gd name="T17" fmla="*/ 72 h 72"/>
                              <a:gd name="T18" fmla="*/ 15 w 15"/>
                              <a:gd name="T19" fmla="*/ 64 h 72"/>
                              <a:gd name="T20" fmla="*/ 15 w 15"/>
                              <a:gd name="T21" fmla="*/ 9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9"/>
                                </a:moveTo>
                                <a:lnTo>
                                  <a:pt x="15" y="5"/>
                                </a:lnTo>
                                <a:lnTo>
                                  <a:pt x="10" y="0"/>
                                </a:lnTo>
                                <a:lnTo>
                                  <a:pt x="5" y="0"/>
                                </a:lnTo>
                                <a:lnTo>
                                  <a:pt x="0" y="5"/>
                                </a:lnTo>
                                <a:lnTo>
                                  <a:pt x="0" y="60"/>
                                </a:lnTo>
                                <a:lnTo>
                                  <a:pt x="0" y="64"/>
                                </a:lnTo>
                                <a:lnTo>
                                  <a:pt x="5" y="72"/>
                                </a:lnTo>
                                <a:lnTo>
                                  <a:pt x="10" y="72"/>
                                </a:lnTo>
                                <a:lnTo>
                                  <a:pt x="15" y="64"/>
                                </a:lnTo>
                                <a:lnTo>
                                  <a:pt x="1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6" name="Freeform 2049"/>
                        <wps:cNvSpPr>
                          <a:spLocks/>
                        </wps:cNvSpPr>
                        <wps:spPr bwMode="auto">
                          <a:xfrm>
                            <a:off x="3169" y="9064"/>
                            <a:ext cx="15" cy="72"/>
                          </a:xfrm>
                          <a:custGeom>
                            <a:avLst/>
                            <a:gdLst>
                              <a:gd name="T0" fmla="*/ 15 w 15"/>
                              <a:gd name="T1" fmla="*/ 10 h 72"/>
                              <a:gd name="T2" fmla="*/ 15 w 15"/>
                              <a:gd name="T3" fmla="*/ 5 h 72"/>
                              <a:gd name="T4" fmla="*/ 10 w 15"/>
                              <a:gd name="T5" fmla="*/ 0 h 72"/>
                              <a:gd name="T6" fmla="*/ 5 w 15"/>
                              <a:gd name="T7" fmla="*/ 0 h 72"/>
                              <a:gd name="T8" fmla="*/ 0 w 15"/>
                              <a:gd name="T9" fmla="*/ 5 h 72"/>
                              <a:gd name="T10" fmla="*/ 0 w 15"/>
                              <a:gd name="T11" fmla="*/ 62 h 72"/>
                              <a:gd name="T12" fmla="*/ 0 w 15"/>
                              <a:gd name="T13" fmla="*/ 67 h 72"/>
                              <a:gd name="T14" fmla="*/ 5 w 15"/>
                              <a:gd name="T15" fmla="*/ 72 h 72"/>
                              <a:gd name="T16" fmla="*/ 10 w 15"/>
                              <a:gd name="T17" fmla="*/ 72 h 72"/>
                              <a:gd name="T18" fmla="*/ 15 w 15"/>
                              <a:gd name="T19" fmla="*/ 67 h 72"/>
                              <a:gd name="T20" fmla="*/ 15 w 15"/>
                              <a:gd name="T21" fmla="*/ 1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10"/>
                                </a:moveTo>
                                <a:lnTo>
                                  <a:pt x="15" y="5"/>
                                </a:lnTo>
                                <a:lnTo>
                                  <a:pt x="10" y="0"/>
                                </a:lnTo>
                                <a:lnTo>
                                  <a:pt x="5" y="0"/>
                                </a:lnTo>
                                <a:lnTo>
                                  <a:pt x="0" y="5"/>
                                </a:lnTo>
                                <a:lnTo>
                                  <a:pt x="0" y="62"/>
                                </a:lnTo>
                                <a:lnTo>
                                  <a:pt x="0" y="67"/>
                                </a:lnTo>
                                <a:lnTo>
                                  <a:pt x="5" y="72"/>
                                </a:lnTo>
                                <a:lnTo>
                                  <a:pt x="10" y="72"/>
                                </a:lnTo>
                                <a:lnTo>
                                  <a:pt x="15" y="67"/>
                                </a:lnTo>
                                <a:lnTo>
                                  <a:pt x="1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7" name="Freeform 2050"/>
                        <wps:cNvSpPr>
                          <a:spLocks/>
                        </wps:cNvSpPr>
                        <wps:spPr bwMode="auto">
                          <a:xfrm>
                            <a:off x="3169" y="9162"/>
                            <a:ext cx="15" cy="72"/>
                          </a:xfrm>
                          <a:custGeom>
                            <a:avLst/>
                            <a:gdLst>
                              <a:gd name="T0" fmla="*/ 15 w 15"/>
                              <a:gd name="T1" fmla="*/ 10 h 72"/>
                              <a:gd name="T2" fmla="*/ 15 w 15"/>
                              <a:gd name="T3" fmla="*/ 7 h 72"/>
                              <a:gd name="T4" fmla="*/ 10 w 15"/>
                              <a:gd name="T5" fmla="*/ 0 h 72"/>
                              <a:gd name="T6" fmla="*/ 5 w 15"/>
                              <a:gd name="T7" fmla="*/ 0 h 72"/>
                              <a:gd name="T8" fmla="*/ 0 w 15"/>
                              <a:gd name="T9" fmla="*/ 7 h 72"/>
                              <a:gd name="T10" fmla="*/ 0 w 15"/>
                              <a:gd name="T11" fmla="*/ 63 h 72"/>
                              <a:gd name="T12" fmla="*/ 0 w 15"/>
                              <a:gd name="T13" fmla="*/ 67 h 72"/>
                              <a:gd name="T14" fmla="*/ 5 w 15"/>
                              <a:gd name="T15" fmla="*/ 72 h 72"/>
                              <a:gd name="T16" fmla="*/ 10 w 15"/>
                              <a:gd name="T17" fmla="*/ 72 h 72"/>
                              <a:gd name="T18" fmla="*/ 15 w 15"/>
                              <a:gd name="T19" fmla="*/ 67 h 72"/>
                              <a:gd name="T20" fmla="*/ 15 w 15"/>
                              <a:gd name="T21" fmla="*/ 1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10"/>
                                </a:moveTo>
                                <a:lnTo>
                                  <a:pt x="15" y="7"/>
                                </a:lnTo>
                                <a:lnTo>
                                  <a:pt x="10" y="0"/>
                                </a:lnTo>
                                <a:lnTo>
                                  <a:pt x="5" y="0"/>
                                </a:lnTo>
                                <a:lnTo>
                                  <a:pt x="0" y="7"/>
                                </a:lnTo>
                                <a:lnTo>
                                  <a:pt x="0" y="63"/>
                                </a:lnTo>
                                <a:lnTo>
                                  <a:pt x="0" y="67"/>
                                </a:lnTo>
                                <a:lnTo>
                                  <a:pt x="5" y="72"/>
                                </a:lnTo>
                                <a:lnTo>
                                  <a:pt x="10" y="72"/>
                                </a:lnTo>
                                <a:lnTo>
                                  <a:pt x="15" y="67"/>
                                </a:lnTo>
                                <a:lnTo>
                                  <a:pt x="1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8" name="Freeform 2051"/>
                        <wps:cNvSpPr>
                          <a:spLocks/>
                        </wps:cNvSpPr>
                        <wps:spPr bwMode="auto">
                          <a:xfrm>
                            <a:off x="3169" y="9263"/>
                            <a:ext cx="15" cy="69"/>
                          </a:xfrm>
                          <a:custGeom>
                            <a:avLst/>
                            <a:gdLst>
                              <a:gd name="T0" fmla="*/ 15 w 15"/>
                              <a:gd name="T1" fmla="*/ 7 h 69"/>
                              <a:gd name="T2" fmla="*/ 15 w 15"/>
                              <a:gd name="T3" fmla="*/ 5 h 69"/>
                              <a:gd name="T4" fmla="*/ 10 w 15"/>
                              <a:gd name="T5" fmla="*/ 0 h 69"/>
                              <a:gd name="T6" fmla="*/ 5 w 15"/>
                              <a:gd name="T7" fmla="*/ 0 h 69"/>
                              <a:gd name="T8" fmla="*/ 0 w 15"/>
                              <a:gd name="T9" fmla="*/ 5 h 69"/>
                              <a:gd name="T10" fmla="*/ 0 w 15"/>
                              <a:gd name="T11" fmla="*/ 60 h 69"/>
                              <a:gd name="T12" fmla="*/ 0 w 15"/>
                              <a:gd name="T13" fmla="*/ 65 h 69"/>
                              <a:gd name="T14" fmla="*/ 5 w 15"/>
                              <a:gd name="T15" fmla="*/ 69 h 69"/>
                              <a:gd name="T16" fmla="*/ 10 w 15"/>
                              <a:gd name="T17" fmla="*/ 69 h 69"/>
                              <a:gd name="T18" fmla="*/ 15 w 15"/>
                              <a:gd name="T19" fmla="*/ 65 h 69"/>
                              <a:gd name="T20" fmla="*/ 15 w 15"/>
                              <a:gd name="T21" fmla="*/ 7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7"/>
                                </a:moveTo>
                                <a:lnTo>
                                  <a:pt x="15" y="5"/>
                                </a:lnTo>
                                <a:lnTo>
                                  <a:pt x="10" y="0"/>
                                </a:lnTo>
                                <a:lnTo>
                                  <a:pt x="5" y="0"/>
                                </a:lnTo>
                                <a:lnTo>
                                  <a:pt x="0" y="5"/>
                                </a:lnTo>
                                <a:lnTo>
                                  <a:pt x="0" y="60"/>
                                </a:lnTo>
                                <a:lnTo>
                                  <a:pt x="0" y="65"/>
                                </a:lnTo>
                                <a:lnTo>
                                  <a:pt x="5" y="69"/>
                                </a:lnTo>
                                <a:lnTo>
                                  <a:pt x="10" y="69"/>
                                </a:lnTo>
                                <a:lnTo>
                                  <a:pt x="15" y="65"/>
                                </a:lnTo>
                                <a:lnTo>
                                  <a:pt x="15"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9" name="Freeform 2052"/>
                        <wps:cNvSpPr>
                          <a:spLocks/>
                        </wps:cNvSpPr>
                        <wps:spPr bwMode="auto">
                          <a:xfrm>
                            <a:off x="3169" y="9361"/>
                            <a:ext cx="15" cy="70"/>
                          </a:xfrm>
                          <a:custGeom>
                            <a:avLst/>
                            <a:gdLst>
                              <a:gd name="T0" fmla="*/ 15 w 15"/>
                              <a:gd name="T1" fmla="*/ 10 h 70"/>
                              <a:gd name="T2" fmla="*/ 15 w 15"/>
                              <a:gd name="T3" fmla="*/ 5 h 70"/>
                              <a:gd name="T4" fmla="*/ 10 w 15"/>
                              <a:gd name="T5" fmla="*/ 0 h 70"/>
                              <a:gd name="T6" fmla="*/ 5 w 15"/>
                              <a:gd name="T7" fmla="*/ 0 h 70"/>
                              <a:gd name="T8" fmla="*/ 0 w 15"/>
                              <a:gd name="T9" fmla="*/ 5 h 70"/>
                              <a:gd name="T10" fmla="*/ 0 w 15"/>
                              <a:gd name="T11" fmla="*/ 60 h 70"/>
                              <a:gd name="T12" fmla="*/ 0 w 15"/>
                              <a:gd name="T13" fmla="*/ 65 h 70"/>
                              <a:gd name="T14" fmla="*/ 5 w 15"/>
                              <a:gd name="T15" fmla="*/ 70 h 70"/>
                              <a:gd name="T16" fmla="*/ 10 w 15"/>
                              <a:gd name="T17" fmla="*/ 70 h 70"/>
                              <a:gd name="T18" fmla="*/ 15 w 15"/>
                              <a:gd name="T19" fmla="*/ 65 h 70"/>
                              <a:gd name="T20" fmla="*/ 15 w 15"/>
                              <a:gd name="T21" fmla="*/ 1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10"/>
                                </a:moveTo>
                                <a:lnTo>
                                  <a:pt x="15" y="5"/>
                                </a:lnTo>
                                <a:lnTo>
                                  <a:pt x="10" y="0"/>
                                </a:lnTo>
                                <a:lnTo>
                                  <a:pt x="5" y="0"/>
                                </a:lnTo>
                                <a:lnTo>
                                  <a:pt x="0" y="5"/>
                                </a:lnTo>
                                <a:lnTo>
                                  <a:pt x="0" y="60"/>
                                </a:lnTo>
                                <a:lnTo>
                                  <a:pt x="0" y="65"/>
                                </a:lnTo>
                                <a:lnTo>
                                  <a:pt x="5" y="70"/>
                                </a:lnTo>
                                <a:lnTo>
                                  <a:pt x="10" y="70"/>
                                </a:lnTo>
                                <a:lnTo>
                                  <a:pt x="15" y="65"/>
                                </a:lnTo>
                                <a:lnTo>
                                  <a:pt x="1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0" name="Freeform 2053"/>
                        <wps:cNvSpPr>
                          <a:spLocks/>
                        </wps:cNvSpPr>
                        <wps:spPr bwMode="auto">
                          <a:xfrm>
                            <a:off x="3169" y="9459"/>
                            <a:ext cx="15" cy="70"/>
                          </a:xfrm>
                          <a:custGeom>
                            <a:avLst/>
                            <a:gdLst>
                              <a:gd name="T0" fmla="*/ 15 w 15"/>
                              <a:gd name="T1" fmla="*/ 10 h 70"/>
                              <a:gd name="T2" fmla="*/ 15 w 15"/>
                              <a:gd name="T3" fmla="*/ 5 h 70"/>
                              <a:gd name="T4" fmla="*/ 10 w 15"/>
                              <a:gd name="T5" fmla="*/ 0 h 70"/>
                              <a:gd name="T6" fmla="*/ 5 w 15"/>
                              <a:gd name="T7" fmla="*/ 0 h 70"/>
                              <a:gd name="T8" fmla="*/ 0 w 15"/>
                              <a:gd name="T9" fmla="*/ 5 h 70"/>
                              <a:gd name="T10" fmla="*/ 0 w 15"/>
                              <a:gd name="T11" fmla="*/ 63 h 70"/>
                              <a:gd name="T12" fmla="*/ 0 w 15"/>
                              <a:gd name="T13" fmla="*/ 67 h 70"/>
                              <a:gd name="T14" fmla="*/ 5 w 15"/>
                              <a:gd name="T15" fmla="*/ 70 h 70"/>
                              <a:gd name="T16" fmla="*/ 10 w 15"/>
                              <a:gd name="T17" fmla="*/ 70 h 70"/>
                              <a:gd name="T18" fmla="*/ 15 w 15"/>
                              <a:gd name="T19" fmla="*/ 67 h 70"/>
                              <a:gd name="T20" fmla="*/ 15 w 15"/>
                              <a:gd name="T21" fmla="*/ 1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10"/>
                                </a:moveTo>
                                <a:lnTo>
                                  <a:pt x="15" y="5"/>
                                </a:lnTo>
                                <a:lnTo>
                                  <a:pt x="10" y="0"/>
                                </a:lnTo>
                                <a:lnTo>
                                  <a:pt x="5" y="0"/>
                                </a:lnTo>
                                <a:lnTo>
                                  <a:pt x="0" y="5"/>
                                </a:lnTo>
                                <a:lnTo>
                                  <a:pt x="0" y="63"/>
                                </a:lnTo>
                                <a:lnTo>
                                  <a:pt x="0" y="67"/>
                                </a:lnTo>
                                <a:lnTo>
                                  <a:pt x="5" y="70"/>
                                </a:lnTo>
                                <a:lnTo>
                                  <a:pt x="10" y="70"/>
                                </a:lnTo>
                                <a:lnTo>
                                  <a:pt x="15" y="67"/>
                                </a:lnTo>
                                <a:lnTo>
                                  <a:pt x="1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1" name="Freeform 2054"/>
                        <wps:cNvSpPr>
                          <a:spLocks/>
                        </wps:cNvSpPr>
                        <wps:spPr bwMode="auto">
                          <a:xfrm>
                            <a:off x="3169" y="9558"/>
                            <a:ext cx="15" cy="71"/>
                          </a:xfrm>
                          <a:custGeom>
                            <a:avLst/>
                            <a:gdLst>
                              <a:gd name="T0" fmla="*/ 15 w 15"/>
                              <a:gd name="T1" fmla="*/ 9 h 71"/>
                              <a:gd name="T2" fmla="*/ 15 w 15"/>
                              <a:gd name="T3" fmla="*/ 4 h 71"/>
                              <a:gd name="T4" fmla="*/ 10 w 15"/>
                              <a:gd name="T5" fmla="*/ 0 h 71"/>
                              <a:gd name="T6" fmla="*/ 5 w 15"/>
                              <a:gd name="T7" fmla="*/ 0 h 71"/>
                              <a:gd name="T8" fmla="*/ 0 w 15"/>
                              <a:gd name="T9" fmla="*/ 4 h 71"/>
                              <a:gd name="T10" fmla="*/ 0 w 15"/>
                              <a:gd name="T11" fmla="*/ 62 h 71"/>
                              <a:gd name="T12" fmla="*/ 0 w 15"/>
                              <a:gd name="T13" fmla="*/ 67 h 71"/>
                              <a:gd name="T14" fmla="*/ 5 w 15"/>
                              <a:gd name="T15" fmla="*/ 71 h 71"/>
                              <a:gd name="T16" fmla="*/ 10 w 15"/>
                              <a:gd name="T17" fmla="*/ 71 h 71"/>
                              <a:gd name="T18" fmla="*/ 15 w 15"/>
                              <a:gd name="T19" fmla="*/ 67 h 71"/>
                              <a:gd name="T20" fmla="*/ 15 w 15"/>
                              <a:gd name="T21" fmla="*/ 9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1">
                                <a:moveTo>
                                  <a:pt x="15" y="9"/>
                                </a:moveTo>
                                <a:lnTo>
                                  <a:pt x="15" y="4"/>
                                </a:lnTo>
                                <a:lnTo>
                                  <a:pt x="10" y="0"/>
                                </a:lnTo>
                                <a:lnTo>
                                  <a:pt x="5" y="0"/>
                                </a:lnTo>
                                <a:lnTo>
                                  <a:pt x="0" y="4"/>
                                </a:lnTo>
                                <a:lnTo>
                                  <a:pt x="0" y="62"/>
                                </a:lnTo>
                                <a:lnTo>
                                  <a:pt x="0" y="67"/>
                                </a:lnTo>
                                <a:lnTo>
                                  <a:pt x="5" y="71"/>
                                </a:lnTo>
                                <a:lnTo>
                                  <a:pt x="10" y="71"/>
                                </a:lnTo>
                                <a:lnTo>
                                  <a:pt x="15" y="67"/>
                                </a:lnTo>
                                <a:lnTo>
                                  <a:pt x="1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2" name="Freeform 2055"/>
                        <wps:cNvSpPr>
                          <a:spLocks/>
                        </wps:cNvSpPr>
                        <wps:spPr bwMode="auto">
                          <a:xfrm>
                            <a:off x="3574" y="8678"/>
                            <a:ext cx="15" cy="67"/>
                          </a:xfrm>
                          <a:custGeom>
                            <a:avLst/>
                            <a:gdLst>
                              <a:gd name="T0" fmla="*/ 15 w 15"/>
                              <a:gd name="T1" fmla="*/ 5 h 67"/>
                              <a:gd name="T2" fmla="*/ 5 w 15"/>
                              <a:gd name="T3" fmla="*/ 0 h 67"/>
                              <a:gd name="T4" fmla="*/ 0 w 15"/>
                              <a:gd name="T5" fmla="*/ 5 h 67"/>
                              <a:gd name="T6" fmla="*/ 0 w 15"/>
                              <a:gd name="T7" fmla="*/ 10 h 67"/>
                              <a:gd name="T8" fmla="*/ 0 w 15"/>
                              <a:gd name="T9" fmla="*/ 63 h 67"/>
                              <a:gd name="T10" fmla="*/ 5 w 15"/>
                              <a:gd name="T11" fmla="*/ 67 h 67"/>
                              <a:gd name="T12" fmla="*/ 10 w 15"/>
                              <a:gd name="T13" fmla="*/ 67 h 67"/>
                              <a:gd name="T14" fmla="*/ 15 w 15"/>
                              <a:gd name="T15" fmla="*/ 63 h 67"/>
                              <a:gd name="T16" fmla="*/ 15 w 15"/>
                              <a:gd name="T17" fmla="*/ 58 h 67"/>
                              <a:gd name="T18" fmla="*/ 15 w 15"/>
                              <a:gd name="T19"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67">
                                <a:moveTo>
                                  <a:pt x="15" y="5"/>
                                </a:moveTo>
                                <a:lnTo>
                                  <a:pt x="5" y="0"/>
                                </a:lnTo>
                                <a:lnTo>
                                  <a:pt x="0" y="5"/>
                                </a:lnTo>
                                <a:lnTo>
                                  <a:pt x="0" y="10"/>
                                </a:lnTo>
                                <a:lnTo>
                                  <a:pt x="0" y="63"/>
                                </a:lnTo>
                                <a:lnTo>
                                  <a:pt x="5" y="67"/>
                                </a:lnTo>
                                <a:lnTo>
                                  <a:pt x="10" y="67"/>
                                </a:lnTo>
                                <a:lnTo>
                                  <a:pt x="15" y="63"/>
                                </a:lnTo>
                                <a:lnTo>
                                  <a:pt x="15" y="5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3" name="Freeform 2056"/>
                        <wps:cNvSpPr>
                          <a:spLocks/>
                        </wps:cNvSpPr>
                        <wps:spPr bwMode="auto">
                          <a:xfrm>
                            <a:off x="3574" y="8774"/>
                            <a:ext cx="15" cy="70"/>
                          </a:xfrm>
                          <a:custGeom>
                            <a:avLst/>
                            <a:gdLst>
                              <a:gd name="T0" fmla="*/ 15 w 15"/>
                              <a:gd name="T1" fmla="*/ 5 h 70"/>
                              <a:gd name="T2" fmla="*/ 10 w 15"/>
                              <a:gd name="T3" fmla="*/ 0 h 70"/>
                              <a:gd name="T4" fmla="*/ 5 w 15"/>
                              <a:gd name="T5" fmla="*/ 0 h 70"/>
                              <a:gd name="T6" fmla="*/ 0 w 15"/>
                              <a:gd name="T7" fmla="*/ 5 h 70"/>
                              <a:gd name="T8" fmla="*/ 0 w 15"/>
                              <a:gd name="T9" fmla="*/ 7 h 70"/>
                              <a:gd name="T10" fmla="*/ 0 w 15"/>
                              <a:gd name="T11" fmla="*/ 65 h 70"/>
                              <a:gd name="T12" fmla="*/ 5 w 15"/>
                              <a:gd name="T13" fmla="*/ 70 h 70"/>
                              <a:gd name="T14" fmla="*/ 10 w 15"/>
                              <a:gd name="T15" fmla="*/ 70 h 70"/>
                              <a:gd name="T16" fmla="*/ 15 w 15"/>
                              <a:gd name="T17" fmla="*/ 65 h 70"/>
                              <a:gd name="T18" fmla="*/ 15 w 15"/>
                              <a:gd name="T19" fmla="*/ 60 h 70"/>
                              <a:gd name="T20" fmla="*/ 15 w 15"/>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5"/>
                                </a:moveTo>
                                <a:lnTo>
                                  <a:pt x="10" y="0"/>
                                </a:lnTo>
                                <a:lnTo>
                                  <a:pt x="5" y="0"/>
                                </a:lnTo>
                                <a:lnTo>
                                  <a:pt x="0" y="5"/>
                                </a:lnTo>
                                <a:lnTo>
                                  <a:pt x="0" y="7"/>
                                </a:lnTo>
                                <a:lnTo>
                                  <a:pt x="0" y="65"/>
                                </a:lnTo>
                                <a:lnTo>
                                  <a:pt x="5" y="70"/>
                                </a:lnTo>
                                <a:lnTo>
                                  <a:pt x="10" y="70"/>
                                </a:lnTo>
                                <a:lnTo>
                                  <a:pt x="15" y="65"/>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4" name="Freeform 2057"/>
                        <wps:cNvSpPr>
                          <a:spLocks/>
                        </wps:cNvSpPr>
                        <wps:spPr bwMode="auto">
                          <a:xfrm>
                            <a:off x="3574" y="8872"/>
                            <a:ext cx="15" cy="70"/>
                          </a:xfrm>
                          <a:custGeom>
                            <a:avLst/>
                            <a:gdLst>
                              <a:gd name="T0" fmla="*/ 15 w 15"/>
                              <a:gd name="T1" fmla="*/ 3 h 70"/>
                              <a:gd name="T2" fmla="*/ 10 w 15"/>
                              <a:gd name="T3" fmla="*/ 0 h 70"/>
                              <a:gd name="T4" fmla="*/ 5 w 15"/>
                              <a:gd name="T5" fmla="*/ 0 h 70"/>
                              <a:gd name="T6" fmla="*/ 0 w 15"/>
                              <a:gd name="T7" fmla="*/ 3 h 70"/>
                              <a:gd name="T8" fmla="*/ 0 w 15"/>
                              <a:gd name="T9" fmla="*/ 10 h 70"/>
                              <a:gd name="T10" fmla="*/ 0 w 15"/>
                              <a:gd name="T11" fmla="*/ 65 h 70"/>
                              <a:gd name="T12" fmla="*/ 5 w 15"/>
                              <a:gd name="T13" fmla="*/ 70 h 70"/>
                              <a:gd name="T14" fmla="*/ 10 w 15"/>
                              <a:gd name="T15" fmla="*/ 70 h 70"/>
                              <a:gd name="T16" fmla="*/ 15 w 15"/>
                              <a:gd name="T17" fmla="*/ 65 h 70"/>
                              <a:gd name="T18" fmla="*/ 15 w 15"/>
                              <a:gd name="T19" fmla="*/ 60 h 70"/>
                              <a:gd name="T20" fmla="*/ 15 w 15"/>
                              <a:gd name="T21" fmla="*/ 3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3"/>
                                </a:moveTo>
                                <a:lnTo>
                                  <a:pt x="10" y="0"/>
                                </a:lnTo>
                                <a:lnTo>
                                  <a:pt x="5" y="0"/>
                                </a:lnTo>
                                <a:lnTo>
                                  <a:pt x="0" y="3"/>
                                </a:lnTo>
                                <a:lnTo>
                                  <a:pt x="0" y="10"/>
                                </a:lnTo>
                                <a:lnTo>
                                  <a:pt x="0" y="65"/>
                                </a:lnTo>
                                <a:lnTo>
                                  <a:pt x="5" y="70"/>
                                </a:lnTo>
                                <a:lnTo>
                                  <a:pt x="10" y="70"/>
                                </a:lnTo>
                                <a:lnTo>
                                  <a:pt x="15" y="65"/>
                                </a:lnTo>
                                <a:lnTo>
                                  <a:pt x="15" y="60"/>
                                </a:lnTo>
                                <a:lnTo>
                                  <a:pt x="1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5" name="Freeform 2058"/>
                        <wps:cNvSpPr>
                          <a:spLocks/>
                        </wps:cNvSpPr>
                        <wps:spPr bwMode="auto">
                          <a:xfrm>
                            <a:off x="3574" y="8971"/>
                            <a:ext cx="15" cy="69"/>
                          </a:xfrm>
                          <a:custGeom>
                            <a:avLst/>
                            <a:gdLst>
                              <a:gd name="T0" fmla="*/ 15 w 15"/>
                              <a:gd name="T1" fmla="*/ 4 h 69"/>
                              <a:gd name="T2" fmla="*/ 10 w 15"/>
                              <a:gd name="T3" fmla="*/ 0 h 69"/>
                              <a:gd name="T4" fmla="*/ 5 w 15"/>
                              <a:gd name="T5" fmla="*/ 0 h 69"/>
                              <a:gd name="T6" fmla="*/ 0 w 15"/>
                              <a:gd name="T7" fmla="*/ 4 h 69"/>
                              <a:gd name="T8" fmla="*/ 0 w 15"/>
                              <a:gd name="T9" fmla="*/ 9 h 69"/>
                              <a:gd name="T10" fmla="*/ 0 w 15"/>
                              <a:gd name="T11" fmla="*/ 67 h 69"/>
                              <a:gd name="T12" fmla="*/ 5 w 15"/>
                              <a:gd name="T13" fmla="*/ 69 h 69"/>
                              <a:gd name="T14" fmla="*/ 10 w 15"/>
                              <a:gd name="T15" fmla="*/ 69 h 69"/>
                              <a:gd name="T16" fmla="*/ 15 w 15"/>
                              <a:gd name="T17" fmla="*/ 67 h 69"/>
                              <a:gd name="T18" fmla="*/ 15 w 15"/>
                              <a:gd name="T19" fmla="*/ 59 h 69"/>
                              <a:gd name="T20" fmla="*/ 15 w 15"/>
                              <a:gd name="T21" fmla="*/ 4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4"/>
                                </a:moveTo>
                                <a:lnTo>
                                  <a:pt x="10" y="0"/>
                                </a:lnTo>
                                <a:lnTo>
                                  <a:pt x="5" y="0"/>
                                </a:lnTo>
                                <a:lnTo>
                                  <a:pt x="0" y="4"/>
                                </a:lnTo>
                                <a:lnTo>
                                  <a:pt x="0" y="9"/>
                                </a:lnTo>
                                <a:lnTo>
                                  <a:pt x="0" y="67"/>
                                </a:lnTo>
                                <a:lnTo>
                                  <a:pt x="5" y="69"/>
                                </a:lnTo>
                                <a:lnTo>
                                  <a:pt x="10" y="69"/>
                                </a:lnTo>
                                <a:lnTo>
                                  <a:pt x="15" y="67"/>
                                </a:lnTo>
                                <a:lnTo>
                                  <a:pt x="15" y="59"/>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6" name="Freeform 2059"/>
                        <wps:cNvSpPr>
                          <a:spLocks/>
                        </wps:cNvSpPr>
                        <wps:spPr bwMode="auto">
                          <a:xfrm>
                            <a:off x="3574" y="9069"/>
                            <a:ext cx="15" cy="69"/>
                          </a:xfrm>
                          <a:custGeom>
                            <a:avLst/>
                            <a:gdLst>
                              <a:gd name="T0" fmla="*/ 15 w 15"/>
                              <a:gd name="T1" fmla="*/ 5 h 69"/>
                              <a:gd name="T2" fmla="*/ 10 w 15"/>
                              <a:gd name="T3" fmla="*/ 0 h 69"/>
                              <a:gd name="T4" fmla="*/ 5 w 15"/>
                              <a:gd name="T5" fmla="*/ 0 h 69"/>
                              <a:gd name="T6" fmla="*/ 0 w 15"/>
                              <a:gd name="T7" fmla="*/ 5 h 69"/>
                              <a:gd name="T8" fmla="*/ 0 w 15"/>
                              <a:gd name="T9" fmla="*/ 9 h 69"/>
                              <a:gd name="T10" fmla="*/ 0 w 15"/>
                              <a:gd name="T11" fmla="*/ 67 h 69"/>
                              <a:gd name="T12" fmla="*/ 5 w 15"/>
                              <a:gd name="T13" fmla="*/ 69 h 69"/>
                              <a:gd name="T14" fmla="*/ 10 w 15"/>
                              <a:gd name="T15" fmla="*/ 69 h 69"/>
                              <a:gd name="T16" fmla="*/ 15 w 15"/>
                              <a:gd name="T17" fmla="*/ 67 h 69"/>
                              <a:gd name="T18" fmla="*/ 15 w 15"/>
                              <a:gd name="T19" fmla="*/ 62 h 69"/>
                              <a:gd name="T20" fmla="*/ 15 w 15"/>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5"/>
                                </a:moveTo>
                                <a:lnTo>
                                  <a:pt x="10" y="0"/>
                                </a:lnTo>
                                <a:lnTo>
                                  <a:pt x="5" y="0"/>
                                </a:lnTo>
                                <a:lnTo>
                                  <a:pt x="0" y="5"/>
                                </a:lnTo>
                                <a:lnTo>
                                  <a:pt x="0" y="9"/>
                                </a:lnTo>
                                <a:lnTo>
                                  <a:pt x="0" y="67"/>
                                </a:lnTo>
                                <a:lnTo>
                                  <a:pt x="5" y="69"/>
                                </a:lnTo>
                                <a:lnTo>
                                  <a:pt x="10" y="69"/>
                                </a:lnTo>
                                <a:lnTo>
                                  <a:pt x="15" y="67"/>
                                </a:lnTo>
                                <a:lnTo>
                                  <a:pt x="15" y="62"/>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7" name="Freeform 2060"/>
                        <wps:cNvSpPr>
                          <a:spLocks/>
                        </wps:cNvSpPr>
                        <wps:spPr bwMode="auto">
                          <a:xfrm>
                            <a:off x="3574" y="9169"/>
                            <a:ext cx="15" cy="70"/>
                          </a:xfrm>
                          <a:custGeom>
                            <a:avLst/>
                            <a:gdLst>
                              <a:gd name="T0" fmla="*/ 15 w 15"/>
                              <a:gd name="T1" fmla="*/ 3 h 70"/>
                              <a:gd name="T2" fmla="*/ 10 w 15"/>
                              <a:gd name="T3" fmla="*/ 0 h 70"/>
                              <a:gd name="T4" fmla="*/ 5 w 15"/>
                              <a:gd name="T5" fmla="*/ 0 h 70"/>
                              <a:gd name="T6" fmla="*/ 0 w 15"/>
                              <a:gd name="T7" fmla="*/ 3 h 70"/>
                              <a:gd name="T8" fmla="*/ 0 w 15"/>
                              <a:gd name="T9" fmla="*/ 8 h 70"/>
                              <a:gd name="T10" fmla="*/ 0 w 15"/>
                              <a:gd name="T11" fmla="*/ 65 h 70"/>
                              <a:gd name="T12" fmla="*/ 5 w 15"/>
                              <a:gd name="T13" fmla="*/ 70 h 70"/>
                              <a:gd name="T14" fmla="*/ 10 w 15"/>
                              <a:gd name="T15" fmla="*/ 70 h 70"/>
                              <a:gd name="T16" fmla="*/ 15 w 15"/>
                              <a:gd name="T17" fmla="*/ 65 h 70"/>
                              <a:gd name="T18" fmla="*/ 15 w 15"/>
                              <a:gd name="T19" fmla="*/ 60 h 70"/>
                              <a:gd name="T20" fmla="*/ 15 w 15"/>
                              <a:gd name="T21" fmla="*/ 3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3"/>
                                </a:moveTo>
                                <a:lnTo>
                                  <a:pt x="10" y="0"/>
                                </a:lnTo>
                                <a:lnTo>
                                  <a:pt x="5" y="0"/>
                                </a:lnTo>
                                <a:lnTo>
                                  <a:pt x="0" y="3"/>
                                </a:lnTo>
                                <a:lnTo>
                                  <a:pt x="0" y="8"/>
                                </a:lnTo>
                                <a:lnTo>
                                  <a:pt x="0" y="65"/>
                                </a:lnTo>
                                <a:lnTo>
                                  <a:pt x="5" y="70"/>
                                </a:lnTo>
                                <a:lnTo>
                                  <a:pt x="10" y="70"/>
                                </a:lnTo>
                                <a:lnTo>
                                  <a:pt x="15" y="65"/>
                                </a:lnTo>
                                <a:lnTo>
                                  <a:pt x="15" y="60"/>
                                </a:lnTo>
                                <a:lnTo>
                                  <a:pt x="1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8" name="Freeform 2061"/>
                        <wps:cNvSpPr>
                          <a:spLocks/>
                        </wps:cNvSpPr>
                        <wps:spPr bwMode="auto">
                          <a:xfrm>
                            <a:off x="3574" y="9268"/>
                            <a:ext cx="15" cy="69"/>
                          </a:xfrm>
                          <a:custGeom>
                            <a:avLst/>
                            <a:gdLst>
                              <a:gd name="T0" fmla="*/ 15 w 15"/>
                              <a:gd name="T1" fmla="*/ 2 h 69"/>
                              <a:gd name="T2" fmla="*/ 10 w 15"/>
                              <a:gd name="T3" fmla="*/ 0 h 69"/>
                              <a:gd name="T4" fmla="*/ 5 w 15"/>
                              <a:gd name="T5" fmla="*/ 0 h 69"/>
                              <a:gd name="T6" fmla="*/ 0 w 15"/>
                              <a:gd name="T7" fmla="*/ 2 h 69"/>
                              <a:gd name="T8" fmla="*/ 0 w 15"/>
                              <a:gd name="T9" fmla="*/ 9 h 69"/>
                              <a:gd name="T10" fmla="*/ 0 w 15"/>
                              <a:gd name="T11" fmla="*/ 64 h 69"/>
                              <a:gd name="T12" fmla="*/ 5 w 15"/>
                              <a:gd name="T13" fmla="*/ 69 h 69"/>
                              <a:gd name="T14" fmla="*/ 10 w 15"/>
                              <a:gd name="T15" fmla="*/ 69 h 69"/>
                              <a:gd name="T16" fmla="*/ 15 w 15"/>
                              <a:gd name="T17" fmla="*/ 64 h 69"/>
                              <a:gd name="T18" fmla="*/ 15 w 15"/>
                              <a:gd name="T19" fmla="*/ 60 h 69"/>
                              <a:gd name="T20" fmla="*/ 15 w 15"/>
                              <a:gd name="T21" fmla="*/ 2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2"/>
                                </a:moveTo>
                                <a:lnTo>
                                  <a:pt x="10" y="0"/>
                                </a:lnTo>
                                <a:lnTo>
                                  <a:pt x="5" y="0"/>
                                </a:lnTo>
                                <a:lnTo>
                                  <a:pt x="0" y="2"/>
                                </a:lnTo>
                                <a:lnTo>
                                  <a:pt x="0" y="9"/>
                                </a:lnTo>
                                <a:lnTo>
                                  <a:pt x="0" y="64"/>
                                </a:lnTo>
                                <a:lnTo>
                                  <a:pt x="5" y="69"/>
                                </a:lnTo>
                                <a:lnTo>
                                  <a:pt x="10" y="69"/>
                                </a:lnTo>
                                <a:lnTo>
                                  <a:pt x="15" y="64"/>
                                </a:lnTo>
                                <a:lnTo>
                                  <a:pt x="15" y="60"/>
                                </a:lnTo>
                                <a:lnTo>
                                  <a:pt x="15"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9" name="Freeform 2062"/>
                        <wps:cNvSpPr>
                          <a:spLocks/>
                        </wps:cNvSpPr>
                        <wps:spPr bwMode="auto">
                          <a:xfrm>
                            <a:off x="3574" y="9366"/>
                            <a:ext cx="15" cy="69"/>
                          </a:xfrm>
                          <a:custGeom>
                            <a:avLst/>
                            <a:gdLst>
                              <a:gd name="T0" fmla="*/ 15 w 15"/>
                              <a:gd name="T1" fmla="*/ 5 h 69"/>
                              <a:gd name="T2" fmla="*/ 10 w 15"/>
                              <a:gd name="T3" fmla="*/ 0 h 69"/>
                              <a:gd name="T4" fmla="*/ 5 w 15"/>
                              <a:gd name="T5" fmla="*/ 0 h 69"/>
                              <a:gd name="T6" fmla="*/ 0 w 15"/>
                              <a:gd name="T7" fmla="*/ 5 h 69"/>
                              <a:gd name="T8" fmla="*/ 0 w 15"/>
                              <a:gd name="T9" fmla="*/ 9 h 69"/>
                              <a:gd name="T10" fmla="*/ 0 w 15"/>
                              <a:gd name="T11" fmla="*/ 65 h 69"/>
                              <a:gd name="T12" fmla="*/ 5 w 15"/>
                              <a:gd name="T13" fmla="*/ 69 h 69"/>
                              <a:gd name="T14" fmla="*/ 10 w 15"/>
                              <a:gd name="T15" fmla="*/ 69 h 69"/>
                              <a:gd name="T16" fmla="*/ 15 w 15"/>
                              <a:gd name="T17" fmla="*/ 65 h 69"/>
                              <a:gd name="T18" fmla="*/ 15 w 15"/>
                              <a:gd name="T19" fmla="*/ 60 h 69"/>
                              <a:gd name="T20" fmla="*/ 15 w 15"/>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5"/>
                                </a:moveTo>
                                <a:lnTo>
                                  <a:pt x="10" y="0"/>
                                </a:lnTo>
                                <a:lnTo>
                                  <a:pt x="5" y="0"/>
                                </a:lnTo>
                                <a:lnTo>
                                  <a:pt x="0" y="5"/>
                                </a:lnTo>
                                <a:lnTo>
                                  <a:pt x="0" y="9"/>
                                </a:lnTo>
                                <a:lnTo>
                                  <a:pt x="0" y="65"/>
                                </a:lnTo>
                                <a:lnTo>
                                  <a:pt x="5" y="69"/>
                                </a:lnTo>
                                <a:lnTo>
                                  <a:pt x="10" y="69"/>
                                </a:lnTo>
                                <a:lnTo>
                                  <a:pt x="15" y="65"/>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0" name="Freeform 2063"/>
                        <wps:cNvSpPr>
                          <a:spLocks/>
                        </wps:cNvSpPr>
                        <wps:spPr bwMode="auto">
                          <a:xfrm>
                            <a:off x="3574" y="9464"/>
                            <a:ext cx="15" cy="70"/>
                          </a:xfrm>
                          <a:custGeom>
                            <a:avLst/>
                            <a:gdLst>
                              <a:gd name="T0" fmla="*/ 15 w 15"/>
                              <a:gd name="T1" fmla="*/ 5 h 70"/>
                              <a:gd name="T2" fmla="*/ 10 w 15"/>
                              <a:gd name="T3" fmla="*/ 0 h 70"/>
                              <a:gd name="T4" fmla="*/ 5 w 15"/>
                              <a:gd name="T5" fmla="*/ 0 h 70"/>
                              <a:gd name="T6" fmla="*/ 0 w 15"/>
                              <a:gd name="T7" fmla="*/ 5 h 70"/>
                              <a:gd name="T8" fmla="*/ 0 w 15"/>
                              <a:gd name="T9" fmla="*/ 10 h 70"/>
                              <a:gd name="T10" fmla="*/ 0 w 15"/>
                              <a:gd name="T11" fmla="*/ 65 h 70"/>
                              <a:gd name="T12" fmla="*/ 5 w 15"/>
                              <a:gd name="T13" fmla="*/ 70 h 70"/>
                              <a:gd name="T14" fmla="*/ 10 w 15"/>
                              <a:gd name="T15" fmla="*/ 70 h 70"/>
                              <a:gd name="T16" fmla="*/ 15 w 15"/>
                              <a:gd name="T17" fmla="*/ 65 h 70"/>
                              <a:gd name="T18" fmla="*/ 15 w 15"/>
                              <a:gd name="T19" fmla="*/ 62 h 70"/>
                              <a:gd name="T20" fmla="*/ 15 w 15"/>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5"/>
                                </a:moveTo>
                                <a:lnTo>
                                  <a:pt x="10" y="0"/>
                                </a:lnTo>
                                <a:lnTo>
                                  <a:pt x="5" y="0"/>
                                </a:lnTo>
                                <a:lnTo>
                                  <a:pt x="0" y="5"/>
                                </a:lnTo>
                                <a:lnTo>
                                  <a:pt x="0" y="10"/>
                                </a:lnTo>
                                <a:lnTo>
                                  <a:pt x="0" y="65"/>
                                </a:lnTo>
                                <a:lnTo>
                                  <a:pt x="5" y="70"/>
                                </a:lnTo>
                                <a:lnTo>
                                  <a:pt x="10" y="70"/>
                                </a:lnTo>
                                <a:lnTo>
                                  <a:pt x="15" y="65"/>
                                </a:lnTo>
                                <a:lnTo>
                                  <a:pt x="15" y="62"/>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1" name="Freeform 2064"/>
                        <wps:cNvSpPr>
                          <a:spLocks/>
                        </wps:cNvSpPr>
                        <wps:spPr bwMode="auto">
                          <a:xfrm>
                            <a:off x="3574" y="9562"/>
                            <a:ext cx="15" cy="72"/>
                          </a:xfrm>
                          <a:custGeom>
                            <a:avLst/>
                            <a:gdLst>
                              <a:gd name="T0" fmla="*/ 15 w 15"/>
                              <a:gd name="T1" fmla="*/ 5 h 72"/>
                              <a:gd name="T2" fmla="*/ 10 w 15"/>
                              <a:gd name="T3" fmla="*/ 0 h 72"/>
                              <a:gd name="T4" fmla="*/ 5 w 15"/>
                              <a:gd name="T5" fmla="*/ 0 h 72"/>
                              <a:gd name="T6" fmla="*/ 0 w 15"/>
                              <a:gd name="T7" fmla="*/ 5 h 72"/>
                              <a:gd name="T8" fmla="*/ 0 w 15"/>
                              <a:gd name="T9" fmla="*/ 10 h 72"/>
                              <a:gd name="T10" fmla="*/ 0 w 15"/>
                              <a:gd name="T11" fmla="*/ 67 h 72"/>
                              <a:gd name="T12" fmla="*/ 5 w 15"/>
                              <a:gd name="T13" fmla="*/ 72 h 72"/>
                              <a:gd name="T14" fmla="*/ 10 w 15"/>
                              <a:gd name="T15" fmla="*/ 72 h 72"/>
                              <a:gd name="T16" fmla="*/ 15 w 15"/>
                              <a:gd name="T17" fmla="*/ 67 h 72"/>
                              <a:gd name="T18" fmla="*/ 15 w 15"/>
                              <a:gd name="T19" fmla="*/ 63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10"/>
                                </a:lnTo>
                                <a:lnTo>
                                  <a:pt x="0" y="67"/>
                                </a:lnTo>
                                <a:lnTo>
                                  <a:pt x="5" y="72"/>
                                </a:lnTo>
                                <a:lnTo>
                                  <a:pt x="10" y="72"/>
                                </a:lnTo>
                                <a:lnTo>
                                  <a:pt x="15" y="67"/>
                                </a:lnTo>
                                <a:lnTo>
                                  <a:pt x="15" y="63"/>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2" name="Freeform 2065"/>
                        <wps:cNvSpPr>
                          <a:spLocks/>
                        </wps:cNvSpPr>
                        <wps:spPr bwMode="auto">
                          <a:xfrm>
                            <a:off x="3574" y="9661"/>
                            <a:ext cx="20" cy="14"/>
                          </a:xfrm>
                          <a:custGeom>
                            <a:avLst/>
                            <a:gdLst>
                              <a:gd name="T0" fmla="*/ 15 w 20"/>
                              <a:gd name="T1" fmla="*/ 4 h 14"/>
                              <a:gd name="T2" fmla="*/ 10 w 20"/>
                              <a:gd name="T3" fmla="*/ 0 h 14"/>
                              <a:gd name="T4" fmla="*/ 5 w 20"/>
                              <a:gd name="T5" fmla="*/ 0 h 14"/>
                              <a:gd name="T6" fmla="*/ 0 w 20"/>
                              <a:gd name="T7" fmla="*/ 4 h 14"/>
                              <a:gd name="T8" fmla="*/ 0 w 20"/>
                              <a:gd name="T9" fmla="*/ 12 h 14"/>
                              <a:gd name="T10" fmla="*/ 5 w 20"/>
                              <a:gd name="T11" fmla="*/ 14 h 14"/>
                              <a:gd name="T12" fmla="*/ 10 w 20"/>
                              <a:gd name="T13" fmla="*/ 14 h 14"/>
                              <a:gd name="T14" fmla="*/ 15 w 20"/>
                              <a:gd name="T15" fmla="*/ 12 h 14"/>
                              <a:gd name="T16" fmla="*/ 20 w 20"/>
                              <a:gd name="T17" fmla="*/ 12 h 14"/>
                              <a:gd name="T18" fmla="*/ 15 w 20"/>
                              <a:gd name="T19"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4">
                                <a:moveTo>
                                  <a:pt x="15" y="4"/>
                                </a:moveTo>
                                <a:lnTo>
                                  <a:pt x="10" y="0"/>
                                </a:lnTo>
                                <a:lnTo>
                                  <a:pt x="5" y="0"/>
                                </a:lnTo>
                                <a:lnTo>
                                  <a:pt x="0" y="4"/>
                                </a:lnTo>
                                <a:lnTo>
                                  <a:pt x="0" y="12"/>
                                </a:lnTo>
                                <a:lnTo>
                                  <a:pt x="5" y="14"/>
                                </a:lnTo>
                                <a:lnTo>
                                  <a:pt x="10" y="14"/>
                                </a:lnTo>
                                <a:lnTo>
                                  <a:pt x="15" y="12"/>
                                </a:lnTo>
                                <a:lnTo>
                                  <a:pt x="20" y="12"/>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3" name="Freeform 2066"/>
                        <wps:cNvSpPr>
                          <a:spLocks/>
                        </wps:cNvSpPr>
                        <wps:spPr bwMode="auto">
                          <a:xfrm>
                            <a:off x="3857" y="8678"/>
                            <a:ext cx="12" cy="67"/>
                          </a:xfrm>
                          <a:custGeom>
                            <a:avLst/>
                            <a:gdLst>
                              <a:gd name="T0" fmla="*/ 12 w 12"/>
                              <a:gd name="T1" fmla="*/ 5 h 67"/>
                              <a:gd name="T2" fmla="*/ 5 w 12"/>
                              <a:gd name="T3" fmla="*/ 0 h 67"/>
                              <a:gd name="T4" fmla="*/ 0 w 12"/>
                              <a:gd name="T5" fmla="*/ 5 h 67"/>
                              <a:gd name="T6" fmla="*/ 0 w 12"/>
                              <a:gd name="T7" fmla="*/ 10 h 67"/>
                              <a:gd name="T8" fmla="*/ 0 w 12"/>
                              <a:gd name="T9" fmla="*/ 63 h 67"/>
                              <a:gd name="T10" fmla="*/ 5 w 12"/>
                              <a:gd name="T11" fmla="*/ 67 h 67"/>
                              <a:gd name="T12" fmla="*/ 10 w 12"/>
                              <a:gd name="T13" fmla="*/ 67 h 67"/>
                              <a:gd name="T14" fmla="*/ 12 w 12"/>
                              <a:gd name="T15" fmla="*/ 63 h 67"/>
                              <a:gd name="T16" fmla="*/ 12 w 12"/>
                              <a:gd name="T17" fmla="*/ 58 h 67"/>
                              <a:gd name="T18" fmla="*/ 12 w 12"/>
                              <a:gd name="T19"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 h="67">
                                <a:moveTo>
                                  <a:pt x="12" y="5"/>
                                </a:moveTo>
                                <a:lnTo>
                                  <a:pt x="5" y="0"/>
                                </a:lnTo>
                                <a:lnTo>
                                  <a:pt x="0" y="5"/>
                                </a:lnTo>
                                <a:lnTo>
                                  <a:pt x="0" y="10"/>
                                </a:lnTo>
                                <a:lnTo>
                                  <a:pt x="0" y="63"/>
                                </a:lnTo>
                                <a:lnTo>
                                  <a:pt x="5" y="67"/>
                                </a:lnTo>
                                <a:lnTo>
                                  <a:pt x="10" y="67"/>
                                </a:lnTo>
                                <a:lnTo>
                                  <a:pt x="12" y="63"/>
                                </a:lnTo>
                                <a:lnTo>
                                  <a:pt x="12" y="58"/>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4" name="Freeform 2067"/>
                        <wps:cNvSpPr>
                          <a:spLocks/>
                        </wps:cNvSpPr>
                        <wps:spPr bwMode="auto">
                          <a:xfrm>
                            <a:off x="3857" y="8774"/>
                            <a:ext cx="12" cy="70"/>
                          </a:xfrm>
                          <a:custGeom>
                            <a:avLst/>
                            <a:gdLst>
                              <a:gd name="T0" fmla="*/ 12 w 12"/>
                              <a:gd name="T1" fmla="*/ 5 h 70"/>
                              <a:gd name="T2" fmla="*/ 10 w 12"/>
                              <a:gd name="T3" fmla="*/ 0 h 70"/>
                              <a:gd name="T4" fmla="*/ 5 w 12"/>
                              <a:gd name="T5" fmla="*/ 0 h 70"/>
                              <a:gd name="T6" fmla="*/ 0 w 12"/>
                              <a:gd name="T7" fmla="*/ 5 h 70"/>
                              <a:gd name="T8" fmla="*/ 0 w 12"/>
                              <a:gd name="T9" fmla="*/ 7 h 70"/>
                              <a:gd name="T10" fmla="*/ 0 w 12"/>
                              <a:gd name="T11" fmla="*/ 65 h 70"/>
                              <a:gd name="T12" fmla="*/ 5 w 12"/>
                              <a:gd name="T13" fmla="*/ 70 h 70"/>
                              <a:gd name="T14" fmla="*/ 10 w 12"/>
                              <a:gd name="T15" fmla="*/ 70 h 70"/>
                              <a:gd name="T16" fmla="*/ 12 w 12"/>
                              <a:gd name="T17" fmla="*/ 65 h 70"/>
                              <a:gd name="T18" fmla="*/ 12 w 12"/>
                              <a:gd name="T19" fmla="*/ 60 h 70"/>
                              <a:gd name="T20" fmla="*/ 12 w 12"/>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70">
                                <a:moveTo>
                                  <a:pt x="12" y="5"/>
                                </a:moveTo>
                                <a:lnTo>
                                  <a:pt x="10" y="0"/>
                                </a:lnTo>
                                <a:lnTo>
                                  <a:pt x="5" y="0"/>
                                </a:lnTo>
                                <a:lnTo>
                                  <a:pt x="0" y="5"/>
                                </a:lnTo>
                                <a:lnTo>
                                  <a:pt x="0" y="7"/>
                                </a:lnTo>
                                <a:lnTo>
                                  <a:pt x="0" y="65"/>
                                </a:lnTo>
                                <a:lnTo>
                                  <a:pt x="5" y="70"/>
                                </a:lnTo>
                                <a:lnTo>
                                  <a:pt x="10" y="70"/>
                                </a:lnTo>
                                <a:lnTo>
                                  <a:pt x="12" y="65"/>
                                </a:lnTo>
                                <a:lnTo>
                                  <a:pt x="12" y="60"/>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5" name="Freeform 2068"/>
                        <wps:cNvSpPr>
                          <a:spLocks/>
                        </wps:cNvSpPr>
                        <wps:spPr bwMode="auto">
                          <a:xfrm>
                            <a:off x="3857" y="8872"/>
                            <a:ext cx="12" cy="70"/>
                          </a:xfrm>
                          <a:custGeom>
                            <a:avLst/>
                            <a:gdLst>
                              <a:gd name="T0" fmla="*/ 12 w 12"/>
                              <a:gd name="T1" fmla="*/ 3 h 70"/>
                              <a:gd name="T2" fmla="*/ 10 w 12"/>
                              <a:gd name="T3" fmla="*/ 0 h 70"/>
                              <a:gd name="T4" fmla="*/ 5 w 12"/>
                              <a:gd name="T5" fmla="*/ 0 h 70"/>
                              <a:gd name="T6" fmla="*/ 0 w 12"/>
                              <a:gd name="T7" fmla="*/ 3 h 70"/>
                              <a:gd name="T8" fmla="*/ 0 w 12"/>
                              <a:gd name="T9" fmla="*/ 10 h 70"/>
                              <a:gd name="T10" fmla="*/ 0 w 12"/>
                              <a:gd name="T11" fmla="*/ 65 h 70"/>
                              <a:gd name="T12" fmla="*/ 5 w 12"/>
                              <a:gd name="T13" fmla="*/ 70 h 70"/>
                              <a:gd name="T14" fmla="*/ 10 w 12"/>
                              <a:gd name="T15" fmla="*/ 70 h 70"/>
                              <a:gd name="T16" fmla="*/ 12 w 12"/>
                              <a:gd name="T17" fmla="*/ 65 h 70"/>
                              <a:gd name="T18" fmla="*/ 12 w 12"/>
                              <a:gd name="T19" fmla="*/ 60 h 70"/>
                              <a:gd name="T20" fmla="*/ 12 w 12"/>
                              <a:gd name="T21" fmla="*/ 3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70">
                                <a:moveTo>
                                  <a:pt x="12" y="3"/>
                                </a:moveTo>
                                <a:lnTo>
                                  <a:pt x="10" y="0"/>
                                </a:lnTo>
                                <a:lnTo>
                                  <a:pt x="5" y="0"/>
                                </a:lnTo>
                                <a:lnTo>
                                  <a:pt x="0" y="3"/>
                                </a:lnTo>
                                <a:lnTo>
                                  <a:pt x="0" y="10"/>
                                </a:lnTo>
                                <a:lnTo>
                                  <a:pt x="0" y="65"/>
                                </a:lnTo>
                                <a:lnTo>
                                  <a:pt x="5" y="70"/>
                                </a:lnTo>
                                <a:lnTo>
                                  <a:pt x="10" y="70"/>
                                </a:lnTo>
                                <a:lnTo>
                                  <a:pt x="12" y="65"/>
                                </a:lnTo>
                                <a:lnTo>
                                  <a:pt x="12" y="60"/>
                                </a:lnTo>
                                <a:lnTo>
                                  <a:pt x="1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6" name="Freeform 2069"/>
                        <wps:cNvSpPr>
                          <a:spLocks/>
                        </wps:cNvSpPr>
                        <wps:spPr bwMode="auto">
                          <a:xfrm>
                            <a:off x="3857" y="8971"/>
                            <a:ext cx="12" cy="69"/>
                          </a:xfrm>
                          <a:custGeom>
                            <a:avLst/>
                            <a:gdLst>
                              <a:gd name="T0" fmla="*/ 12 w 12"/>
                              <a:gd name="T1" fmla="*/ 4 h 69"/>
                              <a:gd name="T2" fmla="*/ 10 w 12"/>
                              <a:gd name="T3" fmla="*/ 0 h 69"/>
                              <a:gd name="T4" fmla="*/ 5 w 12"/>
                              <a:gd name="T5" fmla="*/ 0 h 69"/>
                              <a:gd name="T6" fmla="*/ 0 w 12"/>
                              <a:gd name="T7" fmla="*/ 4 h 69"/>
                              <a:gd name="T8" fmla="*/ 0 w 12"/>
                              <a:gd name="T9" fmla="*/ 9 h 69"/>
                              <a:gd name="T10" fmla="*/ 0 w 12"/>
                              <a:gd name="T11" fmla="*/ 67 h 69"/>
                              <a:gd name="T12" fmla="*/ 5 w 12"/>
                              <a:gd name="T13" fmla="*/ 69 h 69"/>
                              <a:gd name="T14" fmla="*/ 10 w 12"/>
                              <a:gd name="T15" fmla="*/ 69 h 69"/>
                              <a:gd name="T16" fmla="*/ 12 w 12"/>
                              <a:gd name="T17" fmla="*/ 67 h 69"/>
                              <a:gd name="T18" fmla="*/ 12 w 12"/>
                              <a:gd name="T19" fmla="*/ 59 h 69"/>
                              <a:gd name="T20" fmla="*/ 12 w 12"/>
                              <a:gd name="T21" fmla="*/ 4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69">
                                <a:moveTo>
                                  <a:pt x="12" y="4"/>
                                </a:moveTo>
                                <a:lnTo>
                                  <a:pt x="10" y="0"/>
                                </a:lnTo>
                                <a:lnTo>
                                  <a:pt x="5" y="0"/>
                                </a:lnTo>
                                <a:lnTo>
                                  <a:pt x="0" y="4"/>
                                </a:lnTo>
                                <a:lnTo>
                                  <a:pt x="0" y="9"/>
                                </a:lnTo>
                                <a:lnTo>
                                  <a:pt x="0" y="67"/>
                                </a:lnTo>
                                <a:lnTo>
                                  <a:pt x="5" y="69"/>
                                </a:lnTo>
                                <a:lnTo>
                                  <a:pt x="10" y="69"/>
                                </a:lnTo>
                                <a:lnTo>
                                  <a:pt x="12" y="67"/>
                                </a:lnTo>
                                <a:lnTo>
                                  <a:pt x="12" y="59"/>
                                </a:lnTo>
                                <a:lnTo>
                                  <a:pt x="12"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7" name="Freeform 2070"/>
                        <wps:cNvSpPr>
                          <a:spLocks/>
                        </wps:cNvSpPr>
                        <wps:spPr bwMode="auto">
                          <a:xfrm>
                            <a:off x="3857" y="9069"/>
                            <a:ext cx="12" cy="69"/>
                          </a:xfrm>
                          <a:custGeom>
                            <a:avLst/>
                            <a:gdLst>
                              <a:gd name="T0" fmla="*/ 12 w 12"/>
                              <a:gd name="T1" fmla="*/ 5 h 69"/>
                              <a:gd name="T2" fmla="*/ 10 w 12"/>
                              <a:gd name="T3" fmla="*/ 0 h 69"/>
                              <a:gd name="T4" fmla="*/ 5 w 12"/>
                              <a:gd name="T5" fmla="*/ 0 h 69"/>
                              <a:gd name="T6" fmla="*/ 0 w 12"/>
                              <a:gd name="T7" fmla="*/ 5 h 69"/>
                              <a:gd name="T8" fmla="*/ 0 w 12"/>
                              <a:gd name="T9" fmla="*/ 9 h 69"/>
                              <a:gd name="T10" fmla="*/ 0 w 12"/>
                              <a:gd name="T11" fmla="*/ 67 h 69"/>
                              <a:gd name="T12" fmla="*/ 5 w 12"/>
                              <a:gd name="T13" fmla="*/ 69 h 69"/>
                              <a:gd name="T14" fmla="*/ 10 w 12"/>
                              <a:gd name="T15" fmla="*/ 69 h 69"/>
                              <a:gd name="T16" fmla="*/ 12 w 12"/>
                              <a:gd name="T17" fmla="*/ 67 h 69"/>
                              <a:gd name="T18" fmla="*/ 12 w 12"/>
                              <a:gd name="T19" fmla="*/ 62 h 69"/>
                              <a:gd name="T20" fmla="*/ 12 w 12"/>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69">
                                <a:moveTo>
                                  <a:pt x="12" y="5"/>
                                </a:moveTo>
                                <a:lnTo>
                                  <a:pt x="10" y="0"/>
                                </a:lnTo>
                                <a:lnTo>
                                  <a:pt x="5" y="0"/>
                                </a:lnTo>
                                <a:lnTo>
                                  <a:pt x="0" y="5"/>
                                </a:lnTo>
                                <a:lnTo>
                                  <a:pt x="0" y="9"/>
                                </a:lnTo>
                                <a:lnTo>
                                  <a:pt x="0" y="67"/>
                                </a:lnTo>
                                <a:lnTo>
                                  <a:pt x="5" y="69"/>
                                </a:lnTo>
                                <a:lnTo>
                                  <a:pt x="10" y="69"/>
                                </a:lnTo>
                                <a:lnTo>
                                  <a:pt x="12" y="67"/>
                                </a:lnTo>
                                <a:lnTo>
                                  <a:pt x="12" y="62"/>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8" name="Freeform 2071"/>
                        <wps:cNvSpPr>
                          <a:spLocks/>
                        </wps:cNvSpPr>
                        <wps:spPr bwMode="auto">
                          <a:xfrm>
                            <a:off x="3857" y="9169"/>
                            <a:ext cx="12" cy="70"/>
                          </a:xfrm>
                          <a:custGeom>
                            <a:avLst/>
                            <a:gdLst>
                              <a:gd name="T0" fmla="*/ 12 w 12"/>
                              <a:gd name="T1" fmla="*/ 3 h 70"/>
                              <a:gd name="T2" fmla="*/ 10 w 12"/>
                              <a:gd name="T3" fmla="*/ 0 h 70"/>
                              <a:gd name="T4" fmla="*/ 5 w 12"/>
                              <a:gd name="T5" fmla="*/ 0 h 70"/>
                              <a:gd name="T6" fmla="*/ 0 w 12"/>
                              <a:gd name="T7" fmla="*/ 3 h 70"/>
                              <a:gd name="T8" fmla="*/ 0 w 12"/>
                              <a:gd name="T9" fmla="*/ 8 h 70"/>
                              <a:gd name="T10" fmla="*/ 0 w 12"/>
                              <a:gd name="T11" fmla="*/ 65 h 70"/>
                              <a:gd name="T12" fmla="*/ 5 w 12"/>
                              <a:gd name="T13" fmla="*/ 70 h 70"/>
                              <a:gd name="T14" fmla="*/ 10 w 12"/>
                              <a:gd name="T15" fmla="*/ 70 h 70"/>
                              <a:gd name="T16" fmla="*/ 12 w 12"/>
                              <a:gd name="T17" fmla="*/ 65 h 70"/>
                              <a:gd name="T18" fmla="*/ 12 w 12"/>
                              <a:gd name="T19" fmla="*/ 60 h 70"/>
                              <a:gd name="T20" fmla="*/ 12 w 12"/>
                              <a:gd name="T21" fmla="*/ 3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70">
                                <a:moveTo>
                                  <a:pt x="12" y="3"/>
                                </a:moveTo>
                                <a:lnTo>
                                  <a:pt x="10" y="0"/>
                                </a:lnTo>
                                <a:lnTo>
                                  <a:pt x="5" y="0"/>
                                </a:lnTo>
                                <a:lnTo>
                                  <a:pt x="0" y="3"/>
                                </a:lnTo>
                                <a:lnTo>
                                  <a:pt x="0" y="8"/>
                                </a:lnTo>
                                <a:lnTo>
                                  <a:pt x="0" y="65"/>
                                </a:lnTo>
                                <a:lnTo>
                                  <a:pt x="5" y="70"/>
                                </a:lnTo>
                                <a:lnTo>
                                  <a:pt x="10" y="70"/>
                                </a:lnTo>
                                <a:lnTo>
                                  <a:pt x="12" y="65"/>
                                </a:lnTo>
                                <a:lnTo>
                                  <a:pt x="12" y="60"/>
                                </a:lnTo>
                                <a:lnTo>
                                  <a:pt x="1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9" name="Freeform 2072"/>
                        <wps:cNvSpPr>
                          <a:spLocks/>
                        </wps:cNvSpPr>
                        <wps:spPr bwMode="auto">
                          <a:xfrm>
                            <a:off x="3857" y="9268"/>
                            <a:ext cx="12" cy="69"/>
                          </a:xfrm>
                          <a:custGeom>
                            <a:avLst/>
                            <a:gdLst>
                              <a:gd name="T0" fmla="*/ 12 w 12"/>
                              <a:gd name="T1" fmla="*/ 2 h 69"/>
                              <a:gd name="T2" fmla="*/ 10 w 12"/>
                              <a:gd name="T3" fmla="*/ 0 h 69"/>
                              <a:gd name="T4" fmla="*/ 5 w 12"/>
                              <a:gd name="T5" fmla="*/ 0 h 69"/>
                              <a:gd name="T6" fmla="*/ 0 w 12"/>
                              <a:gd name="T7" fmla="*/ 2 h 69"/>
                              <a:gd name="T8" fmla="*/ 0 w 12"/>
                              <a:gd name="T9" fmla="*/ 9 h 69"/>
                              <a:gd name="T10" fmla="*/ 0 w 12"/>
                              <a:gd name="T11" fmla="*/ 64 h 69"/>
                              <a:gd name="T12" fmla="*/ 5 w 12"/>
                              <a:gd name="T13" fmla="*/ 69 h 69"/>
                              <a:gd name="T14" fmla="*/ 10 w 12"/>
                              <a:gd name="T15" fmla="*/ 69 h 69"/>
                              <a:gd name="T16" fmla="*/ 12 w 12"/>
                              <a:gd name="T17" fmla="*/ 64 h 69"/>
                              <a:gd name="T18" fmla="*/ 12 w 12"/>
                              <a:gd name="T19" fmla="*/ 60 h 69"/>
                              <a:gd name="T20" fmla="*/ 12 w 12"/>
                              <a:gd name="T21" fmla="*/ 2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69">
                                <a:moveTo>
                                  <a:pt x="12" y="2"/>
                                </a:moveTo>
                                <a:lnTo>
                                  <a:pt x="10" y="0"/>
                                </a:lnTo>
                                <a:lnTo>
                                  <a:pt x="5" y="0"/>
                                </a:lnTo>
                                <a:lnTo>
                                  <a:pt x="0" y="2"/>
                                </a:lnTo>
                                <a:lnTo>
                                  <a:pt x="0" y="9"/>
                                </a:lnTo>
                                <a:lnTo>
                                  <a:pt x="0" y="64"/>
                                </a:lnTo>
                                <a:lnTo>
                                  <a:pt x="5" y="69"/>
                                </a:lnTo>
                                <a:lnTo>
                                  <a:pt x="10" y="69"/>
                                </a:lnTo>
                                <a:lnTo>
                                  <a:pt x="12" y="64"/>
                                </a:lnTo>
                                <a:lnTo>
                                  <a:pt x="12" y="60"/>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0" name="Freeform 2073"/>
                        <wps:cNvSpPr>
                          <a:spLocks/>
                        </wps:cNvSpPr>
                        <wps:spPr bwMode="auto">
                          <a:xfrm>
                            <a:off x="3857" y="9366"/>
                            <a:ext cx="12" cy="69"/>
                          </a:xfrm>
                          <a:custGeom>
                            <a:avLst/>
                            <a:gdLst>
                              <a:gd name="T0" fmla="*/ 12 w 12"/>
                              <a:gd name="T1" fmla="*/ 5 h 69"/>
                              <a:gd name="T2" fmla="*/ 10 w 12"/>
                              <a:gd name="T3" fmla="*/ 0 h 69"/>
                              <a:gd name="T4" fmla="*/ 5 w 12"/>
                              <a:gd name="T5" fmla="*/ 0 h 69"/>
                              <a:gd name="T6" fmla="*/ 0 w 12"/>
                              <a:gd name="T7" fmla="*/ 5 h 69"/>
                              <a:gd name="T8" fmla="*/ 0 w 12"/>
                              <a:gd name="T9" fmla="*/ 9 h 69"/>
                              <a:gd name="T10" fmla="*/ 0 w 12"/>
                              <a:gd name="T11" fmla="*/ 65 h 69"/>
                              <a:gd name="T12" fmla="*/ 5 w 12"/>
                              <a:gd name="T13" fmla="*/ 69 h 69"/>
                              <a:gd name="T14" fmla="*/ 10 w 12"/>
                              <a:gd name="T15" fmla="*/ 69 h 69"/>
                              <a:gd name="T16" fmla="*/ 12 w 12"/>
                              <a:gd name="T17" fmla="*/ 65 h 69"/>
                              <a:gd name="T18" fmla="*/ 12 w 12"/>
                              <a:gd name="T19" fmla="*/ 60 h 69"/>
                              <a:gd name="T20" fmla="*/ 12 w 12"/>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69">
                                <a:moveTo>
                                  <a:pt x="12" y="5"/>
                                </a:moveTo>
                                <a:lnTo>
                                  <a:pt x="10" y="0"/>
                                </a:lnTo>
                                <a:lnTo>
                                  <a:pt x="5" y="0"/>
                                </a:lnTo>
                                <a:lnTo>
                                  <a:pt x="0" y="5"/>
                                </a:lnTo>
                                <a:lnTo>
                                  <a:pt x="0" y="9"/>
                                </a:lnTo>
                                <a:lnTo>
                                  <a:pt x="0" y="65"/>
                                </a:lnTo>
                                <a:lnTo>
                                  <a:pt x="5" y="69"/>
                                </a:lnTo>
                                <a:lnTo>
                                  <a:pt x="10" y="69"/>
                                </a:lnTo>
                                <a:lnTo>
                                  <a:pt x="12" y="65"/>
                                </a:lnTo>
                                <a:lnTo>
                                  <a:pt x="12" y="60"/>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1" name="Freeform 2074"/>
                        <wps:cNvSpPr>
                          <a:spLocks/>
                        </wps:cNvSpPr>
                        <wps:spPr bwMode="auto">
                          <a:xfrm>
                            <a:off x="3857" y="9464"/>
                            <a:ext cx="12" cy="70"/>
                          </a:xfrm>
                          <a:custGeom>
                            <a:avLst/>
                            <a:gdLst>
                              <a:gd name="T0" fmla="*/ 12 w 12"/>
                              <a:gd name="T1" fmla="*/ 5 h 70"/>
                              <a:gd name="T2" fmla="*/ 10 w 12"/>
                              <a:gd name="T3" fmla="*/ 0 h 70"/>
                              <a:gd name="T4" fmla="*/ 5 w 12"/>
                              <a:gd name="T5" fmla="*/ 0 h 70"/>
                              <a:gd name="T6" fmla="*/ 0 w 12"/>
                              <a:gd name="T7" fmla="*/ 5 h 70"/>
                              <a:gd name="T8" fmla="*/ 0 w 12"/>
                              <a:gd name="T9" fmla="*/ 10 h 70"/>
                              <a:gd name="T10" fmla="*/ 0 w 12"/>
                              <a:gd name="T11" fmla="*/ 65 h 70"/>
                              <a:gd name="T12" fmla="*/ 5 w 12"/>
                              <a:gd name="T13" fmla="*/ 70 h 70"/>
                              <a:gd name="T14" fmla="*/ 10 w 12"/>
                              <a:gd name="T15" fmla="*/ 70 h 70"/>
                              <a:gd name="T16" fmla="*/ 12 w 12"/>
                              <a:gd name="T17" fmla="*/ 65 h 70"/>
                              <a:gd name="T18" fmla="*/ 12 w 12"/>
                              <a:gd name="T19" fmla="*/ 62 h 70"/>
                              <a:gd name="T20" fmla="*/ 12 w 12"/>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70">
                                <a:moveTo>
                                  <a:pt x="12" y="5"/>
                                </a:moveTo>
                                <a:lnTo>
                                  <a:pt x="10" y="0"/>
                                </a:lnTo>
                                <a:lnTo>
                                  <a:pt x="5" y="0"/>
                                </a:lnTo>
                                <a:lnTo>
                                  <a:pt x="0" y="5"/>
                                </a:lnTo>
                                <a:lnTo>
                                  <a:pt x="0" y="10"/>
                                </a:lnTo>
                                <a:lnTo>
                                  <a:pt x="0" y="65"/>
                                </a:lnTo>
                                <a:lnTo>
                                  <a:pt x="5" y="70"/>
                                </a:lnTo>
                                <a:lnTo>
                                  <a:pt x="10" y="70"/>
                                </a:lnTo>
                                <a:lnTo>
                                  <a:pt x="12" y="65"/>
                                </a:lnTo>
                                <a:lnTo>
                                  <a:pt x="12" y="62"/>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2" name="Freeform 2075"/>
                        <wps:cNvSpPr>
                          <a:spLocks/>
                        </wps:cNvSpPr>
                        <wps:spPr bwMode="auto">
                          <a:xfrm>
                            <a:off x="3857" y="9562"/>
                            <a:ext cx="12" cy="72"/>
                          </a:xfrm>
                          <a:custGeom>
                            <a:avLst/>
                            <a:gdLst>
                              <a:gd name="T0" fmla="*/ 12 w 12"/>
                              <a:gd name="T1" fmla="*/ 5 h 72"/>
                              <a:gd name="T2" fmla="*/ 10 w 12"/>
                              <a:gd name="T3" fmla="*/ 0 h 72"/>
                              <a:gd name="T4" fmla="*/ 5 w 12"/>
                              <a:gd name="T5" fmla="*/ 0 h 72"/>
                              <a:gd name="T6" fmla="*/ 0 w 12"/>
                              <a:gd name="T7" fmla="*/ 5 h 72"/>
                              <a:gd name="T8" fmla="*/ 0 w 12"/>
                              <a:gd name="T9" fmla="*/ 10 h 72"/>
                              <a:gd name="T10" fmla="*/ 0 w 12"/>
                              <a:gd name="T11" fmla="*/ 67 h 72"/>
                              <a:gd name="T12" fmla="*/ 5 w 12"/>
                              <a:gd name="T13" fmla="*/ 72 h 72"/>
                              <a:gd name="T14" fmla="*/ 10 w 12"/>
                              <a:gd name="T15" fmla="*/ 72 h 72"/>
                              <a:gd name="T16" fmla="*/ 12 w 12"/>
                              <a:gd name="T17" fmla="*/ 67 h 72"/>
                              <a:gd name="T18" fmla="*/ 12 w 12"/>
                              <a:gd name="T19" fmla="*/ 63 h 72"/>
                              <a:gd name="T20" fmla="*/ 12 w 12"/>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72">
                                <a:moveTo>
                                  <a:pt x="12" y="5"/>
                                </a:moveTo>
                                <a:lnTo>
                                  <a:pt x="10" y="0"/>
                                </a:lnTo>
                                <a:lnTo>
                                  <a:pt x="5" y="0"/>
                                </a:lnTo>
                                <a:lnTo>
                                  <a:pt x="0" y="5"/>
                                </a:lnTo>
                                <a:lnTo>
                                  <a:pt x="0" y="10"/>
                                </a:lnTo>
                                <a:lnTo>
                                  <a:pt x="0" y="67"/>
                                </a:lnTo>
                                <a:lnTo>
                                  <a:pt x="5" y="72"/>
                                </a:lnTo>
                                <a:lnTo>
                                  <a:pt x="10" y="72"/>
                                </a:lnTo>
                                <a:lnTo>
                                  <a:pt x="12" y="67"/>
                                </a:lnTo>
                                <a:lnTo>
                                  <a:pt x="12" y="63"/>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3" name="Freeform 2076"/>
                        <wps:cNvSpPr>
                          <a:spLocks/>
                        </wps:cNvSpPr>
                        <wps:spPr bwMode="auto">
                          <a:xfrm>
                            <a:off x="3857" y="9661"/>
                            <a:ext cx="17" cy="14"/>
                          </a:xfrm>
                          <a:custGeom>
                            <a:avLst/>
                            <a:gdLst>
                              <a:gd name="T0" fmla="*/ 12 w 17"/>
                              <a:gd name="T1" fmla="*/ 4 h 14"/>
                              <a:gd name="T2" fmla="*/ 10 w 17"/>
                              <a:gd name="T3" fmla="*/ 0 h 14"/>
                              <a:gd name="T4" fmla="*/ 5 w 17"/>
                              <a:gd name="T5" fmla="*/ 0 h 14"/>
                              <a:gd name="T6" fmla="*/ 0 w 17"/>
                              <a:gd name="T7" fmla="*/ 4 h 14"/>
                              <a:gd name="T8" fmla="*/ 0 w 17"/>
                              <a:gd name="T9" fmla="*/ 12 h 14"/>
                              <a:gd name="T10" fmla="*/ 5 w 17"/>
                              <a:gd name="T11" fmla="*/ 14 h 14"/>
                              <a:gd name="T12" fmla="*/ 10 w 17"/>
                              <a:gd name="T13" fmla="*/ 14 h 14"/>
                              <a:gd name="T14" fmla="*/ 12 w 17"/>
                              <a:gd name="T15" fmla="*/ 12 h 14"/>
                              <a:gd name="T16" fmla="*/ 17 w 17"/>
                              <a:gd name="T17" fmla="*/ 12 h 14"/>
                              <a:gd name="T18" fmla="*/ 12 w 17"/>
                              <a:gd name="T19"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 h="14">
                                <a:moveTo>
                                  <a:pt x="12" y="4"/>
                                </a:moveTo>
                                <a:lnTo>
                                  <a:pt x="10" y="0"/>
                                </a:lnTo>
                                <a:lnTo>
                                  <a:pt x="5" y="0"/>
                                </a:lnTo>
                                <a:lnTo>
                                  <a:pt x="0" y="4"/>
                                </a:lnTo>
                                <a:lnTo>
                                  <a:pt x="0" y="12"/>
                                </a:lnTo>
                                <a:lnTo>
                                  <a:pt x="5" y="14"/>
                                </a:lnTo>
                                <a:lnTo>
                                  <a:pt x="10" y="14"/>
                                </a:lnTo>
                                <a:lnTo>
                                  <a:pt x="12" y="12"/>
                                </a:lnTo>
                                <a:lnTo>
                                  <a:pt x="17" y="12"/>
                                </a:lnTo>
                                <a:lnTo>
                                  <a:pt x="12"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4" name="Freeform 2077"/>
                        <wps:cNvSpPr>
                          <a:spLocks/>
                        </wps:cNvSpPr>
                        <wps:spPr bwMode="auto">
                          <a:xfrm>
                            <a:off x="4157" y="8786"/>
                            <a:ext cx="14" cy="67"/>
                          </a:xfrm>
                          <a:custGeom>
                            <a:avLst/>
                            <a:gdLst>
                              <a:gd name="T0" fmla="*/ 14 w 14"/>
                              <a:gd name="T1" fmla="*/ 10 h 67"/>
                              <a:gd name="T2" fmla="*/ 9 w 14"/>
                              <a:gd name="T3" fmla="*/ 5 h 67"/>
                              <a:gd name="T4" fmla="*/ 5 w 14"/>
                              <a:gd name="T5" fmla="*/ 0 h 67"/>
                              <a:gd name="T6" fmla="*/ 0 w 14"/>
                              <a:gd name="T7" fmla="*/ 5 h 67"/>
                              <a:gd name="T8" fmla="*/ 0 w 14"/>
                              <a:gd name="T9" fmla="*/ 58 h 67"/>
                              <a:gd name="T10" fmla="*/ 0 w 14"/>
                              <a:gd name="T11" fmla="*/ 62 h 67"/>
                              <a:gd name="T12" fmla="*/ 5 w 14"/>
                              <a:gd name="T13" fmla="*/ 67 h 67"/>
                              <a:gd name="T14" fmla="*/ 9 w 14"/>
                              <a:gd name="T15" fmla="*/ 67 h 67"/>
                              <a:gd name="T16" fmla="*/ 14 w 14"/>
                              <a:gd name="T17" fmla="*/ 62 h 67"/>
                              <a:gd name="T18" fmla="*/ 14 w 14"/>
                              <a:gd name="T19" fmla="*/ 1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4" h="67">
                                <a:moveTo>
                                  <a:pt x="14" y="10"/>
                                </a:moveTo>
                                <a:lnTo>
                                  <a:pt x="9" y="5"/>
                                </a:lnTo>
                                <a:lnTo>
                                  <a:pt x="5" y="0"/>
                                </a:lnTo>
                                <a:lnTo>
                                  <a:pt x="0" y="5"/>
                                </a:lnTo>
                                <a:lnTo>
                                  <a:pt x="0" y="58"/>
                                </a:lnTo>
                                <a:lnTo>
                                  <a:pt x="0" y="62"/>
                                </a:lnTo>
                                <a:lnTo>
                                  <a:pt x="5" y="67"/>
                                </a:lnTo>
                                <a:lnTo>
                                  <a:pt x="9" y="67"/>
                                </a:lnTo>
                                <a:lnTo>
                                  <a:pt x="14" y="62"/>
                                </a:lnTo>
                                <a:lnTo>
                                  <a:pt x="1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5" name="Freeform 2078"/>
                        <wps:cNvSpPr>
                          <a:spLocks/>
                        </wps:cNvSpPr>
                        <wps:spPr bwMode="auto">
                          <a:xfrm>
                            <a:off x="4157" y="8882"/>
                            <a:ext cx="14" cy="69"/>
                          </a:xfrm>
                          <a:custGeom>
                            <a:avLst/>
                            <a:gdLst>
                              <a:gd name="T0" fmla="*/ 14 w 14"/>
                              <a:gd name="T1" fmla="*/ 9 h 69"/>
                              <a:gd name="T2" fmla="*/ 14 w 14"/>
                              <a:gd name="T3" fmla="*/ 5 h 69"/>
                              <a:gd name="T4" fmla="*/ 9 w 14"/>
                              <a:gd name="T5" fmla="*/ 0 h 69"/>
                              <a:gd name="T6" fmla="*/ 5 w 14"/>
                              <a:gd name="T7" fmla="*/ 0 h 69"/>
                              <a:gd name="T8" fmla="*/ 0 w 14"/>
                              <a:gd name="T9" fmla="*/ 5 h 69"/>
                              <a:gd name="T10" fmla="*/ 0 w 14"/>
                              <a:gd name="T11" fmla="*/ 60 h 69"/>
                              <a:gd name="T12" fmla="*/ 0 w 14"/>
                              <a:gd name="T13" fmla="*/ 65 h 69"/>
                              <a:gd name="T14" fmla="*/ 5 w 14"/>
                              <a:gd name="T15" fmla="*/ 69 h 69"/>
                              <a:gd name="T16" fmla="*/ 9 w 14"/>
                              <a:gd name="T17" fmla="*/ 69 h 69"/>
                              <a:gd name="T18" fmla="*/ 14 w 14"/>
                              <a:gd name="T19" fmla="*/ 65 h 69"/>
                              <a:gd name="T20" fmla="*/ 14 w 14"/>
                              <a:gd name="T21" fmla="*/ 9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69">
                                <a:moveTo>
                                  <a:pt x="14" y="9"/>
                                </a:moveTo>
                                <a:lnTo>
                                  <a:pt x="14" y="5"/>
                                </a:lnTo>
                                <a:lnTo>
                                  <a:pt x="9" y="0"/>
                                </a:lnTo>
                                <a:lnTo>
                                  <a:pt x="5" y="0"/>
                                </a:lnTo>
                                <a:lnTo>
                                  <a:pt x="0" y="5"/>
                                </a:lnTo>
                                <a:lnTo>
                                  <a:pt x="0" y="60"/>
                                </a:lnTo>
                                <a:lnTo>
                                  <a:pt x="0" y="65"/>
                                </a:lnTo>
                                <a:lnTo>
                                  <a:pt x="5" y="69"/>
                                </a:lnTo>
                                <a:lnTo>
                                  <a:pt x="9" y="69"/>
                                </a:lnTo>
                                <a:lnTo>
                                  <a:pt x="14" y="65"/>
                                </a:lnTo>
                                <a:lnTo>
                                  <a:pt x="1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6" name="Freeform 2079"/>
                        <wps:cNvSpPr>
                          <a:spLocks/>
                        </wps:cNvSpPr>
                        <wps:spPr bwMode="auto">
                          <a:xfrm>
                            <a:off x="4157" y="8980"/>
                            <a:ext cx="14" cy="70"/>
                          </a:xfrm>
                          <a:custGeom>
                            <a:avLst/>
                            <a:gdLst>
                              <a:gd name="T0" fmla="*/ 14 w 14"/>
                              <a:gd name="T1" fmla="*/ 10 h 70"/>
                              <a:gd name="T2" fmla="*/ 14 w 14"/>
                              <a:gd name="T3" fmla="*/ 5 h 70"/>
                              <a:gd name="T4" fmla="*/ 9 w 14"/>
                              <a:gd name="T5" fmla="*/ 0 h 70"/>
                              <a:gd name="T6" fmla="*/ 5 w 14"/>
                              <a:gd name="T7" fmla="*/ 0 h 70"/>
                              <a:gd name="T8" fmla="*/ 0 w 14"/>
                              <a:gd name="T9" fmla="*/ 5 h 70"/>
                              <a:gd name="T10" fmla="*/ 0 w 14"/>
                              <a:gd name="T11" fmla="*/ 60 h 70"/>
                              <a:gd name="T12" fmla="*/ 0 w 14"/>
                              <a:gd name="T13" fmla="*/ 65 h 70"/>
                              <a:gd name="T14" fmla="*/ 5 w 14"/>
                              <a:gd name="T15" fmla="*/ 70 h 70"/>
                              <a:gd name="T16" fmla="*/ 9 w 14"/>
                              <a:gd name="T17" fmla="*/ 70 h 70"/>
                              <a:gd name="T18" fmla="*/ 14 w 14"/>
                              <a:gd name="T19" fmla="*/ 65 h 70"/>
                              <a:gd name="T20" fmla="*/ 14 w 14"/>
                              <a:gd name="T21" fmla="*/ 1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70">
                                <a:moveTo>
                                  <a:pt x="14" y="10"/>
                                </a:moveTo>
                                <a:lnTo>
                                  <a:pt x="14" y="5"/>
                                </a:lnTo>
                                <a:lnTo>
                                  <a:pt x="9" y="0"/>
                                </a:lnTo>
                                <a:lnTo>
                                  <a:pt x="5" y="0"/>
                                </a:lnTo>
                                <a:lnTo>
                                  <a:pt x="0" y="5"/>
                                </a:lnTo>
                                <a:lnTo>
                                  <a:pt x="0" y="60"/>
                                </a:lnTo>
                                <a:lnTo>
                                  <a:pt x="0" y="65"/>
                                </a:lnTo>
                                <a:lnTo>
                                  <a:pt x="5" y="70"/>
                                </a:lnTo>
                                <a:lnTo>
                                  <a:pt x="9" y="70"/>
                                </a:lnTo>
                                <a:lnTo>
                                  <a:pt x="14" y="65"/>
                                </a:lnTo>
                                <a:lnTo>
                                  <a:pt x="1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7" name="Freeform 2080"/>
                        <wps:cNvSpPr>
                          <a:spLocks/>
                        </wps:cNvSpPr>
                        <wps:spPr bwMode="auto">
                          <a:xfrm>
                            <a:off x="4157" y="9078"/>
                            <a:ext cx="14" cy="72"/>
                          </a:xfrm>
                          <a:custGeom>
                            <a:avLst/>
                            <a:gdLst>
                              <a:gd name="T0" fmla="*/ 14 w 14"/>
                              <a:gd name="T1" fmla="*/ 10 h 72"/>
                              <a:gd name="T2" fmla="*/ 14 w 14"/>
                              <a:gd name="T3" fmla="*/ 5 h 72"/>
                              <a:gd name="T4" fmla="*/ 9 w 14"/>
                              <a:gd name="T5" fmla="*/ 0 h 72"/>
                              <a:gd name="T6" fmla="*/ 5 w 14"/>
                              <a:gd name="T7" fmla="*/ 0 h 72"/>
                              <a:gd name="T8" fmla="*/ 0 w 14"/>
                              <a:gd name="T9" fmla="*/ 5 h 72"/>
                              <a:gd name="T10" fmla="*/ 0 w 14"/>
                              <a:gd name="T11" fmla="*/ 60 h 72"/>
                              <a:gd name="T12" fmla="*/ 0 w 14"/>
                              <a:gd name="T13" fmla="*/ 67 h 72"/>
                              <a:gd name="T14" fmla="*/ 5 w 14"/>
                              <a:gd name="T15" fmla="*/ 72 h 72"/>
                              <a:gd name="T16" fmla="*/ 9 w 14"/>
                              <a:gd name="T17" fmla="*/ 72 h 72"/>
                              <a:gd name="T18" fmla="*/ 14 w 14"/>
                              <a:gd name="T19" fmla="*/ 67 h 72"/>
                              <a:gd name="T20" fmla="*/ 14 w 14"/>
                              <a:gd name="T21" fmla="*/ 1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72">
                                <a:moveTo>
                                  <a:pt x="14" y="10"/>
                                </a:moveTo>
                                <a:lnTo>
                                  <a:pt x="14" y="5"/>
                                </a:lnTo>
                                <a:lnTo>
                                  <a:pt x="9" y="0"/>
                                </a:lnTo>
                                <a:lnTo>
                                  <a:pt x="5" y="0"/>
                                </a:lnTo>
                                <a:lnTo>
                                  <a:pt x="0" y="5"/>
                                </a:lnTo>
                                <a:lnTo>
                                  <a:pt x="0" y="60"/>
                                </a:lnTo>
                                <a:lnTo>
                                  <a:pt x="0" y="67"/>
                                </a:lnTo>
                                <a:lnTo>
                                  <a:pt x="5" y="72"/>
                                </a:lnTo>
                                <a:lnTo>
                                  <a:pt x="9" y="72"/>
                                </a:lnTo>
                                <a:lnTo>
                                  <a:pt x="14" y="67"/>
                                </a:lnTo>
                                <a:lnTo>
                                  <a:pt x="1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8" name="Freeform 2081"/>
                        <wps:cNvSpPr>
                          <a:spLocks/>
                        </wps:cNvSpPr>
                        <wps:spPr bwMode="auto">
                          <a:xfrm>
                            <a:off x="4157" y="9177"/>
                            <a:ext cx="14" cy="71"/>
                          </a:xfrm>
                          <a:custGeom>
                            <a:avLst/>
                            <a:gdLst>
                              <a:gd name="T0" fmla="*/ 14 w 14"/>
                              <a:gd name="T1" fmla="*/ 9 h 71"/>
                              <a:gd name="T2" fmla="*/ 14 w 14"/>
                              <a:gd name="T3" fmla="*/ 4 h 71"/>
                              <a:gd name="T4" fmla="*/ 9 w 14"/>
                              <a:gd name="T5" fmla="*/ 0 h 71"/>
                              <a:gd name="T6" fmla="*/ 5 w 14"/>
                              <a:gd name="T7" fmla="*/ 0 h 71"/>
                              <a:gd name="T8" fmla="*/ 0 w 14"/>
                              <a:gd name="T9" fmla="*/ 4 h 71"/>
                              <a:gd name="T10" fmla="*/ 0 w 14"/>
                              <a:gd name="T11" fmla="*/ 62 h 71"/>
                              <a:gd name="T12" fmla="*/ 0 w 14"/>
                              <a:gd name="T13" fmla="*/ 67 h 71"/>
                              <a:gd name="T14" fmla="*/ 5 w 14"/>
                              <a:gd name="T15" fmla="*/ 71 h 71"/>
                              <a:gd name="T16" fmla="*/ 9 w 14"/>
                              <a:gd name="T17" fmla="*/ 71 h 71"/>
                              <a:gd name="T18" fmla="*/ 14 w 14"/>
                              <a:gd name="T19" fmla="*/ 67 h 71"/>
                              <a:gd name="T20" fmla="*/ 14 w 14"/>
                              <a:gd name="T21" fmla="*/ 9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71">
                                <a:moveTo>
                                  <a:pt x="14" y="9"/>
                                </a:moveTo>
                                <a:lnTo>
                                  <a:pt x="14" y="4"/>
                                </a:lnTo>
                                <a:lnTo>
                                  <a:pt x="9" y="0"/>
                                </a:lnTo>
                                <a:lnTo>
                                  <a:pt x="5" y="0"/>
                                </a:lnTo>
                                <a:lnTo>
                                  <a:pt x="0" y="4"/>
                                </a:lnTo>
                                <a:lnTo>
                                  <a:pt x="0" y="62"/>
                                </a:lnTo>
                                <a:lnTo>
                                  <a:pt x="0" y="67"/>
                                </a:lnTo>
                                <a:lnTo>
                                  <a:pt x="5" y="71"/>
                                </a:lnTo>
                                <a:lnTo>
                                  <a:pt x="9" y="71"/>
                                </a:lnTo>
                                <a:lnTo>
                                  <a:pt x="14" y="67"/>
                                </a:lnTo>
                                <a:lnTo>
                                  <a:pt x="1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9" name="Freeform 2082"/>
                        <wps:cNvSpPr>
                          <a:spLocks/>
                        </wps:cNvSpPr>
                        <wps:spPr bwMode="auto">
                          <a:xfrm>
                            <a:off x="4157" y="9277"/>
                            <a:ext cx="14" cy="70"/>
                          </a:xfrm>
                          <a:custGeom>
                            <a:avLst/>
                            <a:gdLst>
                              <a:gd name="T0" fmla="*/ 14 w 14"/>
                              <a:gd name="T1" fmla="*/ 7 h 70"/>
                              <a:gd name="T2" fmla="*/ 14 w 14"/>
                              <a:gd name="T3" fmla="*/ 5 h 70"/>
                              <a:gd name="T4" fmla="*/ 9 w 14"/>
                              <a:gd name="T5" fmla="*/ 0 h 70"/>
                              <a:gd name="T6" fmla="*/ 5 w 14"/>
                              <a:gd name="T7" fmla="*/ 0 h 70"/>
                              <a:gd name="T8" fmla="*/ 0 w 14"/>
                              <a:gd name="T9" fmla="*/ 5 h 70"/>
                              <a:gd name="T10" fmla="*/ 0 w 14"/>
                              <a:gd name="T11" fmla="*/ 60 h 70"/>
                              <a:gd name="T12" fmla="*/ 0 w 14"/>
                              <a:gd name="T13" fmla="*/ 65 h 70"/>
                              <a:gd name="T14" fmla="*/ 5 w 14"/>
                              <a:gd name="T15" fmla="*/ 70 h 70"/>
                              <a:gd name="T16" fmla="*/ 9 w 14"/>
                              <a:gd name="T17" fmla="*/ 70 h 70"/>
                              <a:gd name="T18" fmla="*/ 14 w 14"/>
                              <a:gd name="T19" fmla="*/ 65 h 70"/>
                              <a:gd name="T20" fmla="*/ 14 w 14"/>
                              <a:gd name="T21" fmla="*/ 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70">
                                <a:moveTo>
                                  <a:pt x="14" y="7"/>
                                </a:moveTo>
                                <a:lnTo>
                                  <a:pt x="14" y="5"/>
                                </a:lnTo>
                                <a:lnTo>
                                  <a:pt x="9" y="0"/>
                                </a:lnTo>
                                <a:lnTo>
                                  <a:pt x="5" y="0"/>
                                </a:lnTo>
                                <a:lnTo>
                                  <a:pt x="0" y="5"/>
                                </a:lnTo>
                                <a:lnTo>
                                  <a:pt x="0" y="60"/>
                                </a:lnTo>
                                <a:lnTo>
                                  <a:pt x="0" y="65"/>
                                </a:lnTo>
                                <a:lnTo>
                                  <a:pt x="5" y="70"/>
                                </a:lnTo>
                                <a:lnTo>
                                  <a:pt x="9" y="70"/>
                                </a:lnTo>
                                <a:lnTo>
                                  <a:pt x="14" y="65"/>
                                </a:lnTo>
                                <a:lnTo>
                                  <a:pt x="14"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0" name="Freeform 2083"/>
                        <wps:cNvSpPr>
                          <a:spLocks/>
                        </wps:cNvSpPr>
                        <wps:spPr bwMode="auto">
                          <a:xfrm>
                            <a:off x="4157" y="9375"/>
                            <a:ext cx="14" cy="70"/>
                          </a:xfrm>
                          <a:custGeom>
                            <a:avLst/>
                            <a:gdLst>
                              <a:gd name="T0" fmla="*/ 14 w 14"/>
                              <a:gd name="T1" fmla="*/ 10 h 70"/>
                              <a:gd name="T2" fmla="*/ 14 w 14"/>
                              <a:gd name="T3" fmla="*/ 5 h 70"/>
                              <a:gd name="T4" fmla="*/ 9 w 14"/>
                              <a:gd name="T5" fmla="*/ 0 h 70"/>
                              <a:gd name="T6" fmla="*/ 5 w 14"/>
                              <a:gd name="T7" fmla="*/ 0 h 70"/>
                              <a:gd name="T8" fmla="*/ 0 w 14"/>
                              <a:gd name="T9" fmla="*/ 5 h 70"/>
                              <a:gd name="T10" fmla="*/ 0 w 14"/>
                              <a:gd name="T11" fmla="*/ 60 h 70"/>
                              <a:gd name="T12" fmla="*/ 0 w 14"/>
                              <a:gd name="T13" fmla="*/ 65 h 70"/>
                              <a:gd name="T14" fmla="*/ 5 w 14"/>
                              <a:gd name="T15" fmla="*/ 70 h 70"/>
                              <a:gd name="T16" fmla="*/ 9 w 14"/>
                              <a:gd name="T17" fmla="*/ 70 h 70"/>
                              <a:gd name="T18" fmla="*/ 14 w 14"/>
                              <a:gd name="T19" fmla="*/ 65 h 70"/>
                              <a:gd name="T20" fmla="*/ 14 w 14"/>
                              <a:gd name="T21" fmla="*/ 1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70">
                                <a:moveTo>
                                  <a:pt x="14" y="10"/>
                                </a:moveTo>
                                <a:lnTo>
                                  <a:pt x="14" y="5"/>
                                </a:lnTo>
                                <a:lnTo>
                                  <a:pt x="9" y="0"/>
                                </a:lnTo>
                                <a:lnTo>
                                  <a:pt x="5" y="0"/>
                                </a:lnTo>
                                <a:lnTo>
                                  <a:pt x="0" y="5"/>
                                </a:lnTo>
                                <a:lnTo>
                                  <a:pt x="0" y="60"/>
                                </a:lnTo>
                                <a:lnTo>
                                  <a:pt x="0" y="65"/>
                                </a:lnTo>
                                <a:lnTo>
                                  <a:pt x="5" y="70"/>
                                </a:lnTo>
                                <a:lnTo>
                                  <a:pt x="9" y="70"/>
                                </a:lnTo>
                                <a:lnTo>
                                  <a:pt x="14" y="65"/>
                                </a:lnTo>
                                <a:lnTo>
                                  <a:pt x="1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1" name="Freeform 2084"/>
                        <wps:cNvSpPr>
                          <a:spLocks/>
                        </wps:cNvSpPr>
                        <wps:spPr bwMode="auto">
                          <a:xfrm>
                            <a:off x="4157" y="9474"/>
                            <a:ext cx="14" cy="72"/>
                          </a:xfrm>
                          <a:custGeom>
                            <a:avLst/>
                            <a:gdLst>
                              <a:gd name="T0" fmla="*/ 14 w 14"/>
                              <a:gd name="T1" fmla="*/ 9 h 72"/>
                              <a:gd name="T2" fmla="*/ 14 w 14"/>
                              <a:gd name="T3" fmla="*/ 5 h 72"/>
                              <a:gd name="T4" fmla="*/ 9 w 14"/>
                              <a:gd name="T5" fmla="*/ 0 h 72"/>
                              <a:gd name="T6" fmla="*/ 5 w 14"/>
                              <a:gd name="T7" fmla="*/ 0 h 72"/>
                              <a:gd name="T8" fmla="*/ 0 w 14"/>
                              <a:gd name="T9" fmla="*/ 5 h 72"/>
                              <a:gd name="T10" fmla="*/ 0 w 14"/>
                              <a:gd name="T11" fmla="*/ 60 h 72"/>
                              <a:gd name="T12" fmla="*/ 0 w 14"/>
                              <a:gd name="T13" fmla="*/ 67 h 72"/>
                              <a:gd name="T14" fmla="*/ 5 w 14"/>
                              <a:gd name="T15" fmla="*/ 72 h 72"/>
                              <a:gd name="T16" fmla="*/ 9 w 14"/>
                              <a:gd name="T17" fmla="*/ 72 h 72"/>
                              <a:gd name="T18" fmla="*/ 14 w 14"/>
                              <a:gd name="T19" fmla="*/ 67 h 72"/>
                              <a:gd name="T20" fmla="*/ 14 w 14"/>
                              <a:gd name="T21" fmla="*/ 9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72">
                                <a:moveTo>
                                  <a:pt x="14" y="9"/>
                                </a:moveTo>
                                <a:lnTo>
                                  <a:pt x="14" y="5"/>
                                </a:lnTo>
                                <a:lnTo>
                                  <a:pt x="9" y="0"/>
                                </a:lnTo>
                                <a:lnTo>
                                  <a:pt x="5" y="0"/>
                                </a:lnTo>
                                <a:lnTo>
                                  <a:pt x="0" y="5"/>
                                </a:lnTo>
                                <a:lnTo>
                                  <a:pt x="0" y="60"/>
                                </a:lnTo>
                                <a:lnTo>
                                  <a:pt x="0" y="67"/>
                                </a:lnTo>
                                <a:lnTo>
                                  <a:pt x="5" y="72"/>
                                </a:lnTo>
                                <a:lnTo>
                                  <a:pt x="9" y="72"/>
                                </a:lnTo>
                                <a:lnTo>
                                  <a:pt x="14" y="67"/>
                                </a:lnTo>
                                <a:lnTo>
                                  <a:pt x="1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2" name="Freeform 2085"/>
                        <wps:cNvSpPr>
                          <a:spLocks/>
                        </wps:cNvSpPr>
                        <wps:spPr bwMode="auto">
                          <a:xfrm>
                            <a:off x="4157" y="9572"/>
                            <a:ext cx="14" cy="69"/>
                          </a:xfrm>
                          <a:custGeom>
                            <a:avLst/>
                            <a:gdLst>
                              <a:gd name="T0" fmla="*/ 14 w 14"/>
                              <a:gd name="T1" fmla="*/ 10 h 69"/>
                              <a:gd name="T2" fmla="*/ 14 w 14"/>
                              <a:gd name="T3" fmla="*/ 5 h 69"/>
                              <a:gd name="T4" fmla="*/ 9 w 14"/>
                              <a:gd name="T5" fmla="*/ 0 h 69"/>
                              <a:gd name="T6" fmla="*/ 5 w 14"/>
                              <a:gd name="T7" fmla="*/ 0 h 69"/>
                              <a:gd name="T8" fmla="*/ 0 w 14"/>
                              <a:gd name="T9" fmla="*/ 5 h 69"/>
                              <a:gd name="T10" fmla="*/ 0 w 14"/>
                              <a:gd name="T11" fmla="*/ 62 h 69"/>
                              <a:gd name="T12" fmla="*/ 0 w 14"/>
                              <a:gd name="T13" fmla="*/ 67 h 69"/>
                              <a:gd name="T14" fmla="*/ 5 w 14"/>
                              <a:gd name="T15" fmla="*/ 69 h 69"/>
                              <a:gd name="T16" fmla="*/ 9 w 14"/>
                              <a:gd name="T17" fmla="*/ 69 h 69"/>
                              <a:gd name="T18" fmla="*/ 14 w 14"/>
                              <a:gd name="T19" fmla="*/ 67 h 69"/>
                              <a:gd name="T20" fmla="*/ 14 w 14"/>
                              <a:gd name="T21" fmla="*/ 1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69">
                                <a:moveTo>
                                  <a:pt x="14" y="10"/>
                                </a:moveTo>
                                <a:lnTo>
                                  <a:pt x="14" y="5"/>
                                </a:lnTo>
                                <a:lnTo>
                                  <a:pt x="9" y="0"/>
                                </a:lnTo>
                                <a:lnTo>
                                  <a:pt x="5" y="0"/>
                                </a:lnTo>
                                <a:lnTo>
                                  <a:pt x="0" y="5"/>
                                </a:lnTo>
                                <a:lnTo>
                                  <a:pt x="0" y="62"/>
                                </a:lnTo>
                                <a:lnTo>
                                  <a:pt x="0" y="67"/>
                                </a:lnTo>
                                <a:lnTo>
                                  <a:pt x="5" y="69"/>
                                </a:lnTo>
                                <a:lnTo>
                                  <a:pt x="9" y="69"/>
                                </a:lnTo>
                                <a:lnTo>
                                  <a:pt x="14" y="67"/>
                                </a:lnTo>
                                <a:lnTo>
                                  <a:pt x="1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3" name="Freeform 2086"/>
                        <wps:cNvSpPr>
                          <a:spLocks/>
                        </wps:cNvSpPr>
                        <wps:spPr bwMode="auto">
                          <a:xfrm>
                            <a:off x="2825" y="8056"/>
                            <a:ext cx="85" cy="85"/>
                          </a:xfrm>
                          <a:custGeom>
                            <a:avLst/>
                            <a:gdLst>
                              <a:gd name="T0" fmla="*/ 72 w 146"/>
                              <a:gd name="T1" fmla="*/ 0 h 147"/>
                              <a:gd name="T2" fmla="*/ 65 w 146"/>
                              <a:gd name="T3" fmla="*/ 0 h 147"/>
                              <a:gd name="T4" fmla="*/ 57 w 146"/>
                              <a:gd name="T5" fmla="*/ 3 h 147"/>
                              <a:gd name="T6" fmla="*/ 50 w 146"/>
                              <a:gd name="T7" fmla="*/ 3 h 147"/>
                              <a:gd name="T8" fmla="*/ 43 w 146"/>
                              <a:gd name="T9" fmla="*/ 5 h 147"/>
                              <a:gd name="T10" fmla="*/ 38 w 146"/>
                              <a:gd name="T11" fmla="*/ 10 h 147"/>
                              <a:gd name="T12" fmla="*/ 31 w 146"/>
                              <a:gd name="T13" fmla="*/ 12 h 147"/>
                              <a:gd name="T14" fmla="*/ 22 w 146"/>
                              <a:gd name="T15" fmla="*/ 22 h 147"/>
                              <a:gd name="T16" fmla="*/ 12 w 146"/>
                              <a:gd name="T17" fmla="*/ 32 h 147"/>
                              <a:gd name="T18" fmla="*/ 10 w 146"/>
                              <a:gd name="T19" fmla="*/ 39 h 147"/>
                              <a:gd name="T20" fmla="*/ 5 w 146"/>
                              <a:gd name="T21" fmla="*/ 44 h 147"/>
                              <a:gd name="T22" fmla="*/ 2 w 146"/>
                              <a:gd name="T23" fmla="*/ 51 h 147"/>
                              <a:gd name="T24" fmla="*/ 2 w 146"/>
                              <a:gd name="T25" fmla="*/ 58 h 147"/>
                              <a:gd name="T26" fmla="*/ 0 w 146"/>
                              <a:gd name="T27" fmla="*/ 65 h 147"/>
                              <a:gd name="T28" fmla="*/ 0 w 146"/>
                              <a:gd name="T29" fmla="*/ 72 h 147"/>
                              <a:gd name="T30" fmla="*/ 0 w 146"/>
                              <a:gd name="T31" fmla="*/ 80 h 147"/>
                              <a:gd name="T32" fmla="*/ 2 w 146"/>
                              <a:gd name="T33" fmla="*/ 87 h 147"/>
                              <a:gd name="T34" fmla="*/ 2 w 146"/>
                              <a:gd name="T35" fmla="*/ 94 h 147"/>
                              <a:gd name="T36" fmla="*/ 5 w 146"/>
                              <a:gd name="T37" fmla="*/ 101 h 147"/>
                              <a:gd name="T38" fmla="*/ 10 w 146"/>
                              <a:gd name="T39" fmla="*/ 108 h 147"/>
                              <a:gd name="T40" fmla="*/ 12 w 146"/>
                              <a:gd name="T41" fmla="*/ 113 h 147"/>
                              <a:gd name="T42" fmla="*/ 22 w 146"/>
                              <a:gd name="T43" fmla="*/ 125 h 147"/>
                              <a:gd name="T44" fmla="*/ 31 w 146"/>
                              <a:gd name="T45" fmla="*/ 135 h 147"/>
                              <a:gd name="T46" fmla="*/ 38 w 146"/>
                              <a:gd name="T47" fmla="*/ 137 h 147"/>
                              <a:gd name="T48" fmla="*/ 43 w 146"/>
                              <a:gd name="T49" fmla="*/ 139 h 147"/>
                              <a:gd name="T50" fmla="*/ 50 w 146"/>
                              <a:gd name="T51" fmla="*/ 142 h 147"/>
                              <a:gd name="T52" fmla="*/ 57 w 146"/>
                              <a:gd name="T53" fmla="*/ 144 h 147"/>
                              <a:gd name="T54" fmla="*/ 65 w 146"/>
                              <a:gd name="T55" fmla="*/ 147 h 147"/>
                              <a:gd name="T56" fmla="*/ 72 w 146"/>
                              <a:gd name="T57" fmla="*/ 147 h 147"/>
                              <a:gd name="T58" fmla="*/ 79 w 146"/>
                              <a:gd name="T59" fmla="*/ 147 h 147"/>
                              <a:gd name="T60" fmla="*/ 86 w 146"/>
                              <a:gd name="T61" fmla="*/ 144 h 147"/>
                              <a:gd name="T62" fmla="*/ 93 w 146"/>
                              <a:gd name="T63" fmla="*/ 142 h 147"/>
                              <a:gd name="T64" fmla="*/ 101 w 146"/>
                              <a:gd name="T65" fmla="*/ 139 h 147"/>
                              <a:gd name="T66" fmla="*/ 108 w 146"/>
                              <a:gd name="T67" fmla="*/ 137 h 147"/>
                              <a:gd name="T68" fmla="*/ 113 w 146"/>
                              <a:gd name="T69" fmla="*/ 135 h 147"/>
                              <a:gd name="T70" fmla="*/ 125 w 146"/>
                              <a:gd name="T71" fmla="*/ 125 h 147"/>
                              <a:gd name="T72" fmla="*/ 134 w 146"/>
                              <a:gd name="T73" fmla="*/ 113 h 147"/>
                              <a:gd name="T74" fmla="*/ 137 w 146"/>
                              <a:gd name="T75" fmla="*/ 108 h 147"/>
                              <a:gd name="T76" fmla="*/ 139 w 146"/>
                              <a:gd name="T77" fmla="*/ 101 h 147"/>
                              <a:gd name="T78" fmla="*/ 141 w 146"/>
                              <a:gd name="T79" fmla="*/ 94 h 147"/>
                              <a:gd name="T80" fmla="*/ 144 w 146"/>
                              <a:gd name="T81" fmla="*/ 87 h 147"/>
                              <a:gd name="T82" fmla="*/ 146 w 146"/>
                              <a:gd name="T83" fmla="*/ 80 h 147"/>
                              <a:gd name="T84" fmla="*/ 146 w 146"/>
                              <a:gd name="T85" fmla="*/ 72 h 147"/>
                              <a:gd name="T86" fmla="*/ 146 w 146"/>
                              <a:gd name="T87" fmla="*/ 65 h 147"/>
                              <a:gd name="T88" fmla="*/ 144 w 146"/>
                              <a:gd name="T89" fmla="*/ 58 h 147"/>
                              <a:gd name="T90" fmla="*/ 141 w 146"/>
                              <a:gd name="T91" fmla="*/ 51 h 147"/>
                              <a:gd name="T92" fmla="*/ 139 w 146"/>
                              <a:gd name="T93" fmla="*/ 44 h 147"/>
                              <a:gd name="T94" fmla="*/ 137 w 146"/>
                              <a:gd name="T95" fmla="*/ 39 h 147"/>
                              <a:gd name="T96" fmla="*/ 134 w 146"/>
                              <a:gd name="T97" fmla="*/ 32 h 147"/>
                              <a:gd name="T98" fmla="*/ 125 w 146"/>
                              <a:gd name="T99" fmla="*/ 22 h 147"/>
                              <a:gd name="T100" fmla="*/ 113 w 146"/>
                              <a:gd name="T101" fmla="*/ 12 h 147"/>
                              <a:gd name="T102" fmla="*/ 108 w 146"/>
                              <a:gd name="T103" fmla="*/ 10 h 147"/>
                              <a:gd name="T104" fmla="*/ 101 w 146"/>
                              <a:gd name="T105" fmla="*/ 5 h 147"/>
                              <a:gd name="T106" fmla="*/ 93 w 146"/>
                              <a:gd name="T107" fmla="*/ 3 h 147"/>
                              <a:gd name="T108" fmla="*/ 86 w 146"/>
                              <a:gd name="T109" fmla="*/ 3 h 147"/>
                              <a:gd name="T110" fmla="*/ 79 w 146"/>
                              <a:gd name="T111" fmla="*/ 0 h 147"/>
                              <a:gd name="T112" fmla="*/ 72 w 146"/>
                              <a:gd name="T11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6" h="147">
                                <a:moveTo>
                                  <a:pt x="72" y="0"/>
                                </a:moveTo>
                                <a:lnTo>
                                  <a:pt x="65" y="0"/>
                                </a:lnTo>
                                <a:lnTo>
                                  <a:pt x="57" y="3"/>
                                </a:lnTo>
                                <a:lnTo>
                                  <a:pt x="50" y="3"/>
                                </a:lnTo>
                                <a:lnTo>
                                  <a:pt x="43" y="5"/>
                                </a:lnTo>
                                <a:lnTo>
                                  <a:pt x="38" y="10"/>
                                </a:lnTo>
                                <a:lnTo>
                                  <a:pt x="31" y="12"/>
                                </a:lnTo>
                                <a:lnTo>
                                  <a:pt x="22" y="22"/>
                                </a:lnTo>
                                <a:lnTo>
                                  <a:pt x="12" y="32"/>
                                </a:lnTo>
                                <a:lnTo>
                                  <a:pt x="10" y="39"/>
                                </a:lnTo>
                                <a:lnTo>
                                  <a:pt x="5" y="44"/>
                                </a:lnTo>
                                <a:lnTo>
                                  <a:pt x="2" y="51"/>
                                </a:lnTo>
                                <a:lnTo>
                                  <a:pt x="2" y="58"/>
                                </a:lnTo>
                                <a:lnTo>
                                  <a:pt x="0" y="65"/>
                                </a:lnTo>
                                <a:lnTo>
                                  <a:pt x="0" y="72"/>
                                </a:lnTo>
                                <a:lnTo>
                                  <a:pt x="0" y="80"/>
                                </a:lnTo>
                                <a:lnTo>
                                  <a:pt x="2" y="87"/>
                                </a:lnTo>
                                <a:lnTo>
                                  <a:pt x="2" y="94"/>
                                </a:lnTo>
                                <a:lnTo>
                                  <a:pt x="5" y="101"/>
                                </a:lnTo>
                                <a:lnTo>
                                  <a:pt x="10" y="108"/>
                                </a:lnTo>
                                <a:lnTo>
                                  <a:pt x="12" y="113"/>
                                </a:lnTo>
                                <a:lnTo>
                                  <a:pt x="22" y="125"/>
                                </a:lnTo>
                                <a:lnTo>
                                  <a:pt x="31" y="135"/>
                                </a:lnTo>
                                <a:lnTo>
                                  <a:pt x="38" y="137"/>
                                </a:lnTo>
                                <a:lnTo>
                                  <a:pt x="43" y="139"/>
                                </a:lnTo>
                                <a:lnTo>
                                  <a:pt x="50" y="142"/>
                                </a:lnTo>
                                <a:lnTo>
                                  <a:pt x="57" y="144"/>
                                </a:lnTo>
                                <a:lnTo>
                                  <a:pt x="65" y="147"/>
                                </a:lnTo>
                                <a:lnTo>
                                  <a:pt x="72" y="147"/>
                                </a:lnTo>
                                <a:lnTo>
                                  <a:pt x="79" y="147"/>
                                </a:lnTo>
                                <a:lnTo>
                                  <a:pt x="86" y="144"/>
                                </a:lnTo>
                                <a:lnTo>
                                  <a:pt x="93" y="142"/>
                                </a:lnTo>
                                <a:lnTo>
                                  <a:pt x="101" y="139"/>
                                </a:lnTo>
                                <a:lnTo>
                                  <a:pt x="108" y="137"/>
                                </a:lnTo>
                                <a:lnTo>
                                  <a:pt x="113" y="135"/>
                                </a:lnTo>
                                <a:lnTo>
                                  <a:pt x="125" y="125"/>
                                </a:lnTo>
                                <a:lnTo>
                                  <a:pt x="134" y="113"/>
                                </a:lnTo>
                                <a:lnTo>
                                  <a:pt x="137" y="108"/>
                                </a:lnTo>
                                <a:lnTo>
                                  <a:pt x="139" y="101"/>
                                </a:lnTo>
                                <a:lnTo>
                                  <a:pt x="141" y="94"/>
                                </a:lnTo>
                                <a:lnTo>
                                  <a:pt x="144" y="87"/>
                                </a:lnTo>
                                <a:lnTo>
                                  <a:pt x="146" y="80"/>
                                </a:lnTo>
                                <a:lnTo>
                                  <a:pt x="146" y="72"/>
                                </a:lnTo>
                                <a:lnTo>
                                  <a:pt x="146" y="65"/>
                                </a:lnTo>
                                <a:lnTo>
                                  <a:pt x="144" y="58"/>
                                </a:lnTo>
                                <a:lnTo>
                                  <a:pt x="141" y="51"/>
                                </a:lnTo>
                                <a:lnTo>
                                  <a:pt x="139" y="44"/>
                                </a:lnTo>
                                <a:lnTo>
                                  <a:pt x="137" y="39"/>
                                </a:lnTo>
                                <a:lnTo>
                                  <a:pt x="134" y="32"/>
                                </a:lnTo>
                                <a:lnTo>
                                  <a:pt x="125" y="22"/>
                                </a:lnTo>
                                <a:lnTo>
                                  <a:pt x="113" y="12"/>
                                </a:lnTo>
                                <a:lnTo>
                                  <a:pt x="108" y="10"/>
                                </a:lnTo>
                                <a:lnTo>
                                  <a:pt x="101" y="5"/>
                                </a:lnTo>
                                <a:lnTo>
                                  <a:pt x="93" y="3"/>
                                </a:lnTo>
                                <a:lnTo>
                                  <a:pt x="86" y="3"/>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4" name="Freeform 2087"/>
                        <wps:cNvSpPr>
                          <a:spLocks/>
                        </wps:cNvSpPr>
                        <wps:spPr bwMode="auto">
                          <a:xfrm>
                            <a:off x="2683" y="8884"/>
                            <a:ext cx="89" cy="89"/>
                          </a:xfrm>
                          <a:custGeom>
                            <a:avLst/>
                            <a:gdLst>
                              <a:gd name="T0" fmla="*/ 45 w 89"/>
                              <a:gd name="T1" fmla="*/ 0 h 89"/>
                              <a:gd name="T2" fmla="*/ 36 w 89"/>
                              <a:gd name="T3" fmla="*/ 3 h 89"/>
                              <a:gd name="T4" fmla="*/ 26 w 89"/>
                              <a:gd name="T5" fmla="*/ 5 h 89"/>
                              <a:gd name="T6" fmla="*/ 19 w 89"/>
                              <a:gd name="T7" fmla="*/ 7 h 89"/>
                              <a:gd name="T8" fmla="*/ 12 w 89"/>
                              <a:gd name="T9" fmla="*/ 15 h 89"/>
                              <a:gd name="T10" fmla="*/ 7 w 89"/>
                              <a:gd name="T11" fmla="*/ 19 h 89"/>
                              <a:gd name="T12" fmla="*/ 2 w 89"/>
                              <a:gd name="T13" fmla="*/ 29 h 89"/>
                              <a:gd name="T14" fmla="*/ 0 w 89"/>
                              <a:gd name="T15" fmla="*/ 36 h 89"/>
                              <a:gd name="T16" fmla="*/ 0 w 89"/>
                              <a:gd name="T17" fmla="*/ 46 h 89"/>
                              <a:gd name="T18" fmla="*/ 0 w 89"/>
                              <a:gd name="T19" fmla="*/ 55 h 89"/>
                              <a:gd name="T20" fmla="*/ 2 w 89"/>
                              <a:gd name="T21" fmla="*/ 63 h 89"/>
                              <a:gd name="T22" fmla="*/ 7 w 89"/>
                              <a:gd name="T23" fmla="*/ 70 h 89"/>
                              <a:gd name="T24" fmla="*/ 12 w 89"/>
                              <a:gd name="T25" fmla="*/ 77 h 89"/>
                              <a:gd name="T26" fmla="*/ 19 w 89"/>
                              <a:gd name="T27" fmla="*/ 82 h 89"/>
                              <a:gd name="T28" fmla="*/ 26 w 89"/>
                              <a:gd name="T29" fmla="*/ 87 h 89"/>
                              <a:gd name="T30" fmla="*/ 36 w 89"/>
                              <a:gd name="T31" fmla="*/ 89 h 89"/>
                              <a:gd name="T32" fmla="*/ 45 w 89"/>
                              <a:gd name="T33" fmla="*/ 89 h 89"/>
                              <a:gd name="T34" fmla="*/ 53 w 89"/>
                              <a:gd name="T35" fmla="*/ 89 h 89"/>
                              <a:gd name="T36" fmla="*/ 62 w 89"/>
                              <a:gd name="T37" fmla="*/ 87 h 89"/>
                              <a:gd name="T38" fmla="*/ 69 w 89"/>
                              <a:gd name="T39" fmla="*/ 82 h 89"/>
                              <a:gd name="T40" fmla="*/ 77 w 89"/>
                              <a:gd name="T41" fmla="*/ 77 h 89"/>
                              <a:gd name="T42" fmla="*/ 81 w 89"/>
                              <a:gd name="T43" fmla="*/ 70 h 89"/>
                              <a:gd name="T44" fmla="*/ 86 w 89"/>
                              <a:gd name="T45" fmla="*/ 63 h 89"/>
                              <a:gd name="T46" fmla="*/ 89 w 89"/>
                              <a:gd name="T47" fmla="*/ 55 h 89"/>
                              <a:gd name="T48" fmla="*/ 89 w 89"/>
                              <a:gd name="T49" fmla="*/ 46 h 89"/>
                              <a:gd name="T50" fmla="*/ 89 w 89"/>
                              <a:gd name="T51" fmla="*/ 36 h 89"/>
                              <a:gd name="T52" fmla="*/ 86 w 89"/>
                              <a:gd name="T53" fmla="*/ 29 h 89"/>
                              <a:gd name="T54" fmla="*/ 81 w 89"/>
                              <a:gd name="T55" fmla="*/ 19 h 89"/>
                              <a:gd name="T56" fmla="*/ 77 w 89"/>
                              <a:gd name="T57" fmla="*/ 15 h 89"/>
                              <a:gd name="T58" fmla="*/ 69 w 89"/>
                              <a:gd name="T59" fmla="*/ 7 h 89"/>
                              <a:gd name="T60" fmla="*/ 62 w 89"/>
                              <a:gd name="T61" fmla="*/ 5 h 89"/>
                              <a:gd name="T62" fmla="*/ 53 w 89"/>
                              <a:gd name="T63" fmla="*/ 3 h 89"/>
                              <a:gd name="T64" fmla="*/ 45 w 89"/>
                              <a:gd name="T65"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89">
                                <a:moveTo>
                                  <a:pt x="45" y="0"/>
                                </a:moveTo>
                                <a:lnTo>
                                  <a:pt x="36" y="3"/>
                                </a:lnTo>
                                <a:lnTo>
                                  <a:pt x="26" y="5"/>
                                </a:lnTo>
                                <a:lnTo>
                                  <a:pt x="19" y="7"/>
                                </a:lnTo>
                                <a:lnTo>
                                  <a:pt x="12" y="15"/>
                                </a:lnTo>
                                <a:lnTo>
                                  <a:pt x="7" y="19"/>
                                </a:lnTo>
                                <a:lnTo>
                                  <a:pt x="2" y="29"/>
                                </a:lnTo>
                                <a:lnTo>
                                  <a:pt x="0" y="36"/>
                                </a:lnTo>
                                <a:lnTo>
                                  <a:pt x="0" y="46"/>
                                </a:lnTo>
                                <a:lnTo>
                                  <a:pt x="0" y="55"/>
                                </a:lnTo>
                                <a:lnTo>
                                  <a:pt x="2" y="63"/>
                                </a:lnTo>
                                <a:lnTo>
                                  <a:pt x="7" y="70"/>
                                </a:lnTo>
                                <a:lnTo>
                                  <a:pt x="12" y="77"/>
                                </a:lnTo>
                                <a:lnTo>
                                  <a:pt x="19" y="82"/>
                                </a:lnTo>
                                <a:lnTo>
                                  <a:pt x="26" y="87"/>
                                </a:lnTo>
                                <a:lnTo>
                                  <a:pt x="36" y="89"/>
                                </a:lnTo>
                                <a:lnTo>
                                  <a:pt x="45" y="89"/>
                                </a:lnTo>
                                <a:lnTo>
                                  <a:pt x="53" y="89"/>
                                </a:lnTo>
                                <a:lnTo>
                                  <a:pt x="62" y="87"/>
                                </a:lnTo>
                                <a:lnTo>
                                  <a:pt x="69" y="82"/>
                                </a:lnTo>
                                <a:lnTo>
                                  <a:pt x="77" y="77"/>
                                </a:lnTo>
                                <a:lnTo>
                                  <a:pt x="81" y="70"/>
                                </a:lnTo>
                                <a:lnTo>
                                  <a:pt x="86" y="63"/>
                                </a:lnTo>
                                <a:lnTo>
                                  <a:pt x="89" y="55"/>
                                </a:lnTo>
                                <a:lnTo>
                                  <a:pt x="89" y="46"/>
                                </a:lnTo>
                                <a:lnTo>
                                  <a:pt x="89" y="36"/>
                                </a:lnTo>
                                <a:lnTo>
                                  <a:pt x="86" y="29"/>
                                </a:lnTo>
                                <a:lnTo>
                                  <a:pt x="81" y="19"/>
                                </a:lnTo>
                                <a:lnTo>
                                  <a:pt x="77" y="15"/>
                                </a:lnTo>
                                <a:lnTo>
                                  <a:pt x="69" y="7"/>
                                </a:lnTo>
                                <a:lnTo>
                                  <a:pt x="62" y="5"/>
                                </a:lnTo>
                                <a:lnTo>
                                  <a:pt x="53" y="3"/>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5" name="Freeform 2088"/>
                        <wps:cNvSpPr>
                          <a:spLocks/>
                        </wps:cNvSpPr>
                        <wps:spPr bwMode="auto">
                          <a:xfrm>
                            <a:off x="2683" y="8884"/>
                            <a:ext cx="89" cy="89"/>
                          </a:xfrm>
                          <a:custGeom>
                            <a:avLst/>
                            <a:gdLst>
                              <a:gd name="T0" fmla="*/ 45 w 89"/>
                              <a:gd name="T1" fmla="*/ 0 h 89"/>
                              <a:gd name="T2" fmla="*/ 36 w 89"/>
                              <a:gd name="T3" fmla="*/ 3 h 89"/>
                              <a:gd name="T4" fmla="*/ 26 w 89"/>
                              <a:gd name="T5" fmla="*/ 5 h 89"/>
                              <a:gd name="T6" fmla="*/ 19 w 89"/>
                              <a:gd name="T7" fmla="*/ 7 h 89"/>
                              <a:gd name="T8" fmla="*/ 12 w 89"/>
                              <a:gd name="T9" fmla="*/ 15 h 89"/>
                              <a:gd name="T10" fmla="*/ 7 w 89"/>
                              <a:gd name="T11" fmla="*/ 19 h 89"/>
                              <a:gd name="T12" fmla="*/ 2 w 89"/>
                              <a:gd name="T13" fmla="*/ 29 h 89"/>
                              <a:gd name="T14" fmla="*/ 0 w 89"/>
                              <a:gd name="T15" fmla="*/ 36 h 89"/>
                              <a:gd name="T16" fmla="*/ 0 w 89"/>
                              <a:gd name="T17" fmla="*/ 46 h 89"/>
                              <a:gd name="T18" fmla="*/ 0 w 89"/>
                              <a:gd name="T19" fmla="*/ 55 h 89"/>
                              <a:gd name="T20" fmla="*/ 2 w 89"/>
                              <a:gd name="T21" fmla="*/ 63 h 89"/>
                              <a:gd name="T22" fmla="*/ 7 w 89"/>
                              <a:gd name="T23" fmla="*/ 70 h 89"/>
                              <a:gd name="T24" fmla="*/ 12 w 89"/>
                              <a:gd name="T25" fmla="*/ 77 h 89"/>
                              <a:gd name="T26" fmla="*/ 19 w 89"/>
                              <a:gd name="T27" fmla="*/ 82 h 89"/>
                              <a:gd name="T28" fmla="*/ 26 w 89"/>
                              <a:gd name="T29" fmla="*/ 87 h 89"/>
                              <a:gd name="T30" fmla="*/ 36 w 89"/>
                              <a:gd name="T31" fmla="*/ 89 h 89"/>
                              <a:gd name="T32" fmla="*/ 45 w 89"/>
                              <a:gd name="T33" fmla="*/ 89 h 89"/>
                              <a:gd name="T34" fmla="*/ 53 w 89"/>
                              <a:gd name="T35" fmla="*/ 89 h 89"/>
                              <a:gd name="T36" fmla="*/ 62 w 89"/>
                              <a:gd name="T37" fmla="*/ 87 h 89"/>
                              <a:gd name="T38" fmla="*/ 69 w 89"/>
                              <a:gd name="T39" fmla="*/ 82 h 89"/>
                              <a:gd name="T40" fmla="*/ 77 w 89"/>
                              <a:gd name="T41" fmla="*/ 77 h 89"/>
                              <a:gd name="T42" fmla="*/ 81 w 89"/>
                              <a:gd name="T43" fmla="*/ 70 h 89"/>
                              <a:gd name="T44" fmla="*/ 86 w 89"/>
                              <a:gd name="T45" fmla="*/ 63 h 89"/>
                              <a:gd name="T46" fmla="*/ 89 w 89"/>
                              <a:gd name="T47" fmla="*/ 55 h 89"/>
                              <a:gd name="T48" fmla="*/ 89 w 89"/>
                              <a:gd name="T49" fmla="*/ 46 h 89"/>
                              <a:gd name="T50" fmla="*/ 89 w 89"/>
                              <a:gd name="T51" fmla="*/ 36 h 89"/>
                              <a:gd name="T52" fmla="*/ 86 w 89"/>
                              <a:gd name="T53" fmla="*/ 29 h 89"/>
                              <a:gd name="T54" fmla="*/ 81 w 89"/>
                              <a:gd name="T55" fmla="*/ 19 h 89"/>
                              <a:gd name="T56" fmla="*/ 77 w 89"/>
                              <a:gd name="T57" fmla="*/ 15 h 89"/>
                              <a:gd name="T58" fmla="*/ 69 w 89"/>
                              <a:gd name="T59" fmla="*/ 7 h 89"/>
                              <a:gd name="T60" fmla="*/ 62 w 89"/>
                              <a:gd name="T61" fmla="*/ 5 h 89"/>
                              <a:gd name="T62" fmla="*/ 53 w 89"/>
                              <a:gd name="T63" fmla="*/ 3 h 89"/>
                              <a:gd name="T64" fmla="*/ 45 w 89"/>
                              <a:gd name="T65"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89">
                                <a:moveTo>
                                  <a:pt x="45" y="0"/>
                                </a:moveTo>
                                <a:lnTo>
                                  <a:pt x="36" y="3"/>
                                </a:lnTo>
                                <a:lnTo>
                                  <a:pt x="26" y="5"/>
                                </a:lnTo>
                                <a:lnTo>
                                  <a:pt x="19" y="7"/>
                                </a:lnTo>
                                <a:lnTo>
                                  <a:pt x="12" y="15"/>
                                </a:lnTo>
                                <a:lnTo>
                                  <a:pt x="7" y="19"/>
                                </a:lnTo>
                                <a:lnTo>
                                  <a:pt x="2" y="29"/>
                                </a:lnTo>
                                <a:lnTo>
                                  <a:pt x="0" y="36"/>
                                </a:lnTo>
                                <a:lnTo>
                                  <a:pt x="0" y="46"/>
                                </a:lnTo>
                                <a:lnTo>
                                  <a:pt x="0" y="55"/>
                                </a:lnTo>
                                <a:lnTo>
                                  <a:pt x="2" y="63"/>
                                </a:lnTo>
                                <a:lnTo>
                                  <a:pt x="7" y="70"/>
                                </a:lnTo>
                                <a:lnTo>
                                  <a:pt x="12" y="77"/>
                                </a:lnTo>
                                <a:lnTo>
                                  <a:pt x="19" y="82"/>
                                </a:lnTo>
                                <a:lnTo>
                                  <a:pt x="26" y="87"/>
                                </a:lnTo>
                                <a:lnTo>
                                  <a:pt x="36" y="89"/>
                                </a:lnTo>
                                <a:lnTo>
                                  <a:pt x="45" y="89"/>
                                </a:lnTo>
                                <a:lnTo>
                                  <a:pt x="53" y="89"/>
                                </a:lnTo>
                                <a:lnTo>
                                  <a:pt x="62" y="87"/>
                                </a:lnTo>
                                <a:lnTo>
                                  <a:pt x="69" y="82"/>
                                </a:lnTo>
                                <a:lnTo>
                                  <a:pt x="77" y="77"/>
                                </a:lnTo>
                                <a:lnTo>
                                  <a:pt x="81" y="70"/>
                                </a:lnTo>
                                <a:lnTo>
                                  <a:pt x="86" y="63"/>
                                </a:lnTo>
                                <a:lnTo>
                                  <a:pt x="89" y="55"/>
                                </a:lnTo>
                                <a:lnTo>
                                  <a:pt x="89" y="46"/>
                                </a:lnTo>
                                <a:lnTo>
                                  <a:pt x="89" y="36"/>
                                </a:lnTo>
                                <a:lnTo>
                                  <a:pt x="86" y="29"/>
                                </a:lnTo>
                                <a:lnTo>
                                  <a:pt x="81" y="19"/>
                                </a:lnTo>
                                <a:lnTo>
                                  <a:pt x="77" y="15"/>
                                </a:lnTo>
                                <a:lnTo>
                                  <a:pt x="69" y="7"/>
                                </a:lnTo>
                                <a:lnTo>
                                  <a:pt x="62" y="5"/>
                                </a:lnTo>
                                <a:lnTo>
                                  <a:pt x="53" y="3"/>
                                </a:lnTo>
                                <a:lnTo>
                                  <a:pt x="4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6" name="Freeform 2089"/>
                        <wps:cNvSpPr>
                          <a:spLocks/>
                        </wps:cNvSpPr>
                        <wps:spPr bwMode="auto">
                          <a:xfrm>
                            <a:off x="3114" y="8693"/>
                            <a:ext cx="84" cy="88"/>
                          </a:xfrm>
                          <a:custGeom>
                            <a:avLst/>
                            <a:gdLst>
                              <a:gd name="T0" fmla="*/ 43 w 84"/>
                              <a:gd name="T1" fmla="*/ 0 h 88"/>
                              <a:gd name="T2" fmla="*/ 34 w 84"/>
                              <a:gd name="T3" fmla="*/ 0 h 88"/>
                              <a:gd name="T4" fmla="*/ 27 w 84"/>
                              <a:gd name="T5" fmla="*/ 2 h 88"/>
                              <a:gd name="T6" fmla="*/ 19 w 84"/>
                              <a:gd name="T7" fmla="*/ 7 h 88"/>
                              <a:gd name="T8" fmla="*/ 15 w 84"/>
                              <a:gd name="T9" fmla="*/ 12 h 88"/>
                              <a:gd name="T10" fmla="*/ 7 w 84"/>
                              <a:gd name="T11" fmla="*/ 19 h 88"/>
                              <a:gd name="T12" fmla="*/ 5 w 84"/>
                              <a:gd name="T13" fmla="*/ 26 h 88"/>
                              <a:gd name="T14" fmla="*/ 3 w 84"/>
                              <a:gd name="T15" fmla="*/ 36 h 88"/>
                              <a:gd name="T16" fmla="*/ 0 w 84"/>
                              <a:gd name="T17" fmla="*/ 43 h 88"/>
                              <a:gd name="T18" fmla="*/ 3 w 84"/>
                              <a:gd name="T19" fmla="*/ 52 h 88"/>
                              <a:gd name="T20" fmla="*/ 5 w 84"/>
                              <a:gd name="T21" fmla="*/ 62 h 88"/>
                              <a:gd name="T22" fmla="*/ 7 w 84"/>
                              <a:gd name="T23" fmla="*/ 69 h 88"/>
                              <a:gd name="T24" fmla="*/ 15 w 84"/>
                              <a:gd name="T25" fmla="*/ 74 h 88"/>
                              <a:gd name="T26" fmla="*/ 19 w 84"/>
                              <a:gd name="T27" fmla="*/ 81 h 88"/>
                              <a:gd name="T28" fmla="*/ 27 w 84"/>
                              <a:gd name="T29" fmla="*/ 83 h 88"/>
                              <a:gd name="T30" fmla="*/ 34 w 84"/>
                              <a:gd name="T31" fmla="*/ 88 h 88"/>
                              <a:gd name="T32" fmla="*/ 43 w 84"/>
                              <a:gd name="T33" fmla="*/ 88 h 88"/>
                              <a:gd name="T34" fmla="*/ 51 w 84"/>
                              <a:gd name="T35" fmla="*/ 88 h 88"/>
                              <a:gd name="T36" fmla="*/ 60 w 84"/>
                              <a:gd name="T37" fmla="*/ 83 h 88"/>
                              <a:gd name="T38" fmla="*/ 67 w 84"/>
                              <a:gd name="T39" fmla="*/ 81 h 88"/>
                              <a:gd name="T40" fmla="*/ 72 w 84"/>
                              <a:gd name="T41" fmla="*/ 74 h 88"/>
                              <a:gd name="T42" fmla="*/ 77 w 84"/>
                              <a:gd name="T43" fmla="*/ 69 h 88"/>
                              <a:gd name="T44" fmla="*/ 82 w 84"/>
                              <a:gd name="T45" fmla="*/ 62 h 88"/>
                              <a:gd name="T46" fmla="*/ 84 w 84"/>
                              <a:gd name="T47" fmla="*/ 52 h 88"/>
                              <a:gd name="T48" fmla="*/ 84 w 84"/>
                              <a:gd name="T49" fmla="*/ 43 h 88"/>
                              <a:gd name="T50" fmla="*/ 84 w 84"/>
                              <a:gd name="T51" fmla="*/ 36 h 88"/>
                              <a:gd name="T52" fmla="*/ 82 w 84"/>
                              <a:gd name="T53" fmla="*/ 26 h 88"/>
                              <a:gd name="T54" fmla="*/ 77 w 84"/>
                              <a:gd name="T55" fmla="*/ 19 h 88"/>
                              <a:gd name="T56" fmla="*/ 72 w 84"/>
                              <a:gd name="T57" fmla="*/ 12 h 88"/>
                              <a:gd name="T58" fmla="*/ 67 w 84"/>
                              <a:gd name="T59" fmla="*/ 7 h 88"/>
                              <a:gd name="T60" fmla="*/ 60 w 84"/>
                              <a:gd name="T61" fmla="*/ 2 h 88"/>
                              <a:gd name="T62" fmla="*/ 51 w 84"/>
                              <a:gd name="T63" fmla="*/ 0 h 88"/>
                              <a:gd name="T64" fmla="*/ 43 w 84"/>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4" h="88">
                                <a:moveTo>
                                  <a:pt x="43" y="0"/>
                                </a:moveTo>
                                <a:lnTo>
                                  <a:pt x="34" y="0"/>
                                </a:lnTo>
                                <a:lnTo>
                                  <a:pt x="27" y="2"/>
                                </a:lnTo>
                                <a:lnTo>
                                  <a:pt x="19" y="7"/>
                                </a:lnTo>
                                <a:lnTo>
                                  <a:pt x="15" y="12"/>
                                </a:lnTo>
                                <a:lnTo>
                                  <a:pt x="7" y="19"/>
                                </a:lnTo>
                                <a:lnTo>
                                  <a:pt x="5" y="26"/>
                                </a:lnTo>
                                <a:lnTo>
                                  <a:pt x="3" y="36"/>
                                </a:lnTo>
                                <a:lnTo>
                                  <a:pt x="0" y="43"/>
                                </a:lnTo>
                                <a:lnTo>
                                  <a:pt x="3" y="52"/>
                                </a:lnTo>
                                <a:lnTo>
                                  <a:pt x="5" y="62"/>
                                </a:lnTo>
                                <a:lnTo>
                                  <a:pt x="7" y="69"/>
                                </a:lnTo>
                                <a:lnTo>
                                  <a:pt x="15" y="74"/>
                                </a:lnTo>
                                <a:lnTo>
                                  <a:pt x="19" y="81"/>
                                </a:lnTo>
                                <a:lnTo>
                                  <a:pt x="27" y="83"/>
                                </a:lnTo>
                                <a:lnTo>
                                  <a:pt x="34" y="88"/>
                                </a:lnTo>
                                <a:lnTo>
                                  <a:pt x="43" y="88"/>
                                </a:lnTo>
                                <a:lnTo>
                                  <a:pt x="51" y="88"/>
                                </a:lnTo>
                                <a:lnTo>
                                  <a:pt x="60" y="83"/>
                                </a:lnTo>
                                <a:lnTo>
                                  <a:pt x="67" y="81"/>
                                </a:lnTo>
                                <a:lnTo>
                                  <a:pt x="72" y="74"/>
                                </a:lnTo>
                                <a:lnTo>
                                  <a:pt x="77" y="69"/>
                                </a:lnTo>
                                <a:lnTo>
                                  <a:pt x="82" y="62"/>
                                </a:lnTo>
                                <a:lnTo>
                                  <a:pt x="84" y="52"/>
                                </a:lnTo>
                                <a:lnTo>
                                  <a:pt x="84" y="43"/>
                                </a:lnTo>
                                <a:lnTo>
                                  <a:pt x="84" y="36"/>
                                </a:lnTo>
                                <a:lnTo>
                                  <a:pt x="82" y="26"/>
                                </a:lnTo>
                                <a:lnTo>
                                  <a:pt x="77" y="19"/>
                                </a:lnTo>
                                <a:lnTo>
                                  <a:pt x="72" y="12"/>
                                </a:lnTo>
                                <a:lnTo>
                                  <a:pt x="67" y="7"/>
                                </a:lnTo>
                                <a:lnTo>
                                  <a:pt x="60" y="2"/>
                                </a:lnTo>
                                <a:lnTo>
                                  <a:pt x="51" y="0"/>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7" name="Freeform 2090"/>
                        <wps:cNvSpPr>
                          <a:spLocks/>
                        </wps:cNvSpPr>
                        <wps:spPr bwMode="auto">
                          <a:xfrm>
                            <a:off x="3114" y="8693"/>
                            <a:ext cx="84" cy="88"/>
                          </a:xfrm>
                          <a:custGeom>
                            <a:avLst/>
                            <a:gdLst>
                              <a:gd name="T0" fmla="*/ 43 w 84"/>
                              <a:gd name="T1" fmla="*/ 0 h 88"/>
                              <a:gd name="T2" fmla="*/ 34 w 84"/>
                              <a:gd name="T3" fmla="*/ 0 h 88"/>
                              <a:gd name="T4" fmla="*/ 27 w 84"/>
                              <a:gd name="T5" fmla="*/ 2 h 88"/>
                              <a:gd name="T6" fmla="*/ 19 w 84"/>
                              <a:gd name="T7" fmla="*/ 7 h 88"/>
                              <a:gd name="T8" fmla="*/ 15 w 84"/>
                              <a:gd name="T9" fmla="*/ 12 h 88"/>
                              <a:gd name="T10" fmla="*/ 7 w 84"/>
                              <a:gd name="T11" fmla="*/ 19 h 88"/>
                              <a:gd name="T12" fmla="*/ 5 w 84"/>
                              <a:gd name="T13" fmla="*/ 26 h 88"/>
                              <a:gd name="T14" fmla="*/ 3 w 84"/>
                              <a:gd name="T15" fmla="*/ 36 h 88"/>
                              <a:gd name="T16" fmla="*/ 0 w 84"/>
                              <a:gd name="T17" fmla="*/ 43 h 88"/>
                              <a:gd name="T18" fmla="*/ 3 w 84"/>
                              <a:gd name="T19" fmla="*/ 52 h 88"/>
                              <a:gd name="T20" fmla="*/ 5 w 84"/>
                              <a:gd name="T21" fmla="*/ 62 h 88"/>
                              <a:gd name="T22" fmla="*/ 7 w 84"/>
                              <a:gd name="T23" fmla="*/ 69 h 88"/>
                              <a:gd name="T24" fmla="*/ 15 w 84"/>
                              <a:gd name="T25" fmla="*/ 74 h 88"/>
                              <a:gd name="T26" fmla="*/ 19 w 84"/>
                              <a:gd name="T27" fmla="*/ 81 h 88"/>
                              <a:gd name="T28" fmla="*/ 27 w 84"/>
                              <a:gd name="T29" fmla="*/ 83 h 88"/>
                              <a:gd name="T30" fmla="*/ 34 w 84"/>
                              <a:gd name="T31" fmla="*/ 88 h 88"/>
                              <a:gd name="T32" fmla="*/ 43 w 84"/>
                              <a:gd name="T33" fmla="*/ 88 h 88"/>
                              <a:gd name="T34" fmla="*/ 51 w 84"/>
                              <a:gd name="T35" fmla="*/ 88 h 88"/>
                              <a:gd name="T36" fmla="*/ 60 w 84"/>
                              <a:gd name="T37" fmla="*/ 83 h 88"/>
                              <a:gd name="T38" fmla="*/ 67 w 84"/>
                              <a:gd name="T39" fmla="*/ 81 h 88"/>
                              <a:gd name="T40" fmla="*/ 72 w 84"/>
                              <a:gd name="T41" fmla="*/ 74 h 88"/>
                              <a:gd name="T42" fmla="*/ 77 w 84"/>
                              <a:gd name="T43" fmla="*/ 69 h 88"/>
                              <a:gd name="T44" fmla="*/ 82 w 84"/>
                              <a:gd name="T45" fmla="*/ 62 h 88"/>
                              <a:gd name="T46" fmla="*/ 84 w 84"/>
                              <a:gd name="T47" fmla="*/ 52 h 88"/>
                              <a:gd name="T48" fmla="*/ 84 w 84"/>
                              <a:gd name="T49" fmla="*/ 43 h 88"/>
                              <a:gd name="T50" fmla="*/ 84 w 84"/>
                              <a:gd name="T51" fmla="*/ 36 h 88"/>
                              <a:gd name="T52" fmla="*/ 82 w 84"/>
                              <a:gd name="T53" fmla="*/ 26 h 88"/>
                              <a:gd name="T54" fmla="*/ 77 w 84"/>
                              <a:gd name="T55" fmla="*/ 19 h 88"/>
                              <a:gd name="T56" fmla="*/ 72 w 84"/>
                              <a:gd name="T57" fmla="*/ 12 h 88"/>
                              <a:gd name="T58" fmla="*/ 67 w 84"/>
                              <a:gd name="T59" fmla="*/ 7 h 88"/>
                              <a:gd name="T60" fmla="*/ 60 w 84"/>
                              <a:gd name="T61" fmla="*/ 2 h 88"/>
                              <a:gd name="T62" fmla="*/ 51 w 84"/>
                              <a:gd name="T63" fmla="*/ 0 h 88"/>
                              <a:gd name="T64" fmla="*/ 43 w 84"/>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4" h="88">
                                <a:moveTo>
                                  <a:pt x="43" y="0"/>
                                </a:moveTo>
                                <a:lnTo>
                                  <a:pt x="34" y="0"/>
                                </a:lnTo>
                                <a:lnTo>
                                  <a:pt x="27" y="2"/>
                                </a:lnTo>
                                <a:lnTo>
                                  <a:pt x="19" y="7"/>
                                </a:lnTo>
                                <a:lnTo>
                                  <a:pt x="15" y="12"/>
                                </a:lnTo>
                                <a:lnTo>
                                  <a:pt x="7" y="19"/>
                                </a:lnTo>
                                <a:lnTo>
                                  <a:pt x="5" y="26"/>
                                </a:lnTo>
                                <a:lnTo>
                                  <a:pt x="3" y="36"/>
                                </a:lnTo>
                                <a:lnTo>
                                  <a:pt x="0" y="43"/>
                                </a:lnTo>
                                <a:lnTo>
                                  <a:pt x="3" y="52"/>
                                </a:lnTo>
                                <a:lnTo>
                                  <a:pt x="5" y="62"/>
                                </a:lnTo>
                                <a:lnTo>
                                  <a:pt x="7" y="69"/>
                                </a:lnTo>
                                <a:lnTo>
                                  <a:pt x="15" y="74"/>
                                </a:lnTo>
                                <a:lnTo>
                                  <a:pt x="19" y="81"/>
                                </a:lnTo>
                                <a:lnTo>
                                  <a:pt x="27" y="83"/>
                                </a:lnTo>
                                <a:lnTo>
                                  <a:pt x="34" y="88"/>
                                </a:lnTo>
                                <a:lnTo>
                                  <a:pt x="43" y="88"/>
                                </a:lnTo>
                                <a:lnTo>
                                  <a:pt x="51" y="88"/>
                                </a:lnTo>
                                <a:lnTo>
                                  <a:pt x="60" y="83"/>
                                </a:lnTo>
                                <a:lnTo>
                                  <a:pt x="67" y="81"/>
                                </a:lnTo>
                                <a:lnTo>
                                  <a:pt x="72" y="74"/>
                                </a:lnTo>
                                <a:lnTo>
                                  <a:pt x="77" y="69"/>
                                </a:lnTo>
                                <a:lnTo>
                                  <a:pt x="82" y="62"/>
                                </a:lnTo>
                                <a:lnTo>
                                  <a:pt x="84" y="52"/>
                                </a:lnTo>
                                <a:lnTo>
                                  <a:pt x="84" y="43"/>
                                </a:lnTo>
                                <a:lnTo>
                                  <a:pt x="84" y="36"/>
                                </a:lnTo>
                                <a:lnTo>
                                  <a:pt x="82" y="26"/>
                                </a:lnTo>
                                <a:lnTo>
                                  <a:pt x="77" y="19"/>
                                </a:lnTo>
                                <a:lnTo>
                                  <a:pt x="72" y="12"/>
                                </a:lnTo>
                                <a:lnTo>
                                  <a:pt x="67" y="7"/>
                                </a:lnTo>
                                <a:lnTo>
                                  <a:pt x="60" y="2"/>
                                </a:lnTo>
                                <a:lnTo>
                                  <a:pt x="51" y="0"/>
                                </a:lnTo>
                                <a:lnTo>
                                  <a:pt x="43"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8" name="Freeform 2091"/>
                        <wps:cNvSpPr>
                          <a:spLocks/>
                        </wps:cNvSpPr>
                        <wps:spPr bwMode="auto">
                          <a:xfrm>
                            <a:off x="4116" y="8762"/>
                            <a:ext cx="89" cy="89"/>
                          </a:xfrm>
                          <a:custGeom>
                            <a:avLst/>
                            <a:gdLst>
                              <a:gd name="T0" fmla="*/ 43 w 89"/>
                              <a:gd name="T1" fmla="*/ 0 h 89"/>
                              <a:gd name="T2" fmla="*/ 36 w 89"/>
                              <a:gd name="T3" fmla="*/ 0 h 89"/>
                              <a:gd name="T4" fmla="*/ 26 w 89"/>
                              <a:gd name="T5" fmla="*/ 2 h 89"/>
                              <a:gd name="T6" fmla="*/ 19 w 89"/>
                              <a:gd name="T7" fmla="*/ 7 h 89"/>
                              <a:gd name="T8" fmla="*/ 12 w 89"/>
                              <a:gd name="T9" fmla="*/ 12 h 89"/>
                              <a:gd name="T10" fmla="*/ 7 w 89"/>
                              <a:gd name="T11" fmla="*/ 19 h 89"/>
                              <a:gd name="T12" fmla="*/ 2 w 89"/>
                              <a:gd name="T13" fmla="*/ 26 h 89"/>
                              <a:gd name="T14" fmla="*/ 0 w 89"/>
                              <a:gd name="T15" fmla="*/ 36 h 89"/>
                              <a:gd name="T16" fmla="*/ 0 w 89"/>
                              <a:gd name="T17" fmla="*/ 46 h 89"/>
                              <a:gd name="T18" fmla="*/ 0 w 89"/>
                              <a:gd name="T19" fmla="*/ 55 h 89"/>
                              <a:gd name="T20" fmla="*/ 2 w 89"/>
                              <a:gd name="T21" fmla="*/ 62 h 89"/>
                              <a:gd name="T22" fmla="*/ 7 w 89"/>
                              <a:gd name="T23" fmla="*/ 70 h 89"/>
                              <a:gd name="T24" fmla="*/ 12 w 89"/>
                              <a:gd name="T25" fmla="*/ 77 h 89"/>
                              <a:gd name="T26" fmla="*/ 19 w 89"/>
                              <a:gd name="T27" fmla="*/ 82 h 89"/>
                              <a:gd name="T28" fmla="*/ 26 w 89"/>
                              <a:gd name="T29" fmla="*/ 86 h 89"/>
                              <a:gd name="T30" fmla="*/ 36 w 89"/>
                              <a:gd name="T31" fmla="*/ 89 h 89"/>
                              <a:gd name="T32" fmla="*/ 43 w 89"/>
                              <a:gd name="T33" fmla="*/ 89 h 89"/>
                              <a:gd name="T34" fmla="*/ 53 w 89"/>
                              <a:gd name="T35" fmla="*/ 89 h 89"/>
                              <a:gd name="T36" fmla="*/ 62 w 89"/>
                              <a:gd name="T37" fmla="*/ 86 h 89"/>
                              <a:gd name="T38" fmla="*/ 70 w 89"/>
                              <a:gd name="T39" fmla="*/ 82 h 89"/>
                              <a:gd name="T40" fmla="*/ 77 w 89"/>
                              <a:gd name="T41" fmla="*/ 77 h 89"/>
                              <a:gd name="T42" fmla="*/ 82 w 89"/>
                              <a:gd name="T43" fmla="*/ 70 h 89"/>
                              <a:gd name="T44" fmla="*/ 86 w 89"/>
                              <a:gd name="T45" fmla="*/ 62 h 89"/>
                              <a:gd name="T46" fmla="*/ 89 w 89"/>
                              <a:gd name="T47" fmla="*/ 55 h 89"/>
                              <a:gd name="T48" fmla="*/ 89 w 89"/>
                              <a:gd name="T49" fmla="*/ 46 h 89"/>
                              <a:gd name="T50" fmla="*/ 89 w 89"/>
                              <a:gd name="T51" fmla="*/ 36 h 89"/>
                              <a:gd name="T52" fmla="*/ 86 w 89"/>
                              <a:gd name="T53" fmla="*/ 26 h 89"/>
                              <a:gd name="T54" fmla="*/ 82 w 89"/>
                              <a:gd name="T55" fmla="*/ 19 h 89"/>
                              <a:gd name="T56" fmla="*/ 77 w 89"/>
                              <a:gd name="T57" fmla="*/ 12 h 89"/>
                              <a:gd name="T58" fmla="*/ 70 w 89"/>
                              <a:gd name="T59" fmla="*/ 7 h 89"/>
                              <a:gd name="T60" fmla="*/ 62 w 89"/>
                              <a:gd name="T61" fmla="*/ 2 h 89"/>
                              <a:gd name="T62" fmla="*/ 53 w 89"/>
                              <a:gd name="T63" fmla="*/ 0 h 89"/>
                              <a:gd name="T64" fmla="*/ 43 w 89"/>
                              <a:gd name="T65"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89">
                                <a:moveTo>
                                  <a:pt x="43" y="0"/>
                                </a:moveTo>
                                <a:lnTo>
                                  <a:pt x="36" y="0"/>
                                </a:lnTo>
                                <a:lnTo>
                                  <a:pt x="26" y="2"/>
                                </a:lnTo>
                                <a:lnTo>
                                  <a:pt x="19" y="7"/>
                                </a:lnTo>
                                <a:lnTo>
                                  <a:pt x="12" y="12"/>
                                </a:lnTo>
                                <a:lnTo>
                                  <a:pt x="7" y="19"/>
                                </a:lnTo>
                                <a:lnTo>
                                  <a:pt x="2" y="26"/>
                                </a:lnTo>
                                <a:lnTo>
                                  <a:pt x="0" y="36"/>
                                </a:lnTo>
                                <a:lnTo>
                                  <a:pt x="0" y="46"/>
                                </a:lnTo>
                                <a:lnTo>
                                  <a:pt x="0" y="55"/>
                                </a:lnTo>
                                <a:lnTo>
                                  <a:pt x="2" y="62"/>
                                </a:lnTo>
                                <a:lnTo>
                                  <a:pt x="7" y="70"/>
                                </a:lnTo>
                                <a:lnTo>
                                  <a:pt x="12" y="77"/>
                                </a:lnTo>
                                <a:lnTo>
                                  <a:pt x="19" y="82"/>
                                </a:lnTo>
                                <a:lnTo>
                                  <a:pt x="26" y="86"/>
                                </a:lnTo>
                                <a:lnTo>
                                  <a:pt x="36" y="89"/>
                                </a:lnTo>
                                <a:lnTo>
                                  <a:pt x="43" y="89"/>
                                </a:lnTo>
                                <a:lnTo>
                                  <a:pt x="53" y="89"/>
                                </a:lnTo>
                                <a:lnTo>
                                  <a:pt x="62" y="86"/>
                                </a:lnTo>
                                <a:lnTo>
                                  <a:pt x="70" y="82"/>
                                </a:lnTo>
                                <a:lnTo>
                                  <a:pt x="77" y="77"/>
                                </a:lnTo>
                                <a:lnTo>
                                  <a:pt x="82" y="70"/>
                                </a:lnTo>
                                <a:lnTo>
                                  <a:pt x="86" y="62"/>
                                </a:lnTo>
                                <a:lnTo>
                                  <a:pt x="89" y="55"/>
                                </a:lnTo>
                                <a:lnTo>
                                  <a:pt x="89" y="46"/>
                                </a:lnTo>
                                <a:lnTo>
                                  <a:pt x="89" y="36"/>
                                </a:lnTo>
                                <a:lnTo>
                                  <a:pt x="86" y="26"/>
                                </a:lnTo>
                                <a:lnTo>
                                  <a:pt x="82" y="19"/>
                                </a:lnTo>
                                <a:lnTo>
                                  <a:pt x="77" y="12"/>
                                </a:lnTo>
                                <a:lnTo>
                                  <a:pt x="70" y="7"/>
                                </a:lnTo>
                                <a:lnTo>
                                  <a:pt x="62" y="2"/>
                                </a:lnTo>
                                <a:lnTo>
                                  <a:pt x="53" y="0"/>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9" name="Freeform 2092"/>
                        <wps:cNvSpPr>
                          <a:spLocks/>
                        </wps:cNvSpPr>
                        <wps:spPr bwMode="auto">
                          <a:xfrm>
                            <a:off x="4116" y="8762"/>
                            <a:ext cx="89" cy="89"/>
                          </a:xfrm>
                          <a:custGeom>
                            <a:avLst/>
                            <a:gdLst>
                              <a:gd name="T0" fmla="*/ 43 w 89"/>
                              <a:gd name="T1" fmla="*/ 0 h 89"/>
                              <a:gd name="T2" fmla="*/ 36 w 89"/>
                              <a:gd name="T3" fmla="*/ 0 h 89"/>
                              <a:gd name="T4" fmla="*/ 26 w 89"/>
                              <a:gd name="T5" fmla="*/ 2 h 89"/>
                              <a:gd name="T6" fmla="*/ 19 w 89"/>
                              <a:gd name="T7" fmla="*/ 7 h 89"/>
                              <a:gd name="T8" fmla="*/ 12 w 89"/>
                              <a:gd name="T9" fmla="*/ 12 h 89"/>
                              <a:gd name="T10" fmla="*/ 7 w 89"/>
                              <a:gd name="T11" fmla="*/ 19 h 89"/>
                              <a:gd name="T12" fmla="*/ 2 w 89"/>
                              <a:gd name="T13" fmla="*/ 26 h 89"/>
                              <a:gd name="T14" fmla="*/ 0 w 89"/>
                              <a:gd name="T15" fmla="*/ 36 h 89"/>
                              <a:gd name="T16" fmla="*/ 0 w 89"/>
                              <a:gd name="T17" fmla="*/ 46 h 89"/>
                              <a:gd name="T18" fmla="*/ 0 w 89"/>
                              <a:gd name="T19" fmla="*/ 55 h 89"/>
                              <a:gd name="T20" fmla="*/ 2 w 89"/>
                              <a:gd name="T21" fmla="*/ 62 h 89"/>
                              <a:gd name="T22" fmla="*/ 7 w 89"/>
                              <a:gd name="T23" fmla="*/ 70 h 89"/>
                              <a:gd name="T24" fmla="*/ 12 w 89"/>
                              <a:gd name="T25" fmla="*/ 77 h 89"/>
                              <a:gd name="T26" fmla="*/ 19 w 89"/>
                              <a:gd name="T27" fmla="*/ 82 h 89"/>
                              <a:gd name="T28" fmla="*/ 26 w 89"/>
                              <a:gd name="T29" fmla="*/ 86 h 89"/>
                              <a:gd name="T30" fmla="*/ 36 w 89"/>
                              <a:gd name="T31" fmla="*/ 89 h 89"/>
                              <a:gd name="T32" fmla="*/ 43 w 89"/>
                              <a:gd name="T33" fmla="*/ 89 h 89"/>
                              <a:gd name="T34" fmla="*/ 53 w 89"/>
                              <a:gd name="T35" fmla="*/ 89 h 89"/>
                              <a:gd name="T36" fmla="*/ 62 w 89"/>
                              <a:gd name="T37" fmla="*/ 86 h 89"/>
                              <a:gd name="T38" fmla="*/ 70 w 89"/>
                              <a:gd name="T39" fmla="*/ 82 h 89"/>
                              <a:gd name="T40" fmla="*/ 77 w 89"/>
                              <a:gd name="T41" fmla="*/ 77 h 89"/>
                              <a:gd name="T42" fmla="*/ 82 w 89"/>
                              <a:gd name="T43" fmla="*/ 70 h 89"/>
                              <a:gd name="T44" fmla="*/ 86 w 89"/>
                              <a:gd name="T45" fmla="*/ 62 h 89"/>
                              <a:gd name="T46" fmla="*/ 89 w 89"/>
                              <a:gd name="T47" fmla="*/ 55 h 89"/>
                              <a:gd name="T48" fmla="*/ 89 w 89"/>
                              <a:gd name="T49" fmla="*/ 46 h 89"/>
                              <a:gd name="T50" fmla="*/ 89 w 89"/>
                              <a:gd name="T51" fmla="*/ 36 h 89"/>
                              <a:gd name="T52" fmla="*/ 86 w 89"/>
                              <a:gd name="T53" fmla="*/ 26 h 89"/>
                              <a:gd name="T54" fmla="*/ 82 w 89"/>
                              <a:gd name="T55" fmla="*/ 19 h 89"/>
                              <a:gd name="T56" fmla="*/ 77 w 89"/>
                              <a:gd name="T57" fmla="*/ 12 h 89"/>
                              <a:gd name="T58" fmla="*/ 70 w 89"/>
                              <a:gd name="T59" fmla="*/ 7 h 89"/>
                              <a:gd name="T60" fmla="*/ 62 w 89"/>
                              <a:gd name="T61" fmla="*/ 2 h 89"/>
                              <a:gd name="T62" fmla="*/ 53 w 89"/>
                              <a:gd name="T63" fmla="*/ 0 h 89"/>
                              <a:gd name="T64" fmla="*/ 43 w 89"/>
                              <a:gd name="T65"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89">
                                <a:moveTo>
                                  <a:pt x="43" y="0"/>
                                </a:moveTo>
                                <a:lnTo>
                                  <a:pt x="36" y="0"/>
                                </a:lnTo>
                                <a:lnTo>
                                  <a:pt x="26" y="2"/>
                                </a:lnTo>
                                <a:lnTo>
                                  <a:pt x="19" y="7"/>
                                </a:lnTo>
                                <a:lnTo>
                                  <a:pt x="12" y="12"/>
                                </a:lnTo>
                                <a:lnTo>
                                  <a:pt x="7" y="19"/>
                                </a:lnTo>
                                <a:lnTo>
                                  <a:pt x="2" y="26"/>
                                </a:lnTo>
                                <a:lnTo>
                                  <a:pt x="0" y="36"/>
                                </a:lnTo>
                                <a:lnTo>
                                  <a:pt x="0" y="46"/>
                                </a:lnTo>
                                <a:lnTo>
                                  <a:pt x="0" y="55"/>
                                </a:lnTo>
                                <a:lnTo>
                                  <a:pt x="2" y="62"/>
                                </a:lnTo>
                                <a:lnTo>
                                  <a:pt x="7" y="70"/>
                                </a:lnTo>
                                <a:lnTo>
                                  <a:pt x="12" y="77"/>
                                </a:lnTo>
                                <a:lnTo>
                                  <a:pt x="19" y="82"/>
                                </a:lnTo>
                                <a:lnTo>
                                  <a:pt x="26" y="86"/>
                                </a:lnTo>
                                <a:lnTo>
                                  <a:pt x="36" y="89"/>
                                </a:lnTo>
                                <a:lnTo>
                                  <a:pt x="43" y="89"/>
                                </a:lnTo>
                                <a:lnTo>
                                  <a:pt x="53" y="89"/>
                                </a:lnTo>
                                <a:lnTo>
                                  <a:pt x="62" y="86"/>
                                </a:lnTo>
                                <a:lnTo>
                                  <a:pt x="70" y="82"/>
                                </a:lnTo>
                                <a:lnTo>
                                  <a:pt x="77" y="77"/>
                                </a:lnTo>
                                <a:lnTo>
                                  <a:pt x="82" y="70"/>
                                </a:lnTo>
                                <a:lnTo>
                                  <a:pt x="86" y="62"/>
                                </a:lnTo>
                                <a:lnTo>
                                  <a:pt x="89" y="55"/>
                                </a:lnTo>
                                <a:lnTo>
                                  <a:pt x="89" y="46"/>
                                </a:lnTo>
                                <a:lnTo>
                                  <a:pt x="89" y="36"/>
                                </a:lnTo>
                                <a:lnTo>
                                  <a:pt x="86" y="26"/>
                                </a:lnTo>
                                <a:lnTo>
                                  <a:pt x="82" y="19"/>
                                </a:lnTo>
                                <a:lnTo>
                                  <a:pt x="77" y="12"/>
                                </a:lnTo>
                                <a:lnTo>
                                  <a:pt x="70" y="7"/>
                                </a:lnTo>
                                <a:lnTo>
                                  <a:pt x="62" y="2"/>
                                </a:lnTo>
                                <a:lnTo>
                                  <a:pt x="53" y="0"/>
                                </a:lnTo>
                                <a:lnTo>
                                  <a:pt x="43"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0" name="Freeform 2093"/>
                        <wps:cNvSpPr>
                          <a:spLocks/>
                        </wps:cNvSpPr>
                        <wps:spPr bwMode="auto">
                          <a:xfrm>
                            <a:off x="3819" y="8664"/>
                            <a:ext cx="91" cy="88"/>
                          </a:xfrm>
                          <a:custGeom>
                            <a:avLst/>
                            <a:gdLst>
                              <a:gd name="T0" fmla="*/ 45 w 91"/>
                              <a:gd name="T1" fmla="*/ 0 h 88"/>
                              <a:gd name="T2" fmla="*/ 36 w 91"/>
                              <a:gd name="T3" fmla="*/ 0 h 88"/>
                              <a:gd name="T4" fmla="*/ 29 w 91"/>
                              <a:gd name="T5" fmla="*/ 2 h 88"/>
                              <a:gd name="T6" fmla="*/ 19 w 91"/>
                              <a:gd name="T7" fmla="*/ 7 h 88"/>
                              <a:gd name="T8" fmla="*/ 14 w 91"/>
                              <a:gd name="T9" fmla="*/ 12 h 88"/>
                              <a:gd name="T10" fmla="*/ 7 w 91"/>
                              <a:gd name="T11" fmla="*/ 19 h 88"/>
                              <a:gd name="T12" fmla="*/ 5 w 91"/>
                              <a:gd name="T13" fmla="*/ 26 h 88"/>
                              <a:gd name="T14" fmla="*/ 2 w 91"/>
                              <a:gd name="T15" fmla="*/ 36 h 88"/>
                              <a:gd name="T16" fmla="*/ 0 w 91"/>
                              <a:gd name="T17" fmla="*/ 43 h 88"/>
                              <a:gd name="T18" fmla="*/ 2 w 91"/>
                              <a:gd name="T19" fmla="*/ 53 h 88"/>
                              <a:gd name="T20" fmla="*/ 5 w 91"/>
                              <a:gd name="T21" fmla="*/ 62 h 88"/>
                              <a:gd name="T22" fmla="*/ 7 w 91"/>
                              <a:gd name="T23" fmla="*/ 69 h 88"/>
                              <a:gd name="T24" fmla="*/ 14 w 91"/>
                              <a:gd name="T25" fmla="*/ 77 h 88"/>
                              <a:gd name="T26" fmla="*/ 19 w 91"/>
                              <a:gd name="T27" fmla="*/ 81 h 88"/>
                              <a:gd name="T28" fmla="*/ 29 w 91"/>
                              <a:gd name="T29" fmla="*/ 86 h 88"/>
                              <a:gd name="T30" fmla="*/ 36 w 91"/>
                              <a:gd name="T31" fmla="*/ 88 h 88"/>
                              <a:gd name="T32" fmla="*/ 45 w 91"/>
                              <a:gd name="T33" fmla="*/ 88 h 88"/>
                              <a:gd name="T34" fmla="*/ 55 w 91"/>
                              <a:gd name="T35" fmla="*/ 88 h 88"/>
                              <a:gd name="T36" fmla="*/ 62 w 91"/>
                              <a:gd name="T37" fmla="*/ 86 h 88"/>
                              <a:gd name="T38" fmla="*/ 69 w 91"/>
                              <a:gd name="T39" fmla="*/ 81 h 88"/>
                              <a:gd name="T40" fmla="*/ 77 w 91"/>
                              <a:gd name="T41" fmla="*/ 77 h 88"/>
                              <a:gd name="T42" fmla="*/ 81 w 91"/>
                              <a:gd name="T43" fmla="*/ 69 h 88"/>
                              <a:gd name="T44" fmla="*/ 86 w 91"/>
                              <a:gd name="T45" fmla="*/ 62 h 88"/>
                              <a:gd name="T46" fmla="*/ 89 w 91"/>
                              <a:gd name="T47" fmla="*/ 53 h 88"/>
                              <a:gd name="T48" fmla="*/ 91 w 91"/>
                              <a:gd name="T49" fmla="*/ 43 h 88"/>
                              <a:gd name="T50" fmla="*/ 89 w 91"/>
                              <a:gd name="T51" fmla="*/ 36 h 88"/>
                              <a:gd name="T52" fmla="*/ 86 w 91"/>
                              <a:gd name="T53" fmla="*/ 26 h 88"/>
                              <a:gd name="T54" fmla="*/ 81 w 91"/>
                              <a:gd name="T55" fmla="*/ 19 h 88"/>
                              <a:gd name="T56" fmla="*/ 77 w 91"/>
                              <a:gd name="T57" fmla="*/ 12 h 88"/>
                              <a:gd name="T58" fmla="*/ 69 w 91"/>
                              <a:gd name="T59" fmla="*/ 7 h 88"/>
                              <a:gd name="T60" fmla="*/ 62 w 91"/>
                              <a:gd name="T61" fmla="*/ 2 h 88"/>
                              <a:gd name="T62" fmla="*/ 55 w 91"/>
                              <a:gd name="T63" fmla="*/ 0 h 88"/>
                              <a:gd name="T64" fmla="*/ 45 w 91"/>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1" h="88">
                                <a:moveTo>
                                  <a:pt x="45" y="0"/>
                                </a:moveTo>
                                <a:lnTo>
                                  <a:pt x="36" y="0"/>
                                </a:lnTo>
                                <a:lnTo>
                                  <a:pt x="29" y="2"/>
                                </a:lnTo>
                                <a:lnTo>
                                  <a:pt x="19" y="7"/>
                                </a:lnTo>
                                <a:lnTo>
                                  <a:pt x="14" y="12"/>
                                </a:lnTo>
                                <a:lnTo>
                                  <a:pt x="7" y="19"/>
                                </a:lnTo>
                                <a:lnTo>
                                  <a:pt x="5" y="26"/>
                                </a:lnTo>
                                <a:lnTo>
                                  <a:pt x="2" y="36"/>
                                </a:lnTo>
                                <a:lnTo>
                                  <a:pt x="0" y="43"/>
                                </a:lnTo>
                                <a:lnTo>
                                  <a:pt x="2" y="53"/>
                                </a:lnTo>
                                <a:lnTo>
                                  <a:pt x="5" y="62"/>
                                </a:lnTo>
                                <a:lnTo>
                                  <a:pt x="7" y="69"/>
                                </a:lnTo>
                                <a:lnTo>
                                  <a:pt x="14" y="77"/>
                                </a:lnTo>
                                <a:lnTo>
                                  <a:pt x="19" y="81"/>
                                </a:lnTo>
                                <a:lnTo>
                                  <a:pt x="29" y="86"/>
                                </a:lnTo>
                                <a:lnTo>
                                  <a:pt x="36" y="88"/>
                                </a:lnTo>
                                <a:lnTo>
                                  <a:pt x="45" y="88"/>
                                </a:lnTo>
                                <a:lnTo>
                                  <a:pt x="55" y="88"/>
                                </a:lnTo>
                                <a:lnTo>
                                  <a:pt x="62" y="86"/>
                                </a:lnTo>
                                <a:lnTo>
                                  <a:pt x="69" y="81"/>
                                </a:lnTo>
                                <a:lnTo>
                                  <a:pt x="77" y="77"/>
                                </a:lnTo>
                                <a:lnTo>
                                  <a:pt x="81" y="69"/>
                                </a:lnTo>
                                <a:lnTo>
                                  <a:pt x="86" y="62"/>
                                </a:lnTo>
                                <a:lnTo>
                                  <a:pt x="89" y="53"/>
                                </a:lnTo>
                                <a:lnTo>
                                  <a:pt x="91" y="43"/>
                                </a:lnTo>
                                <a:lnTo>
                                  <a:pt x="89" y="36"/>
                                </a:lnTo>
                                <a:lnTo>
                                  <a:pt x="86" y="26"/>
                                </a:lnTo>
                                <a:lnTo>
                                  <a:pt x="81" y="19"/>
                                </a:lnTo>
                                <a:lnTo>
                                  <a:pt x="77" y="12"/>
                                </a:lnTo>
                                <a:lnTo>
                                  <a:pt x="69" y="7"/>
                                </a:lnTo>
                                <a:lnTo>
                                  <a:pt x="62" y="2"/>
                                </a:lnTo>
                                <a:lnTo>
                                  <a:pt x="55" y="0"/>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1" name="Freeform 2094"/>
                        <wps:cNvSpPr>
                          <a:spLocks/>
                        </wps:cNvSpPr>
                        <wps:spPr bwMode="auto">
                          <a:xfrm>
                            <a:off x="3819" y="8664"/>
                            <a:ext cx="91" cy="88"/>
                          </a:xfrm>
                          <a:custGeom>
                            <a:avLst/>
                            <a:gdLst>
                              <a:gd name="T0" fmla="*/ 45 w 91"/>
                              <a:gd name="T1" fmla="*/ 0 h 88"/>
                              <a:gd name="T2" fmla="*/ 36 w 91"/>
                              <a:gd name="T3" fmla="*/ 0 h 88"/>
                              <a:gd name="T4" fmla="*/ 29 w 91"/>
                              <a:gd name="T5" fmla="*/ 2 h 88"/>
                              <a:gd name="T6" fmla="*/ 19 w 91"/>
                              <a:gd name="T7" fmla="*/ 7 h 88"/>
                              <a:gd name="T8" fmla="*/ 14 w 91"/>
                              <a:gd name="T9" fmla="*/ 12 h 88"/>
                              <a:gd name="T10" fmla="*/ 7 w 91"/>
                              <a:gd name="T11" fmla="*/ 19 h 88"/>
                              <a:gd name="T12" fmla="*/ 5 w 91"/>
                              <a:gd name="T13" fmla="*/ 26 h 88"/>
                              <a:gd name="T14" fmla="*/ 2 w 91"/>
                              <a:gd name="T15" fmla="*/ 36 h 88"/>
                              <a:gd name="T16" fmla="*/ 0 w 91"/>
                              <a:gd name="T17" fmla="*/ 43 h 88"/>
                              <a:gd name="T18" fmla="*/ 2 w 91"/>
                              <a:gd name="T19" fmla="*/ 53 h 88"/>
                              <a:gd name="T20" fmla="*/ 5 w 91"/>
                              <a:gd name="T21" fmla="*/ 62 h 88"/>
                              <a:gd name="T22" fmla="*/ 7 w 91"/>
                              <a:gd name="T23" fmla="*/ 69 h 88"/>
                              <a:gd name="T24" fmla="*/ 14 w 91"/>
                              <a:gd name="T25" fmla="*/ 77 h 88"/>
                              <a:gd name="T26" fmla="*/ 19 w 91"/>
                              <a:gd name="T27" fmla="*/ 81 h 88"/>
                              <a:gd name="T28" fmla="*/ 29 w 91"/>
                              <a:gd name="T29" fmla="*/ 86 h 88"/>
                              <a:gd name="T30" fmla="*/ 36 w 91"/>
                              <a:gd name="T31" fmla="*/ 88 h 88"/>
                              <a:gd name="T32" fmla="*/ 45 w 91"/>
                              <a:gd name="T33" fmla="*/ 88 h 88"/>
                              <a:gd name="T34" fmla="*/ 55 w 91"/>
                              <a:gd name="T35" fmla="*/ 88 h 88"/>
                              <a:gd name="T36" fmla="*/ 62 w 91"/>
                              <a:gd name="T37" fmla="*/ 86 h 88"/>
                              <a:gd name="T38" fmla="*/ 69 w 91"/>
                              <a:gd name="T39" fmla="*/ 81 h 88"/>
                              <a:gd name="T40" fmla="*/ 77 w 91"/>
                              <a:gd name="T41" fmla="*/ 77 h 88"/>
                              <a:gd name="T42" fmla="*/ 81 w 91"/>
                              <a:gd name="T43" fmla="*/ 69 h 88"/>
                              <a:gd name="T44" fmla="*/ 86 w 91"/>
                              <a:gd name="T45" fmla="*/ 62 h 88"/>
                              <a:gd name="T46" fmla="*/ 89 w 91"/>
                              <a:gd name="T47" fmla="*/ 53 h 88"/>
                              <a:gd name="T48" fmla="*/ 91 w 91"/>
                              <a:gd name="T49" fmla="*/ 43 h 88"/>
                              <a:gd name="T50" fmla="*/ 89 w 91"/>
                              <a:gd name="T51" fmla="*/ 36 h 88"/>
                              <a:gd name="T52" fmla="*/ 86 w 91"/>
                              <a:gd name="T53" fmla="*/ 26 h 88"/>
                              <a:gd name="T54" fmla="*/ 81 w 91"/>
                              <a:gd name="T55" fmla="*/ 19 h 88"/>
                              <a:gd name="T56" fmla="*/ 77 w 91"/>
                              <a:gd name="T57" fmla="*/ 12 h 88"/>
                              <a:gd name="T58" fmla="*/ 69 w 91"/>
                              <a:gd name="T59" fmla="*/ 7 h 88"/>
                              <a:gd name="T60" fmla="*/ 62 w 91"/>
                              <a:gd name="T61" fmla="*/ 2 h 88"/>
                              <a:gd name="T62" fmla="*/ 55 w 91"/>
                              <a:gd name="T63" fmla="*/ 0 h 88"/>
                              <a:gd name="T64" fmla="*/ 45 w 91"/>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1" h="88">
                                <a:moveTo>
                                  <a:pt x="45" y="0"/>
                                </a:moveTo>
                                <a:lnTo>
                                  <a:pt x="36" y="0"/>
                                </a:lnTo>
                                <a:lnTo>
                                  <a:pt x="29" y="2"/>
                                </a:lnTo>
                                <a:lnTo>
                                  <a:pt x="19" y="7"/>
                                </a:lnTo>
                                <a:lnTo>
                                  <a:pt x="14" y="12"/>
                                </a:lnTo>
                                <a:lnTo>
                                  <a:pt x="7" y="19"/>
                                </a:lnTo>
                                <a:lnTo>
                                  <a:pt x="5" y="26"/>
                                </a:lnTo>
                                <a:lnTo>
                                  <a:pt x="2" y="36"/>
                                </a:lnTo>
                                <a:lnTo>
                                  <a:pt x="0" y="43"/>
                                </a:lnTo>
                                <a:lnTo>
                                  <a:pt x="2" y="53"/>
                                </a:lnTo>
                                <a:lnTo>
                                  <a:pt x="5" y="62"/>
                                </a:lnTo>
                                <a:lnTo>
                                  <a:pt x="7" y="69"/>
                                </a:lnTo>
                                <a:lnTo>
                                  <a:pt x="14" y="77"/>
                                </a:lnTo>
                                <a:lnTo>
                                  <a:pt x="19" y="81"/>
                                </a:lnTo>
                                <a:lnTo>
                                  <a:pt x="29" y="86"/>
                                </a:lnTo>
                                <a:lnTo>
                                  <a:pt x="36" y="88"/>
                                </a:lnTo>
                                <a:lnTo>
                                  <a:pt x="45" y="88"/>
                                </a:lnTo>
                                <a:lnTo>
                                  <a:pt x="55" y="88"/>
                                </a:lnTo>
                                <a:lnTo>
                                  <a:pt x="62" y="86"/>
                                </a:lnTo>
                                <a:lnTo>
                                  <a:pt x="69" y="81"/>
                                </a:lnTo>
                                <a:lnTo>
                                  <a:pt x="77" y="77"/>
                                </a:lnTo>
                                <a:lnTo>
                                  <a:pt x="81" y="69"/>
                                </a:lnTo>
                                <a:lnTo>
                                  <a:pt x="86" y="62"/>
                                </a:lnTo>
                                <a:lnTo>
                                  <a:pt x="89" y="53"/>
                                </a:lnTo>
                                <a:lnTo>
                                  <a:pt x="91" y="43"/>
                                </a:lnTo>
                                <a:lnTo>
                                  <a:pt x="89" y="36"/>
                                </a:lnTo>
                                <a:lnTo>
                                  <a:pt x="86" y="26"/>
                                </a:lnTo>
                                <a:lnTo>
                                  <a:pt x="81" y="19"/>
                                </a:lnTo>
                                <a:lnTo>
                                  <a:pt x="77" y="12"/>
                                </a:lnTo>
                                <a:lnTo>
                                  <a:pt x="69" y="7"/>
                                </a:lnTo>
                                <a:lnTo>
                                  <a:pt x="62" y="2"/>
                                </a:lnTo>
                                <a:lnTo>
                                  <a:pt x="55" y="0"/>
                                </a:lnTo>
                                <a:lnTo>
                                  <a:pt x="4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2" name="Freeform 2095"/>
                        <wps:cNvSpPr>
                          <a:spLocks/>
                        </wps:cNvSpPr>
                        <wps:spPr bwMode="auto">
                          <a:xfrm>
                            <a:off x="3550" y="8645"/>
                            <a:ext cx="92" cy="88"/>
                          </a:xfrm>
                          <a:custGeom>
                            <a:avLst/>
                            <a:gdLst>
                              <a:gd name="T0" fmla="*/ 46 w 92"/>
                              <a:gd name="T1" fmla="*/ 0 h 88"/>
                              <a:gd name="T2" fmla="*/ 36 w 92"/>
                              <a:gd name="T3" fmla="*/ 2 h 88"/>
                              <a:gd name="T4" fmla="*/ 29 w 92"/>
                              <a:gd name="T5" fmla="*/ 4 h 88"/>
                              <a:gd name="T6" fmla="*/ 22 w 92"/>
                              <a:gd name="T7" fmla="*/ 7 h 88"/>
                              <a:gd name="T8" fmla="*/ 15 w 92"/>
                              <a:gd name="T9" fmla="*/ 14 h 88"/>
                              <a:gd name="T10" fmla="*/ 10 w 92"/>
                              <a:gd name="T11" fmla="*/ 19 h 88"/>
                              <a:gd name="T12" fmla="*/ 5 w 92"/>
                              <a:gd name="T13" fmla="*/ 28 h 88"/>
                              <a:gd name="T14" fmla="*/ 3 w 92"/>
                              <a:gd name="T15" fmla="*/ 36 h 88"/>
                              <a:gd name="T16" fmla="*/ 0 w 92"/>
                              <a:gd name="T17" fmla="*/ 45 h 88"/>
                              <a:gd name="T18" fmla="*/ 3 w 92"/>
                              <a:gd name="T19" fmla="*/ 55 h 88"/>
                              <a:gd name="T20" fmla="*/ 5 w 92"/>
                              <a:gd name="T21" fmla="*/ 62 h 88"/>
                              <a:gd name="T22" fmla="*/ 10 w 92"/>
                              <a:gd name="T23" fmla="*/ 69 h 88"/>
                              <a:gd name="T24" fmla="*/ 15 w 92"/>
                              <a:gd name="T25" fmla="*/ 76 h 88"/>
                              <a:gd name="T26" fmla="*/ 22 w 92"/>
                              <a:gd name="T27" fmla="*/ 81 h 88"/>
                              <a:gd name="T28" fmla="*/ 29 w 92"/>
                              <a:gd name="T29" fmla="*/ 86 h 88"/>
                              <a:gd name="T30" fmla="*/ 36 w 92"/>
                              <a:gd name="T31" fmla="*/ 88 h 88"/>
                              <a:gd name="T32" fmla="*/ 46 w 92"/>
                              <a:gd name="T33" fmla="*/ 88 h 88"/>
                              <a:gd name="T34" fmla="*/ 56 w 92"/>
                              <a:gd name="T35" fmla="*/ 88 h 88"/>
                              <a:gd name="T36" fmla="*/ 65 w 92"/>
                              <a:gd name="T37" fmla="*/ 86 h 88"/>
                              <a:gd name="T38" fmla="*/ 72 w 92"/>
                              <a:gd name="T39" fmla="*/ 81 h 88"/>
                              <a:gd name="T40" fmla="*/ 77 w 92"/>
                              <a:gd name="T41" fmla="*/ 76 h 88"/>
                              <a:gd name="T42" fmla="*/ 84 w 92"/>
                              <a:gd name="T43" fmla="*/ 69 h 88"/>
                              <a:gd name="T44" fmla="*/ 89 w 92"/>
                              <a:gd name="T45" fmla="*/ 62 h 88"/>
                              <a:gd name="T46" fmla="*/ 92 w 92"/>
                              <a:gd name="T47" fmla="*/ 55 h 88"/>
                              <a:gd name="T48" fmla="*/ 92 w 92"/>
                              <a:gd name="T49" fmla="*/ 45 h 88"/>
                              <a:gd name="T50" fmla="*/ 92 w 92"/>
                              <a:gd name="T51" fmla="*/ 36 h 88"/>
                              <a:gd name="T52" fmla="*/ 89 w 92"/>
                              <a:gd name="T53" fmla="*/ 28 h 88"/>
                              <a:gd name="T54" fmla="*/ 84 w 92"/>
                              <a:gd name="T55" fmla="*/ 19 h 88"/>
                              <a:gd name="T56" fmla="*/ 77 w 92"/>
                              <a:gd name="T57" fmla="*/ 14 h 88"/>
                              <a:gd name="T58" fmla="*/ 72 w 92"/>
                              <a:gd name="T59" fmla="*/ 7 h 88"/>
                              <a:gd name="T60" fmla="*/ 65 w 92"/>
                              <a:gd name="T61" fmla="*/ 4 h 88"/>
                              <a:gd name="T62" fmla="*/ 56 w 92"/>
                              <a:gd name="T63" fmla="*/ 2 h 88"/>
                              <a:gd name="T64" fmla="*/ 46 w 92"/>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2" h="88">
                                <a:moveTo>
                                  <a:pt x="46" y="0"/>
                                </a:moveTo>
                                <a:lnTo>
                                  <a:pt x="36" y="2"/>
                                </a:lnTo>
                                <a:lnTo>
                                  <a:pt x="29" y="4"/>
                                </a:lnTo>
                                <a:lnTo>
                                  <a:pt x="22" y="7"/>
                                </a:lnTo>
                                <a:lnTo>
                                  <a:pt x="15" y="14"/>
                                </a:lnTo>
                                <a:lnTo>
                                  <a:pt x="10" y="19"/>
                                </a:lnTo>
                                <a:lnTo>
                                  <a:pt x="5" y="28"/>
                                </a:lnTo>
                                <a:lnTo>
                                  <a:pt x="3" y="36"/>
                                </a:lnTo>
                                <a:lnTo>
                                  <a:pt x="0" y="45"/>
                                </a:lnTo>
                                <a:lnTo>
                                  <a:pt x="3" y="55"/>
                                </a:lnTo>
                                <a:lnTo>
                                  <a:pt x="5" y="62"/>
                                </a:lnTo>
                                <a:lnTo>
                                  <a:pt x="10" y="69"/>
                                </a:lnTo>
                                <a:lnTo>
                                  <a:pt x="15" y="76"/>
                                </a:lnTo>
                                <a:lnTo>
                                  <a:pt x="22" y="81"/>
                                </a:lnTo>
                                <a:lnTo>
                                  <a:pt x="29" y="86"/>
                                </a:lnTo>
                                <a:lnTo>
                                  <a:pt x="36" y="88"/>
                                </a:lnTo>
                                <a:lnTo>
                                  <a:pt x="46" y="88"/>
                                </a:lnTo>
                                <a:lnTo>
                                  <a:pt x="56" y="88"/>
                                </a:lnTo>
                                <a:lnTo>
                                  <a:pt x="65" y="86"/>
                                </a:lnTo>
                                <a:lnTo>
                                  <a:pt x="72" y="81"/>
                                </a:lnTo>
                                <a:lnTo>
                                  <a:pt x="77" y="76"/>
                                </a:lnTo>
                                <a:lnTo>
                                  <a:pt x="84" y="69"/>
                                </a:lnTo>
                                <a:lnTo>
                                  <a:pt x="89" y="62"/>
                                </a:lnTo>
                                <a:lnTo>
                                  <a:pt x="92" y="55"/>
                                </a:lnTo>
                                <a:lnTo>
                                  <a:pt x="92" y="45"/>
                                </a:lnTo>
                                <a:lnTo>
                                  <a:pt x="92" y="36"/>
                                </a:lnTo>
                                <a:lnTo>
                                  <a:pt x="89" y="28"/>
                                </a:lnTo>
                                <a:lnTo>
                                  <a:pt x="84" y="19"/>
                                </a:lnTo>
                                <a:lnTo>
                                  <a:pt x="77" y="14"/>
                                </a:lnTo>
                                <a:lnTo>
                                  <a:pt x="72" y="7"/>
                                </a:lnTo>
                                <a:lnTo>
                                  <a:pt x="65" y="4"/>
                                </a:lnTo>
                                <a:lnTo>
                                  <a:pt x="56" y="2"/>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3" name="Freeform 2096"/>
                        <wps:cNvSpPr>
                          <a:spLocks/>
                        </wps:cNvSpPr>
                        <wps:spPr bwMode="auto">
                          <a:xfrm>
                            <a:off x="3550" y="8645"/>
                            <a:ext cx="92" cy="88"/>
                          </a:xfrm>
                          <a:custGeom>
                            <a:avLst/>
                            <a:gdLst>
                              <a:gd name="T0" fmla="*/ 46 w 92"/>
                              <a:gd name="T1" fmla="*/ 0 h 88"/>
                              <a:gd name="T2" fmla="*/ 36 w 92"/>
                              <a:gd name="T3" fmla="*/ 2 h 88"/>
                              <a:gd name="T4" fmla="*/ 29 w 92"/>
                              <a:gd name="T5" fmla="*/ 4 h 88"/>
                              <a:gd name="T6" fmla="*/ 22 w 92"/>
                              <a:gd name="T7" fmla="*/ 7 h 88"/>
                              <a:gd name="T8" fmla="*/ 15 w 92"/>
                              <a:gd name="T9" fmla="*/ 14 h 88"/>
                              <a:gd name="T10" fmla="*/ 10 w 92"/>
                              <a:gd name="T11" fmla="*/ 19 h 88"/>
                              <a:gd name="T12" fmla="*/ 5 w 92"/>
                              <a:gd name="T13" fmla="*/ 28 h 88"/>
                              <a:gd name="T14" fmla="*/ 3 w 92"/>
                              <a:gd name="T15" fmla="*/ 36 h 88"/>
                              <a:gd name="T16" fmla="*/ 0 w 92"/>
                              <a:gd name="T17" fmla="*/ 45 h 88"/>
                              <a:gd name="T18" fmla="*/ 3 w 92"/>
                              <a:gd name="T19" fmla="*/ 55 h 88"/>
                              <a:gd name="T20" fmla="*/ 5 w 92"/>
                              <a:gd name="T21" fmla="*/ 62 h 88"/>
                              <a:gd name="T22" fmla="*/ 10 w 92"/>
                              <a:gd name="T23" fmla="*/ 69 h 88"/>
                              <a:gd name="T24" fmla="*/ 15 w 92"/>
                              <a:gd name="T25" fmla="*/ 76 h 88"/>
                              <a:gd name="T26" fmla="*/ 22 w 92"/>
                              <a:gd name="T27" fmla="*/ 81 h 88"/>
                              <a:gd name="T28" fmla="*/ 29 w 92"/>
                              <a:gd name="T29" fmla="*/ 86 h 88"/>
                              <a:gd name="T30" fmla="*/ 36 w 92"/>
                              <a:gd name="T31" fmla="*/ 88 h 88"/>
                              <a:gd name="T32" fmla="*/ 46 w 92"/>
                              <a:gd name="T33" fmla="*/ 88 h 88"/>
                              <a:gd name="T34" fmla="*/ 56 w 92"/>
                              <a:gd name="T35" fmla="*/ 88 h 88"/>
                              <a:gd name="T36" fmla="*/ 65 w 92"/>
                              <a:gd name="T37" fmla="*/ 86 h 88"/>
                              <a:gd name="T38" fmla="*/ 72 w 92"/>
                              <a:gd name="T39" fmla="*/ 81 h 88"/>
                              <a:gd name="T40" fmla="*/ 77 w 92"/>
                              <a:gd name="T41" fmla="*/ 76 h 88"/>
                              <a:gd name="T42" fmla="*/ 84 w 92"/>
                              <a:gd name="T43" fmla="*/ 69 h 88"/>
                              <a:gd name="T44" fmla="*/ 89 w 92"/>
                              <a:gd name="T45" fmla="*/ 62 h 88"/>
                              <a:gd name="T46" fmla="*/ 92 w 92"/>
                              <a:gd name="T47" fmla="*/ 55 h 88"/>
                              <a:gd name="T48" fmla="*/ 92 w 92"/>
                              <a:gd name="T49" fmla="*/ 45 h 88"/>
                              <a:gd name="T50" fmla="*/ 92 w 92"/>
                              <a:gd name="T51" fmla="*/ 36 h 88"/>
                              <a:gd name="T52" fmla="*/ 89 w 92"/>
                              <a:gd name="T53" fmla="*/ 28 h 88"/>
                              <a:gd name="T54" fmla="*/ 84 w 92"/>
                              <a:gd name="T55" fmla="*/ 19 h 88"/>
                              <a:gd name="T56" fmla="*/ 77 w 92"/>
                              <a:gd name="T57" fmla="*/ 14 h 88"/>
                              <a:gd name="T58" fmla="*/ 72 w 92"/>
                              <a:gd name="T59" fmla="*/ 7 h 88"/>
                              <a:gd name="T60" fmla="*/ 65 w 92"/>
                              <a:gd name="T61" fmla="*/ 4 h 88"/>
                              <a:gd name="T62" fmla="*/ 56 w 92"/>
                              <a:gd name="T63" fmla="*/ 2 h 88"/>
                              <a:gd name="T64" fmla="*/ 46 w 92"/>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2" h="88">
                                <a:moveTo>
                                  <a:pt x="46" y="0"/>
                                </a:moveTo>
                                <a:lnTo>
                                  <a:pt x="36" y="2"/>
                                </a:lnTo>
                                <a:lnTo>
                                  <a:pt x="29" y="4"/>
                                </a:lnTo>
                                <a:lnTo>
                                  <a:pt x="22" y="7"/>
                                </a:lnTo>
                                <a:lnTo>
                                  <a:pt x="15" y="14"/>
                                </a:lnTo>
                                <a:lnTo>
                                  <a:pt x="10" y="19"/>
                                </a:lnTo>
                                <a:lnTo>
                                  <a:pt x="5" y="28"/>
                                </a:lnTo>
                                <a:lnTo>
                                  <a:pt x="3" y="36"/>
                                </a:lnTo>
                                <a:lnTo>
                                  <a:pt x="0" y="45"/>
                                </a:lnTo>
                                <a:lnTo>
                                  <a:pt x="3" y="55"/>
                                </a:lnTo>
                                <a:lnTo>
                                  <a:pt x="5" y="62"/>
                                </a:lnTo>
                                <a:lnTo>
                                  <a:pt x="10" y="69"/>
                                </a:lnTo>
                                <a:lnTo>
                                  <a:pt x="15" y="76"/>
                                </a:lnTo>
                                <a:lnTo>
                                  <a:pt x="22" y="81"/>
                                </a:lnTo>
                                <a:lnTo>
                                  <a:pt x="29" y="86"/>
                                </a:lnTo>
                                <a:lnTo>
                                  <a:pt x="36" y="88"/>
                                </a:lnTo>
                                <a:lnTo>
                                  <a:pt x="46" y="88"/>
                                </a:lnTo>
                                <a:lnTo>
                                  <a:pt x="56" y="88"/>
                                </a:lnTo>
                                <a:lnTo>
                                  <a:pt x="65" y="86"/>
                                </a:lnTo>
                                <a:lnTo>
                                  <a:pt x="72" y="81"/>
                                </a:lnTo>
                                <a:lnTo>
                                  <a:pt x="77" y="76"/>
                                </a:lnTo>
                                <a:lnTo>
                                  <a:pt x="84" y="69"/>
                                </a:lnTo>
                                <a:lnTo>
                                  <a:pt x="89" y="62"/>
                                </a:lnTo>
                                <a:lnTo>
                                  <a:pt x="92" y="55"/>
                                </a:lnTo>
                                <a:lnTo>
                                  <a:pt x="92" y="45"/>
                                </a:lnTo>
                                <a:lnTo>
                                  <a:pt x="92" y="36"/>
                                </a:lnTo>
                                <a:lnTo>
                                  <a:pt x="89" y="28"/>
                                </a:lnTo>
                                <a:lnTo>
                                  <a:pt x="84" y="19"/>
                                </a:lnTo>
                                <a:lnTo>
                                  <a:pt x="77" y="14"/>
                                </a:lnTo>
                                <a:lnTo>
                                  <a:pt x="72" y="7"/>
                                </a:lnTo>
                                <a:lnTo>
                                  <a:pt x="65" y="4"/>
                                </a:lnTo>
                                <a:lnTo>
                                  <a:pt x="56" y="2"/>
                                </a:lnTo>
                                <a:lnTo>
                                  <a:pt x="46"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4" name="Freeform 2097"/>
                        <wps:cNvSpPr>
                          <a:spLocks/>
                        </wps:cNvSpPr>
                        <wps:spPr bwMode="auto">
                          <a:xfrm>
                            <a:off x="2697" y="9617"/>
                            <a:ext cx="89" cy="92"/>
                          </a:xfrm>
                          <a:custGeom>
                            <a:avLst/>
                            <a:gdLst>
                              <a:gd name="T0" fmla="*/ 43 w 89"/>
                              <a:gd name="T1" fmla="*/ 0 h 92"/>
                              <a:gd name="T2" fmla="*/ 36 w 89"/>
                              <a:gd name="T3" fmla="*/ 3 h 92"/>
                              <a:gd name="T4" fmla="*/ 27 w 89"/>
                              <a:gd name="T5" fmla="*/ 5 h 92"/>
                              <a:gd name="T6" fmla="*/ 19 w 89"/>
                              <a:gd name="T7" fmla="*/ 10 h 92"/>
                              <a:gd name="T8" fmla="*/ 12 w 89"/>
                              <a:gd name="T9" fmla="*/ 15 h 92"/>
                              <a:gd name="T10" fmla="*/ 7 w 89"/>
                              <a:gd name="T11" fmla="*/ 22 h 92"/>
                              <a:gd name="T12" fmla="*/ 3 w 89"/>
                              <a:gd name="T13" fmla="*/ 29 h 92"/>
                              <a:gd name="T14" fmla="*/ 0 w 89"/>
                              <a:gd name="T15" fmla="*/ 36 h 92"/>
                              <a:gd name="T16" fmla="*/ 0 w 89"/>
                              <a:gd name="T17" fmla="*/ 46 h 92"/>
                              <a:gd name="T18" fmla="*/ 0 w 89"/>
                              <a:gd name="T19" fmla="*/ 56 h 92"/>
                              <a:gd name="T20" fmla="*/ 3 w 89"/>
                              <a:gd name="T21" fmla="*/ 63 h 92"/>
                              <a:gd name="T22" fmla="*/ 7 w 89"/>
                              <a:gd name="T23" fmla="*/ 70 h 92"/>
                              <a:gd name="T24" fmla="*/ 12 w 89"/>
                              <a:gd name="T25" fmla="*/ 77 h 92"/>
                              <a:gd name="T26" fmla="*/ 19 w 89"/>
                              <a:gd name="T27" fmla="*/ 82 h 92"/>
                              <a:gd name="T28" fmla="*/ 27 w 89"/>
                              <a:gd name="T29" fmla="*/ 87 h 92"/>
                              <a:gd name="T30" fmla="*/ 36 w 89"/>
                              <a:gd name="T31" fmla="*/ 89 h 92"/>
                              <a:gd name="T32" fmla="*/ 43 w 89"/>
                              <a:gd name="T33" fmla="*/ 92 h 92"/>
                              <a:gd name="T34" fmla="*/ 53 w 89"/>
                              <a:gd name="T35" fmla="*/ 89 h 92"/>
                              <a:gd name="T36" fmla="*/ 63 w 89"/>
                              <a:gd name="T37" fmla="*/ 87 h 92"/>
                              <a:gd name="T38" fmla="*/ 70 w 89"/>
                              <a:gd name="T39" fmla="*/ 82 h 92"/>
                              <a:gd name="T40" fmla="*/ 75 w 89"/>
                              <a:gd name="T41" fmla="*/ 77 h 92"/>
                              <a:gd name="T42" fmla="*/ 82 w 89"/>
                              <a:gd name="T43" fmla="*/ 70 h 92"/>
                              <a:gd name="T44" fmla="*/ 84 w 89"/>
                              <a:gd name="T45" fmla="*/ 63 h 92"/>
                              <a:gd name="T46" fmla="*/ 89 w 89"/>
                              <a:gd name="T47" fmla="*/ 56 h 92"/>
                              <a:gd name="T48" fmla="*/ 89 w 89"/>
                              <a:gd name="T49" fmla="*/ 46 h 92"/>
                              <a:gd name="T50" fmla="*/ 89 w 89"/>
                              <a:gd name="T51" fmla="*/ 36 h 92"/>
                              <a:gd name="T52" fmla="*/ 84 w 89"/>
                              <a:gd name="T53" fmla="*/ 29 h 92"/>
                              <a:gd name="T54" fmla="*/ 82 w 89"/>
                              <a:gd name="T55" fmla="*/ 22 h 92"/>
                              <a:gd name="T56" fmla="*/ 75 w 89"/>
                              <a:gd name="T57" fmla="*/ 15 h 92"/>
                              <a:gd name="T58" fmla="*/ 70 w 89"/>
                              <a:gd name="T59" fmla="*/ 10 h 92"/>
                              <a:gd name="T60" fmla="*/ 63 w 89"/>
                              <a:gd name="T61" fmla="*/ 5 h 92"/>
                              <a:gd name="T62" fmla="*/ 53 w 89"/>
                              <a:gd name="T63" fmla="*/ 3 h 92"/>
                              <a:gd name="T64" fmla="*/ 43 w 89"/>
                              <a:gd name="T65" fmla="*/ 0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92">
                                <a:moveTo>
                                  <a:pt x="43" y="0"/>
                                </a:moveTo>
                                <a:lnTo>
                                  <a:pt x="36" y="3"/>
                                </a:lnTo>
                                <a:lnTo>
                                  <a:pt x="27" y="5"/>
                                </a:lnTo>
                                <a:lnTo>
                                  <a:pt x="19" y="10"/>
                                </a:lnTo>
                                <a:lnTo>
                                  <a:pt x="12" y="15"/>
                                </a:lnTo>
                                <a:lnTo>
                                  <a:pt x="7" y="22"/>
                                </a:lnTo>
                                <a:lnTo>
                                  <a:pt x="3" y="29"/>
                                </a:lnTo>
                                <a:lnTo>
                                  <a:pt x="0" y="36"/>
                                </a:lnTo>
                                <a:lnTo>
                                  <a:pt x="0" y="46"/>
                                </a:lnTo>
                                <a:lnTo>
                                  <a:pt x="0" y="56"/>
                                </a:lnTo>
                                <a:lnTo>
                                  <a:pt x="3" y="63"/>
                                </a:lnTo>
                                <a:lnTo>
                                  <a:pt x="7" y="70"/>
                                </a:lnTo>
                                <a:lnTo>
                                  <a:pt x="12" y="77"/>
                                </a:lnTo>
                                <a:lnTo>
                                  <a:pt x="19" y="82"/>
                                </a:lnTo>
                                <a:lnTo>
                                  <a:pt x="27" y="87"/>
                                </a:lnTo>
                                <a:lnTo>
                                  <a:pt x="36" y="89"/>
                                </a:lnTo>
                                <a:lnTo>
                                  <a:pt x="43" y="92"/>
                                </a:lnTo>
                                <a:lnTo>
                                  <a:pt x="53" y="89"/>
                                </a:lnTo>
                                <a:lnTo>
                                  <a:pt x="63" y="87"/>
                                </a:lnTo>
                                <a:lnTo>
                                  <a:pt x="70" y="82"/>
                                </a:lnTo>
                                <a:lnTo>
                                  <a:pt x="75" y="77"/>
                                </a:lnTo>
                                <a:lnTo>
                                  <a:pt x="82" y="70"/>
                                </a:lnTo>
                                <a:lnTo>
                                  <a:pt x="84" y="63"/>
                                </a:lnTo>
                                <a:lnTo>
                                  <a:pt x="89" y="56"/>
                                </a:lnTo>
                                <a:lnTo>
                                  <a:pt x="89" y="46"/>
                                </a:lnTo>
                                <a:lnTo>
                                  <a:pt x="89" y="36"/>
                                </a:lnTo>
                                <a:lnTo>
                                  <a:pt x="84" y="29"/>
                                </a:lnTo>
                                <a:lnTo>
                                  <a:pt x="82" y="22"/>
                                </a:lnTo>
                                <a:lnTo>
                                  <a:pt x="75" y="15"/>
                                </a:lnTo>
                                <a:lnTo>
                                  <a:pt x="70" y="10"/>
                                </a:lnTo>
                                <a:lnTo>
                                  <a:pt x="63" y="5"/>
                                </a:lnTo>
                                <a:lnTo>
                                  <a:pt x="53" y="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5" name="Freeform 2098"/>
                        <wps:cNvSpPr>
                          <a:spLocks/>
                        </wps:cNvSpPr>
                        <wps:spPr bwMode="auto">
                          <a:xfrm>
                            <a:off x="2697" y="9617"/>
                            <a:ext cx="89" cy="92"/>
                          </a:xfrm>
                          <a:custGeom>
                            <a:avLst/>
                            <a:gdLst>
                              <a:gd name="T0" fmla="*/ 43 w 89"/>
                              <a:gd name="T1" fmla="*/ 0 h 92"/>
                              <a:gd name="T2" fmla="*/ 36 w 89"/>
                              <a:gd name="T3" fmla="*/ 3 h 92"/>
                              <a:gd name="T4" fmla="*/ 27 w 89"/>
                              <a:gd name="T5" fmla="*/ 5 h 92"/>
                              <a:gd name="T6" fmla="*/ 19 w 89"/>
                              <a:gd name="T7" fmla="*/ 10 h 92"/>
                              <a:gd name="T8" fmla="*/ 12 w 89"/>
                              <a:gd name="T9" fmla="*/ 15 h 92"/>
                              <a:gd name="T10" fmla="*/ 7 w 89"/>
                              <a:gd name="T11" fmla="*/ 22 h 92"/>
                              <a:gd name="T12" fmla="*/ 3 w 89"/>
                              <a:gd name="T13" fmla="*/ 29 h 92"/>
                              <a:gd name="T14" fmla="*/ 0 w 89"/>
                              <a:gd name="T15" fmla="*/ 36 h 92"/>
                              <a:gd name="T16" fmla="*/ 0 w 89"/>
                              <a:gd name="T17" fmla="*/ 46 h 92"/>
                              <a:gd name="T18" fmla="*/ 0 w 89"/>
                              <a:gd name="T19" fmla="*/ 56 h 92"/>
                              <a:gd name="T20" fmla="*/ 3 w 89"/>
                              <a:gd name="T21" fmla="*/ 63 h 92"/>
                              <a:gd name="T22" fmla="*/ 7 w 89"/>
                              <a:gd name="T23" fmla="*/ 70 h 92"/>
                              <a:gd name="T24" fmla="*/ 12 w 89"/>
                              <a:gd name="T25" fmla="*/ 77 h 92"/>
                              <a:gd name="T26" fmla="*/ 19 w 89"/>
                              <a:gd name="T27" fmla="*/ 82 h 92"/>
                              <a:gd name="T28" fmla="*/ 27 w 89"/>
                              <a:gd name="T29" fmla="*/ 87 h 92"/>
                              <a:gd name="T30" fmla="*/ 36 w 89"/>
                              <a:gd name="T31" fmla="*/ 89 h 92"/>
                              <a:gd name="T32" fmla="*/ 43 w 89"/>
                              <a:gd name="T33" fmla="*/ 92 h 92"/>
                              <a:gd name="T34" fmla="*/ 53 w 89"/>
                              <a:gd name="T35" fmla="*/ 89 h 92"/>
                              <a:gd name="T36" fmla="*/ 63 w 89"/>
                              <a:gd name="T37" fmla="*/ 87 h 92"/>
                              <a:gd name="T38" fmla="*/ 70 w 89"/>
                              <a:gd name="T39" fmla="*/ 82 h 92"/>
                              <a:gd name="T40" fmla="*/ 75 w 89"/>
                              <a:gd name="T41" fmla="*/ 77 h 92"/>
                              <a:gd name="T42" fmla="*/ 82 w 89"/>
                              <a:gd name="T43" fmla="*/ 70 h 92"/>
                              <a:gd name="T44" fmla="*/ 84 w 89"/>
                              <a:gd name="T45" fmla="*/ 63 h 92"/>
                              <a:gd name="T46" fmla="*/ 89 w 89"/>
                              <a:gd name="T47" fmla="*/ 56 h 92"/>
                              <a:gd name="T48" fmla="*/ 89 w 89"/>
                              <a:gd name="T49" fmla="*/ 46 h 92"/>
                              <a:gd name="T50" fmla="*/ 89 w 89"/>
                              <a:gd name="T51" fmla="*/ 36 h 92"/>
                              <a:gd name="T52" fmla="*/ 84 w 89"/>
                              <a:gd name="T53" fmla="*/ 29 h 92"/>
                              <a:gd name="T54" fmla="*/ 82 w 89"/>
                              <a:gd name="T55" fmla="*/ 22 h 92"/>
                              <a:gd name="T56" fmla="*/ 75 w 89"/>
                              <a:gd name="T57" fmla="*/ 15 h 92"/>
                              <a:gd name="T58" fmla="*/ 70 w 89"/>
                              <a:gd name="T59" fmla="*/ 10 h 92"/>
                              <a:gd name="T60" fmla="*/ 63 w 89"/>
                              <a:gd name="T61" fmla="*/ 5 h 92"/>
                              <a:gd name="T62" fmla="*/ 53 w 89"/>
                              <a:gd name="T63" fmla="*/ 3 h 92"/>
                              <a:gd name="T64" fmla="*/ 43 w 89"/>
                              <a:gd name="T65" fmla="*/ 0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92">
                                <a:moveTo>
                                  <a:pt x="43" y="0"/>
                                </a:moveTo>
                                <a:lnTo>
                                  <a:pt x="36" y="3"/>
                                </a:lnTo>
                                <a:lnTo>
                                  <a:pt x="27" y="5"/>
                                </a:lnTo>
                                <a:lnTo>
                                  <a:pt x="19" y="10"/>
                                </a:lnTo>
                                <a:lnTo>
                                  <a:pt x="12" y="15"/>
                                </a:lnTo>
                                <a:lnTo>
                                  <a:pt x="7" y="22"/>
                                </a:lnTo>
                                <a:lnTo>
                                  <a:pt x="3" y="29"/>
                                </a:lnTo>
                                <a:lnTo>
                                  <a:pt x="0" y="36"/>
                                </a:lnTo>
                                <a:lnTo>
                                  <a:pt x="0" y="46"/>
                                </a:lnTo>
                                <a:lnTo>
                                  <a:pt x="0" y="56"/>
                                </a:lnTo>
                                <a:lnTo>
                                  <a:pt x="3" y="63"/>
                                </a:lnTo>
                                <a:lnTo>
                                  <a:pt x="7" y="70"/>
                                </a:lnTo>
                                <a:lnTo>
                                  <a:pt x="12" y="77"/>
                                </a:lnTo>
                                <a:lnTo>
                                  <a:pt x="19" y="82"/>
                                </a:lnTo>
                                <a:lnTo>
                                  <a:pt x="27" y="87"/>
                                </a:lnTo>
                                <a:lnTo>
                                  <a:pt x="36" y="89"/>
                                </a:lnTo>
                                <a:lnTo>
                                  <a:pt x="43" y="92"/>
                                </a:lnTo>
                                <a:lnTo>
                                  <a:pt x="53" y="89"/>
                                </a:lnTo>
                                <a:lnTo>
                                  <a:pt x="63" y="87"/>
                                </a:lnTo>
                                <a:lnTo>
                                  <a:pt x="70" y="82"/>
                                </a:lnTo>
                                <a:lnTo>
                                  <a:pt x="75" y="77"/>
                                </a:lnTo>
                                <a:lnTo>
                                  <a:pt x="82" y="70"/>
                                </a:lnTo>
                                <a:lnTo>
                                  <a:pt x="84" y="63"/>
                                </a:lnTo>
                                <a:lnTo>
                                  <a:pt x="89" y="56"/>
                                </a:lnTo>
                                <a:lnTo>
                                  <a:pt x="89" y="46"/>
                                </a:lnTo>
                                <a:lnTo>
                                  <a:pt x="89" y="36"/>
                                </a:lnTo>
                                <a:lnTo>
                                  <a:pt x="84" y="29"/>
                                </a:lnTo>
                                <a:lnTo>
                                  <a:pt x="82" y="22"/>
                                </a:lnTo>
                                <a:lnTo>
                                  <a:pt x="75" y="15"/>
                                </a:lnTo>
                                <a:lnTo>
                                  <a:pt x="70" y="10"/>
                                </a:lnTo>
                                <a:lnTo>
                                  <a:pt x="63" y="5"/>
                                </a:lnTo>
                                <a:lnTo>
                                  <a:pt x="53" y="3"/>
                                </a:lnTo>
                                <a:lnTo>
                                  <a:pt x="43"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6" name="Freeform 2099"/>
                        <wps:cNvSpPr>
                          <a:spLocks/>
                        </wps:cNvSpPr>
                        <wps:spPr bwMode="auto">
                          <a:xfrm>
                            <a:off x="3129" y="9625"/>
                            <a:ext cx="88" cy="88"/>
                          </a:xfrm>
                          <a:custGeom>
                            <a:avLst/>
                            <a:gdLst>
                              <a:gd name="T0" fmla="*/ 45 w 88"/>
                              <a:gd name="T1" fmla="*/ 0 h 88"/>
                              <a:gd name="T2" fmla="*/ 36 w 88"/>
                              <a:gd name="T3" fmla="*/ 0 h 88"/>
                              <a:gd name="T4" fmla="*/ 28 w 88"/>
                              <a:gd name="T5" fmla="*/ 2 h 88"/>
                              <a:gd name="T6" fmla="*/ 19 w 88"/>
                              <a:gd name="T7" fmla="*/ 7 h 88"/>
                              <a:gd name="T8" fmla="*/ 14 w 88"/>
                              <a:gd name="T9" fmla="*/ 12 h 88"/>
                              <a:gd name="T10" fmla="*/ 7 w 88"/>
                              <a:gd name="T11" fmla="*/ 19 h 88"/>
                              <a:gd name="T12" fmla="*/ 4 w 88"/>
                              <a:gd name="T13" fmla="*/ 26 h 88"/>
                              <a:gd name="T14" fmla="*/ 2 w 88"/>
                              <a:gd name="T15" fmla="*/ 33 h 88"/>
                              <a:gd name="T16" fmla="*/ 0 w 88"/>
                              <a:gd name="T17" fmla="*/ 43 h 88"/>
                              <a:gd name="T18" fmla="*/ 2 w 88"/>
                              <a:gd name="T19" fmla="*/ 52 h 88"/>
                              <a:gd name="T20" fmla="*/ 4 w 88"/>
                              <a:gd name="T21" fmla="*/ 60 h 88"/>
                              <a:gd name="T22" fmla="*/ 7 w 88"/>
                              <a:gd name="T23" fmla="*/ 67 h 88"/>
                              <a:gd name="T24" fmla="*/ 14 w 88"/>
                              <a:gd name="T25" fmla="*/ 74 h 88"/>
                              <a:gd name="T26" fmla="*/ 19 w 88"/>
                              <a:gd name="T27" fmla="*/ 79 h 88"/>
                              <a:gd name="T28" fmla="*/ 28 w 88"/>
                              <a:gd name="T29" fmla="*/ 84 h 88"/>
                              <a:gd name="T30" fmla="*/ 36 w 88"/>
                              <a:gd name="T31" fmla="*/ 86 h 88"/>
                              <a:gd name="T32" fmla="*/ 45 w 88"/>
                              <a:gd name="T33" fmla="*/ 88 h 88"/>
                              <a:gd name="T34" fmla="*/ 55 w 88"/>
                              <a:gd name="T35" fmla="*/ 86 h 88"/>
                              <a:gd name="T36" fmla="*/ 62 w 88"/>
                              <a:gd name="T37" fmla="*/ 84 h 88"/>
                              <a:gd name="T38" fmla="*/ 69 w 88"/>
                              <a:gd name="T39" fmla="*/ 79 h 88"/>
                              <a:gd name="T40" fmla="*/ 76 w 88"/>
                              <a:gd name="T41" fmla="*/ 74 h 88"/>
                              <a:gd name="T42" fmla="*/ 81 w 88"/>
                              <a:gd name="T43" fmla="*/ 67 h 88"/>
                              <a:gd name="T44" fmla="*/ 86 w 88"/>
                              <a:gd name="T45" fmla="*/ 60 h 88"/>
                              <a:gd name="T46" fmla="*/ 88 w 88"/>
                              <a:gd name="T47" fmla="*/ 52 h 88"/>
                              <a:gd name="T48" fmla="*/ 88 w 88"/>
                              <a:gd name="T49" fmla="*/ 43 h 88"/>
                              <a:gd name="T50" fmla="*/ 88 w 88"/>
                              <a:gd name="T51" fmla="*/ 33 h 88"/>
                              <a:gd name="T52" fmla="*/ 86 w 88"/>
                              <a:gd name="T53" fmla="*/ 26 h 88"/>
                              <a:gd name="T54" fmla="*/ 81 w 88"/>
                              <a:gd name="T55" fmla="*/ 19 h 88"/>
                              <a:gd name="T56" fmla="*/ 76 w 88"/>
                              <a:gd name="T57" fmla="*/ 12 h 88"/>
                              <a:gd name="T58" fmla="*/ 69 w 88"/>
                              <a:gd name="T59" fmla="*/ 7 h 88"/>
                              <a:gd name="T60" fmla="*/ 62 w 88"/>
                              <a:gd name="T61" fmla="*/ 2 h 88"/>
                              <a:gd name="T62" fmla="*/ 55 w 88"/>
                              <a:gd name="T63" fmla="*/ 0 h 88"/>
                              <a:gd name="T64" fmla="*/ 45 w 88"/>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8" h="88">
                                <a:moveTo>
                                  <a:pt x="45" y="0"/>
                                </a:moveTo>
                                <a:lnTo>
                                  <a:pt x="36" y="0"/>
                                </a:lnTo>
                                <a:lnTo>
                                  <a:pt x="28" y="2"/>
                                </a:lnTo>
                                <a:lnTo>
                                  <a:pt x="19" y="7"/>
                                </a:lnTo>
                                <a:lnTo>
                                  <a:pt x="14" y="12"/>
                                </a:lnTo>
                                <a:lnTo>
                                  <a:pt x="7" y="19"/>
                                </a:lnTo>
                                <a:lnTo>
                                  <a:pt x="4" y="26"/>
                                </a:lnTo>
                                <a:lnTo>
                                  <a:pt x="2" y="33"/>
                                </a:lnTo>
                                <a:lnTo>
                                  <a:pt x="0" y="43"/>
                                </a:lnTo>
                                <a:lnTo>
                                  <a:pt x="2" y="52"/>
                                </a:lnTo>
                                <a:lnTo>
                                  <a:pt x="4" y="60"/>
                                </a:lnTo>
                                <a:lnTo>
                                  <a:pt x="7" y="67"/>
                                </a:lnTo>
                                <a:lnTo>
                                  <a:pt x="14" y="74"/>
                                </a:lnTo>
                                <a:lnTo>
                                  <a:pt x="19" y="79"/>
                                </a:lnTo>
                                <a:lnTo>
                                  <a:pt x="28" y="84"/>
                                </a:lnTo>
                                <a:lnTo>
                                  <a:pt x="36" y="86"/>
                                </a:lnTo>
                                <a:lnTo>
                                  <a:pt x="45" y="88"/>
                                </a:lnTo>
                                <a:lnTo>
                                  <a:pt x="55" y="86"/>
                                </a:lnTo>
                                <a:lnTo>
                                  <a:pt x="62" y="84"/>
                                </a:lnTo>
                                <a:lnTo>
                                  <a:pt x="69" y="79"/>
                                </a:lnTo>
                                <a:lnTo>
                                  <a:pt x="76" y="74"/>
                                </a:lnTo>
                                <a:lnTo>
                                  <a:pt x="81" y="67"/>
                                </a:lnTo>
                                <a:lnTo>
                                  <a:pt x="86" y="60"/>
                                </a:lnTo>
                                <a:lnTo>
                                  <a:pt x="88" y="52"/>
                                </a:lnTo>
                                <a:lnTo>
                                  <a:pt x="88" y="43"/>
                                </a:lnTo>
                                <a:lnTo>
                                  <a:pt x="88" y="33"/>
                                </a:lnTo>
                                <a:lnTo>
                                  <a:pt x="86" y="26"/>
                                </a:lnTo>
                                <a:lnTo>
                                  <a:pt x="81" y="19"/>
                                </a:lnTo>
                                <a:lnTo>
                                  <a:pt x="76" y="12"/>
                                </a:lnTo>
                                <a:lnTo>
                                  <a:pt x="69" y="7"/>
                                </a:lnTo>
                                <a:lnTo>
                                  <a:pt x="62" y="2"/>
                                </a:lnTo>
                                <a:lnTo>
                                  <a:pt x="55" y="0"/>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7" name="Freeform 2100"/>
                        <wps:cNvSpPr>
                          <a:spLocks/>
                        </wps:cNvSpPr>
                        <wps:spPr bwMode="auto">
                          <a:xfrm>
                            <a:off x="3129" y="9625"/>
                            <a:ext cx="88" cy="88"/>
                          </a:xfrm>
                          <a:custGeom>
                            <a:avLst/>
                            <a:gdLst>
                              <a:gd name="T0" fmla="*/ 45 w 88"/>
                              <a:gd name="T1" fmla="*/ 0 h 88"/>
                              <a:gd name="T2" fmla="*/ 36 w 88"/>
                              <a:gd name="T3" fmla="*/ 0 h 88"/>
                              <a:gd name="T4" fmla="*/ 28 w 88"/>
                              <a:gd name="T5" fmla="*/ 2 h 88"/>
                              <a:gd name="T6" fmla="*/ 19 w 88"/>
                              <a:gd name="T7" fmla="*/ 7 h 88"/>
                              <a:gd name="T8" fmla="*/ 14 w 88"/>
                              <a:gd name="T9" fmla="*/ 12 h 88"/>
                              <a:gd name="T10" fmla="*/ 7 w 88"/>
                              <a:gd name="T11" fmla="*/ 19 h 88"/>
                              <a:gd name="T12" fmla="*/ 4 w 88"/>
                              <a:gd name="T13" fmla="*/ 26 h 88"/>
                              <a:gd name="T14" fmla="*/ 2 w 88"/>
                              <a:gd name="T15" fmla="*/ 33 h 88"/>
                              <a:gd name="T16" fmla="*/ 0 w 88"/>
                              <a:gd name="T17" fmla="*/ 43 h 88"/>
                              <a:gd name="T18" fmla="*/ 2 w 88"/>
                              <a:gd name="T19" fmla="*/ 52 h 88"/>
                              <a:gd name="T20" fmla="*/ 4 w 88"/>
                              <a:gd name="T21" fmla="*/ 60 h 88"/>
                              <a:gd name="T22" fmla="*/ 7 w 88"/>
                              <a:gd name="T23" fmla="*/ 67 h 88"/>
                              <a:gd name="T24" fmla="*/ 14 w 88"/>
                              <a:gd name="T25" fmla="*/ 74 h 88"/>
                              <a:gd name="T26" fmla="*/ 19 w 88"/>
                              <a:gd name="T27" fmla="*/ 79 h 88"/>
                              <a:gd name="T28" fmla="*/ 28 w 88"/>
                              <a:gd name="T29" fmla="*/ 84 h 88"/>
                              <a:gd name="T30" fmla="*/ 36 w 88"/>
                              <a:gd name="T31" fmla="*/ 86 h 88"/>
                              <a:gd name="T32" fmla="*/ 45 w 88"/>
                              <a:gd name="T33" fmla="*/ 88 h 88"/>
                              <a:gd name="T34" fmla="*/ 55 w 88"/>
                              <a:gd name="T35" fmla="*/ 86 h 88"/>
                              <a:gd name="T36" fmla="*/ 62 w 88"/>
                              <a:gd name="T37" fmla="*/ 84 h 88"/>
                              <a:gd name="T38" fmla="*/ 69 w 88"/>
                              <a:gd name="T39" fmla="*/ 79 h 88"/>
                              <a:gd name="T40" fmla="*/ 76 w 88"/>
                              <a:gd name="T41" fmla="*/ 74 h 88"/>
                              <a:gd name="T42" fmla="*/ 81 w 88"/>
                              <a:gd name="T43" fmla="*/ 67 h 88"/>
                              <a:gd name="T44" fmla="*/ 86 w 88"/>
                              <a:gd name="T45" fmla="*/ 60 h 88"/>
                              <a:gd name="T46" fmla="*/ 88 w 88"/>
                              <a:gd name="T47" fmla="*/ 52 h 88"/>
                              <a:gd name="T48" fmla="*/ 88 w 88"/>
                              <a:gd name="T49" fmla="*/ 43 h 88"/>
                              <a:gd name="T50" fmla="*/ 88 w 88"/>
                              <a:gd name="T51" fmla="*/ 33 h 88"/>
                              <a:gd name="T52" fmla="*/ 86 w 88"/>
                              <a:gd name="T53" fmla="*/ 26 h 88"/>
                              <a:gd name="T54" fmla="*/ 81 w 88"/>
                              <a:gd name="T55" fmla="*/ 19 h 88"/>
                              <a:gd name="T56" fmla="*/ 76 w 88"/>
                              <a:gd name="T57" fmla="*/ 12 h 88"/>
                              <a:gd name="T58" fmla="*/ 69 w 88"/>
                              <a:gd name="T59" fmla="*/ 7 h 88"/>
                              <a:gd name="T60" fmla="*/ 62 w 88"/>
                              <a:gd name="T61" fmla="*/ 2 h 88"/>
                              <a:gd name="T62" fmla="*/ 55 w 88"/>
                              <a:gd name="T63" fmla="*/ 0 h 88"/>
                              <a:gd name="T64" fmla="*/ 45 w 88"/>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8" h="88">
                                <a:moveTo>
                                  <a:pt x="45" y="0"/>
                                </a:moveTo>
                                <a:lnTo>
                                  <a:pt x="36" y="0"/>
                                </a:lnTo>
                                <a:lnTo>
                                  <a:pt x="28" y="2"/>
                                </a:lnTo>
                                <a:lnTo>
                                  <a:pt x="19" y="7"/>
                                </a:lnTo>
                                <a:lnTo>
                                  <a:pt x="14" y="12"/>
                                </a:lnTo>
                                <a:lnTo>
                                  <a:pt x="7" y="19"/>
                                </a:lnTo>
                                <a:lnTo>
                                  <a:pt x="4" y="26"/>
                                </a:lnTo>
                                <a:lnTo>
                                  <a:pt x="2" y="33"/>
                                </a:lnTo>
                                <a:lnTo>
                                  <a:pt x="0" y="43"/>
                                </a:lnTo>
                                <a:lnTo>
                                  <a:pt x="2" y="52"/>
                                </a:lnTo>
                                <a:lnTo>
                                  <a:pt x="4" y="60"/>
                                </a:lnTo>
                                <a:lnTo>
                                  <a:pt x="7" y="67"/>
                                </a:lnTo>
                                <a:lnTo>
                                  <a:pt x="14" y="74"/>
                                </a:lnTo>
                                <a:lnTo>
                                  <a:pt x="19" y="79"/>
                                </a:lnTo>
                                <a:lnTo>
                                  <a:pt x="28" y="84"/>
                                </a:lnTo>
                                <a:lnTo>
                                  <a:pt x="36" y="86"/>
                                </a:lnTo>
                                <a:lnTo>
                                  <a:pt x="45" y="88"/>
                                </a:lnTo>
                                <a:lnTo>
                                  <a:pt x="55" y="86"/>
                                </a:lnTo>
                                <a:lnTo>
                                  <a:pt x="62" y="84"/>
                                </a:lnTo>
                                <a:lnTo>
                                  <a:pt x="69" y="79"/>
                                </a:lnTo>
                                <a:lnTo>
                                  <a:pt x="76" y="74"/>
                                </a:lnTo>
                                <a:lnTo>
                                  <a:pt x="81" y="67"/>
                                </a:lnTo>
                                <a:lnTo>
                                  <a:pt x="86" y="60"/>
                                </a:lnTo>
                                <a:lnTo>
                                  <a:pt x="88" y="52"/>
                                </a:lnTo>
                                <a:lnTo>
                                  <a:pt x="88" y="43"/>
                                </a:lnTo>
                                <a:lnTo>
                                  <a:pt x="88" y="33"/>
                                </a:lnTo>
                                <a:lnTo>
                                  <a:pt x="86" y="26"/>
                                </a:lnTo>
                                <a:lnTo>
                                  <a:pt x="81" y="19"/>
                                </a:lnTo>
                                <a:lnTo>
                                  <a:pt x="76" y="12"/>
                                </a:lnTo>
                                <a:lnTo>
                                  <a:pt x="69" y="7"/>
                                </a:lnTo>
                                <a:lnTo>
                                  <a:pt x="62" y="2"/>
                                </a:lnTo>
                                <a:lnTo>
                                  <a:pt x="55" y="0"/>
                                </a:lnTo>
                                <a:lnTo>
                                  <a:pt x="4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8" name="Freeform 2101"/>
                        <wps:cNvSpPr>
                          <a:spLocks/>
                        </wps:cNvSpPr>
                        <wps:spPr bwMode="auto">
                          <a:xfrm>
                            <a:off x="3539" y="9637"/>
                            <a:ext cx="88" cy="88"/>
                          </a:xfrm>
                          <a:custGeom>
                            <a:avLst/>
                            <a:gdLst>
                              <a:gd name="T0" fmla="*/ 43 w 88"/>
                              <a:gd name="T1" fmla="*/ 0 h 88"/>
                              <a:gd name="T2" fmla="*/ 35 w 88"/>
                              <a:gd name="T3" fmla="*/ 2 h 88"/>
                              <a:gd name="T4" fmla="*/ 26 w 88"/>
                              <a:gd name="T5" fmla="*/ 4 h 88"/>
                              <a:gd name="T6" fmla="*/ 19 w 88"/>
                              <a:gd name="T7" fmla="*/ 9 h 88"/>
                              <a:gd name="T8" fmla="*/ 11 w 88"/>
                              <a:gd name="T9" fmla="*/ 14 h 88"/>
                              <a:gd name="T10" fmla="*/ 7 w 88"/>
                              <a:gd name="T11" fmla="*/ 21 h 88"/>
                              <a:gd name="T12" fmla="*/ 2 w 88"/>
                              <a:gd name="T13" fmla="*/ 28 h 88"/>
                              <a:gd name="T14" fmla="*/ 0 w 88"/>
                              <a:gd name="T15" fmla="*/ 36 h 88"/>
                              <a:gd name="T16" fmla="*/ 0 w 88"/>
                              <a:gd name="T17" fmla="*/ 45 h 88"/>
                              <a:gd name="T18" fmla="*/ 0 w 88"/>
                              <a:gd name="T19" fmla="*/ 55 h 88"/>
                              <a:gd name="T20" fmla="*/ 2 w 88"/>
                              <a:gd name="T21" fmla="*/ 62 h 88"/>
                              <a:gd name="T22" fmla="*/ 7 w 88"/>
                              <a:gd name="T23" fmla="*/ 69 h 88"/>
                              <a:gd name="T24" fmla="*/ 11 w 88"/>
                              <a:gd name="T25" fmla="*/ 76 h 88"/>
                              <a:gd name="T26" fmla="*/ 19 w 88"/>
                              <a:gd name="T27" fmla="*/ 81 h 88"/>
                              <a:gd name="T28" fmla="*/ 26 w 88"/>
                              <a:gd name="T29" fmla="*/ 86 h 88"/>
                              <a:gd name="T30" fmla="*/ 35 w 88"/>
                              <a:gd name="T31" fmla="*/ 88 h 88"/>
                              <a:gd name="T32" fmla="*/ 43 w 88"/>
                              <a:gd name="T33" fmla="*/ 88 h 88"/>
                              <a:gd name="T34" fmla="*/ 52 w 88"/>
                              <a:gd name="T35" fmla="*/ 88 h 88"/>
                              <a:gd name="T36" fmla="*/ 62 w 88"/>
                              <a:gd name="T37" fmla="*/ 86 h 88"/>
                              <a:gd name="T38" fmla="*/ 69 w 88"/>
                              <a:gd name="T39" fmla="*/ 81 h 88"/>
                              <a:gd name="T40" fmla="*/ 76 w 88"/>
                              <a:gd name="T41" fmla="*/ 76 h 88"/>
                              <a:gd name="T42" fmla="*/ 81 w 88"/>
                              <a:gd name="T43" fmla="*/ 69 h 88"/>
                              <a:gd name="T44" fmla="*/ 86 w 88"/>
                              <a:gd name="T45" fmla="*/ 62 h 88"/>
                              <a:gd name="T46" fmla="*/ 88 w 88"/>
                              <a:gd name="T47" fmla="*/ 55 h 88"/>
                              <a:gd name="T48" fmla="*/ 88 w 88"/>
                              <a:gd name="T49" fmla="*/ 45 h 88"/>
                              <a:gd name="T50" fmla="*/ 88 w 88"/>
                              <a:gd name="T51" fmla="*/ 36 h 88"/>
                              <a:gd name="T52" fmla="*/ 86 w 88"/>
                              <a:gd name="T53" fmla="*/ 28 h 88"/>
                              <a:gd name="T54" fmla="*/ 81 w 88"/>
                              <a:gd name="T55" fmla="*/ 21 h 88"/>
                              <a:gd name="T56" fmla="*/ 76 w 88"/>
                              <a:gd name="T57" fmla="*/ 14 h 88"/>
                              <a:gd name="T58" fmla="*/ 69 w 88"/>
                              <a:gd name="T59" fmla="*/ 9 h 88"/>
                              <a:gd name="T60" fmla="*/ 62 w 88"/>
                              <a:gd name="T61" fmla="*/ 4 h 88"/>
                              <a:gd name="T62" fmla="*/ 52 w 88"/>
                              <a:gd name="T63" fmla="*/ 2 h 88"/>
                              <a:gd name="T64" fmla="*/ 43 w 88"/>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8" h="88">
                                <a:moveTo>
                                  <a:pt x="43" y="0"/>
                                </a:moveTo>
                                <a:lnTo>
                                  <a:pt x="35" y="2"/>
                                </a:lnTo>
                                <a:lnTo>
                                  <a:pt x="26" y="4"/>
                                </a:lnTo>
                                <a:lnTo>
                                  <a:pt x="19" y="9"/>
                                </a:lnTo>
                                <a:lnTo>
                                  <a:pt x="11" y="14"/>
                                </a:lnTo>
                                <a:lnTo>
                                  <a:pt x="7" y="21"/>
                                </a:lnTo>
                                <a:lnTo>
                                  <a:pt x="2" y="28"/>
                                </a:lnTo>
                                <a:lnTo>
                                  <a:pt x="0" y="36"/>
                                </a:lnTo>
                                <a:lnTo>
                                  <a:pt x="0" y="45"/>
                                </a:lnTo>
                                <a:lnTo>
                                  <a:pt x="0" y="55"/>
                                </a:lnTo>
                                <a:lnTo>
                                  <a:pt x="2" y="62"/>
                                </a:lnTo>
                                <a:lnTo>
                                  <a:pt x="7" y="69"/>
                                </a:lnTo>
                                <a:lnTo>
                                  <a:pt x="11" y="76"/>
                                </a:lnTo>
                                <a:lnTo>
                                  <a:pt x="19" y="81"/>
                                </a:lnTo>
                                <a:lnTo>
                                  <a:pt x="26" y="86"/>
                                </a:lnTo>
                                <a:lnTo>
                                  <a:pt x="35" y="88"/>
                                </a:lnTo>
                                <a:lnTo>
                                  <a:pt x="43" y="88"/>
                                </a:lnTo>
                                <a:lnTo>
                                  <a:pt x="52" y="88"/>
                                </a:lnTo>
                                <a:lnTo>
                                  <a:pt x="62" y="86"/>
                                </a:lnTo>
                                <a:lnTo>
                                  <a:pt x="69" y="81"/>
                                </a:lnTo>
                                <a:lnTo>
                                  <a:pt x="76" y="76"/>
                                </a:lnTo>
                                <a:lnTo>
                                  <a:pt x="81" y="69"/>
                                </a:lnTo>
                                <a:lnTo>
                                  <a:pt x="86" y="62"/>
                                </a:lnTo>
                                <a:lnTo>
                                  <a:pt x="88" y="55"/>
                                </a:lnTo>
                                <a:lnTo>
                                  <a:pt x="88" y="45"/>
                                </a:lnTo>
                                <a:lnTo>
                                  <a:pt x="88" y="36"/>
                                </a:lnTo>
                                <a:lnTo>
                                  <a:pt x="86" y="28"/>
                                </a:lnTo>
                                <a:lnTo>
                                  <a:pt x="81" y="21"/>
                                </a:lnTo>
                                <a:lnTo>
                                  <a:pt x="76" y="14"/>
                                </a:lnTo>
                                <a:lnTo>
                                  <a:pt x="69" y="9"/>
                                </a:lnTo>
                                <a:lnTo>
                                  <a:pt x="62" y="4"/>
                                </a:lnTo>
                                <a:lnTo>
                                  <a:pt x="52" y="2"/>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9" name="Freeform 2102"/>
                        <wps:cNvSpPr>
                          <a:spLocks/>
                        </wps:cNvSpPr>
                        <wps:spPr bwMode="auto">
                          <a:xfrm>
                            <a:off x="3539" y="9637"/>
                            <a:ext cx="88" cy="88"/>
                          </a:xfrm>
                          <a:custGeom>
                            <a:avLst/>
                            <a:gdLst>
                              <a:gd name="T0" fmla="*/ 43 w 88"/>
                              <a:gd name="T1" fmla="*/ 0 h 88"/>
                              <a:gd name="T2" fmla="*/ 35 w 88"/>
                              <a:gd name="T3" fmla="*/ 2 h 88"/>
                              <a:gd name="T4" fmla="*/ 26 w 88"/>
                              <a:gd name="T5" fmla="*/ 4 h 88"/>
                              <a:gd name="T6" fmla="*/ 19 w 88"/>
                              <a:gd name="T7" fmla="*/ 9 h 88"/>
                              <a:gd name="T8" fmla="*/ 11 w 88"/>
                              <a:gd name="T9" fmla="*/ 14 h 88"/>
                              <a:gd name="T10" fmla="*/ 7 w 88"/>
                              <a:gd name="T11" fmla="*/ 21 h 88"/>
                              <a:gd name="T12" fmla="*/ 2 w 88"/>
                              <a:gd name="T13" fmla="*/ 28 h 88"/>
                              <a:gd name="T14" fmla="*/ 0 w 88"/>
                              <a:gd name="T15" fmla="*/ 36 h 88"/>
                              <a:gd name="T16" fmla="*/ 0 w 88"/>
                              <a:gd name="T17" fmla="*/ 45 h 88"/>
                              <a:gd name="T18" fmla="*/ 0 w 88"/>
                              <a:gd name="T19" fmla="*/ 55 h 88"/>
                              <a:gd name="T20" fmla="*/ 2 w 88"/>
                              <a:gd name="T21" fmla="*/ 62 h 88"/>
                              <a:gd name="T22" fmla="*/ 7 w 88"/>
                              <a:gd name="T23" fmla="*/ 69 h 88"/>
                              <a:gd name="T24" fmla="*/ 11 w 88"/>
                              <a:gd name="T25" fmla="*/ 76 h 88"/>
                              <a:gd name="T26" fmla="*/ 19 w 88"/>
                              <a:gd name="T27" fmla="*/ 81 h 88"/>
                              <a:gd name="T28" fmla="*/ 26 w 88"/>
                              <a:gd name="T29" fmla="*/ 86 h 88"/>
                              <a:gd name="T30" fmla="*/ 35 w 88"/>
                              <a:gd name="T31" fmla="*/ 88 h 88"/>
                              <a:gd name="T32" fmla="*/ 43 w 88"/>
                              <a:gd name="T33" fmla="*/ 88 h 88"/>
                              <a:gd name="T34" fmla="*/ 52 w 88"/>
                              <a:gd name="T35" fmla="*/ 88 h 88"/>
                              <a:gd name="T36" fmla="*/ 62 w 88"/>
                              <a:gd name="T37" fmla="*/ 86 h 88"/>
                              <a:gd name="T38" fmla="*/ 69 w 88"/>
                              <a:gd name="T39" fmla="*/ 81 h 88"/>
                              <a:gd name="T40" fmla="*/ 76 w 88"/>
                              <a:gd name="T41" fmla="*/ 76 h 88"/>
                              <a:gd name="T42" fmla="*/ 81 w 88"/>
                              <a:gd name="T43" fmla="*/ 69 h 88"/>
                              <a:gd name="T44" fmla="*/ 86 w 88"/>
                              <a:gd name="T45" fmla="*/ 62 h 88"/>
                              <a:gd name="T46" fmla="*/ 88 w 88"/>
                              <a:gd name="T47" fmla="*/ 55 h 88"/>
                              <a:gd name="T48" fmla="*/ 88 w 88"/>
                              <a:gd name="T49" fmla="*/ 45 h 88"/>
                              <a:gd name="T50" fmla="*/ 88 w 88"/>
                              <a:gd name="T51" fmla="*/ 36 h 88"/>
                              <a:gd name="T52" fmla="*/ 86 w 88"/>
                              <a:gd name="T53" fmla="*/ 28 h 88"/>
                              <a:gd name="T54" fmla="*/ 81 w 88"/>
                              <a:gd name="T55" fmla="*/ 21 h 88"/>
                              <a:gd name="T56" fmla="*/ 76 w 88"/>
                              <a:gd name="T57" fmla="*/ 14 h 88"/>
                              <a:gd name="T58" fmla="*/ 69 w 88"/>
                              <a:gd name="T59" fmla="*/ 9 h 88"/>
                              <a:gd name="T60" fmla="*/ 62 w 88"/>
                              <a:gd name="T61" fmla="*/ 4 h 88"/>
                              <a:gd name="T62" fmla="*/ 52 w 88"/>
                              <a:gd name="T63" fmla="*/ 2 h 88"/>
                              <a:gd name="T64" fmla="*/ 43 w 88"/>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8" h="88">
                                <a:moveTo>
                                  <a:pt x="43" y="0"/>
                                </a:moveTo>
                                <a:lnTo>
                                  <a:pt x="35" y="2"/>
                                </a:lnTo>
                                <a:lnTo>
                                  <a:pt x="26" y="4"/>
                                </a:lnTo>
                                <a:lnTo>
                                  <a:pt x="19" y="9"/>
                                </a:lnTo>
                                <a:lnTo>
                                  <a:pt x="11" y="14"/>
                                </a:lnTo>
                                <a:lnTo>
                                  <a:pt x="7" y="21"/>
                                </a:lnTo>
                                <a:lnTo>
                                  <a:pt x="2" y="28"/>
                                </a:lnTo>
                                <a:lnTo>
                                  <a:pt x="0" y="36"/>
                                </a:lnTo>
                                <a:lnTo>
                                  <a:pt x="0" y="45"/>
                                </a:lnTo>
                                <a:lnTo>
                                  <a:pt x="0" y="55"/>
                                </a:lnTo>
                                <a:lnTo>
                                  <a:pt x="2" y="62"/>
                                </a:lnTo>
                                <a:lnTo>
                                  <a:pt x="7" y="69"/>
                                </a:lnTo>
                                <a:lnTo>
                                  <a:pt x="11" y="76"/>
                                </a:lnTo>
                                <a:lnTo>
                                  <a:pt x="19" y="81"/>
                                </a:lnTo>
                                <a:lnTo>
                                  <a:pt x="26" y="86"/>
                                </a:lnTo>
                                <a:lnTo>
                                  <a:pt x="35" y="88"/>
                                </a:lnTo>
                                <a:lnTo>
                                  <a:pt x="43" y="88"/>
                                </a:lnTo>
                                <a:lnTo>
                                  <a:pt x="52" y="88"/>
                                </a:lnTo>
                                <a:lnTo>
                                  <a:pt x="62" y="86"/>
                                </a:lnTo>
                                <a:lnTo>
                                  <a:pt x="69" y="81"/>
                                </a:lnTo>
                                <a:lnTo>
                                  <a:pt x="76" y="76"/>
                                </a:lnTo>
                                <a:lnTo>
                                  <a:pt x="81" y="69"/>
                                </a:lnTo>
                                <a:lnTo>
                                  <a:pt x="86" y="62"/>
                                </a:lnTo>
                                <a:lnTo>
                                  <a:pt x="88" y="55"/>
                                </a:lnTo>
                                <a:lnTo>
                                  <a:pt x="88" y="45"/>
                                </a:lnTo>
                                <a:lnTo>
                                  <a:pt x="88" y="36"/>
                                </a:lnTo>
                                <a:lnTo>
                                  <a:pt x="86" y="28"/>
                                </a:lnTo>
                                <a:lnTo>
                                  <a:pt x="81" y="21"/>
                                </a:lnTo>
                                <a:lnTo>
                                  <a:pt x="76" y="14"/>
                                </a:lnTo>
                                <a:lnTo>
                                  <a:pt x="69" y="9"/>
                                </a:lnTo>
                                <a:lnTo>
                                  <a:pt x="62" y="4"/>
                                </a:lnTo>
                                <a:lnTo>
                                  <a:pt x="52" y="2"/>
                                </a:lnTo>
                                <a:lnTo>
                                  <a:pt x="43"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0" name="Freeform 2103"/>
                        <wps:cNvSpPr>
                          <a:spLocks/>
                        </wps:cNvSpPr>
                        <wps:spPr bwMode="auto">
                          <a:xfrm>
                            <a:off x="4116" y="9625"/>
                            <a:ext cx="89" cy="88"/>
                          </a:xfrm>
                          <a:custGeom>
                            <a:avLst/>
                            <a:gdLst>
                              <a:gd name="T0" fmla="*/ 43 w 89"/>
                              <a:gd name="T1" fmla="*/ 0 h 88"/>
                              <a:gd name="T2" fmla="*/ 36 w 89"/>
                              <a:gd name="T3" fmla="*/ 0 h 88"/>
                              <a:gd name="T4" fmla="*/ 26 w 89"/>
                              <a:gd name="T5" fmla="*/ 2 h 88"/>
                              <a:gd name="T6" fmla="*/ 19 w 89"/>
                              <a:gd name="T7" fmla="*/ 7 h 88"/>
                              <a:gd name="T8" fmla="*/ 12 w 89"/>
                              <a:gd name="T9" fmla="*/ 12 h 88"/>
                              <a:gd name="T10" fmla="*/ 7 w 89"/>
                              <a:gd name="T11" fmla="*/ 19 h 88"/>
                              <a:gd name="T12" fmla="*/ 2 w 89"/>
                              <a:gd name="T13" fmla="*/ 26 h 88"/>
                              <a:gd name="T14" fmla="*/ 0 w 89"/>
                              <a:gd name="T15" fmla="*/ 33 h 88"/>
                              <a:gd name="T16" fmla="*/ 0 w 89"/>
                              <a:gd name="T17" fmla="*/ 43 h 88"/>
                              <a:gd name="T18" fmla="*/ 0 w 89"/>
                              <a:gd name="T19" fmla="*/ 52 h 88"/>
                              <a:gd name="T20" fmla="*/ 2 w 89"/>
                              <a:gd name="T21" fmla="*/ 60 h 88"/>
                              <a:gd name="T22" fmla="*/ 7 w 89"/>
                              <a:gd name="T23" fmla="*/ 67 h 88"/>
                              <a:gd name="T24" fmla="*/ 12 w 89"/>
                              <a:gd name="T25" fmla="*/ 74 h 88"/>
                              <a:gd name="T26" fmla="*/ 19 w 89"/>
                              <a:gd name="T27" fmla="*/ 79 h 88"/>
                              <a:gd name="T28" fmla="*/ 26 w 89"/>
                              <a:gd name="T29" fmla="*/ 84 h 88"/>
                              <a:gd name="T30" fmla="*/ 36 w 89"/>
                              <a:gd name="T31" fmla="*/ 86 h 88"/>
                              <a:gd name="T32" fmla="*/ 43 w 89"/>
                              <a:gd name="T33" fmla="*/ 88 h 88"/>
                              <a:gd name="T34" fmla="*/ 53 w 89"/>
                              <a:gd name="T35" fmla="*/ 86 h 88"/>
                              <a:gd name="T36" fmla="*/ 62 w 89"/>
                              <a:gd name="T37" fmla="*/ 84 h 88"/>
                              <a:gd name="T38" fmla="*/ 70 w 89"/>
                              <a:gd name="T39" fmla="*/ 79 h 88"/>
                              <a:gd name="T40" fmla="*/ 77 w 89"/>
                              <a:gd name="T41" fmla="*/ 74 h 88"/>
                              <a:gd name="T42" fmla="*/ 82 w 89"/>
                              <a:gd name="T43" fmla="*/ 67 h 88"/>
                              <a:gd name="T44" fmla="*/ 86 w 89"/>
                              <a:gd name="T45" fmla="*/ 60 h 88"/>
                              <a:gd name="T46" fmla="*/ 89 w 89"/>
                              <a:gd name="T47" fmla="*/ 52 h 88"/>
                              <a:gd name="T48" fmla="*/ 89 w 89"/>
                              <a:gd name="T49" fmla="*/ 43 h 88"/>
                              <a:gd name="T50" fmla="*/ 89 w 89"/>
                              <a:gd name="T51" fmla="*/ 33 h 88"/>
                              <a:gd name="T52" fmla="*/ 86 w 89"/>
                              <a:gd name="T53" fmla="*/ 26 h 88"/>
                              <a:gd name="T54" fmla="*/ 82 w 89"/>
                              <a:gd name="T55" fmla="*/ 19 h 88"/>
                              <a:gd name="T56" fmla="*/ 77 w 89"/>
                              <a:gd name="T57" fmla="*/ 12 h 88"/>
                              <a:gd name="T58" fmla="*/ 70 w 89"/>
                              <a:gd name="T59" fmla="*/ 7 h 88"/>
                              <a:gd name="T60" fmla="*/ 62 w 89"/>
                              <a:gd name="T61" fmla="*/ 2 h 88"/>
                              <a:gd name="T62" fmla="*/ 53 w 89"/>
                              <a:gd name="T63" fmla="*/ 0 h 88"/>
                              <a:gd name="T64" fmla="*/ 43 w 89"/>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88">
                                <a:moveTo>
                                  <a:pt x="43" y="0"/>
                                </a:moveTo>
                                <a:lnTo>
                                  <a:pt x="36" y="0"/>
                                </a:lnTo>
                                <a:lnTo>
                                  <a:pt x="26" y="2"/>
                                </a:lnTo>
                                <a:lnTo>
                                  <a:pt x="19" y="7"/>
                                </a:lnTo>
                                <a:lnTo>
                                  <a:pt x="12" y="12"/>
                                </a:lnTo>
                                <a:lnTo>
                                  <a:pt x="7" y="19"/>
                                </a:lnTo>
                                <a:lnTo>
                                  <a:pt x="2" y="26"/>
                                </a:lnTo>
                                <a:lnTo>
                                  <a:pt x="0" y="33"/>
                                </a:lnTo>
                                <a:lnTo>
                                  <a:pt x="0" y="43"/>
                                </a:lnTo>
                                <a:lnTo>
                                  <a:pt x="0" y="52"/>
                                </a:lnTo>
                                <a:lnTo>
                                  <a:pt x="2" y="60"/>
                                </a:lnTo>
                                <a:lnTo>
                                  <a:pt x="7" y="67"/>
                                </a:lnTo>
                                <a:lnTo>
                                  <a:pt x="12" y="74"/>
                                </a:lnTo>
                                <a:lnTo>
                                  <a:pt x="19" y="79"/>
                                </a:lnTo>
                                <a:lnTo>
                                  <a:pt x="26" y="84"/>
                                </a:lnTo>
                                <a:lnTo>
                                  <a:pt x="36" y="86"/>
                                </a:lnTo>
                                <a:lnTo>
                                  <a:pt x="43" y="88"/>
                                </a:lnTo>
                                <a:lnTo>
                                  <a:pt x="53" y="86"/>
                                </a:lnTo>
                                <a:lnTo>
                                  <a:pt x="62" y="84"/>
                                </a:lnTo>
                                <a:lnTo>
                                  <a:pt x="70" y="79"/>
                                </a:lnTo>
                                <a:lnTo>
                                  <a:pt x="77" y="74"/>
                                </a:lnTo>
                                <a:lnTo>
                                  <a:pt x="82" y="67"/>
                                </a:lnTo>
                                <a:lnTo>
                                  <a:pt x="86" y="60"/>
                                </a:lnTo>
                                <a:lnTo>
                                  <a:pt x="89" y="52"/>
                                </a:lnTo>
                                <a:lnTo>
                                  <a:pt x="89" y="43"/>
                                </a:lnTo>
                                <a:lnTo>
                                  <a:pt x="89" y="33"/>
                                </a:lnTo>
                                <a:lnTo>
                                  <a:pt x="86" y="26"/>
                                </a:lnTo>
                                <a:lnTo>
                                  <a:pt x="82" y="19"/>
                                </a:lnTo>
                                <a:lnTo>
                                  <a:pt x="77" y="12"/>
                                </a:lnTo>
                                <a:lnTo>
                                  <a:pt x="70" y="7"/>
                                </a:lnTo>
                                <a:lnTo>
                                  <a:pt x="62" y="2"/>
                                </a:lnTo>
                                <a:lnTo>
                                  <a:pt x="53" y="0"/>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1" name="Freeform 2104"/>
                        <wps:cNvSpPr>
                          <a:spLocks/>
                        </wps:cNvSpPr>
                        <wps:spPr bwMode="auto">
                          <a:xfrm>
                            <a:off x="4116" y="9625"/>
                            <a:ext cx="89" cy="88"/>
                          </a:xfrm>
                          <a:custGeom>
                            <a:avLst/>
                            <a:gdLst>
                              <a:gd name="T0" fmla="*/ 43 w 89"/>
                              <a:gd name="T1" fmla="*/ 0 h 88"/>
                              <a:gd name="T2" fmla="*/ 36 w 89"/>
                              <a:gd name="T3" fmla="*/ 0 h 88"/>
                              <a:gd name="T4" fmla="*/ 26 w 89"/>
                              <a:gd name="T5" fmla="*/ 2 h 88"/>
                              <a:gd name="T6" fmla="*/ 19 w 89"/>
                              <a:gd name="T7" fmla="*/ 7 h 88"/>
                              <a:gd name="T8" fmla="*/ 12 w 89"/>
                              <a:gd name="T9" fmla="*/ 12 h 88"/>
                              <a:gd name="T10" fmla="*/ 7 w 89"/>
                              <a:gd name="T11" fmla="*/ 19 h 88"/>
                              <a:gd name="T12" fmla="*/ 2 w 89"/>
                              <a:gd name="T13" fmla="*/ 26 h 88"/>
                              <a:gd name="T14" fmla="*/ 0 w 89"/>
                              <a:gd name="T15" fmla="*/ 33 h 88"/>
                              <a:gd name="T16" fmla="*/ 0 w 89"/>
                              <a:gd name="T17" fmla="*/ 43 h 88"/>
                              <a:gd name="T18" fmla="*/ 0 w 89"/>
                              <a:gd name="T19" fmla="*/ 52 h 88"/>
                              <a:gd name="T20" fmla="*/ 2 w 89"/>
                              <a:gd name="T21" fmla="*/ 60 h 88"/>
                              <a:gd name="T22" fmla="*/ 7 w 89"/>
                              <a:gd name="T23" fmla="*/ 67 h 88"/>
                              <a:gd name="T24" fmla="*/ 12 w 89"/>
                              <a:gd name="T25" fmla="*/ 74 h 88"/>
                              <a:gd name="T26" fmla="*/ 19 w 89"/>
                              <a:gd name="T27" fmla="*/ 79 h 88"/>
                              <a:gd name="T28" fmla="*/ 26 w 89"/>
                              <a:gd name="T29" fmla="*/ 84 h 88"/>
                              <a:gd name="T30" fmla="*/ 36 w 89"/>
                              <a:gd name="T31" fmla="*/ 86 h 88"/>
                              <a:gd name="T32" fmla="*/ 43 w 89"/>
                              <a:gd name="T33" fmla="*/ 88 h 88"/>
                              <a:gd name="T34" fmla="*/ 53 w 89"/>
                              <a:gd name="T35" fmla="*/ 86 h 88"/>
                              <a:gd name="T36" fmla="*/ 62 w 89"/>
                              <a:gd name="T37" fmla="*/ 84 h 88"/>
                              <a:gd name="T38" fmla="*/ 70 w 89"/>
                              <a:gd name="T39" fmla="*/ 79 h 88"/>
                              <a:gd name="T40" fmla="*/ 77 w 89"/>
                              <a:gd name="T41" fmla="*/ 74 h 88"/>
                              <a:gd name="T42" fmla="*/ 82 w 89"/>
                              <a:gd name="T43" fmla="*/ 67 h 88"/>
                              <a:gd name="T44" fmla="*/ 86 w 89"/>
                              <a:gd name="T45" fmla="*/ 60 h 88"/>
                              <a:gd name="T46" fmla="*/ 89 w 89"/>
                              <a:gd name="T47" fmla="*/ 52 h 88"/>
                              <a:gd name="T48" fmla="*/ 89 w 89"/>
                              <a:gd name="T49" fmla="*/ 43 h 88"/>
                              <a:gd name="T50" fmla="*/ 89 w 89"/>
                              <a:gd name="T51" fmla="*/ 33 h 88"/>
                              <a:gd name="T52" fmla="*/ 86 w 89"/>
                              <a:gd name="T53" fmla="*/ 26 h 88"/>
                              <a:gd name="T54" fmla="*/ 82 w 89"/>
                              <a:gd name="T55" fmla="*/ 19 h 88"/>
                              <a:gd name="T56" fmla="*/ 77 w 89"/>
                              <a:gd name="T57" fmla="*/ 12 h 88"/>
                              <a:gd name="T58" fmla="*/ 70 w 89"/>
                              <a:gd name="T59" fmla="*/ 7 h 88"/>
                              <a:gd name="T60" fmla="*/ 62 w 89"/>
                              <a:gd name="T61" fmla="*/ 2 h 88"/>
                              <a:gd name="T62" fmla="*/ 53 w 89"/>
                              <a:gd name="T63" fmla="*/ 0 h 88"/>
                              <a:gd name="T64" fmla="*/ 43 w 89"/>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88">
                                <a:moveTo>
                                  <a:pt x="43" y="0"/>
                                </a:moveTo>
                                <a:lnTo>
                                  <a:pt x="36" y="0"/>
                                </a:lnTo>
                                <a:lnTo>
                                  <a:pt x="26" y="2"/>
                                </a:lnTo>
                                <a:lnTo>
                                  <a:pt x="19" y="7"/>
                                </a:lnTo>
                                <a:lnTo>
                                  <a:pt x="12" y="12"/>
                                </a:lnTo>
                                <a:lnTo>
                                  <a:pt x="7" y="19"/>
                                </a:lnTo>
                                <a:lnTo>
                                  <a:pt x="2" y="26"/>
                                </a:lnTo>
                                <a:lnTo>
                                  <a:pt x="0" y="33"/>
                                </a:lnTo>
                                <a:lnTo>
                                  <a:pt x="0" y="43"/>
                                </a:lnTo>
                                <a:lnTo>
                                  <a:pt x="0" y="52"/>
                                </a:lnTo>
                                <a:lnTo>
                                  <a:pt x="2" y="60"/>
                                </a:lnTo>
                                <a:lnTo>
                                  <a:pt x="7" y="67"/>
                                </a:lnTo>
                                <a:lnTo>
                                  <a:pt x="12" y="74"/>
                                </a:lnTo>
                                <a:lnTo>
                                  <a:pt x="19" y="79"/>
                                </a:lnTo>
                                <a:lnTo>
                                  <a:pt x="26" y="84"/>
                                </a:lnTo>
                                <a:lnTo>
                                  <a:pt x="36" y="86"/>
                                </a:lnTo>
                                <a:lnTo>
                                  <a:pt x="43" y="88"/>
                                </a:lnTo>
                                <a:lnTo>
                                  <a:pt x="53" y="86"/>
                                </a:lnTo>
                                <a:lnTo>
                                  <a:pt x="62" y="84"/>
                                </a:lnTo>
                                <a:lnTo>
                                  <a:pt x="70" y="79"/>
                                </a:lnTo>
                                <a:lnTo>
                                  <a:pt x="77" y="74"/>
                                </a:lnTo>
                                <a:lnTo>
                                  <a:pt x="82" y="67"/>
                                </a:lnTo>
                                <a:lnTo>
                                  <a:pt x="86" y="60"/>
                                </a:lnTo>
                                <a:lnTo>
                                  <a:pt x="89" y="52"/>
                                </a:lnTo>
                                <a:lnTo>
                                  <a:pt x="89" y="43"/>
                                </a:lnTo>
                                <a:lnTo>
                                  <a:pt x="89" y="33"/>
                                </a:lnTo>
                                <a:lnTo>
                                  <a:pt x="86" y="26"/>
                                </a:lnTo>
                                <a:lnTo>
                                  <a:pt x="82" y="19"/>
                                </a:lnTo>
                                <a:lnTo>
                                  <a:pt x="77" y="12"/>
                                </a:lnTo>
                                <a:lnTo>
                                  <a:pt x="70" y="7"/>
                                </a:lnTo>
                                <a:lnTo>
                                  <a:pt x="62" y="2"/>
                                </a:lnTo>
                                <a:lnTo>
                                  <a:pt x="53" y="0"/>
                                </a:lnTo>
                                <a:lnTo>
                                  <a:pt x="43"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2" name="Freeform 2105"/>
                        <wps:cNvSpPr>
                          <a:spLocks/>
                        </wps:cNvSpPr>
                        <wps:spPr bwMode="auto">
                          <a:xfrm>
                            <a:off x="3824" y="9637"/>
                            <a:ext cx="91" cy="88"/>
                          </a:xfrm>
                          <a:custGeom>
                            <a:avLst/>
                            <a:gdLst>
                              <a:gd name="T0" fmla="*/ 45 w 91"/>
                              <a:gd name="T1" fmla="*/ 0 h 88"/>
                              <a:gd name="T2" fmla="*/ 36 w 91"/>
                              <a:gd name="T3" fmla="*/ 2 h 88"/>
                              <a:gd name="T4" fmla="*/ 28 w 91"/>
                              <a:gd name="T5" fmla="*/ 4 h 88"/>
                              <a:gd name="T6" fmla="*/ 19 w 91"/>
                              <a:gd name="T7" fmla="*/ 9 h 88"/>
                              <a:gd name="T8" fmla="*/ 14 w 91"/>
                              <a:gd name="T9" fmla="*/ 14 h 88"/>
                              <a:gd name="T10" fmla="*/ 7 w 91"/>
                              <a:gd name="T11" fmla="*/ 21 h 88"/>
                              <a:gd name="T12" fmla="*/ 4 w 91"/>
                              <a:gd name="T13" fmla="*/ 28 h 88"/>
                              <a:gd name="T14" fmla="*/ 2 w 91"/>
                              <a:gd name="T15" fmla="*/ 36 h 88"/>
                              <a:gd name="T16" fmla="*/ 0 w 91"/>
                              <a:gd name="T17" fmla="*/ 45 h 88"/>
                              <a:gd name="T18" fmla="*/ 2 w 91"/>
                              <a:gd name="T19" fmla="*/ 55 h 88"/>
                              <a:gd name="T20" fmla="*/ 4 w 91"/>
                              <a:gd name="T21" fmla="*/ 62 h 88"/>
                              <a:gd name="T22" fmla="*/ 7 w 91"/>
                              <a:gd name="T23" fmla="*/ 69 h 88"/>
                              <a:gd name="T24" fmla="*/ 14 w 91"/>
                              <a:gd name="T25" fmla="*/ 76 h 88"/>
                              <a:gd name="T26" fmla="*/ 19 w 91"/>
                              <a:gd name="T27" fmla="*/ 81 h 88"/>
                              <a:gd name="T28" fmla="*/ 28 w 91"/>
                              <a:gd name="T29" fmla="*/ 86 h 88"/>
                              <a:gd name="T30" fmla="*/ 36 w 91"/>
                              <a:gd name="T31" fmla="*/ 88 h 88"/>
                              <a:gd name="T32" fmla="*/ 45 w 91"/>
                              <a:gd name="T33" fmla="*/ 88 h 88"/>
                              <a:gd name="T34" fmla="*/ 55 w 91"/>
                              <a:gd name="T35" fmla="*/ 88 h 88"/>
                              <a:gd name="T36" fmla="*/ 62 w 91"/>
                              <a:gd name="T37" fmla="*/ 86 h 88"/>
                              <a:gd name="T38" fmla="*/ 69 w 91"/>
                              <a:gd name="T39" fmla="*/ 81 h 88"/>
                              <a:gd name="T40" fmla="*/ 76 w 91"/>
                              <a:gd name="T41" fmla="*/ 76 h 88"/>
                              <a:gd name="T42" fmla="*/ 84 w 91"/>
                              <a:gd name="T43" fmla="*/ 69 h 88"/>
                              <a:gd name="T44" fmla="*/ 86 w 91"/>
                              <a:gd name="T45" fmla="*/ 62 h 88"/>
                              <a:gd name="T46" fmla="*/ 88 w 91"/>
                              <a:gd name="T47" fmla="*/ 55 h 88"/>
                              <a:gd name="T48" fmla="*/ 91 w 91"/>
                              <a:gd name="T49" fmla="*/ 45 h 88"/>
                              <a:gd name="T50" fmla="*/ 88 w 91"/>
                              <a:gd name="T51" fmla="*/ 36 h 88"/>
                              <a:gd name="T52" fmla="*/ 86 w 91"/>
                              <a:gd name="T53" fmla="*/ 28 h 88"/>
                              <a:gd name="T54" fmla="*/ 84 w 91"/>
                              <a:gd name="T55" fmla="*/ 21 h 88"/>
                              <a:gd name="T56" fmla="*/ 76 w 91"/>
                              <a:gd name="T57" fmla="*/ 14 h 88"/>
                              <a:gd name="T58" fmla="*/ 69 w 91"/>
                              <a:gd name="T59" fmla="*/ 9 h 88"/>
                              <a:gd name="T60" fmla="*/ 62 w 91"/>
                              <a:gd name="T61" fmla="*/ 4 h 88"/>
                              <a:gd name="T62" fmla="*/ 55 w 91"/>
                              <a:gd name="T63" fmla="*/ 2 h 88"/>
                              <a:gd name="T64" fmla="*/ 45 w 91"/>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1" h="88">
                                <a:moveTo>
                                  <a:pt x="45" y="0"/>
                                </a:moveTo>
                                <a:lnTo>
                                  <a:pt x="36" y="2"/>
                                </a:lnTo>
                                <a:lnTo>
                                  <a:pt x="28" y="4"/>
                                </a:lnTo>
                                <a:lnTo>
                                  <a:pt x="19" y="9"/>
                                </a:lnTo>
                                <a:lnTo>
                                  <a:pt x="14" y="14"/>
                                </a:lnTo>
                                <a:lnTo>
                                  <a:pt x="7" y="21"/>
                                </a:lnTo>
                                <a:lnTo>
                                  <a:pt x="4" y="28"/>
                                </a:lnTo>
                                <a:lnTo>
                                  <a:pt x="2" y="36"/>
                                </a:lnTo>
                                <a:lnTo>
                                  <a:pt x="0" y="45"/>
                                </a:lnTo>
                                <a:lnTo>
                                  <a:pt x="2" y="55"/>
                                </a:lnTo>
                                <a:lnTo>
                                  <a:pt x="4" y="62"/>
                                </a:lnTo>
                                <a:lnTo>
                                  <a:pt x="7" y="69"/>
                                </a:lnTo>
                                <a:lnTo>
                                  <a:pt x="14" y="76"/>
                                </a:lnTo>
                                <a:lnTo>
                                  <a:pt x="19" y="81"/>
                                </a:lnTo>
                                <a:lnTo>
                                  <a:pt x="28" y="86"/>
                                </a:lnTo>
                                <a:lnTo>
                                  <a:pt x="36" y="88"/>
                                </a:lnTo>
                                <a:lnTo>
                                  <a:pt x="45" y="88"/>
                                </a:lnTo>
                                <a:lnTo>
                                  <a:pt x="55" y="88"/>
                                </a:lnTo>
                                <a:lnTo>
                                  <a:pt x="62" y="86"/>
                                </a:lnTo>
                                <a:lnTo>
                                  <a:pt x="69" y="81"/>
                                </a:lnTo>
                                <a:lnTo>
                                  <a:pt x="76" y="76"/>
                                </a:lnTo>
                                <a:lnTo>
                                  <a:pt x="84" y="69"/>
                                </a:lnTo>
                                <a:lnTo>
                                  <a:pt x="86" y="62"/>
                                </a:lnTo>
                                <a:lnTo>
                                  <a:pt x="88" y="55"/>
                                </a:lnTo>
                                <a:lnTo>
                                  <a:pt x="91" y="45"/>
                                </a:lnTo>
                                <a:lnTo>
                                  <a:pt x="88" y="36"/>
                                </a:lnTo>
                                <a:lnTo>
                                  <a:pt x="86" y="28"/>
                                </a:lnTo>
                                <a:lnTo>
                                  <a:pt x="84" y="21"/>
                                </a:lnTo>
                                <a:lnTo>
                                  <a:pt x="76" y="14"/>
                                </a:lnTo>
                                <a:lnTo>
                                  <a:pt x="69" y="9"/>
                                </a:lnTo>
                                <a:lnTo>
                                  <a:pt x="62" y="4"/>
                                </a:lnTo>
                                <a:lnTo>
                                  <a:pt x="55" y="2"/>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3" name="Freeform 2106"/>
                        <wps:cNvSpPr>
                          <a:spLocks/>
                        </wps:cNvSpPr>
                        <wps:spPr bwMode="auto">
                          <a:xfrm>
                            <a:off x="3824" y="9637"/>
                            <a:ext cx="91" cy="88"/>
                          </a:xfrm>
                          <a:custGeom>
                            <a:avLst/>
                            <a:gdLst>
                              <a:gd name="T0" fmla="*/ 45 w 91"/>
                              <a:gd name="T1" fmla="*/ 0 h 88"/>
                              <a:gd name="T2" fmla="*/ 36 w 91"/>
                              <a:gd name="T3" fmla="*/ 2 h 88"/>
                              <a:gd name="T4" fmla="*/ 28 w 91"/>
                              <a:gd name="T5" fmla="*/ 4 h 88"/>
                              <a:gd name="T6" fmla="*/ 19 w 91"/>
                              <a:gd name="T7" fmla="*/ 9 h 88"/>
                              <a:gd name="T8" fmla="*/ 14 w 91"/>
                              <a:gd name="T9" fmla="*/ 14 h 88"/>
                              <a:gd name="T10" fmla="*/ 7 w 91"/>
                              <a:gd name="T11" fmla="*/ 21 h 88"/>
                              <a:gd name="T12" fmla="*/ 4 w 91"/>
                              <a:gd name="T13" fmla="*/ 28 h 88"/>
                              <a:gd name="T14" fmla="*/ 2 w 91"/>
                              <a:gd name="T15" fmla="*/ 36 h 88"/>
                              <a:gd name="T16" fmla="*/ 0 w 91"/>
                              <a:gd name="T17" fmla="*/ 45 h 88"/>
                              <a:gd name="T18" fmla="*/ 2 w 91"/>
                              <a:gd name="T19" fmla="*/ 55 h 88"/>
                              <a:gd name="T20" fmla="*/ 4 w 91"/>
                              <a:gd name="T21" fmla="*/ 62 h 88"/>
                              <a:gd name="T22" fmla="*/ 7 w 91"/>
                              <a:gd name="T23" fmla="*/ 69 h 88"/>
                              <a:gd name="T24" fmla="*/ 14 w 91"/>
                              <a:gd name="T25" fmla="*/ 76 h 88"/>
                              <a:gd name="T26" fmla="*/ 19 w 91"/>
                              <a:gd name="T27" fmla="*/ 81 h 88"/>
                              <a:gd name="T28" fmla="*/ 28 w 91"/>
                              <a:gd name="T29" fmla="*/ 86 h 88"/>
                              <a:gd name="T30" fmla="*/ 36 w 91"/>
                              <a:gd name="T31" fmla="*/ 88 h 88"/>
                              <a:gd name="T32" fmla="*/ 45 w 91"/>
                              <a:gd name="T33" fmla="*/ 88 h 88"/>
                              <a:gd name="T34" fmla="*/ 55 w 91"/>
                              <a:gd name="T35" fmla="*/ 88 h 88"/>
                              <a:gd name="T36" fmla="*/ 62 w 91"/>
                              <a:gd name="T37" fmla="*/ 86 h 88"/>
                              <a:gd name="T38" fmla="*/ 69 w 91"/>
                              <a:gd name="T39" fmla="*/ 81 h 88"/>
                              <a:gd name="T40" fmla="*/ 76 w 91"/>
                              <a:gd name="T41" fmla="*/ 76 h 88"/>
                              <a:gd name="T42" fmla="*/ 84 w 91"/>
                              <a:gd name="T43" fmla="*/ 69 h 88"/>
                              <a:gd name="T44" fmla="*/ 86 w 91"/>
                              <a:gd name="T45" fmla="*/ 62 h 88"/>
                              <a:gd name="T46" fmla="*/ 88 w 91"/>
                              <a:gd name="T47" fmla="*/ 55 h 88"/>
                              <a:gd name="T48" fmla="*/ 91 w 91"/>
                              <a:gd name="T49" fmla="*/ 45 h 88"/>
                              <a:gd name="T50" fmla="*/ 88 w 91"/>
                              <a:gd name="T51" fmla="*/ 36 h 88"/>
                              <a:gd name="T52" fmla="*/ 86 w 91"/>
                              <a:gd name="T53" fmla="*/ 28 h 88"/>
                              <a:gd name="T54" fmla="*/ 84 w 91"/>
                              <a:gd name="T55" fmla="*/ 21 h 88"/>
                              <a:gd name="T56" fmla="*/ 76 w 91"/>
                              <a:gd name="T57" fmla="*/ 14 h 88"/>
                              <a:gd name="T58" fmla="*/ 69 w 91"/>
                              <a:gd name="T59" fmla="*/ 9 h 88"/>
                              <a:gd name="T60" fmla="*/ 62 w 91"/>
                              <a:gd name="T61" fmla="*/ 4 h 88"/>
                              <a:gd name="T62" fmla="*/ 55 w 91"/>
                              <a:gd name="T63" fmla="*/ 2 h 88"/>
                              <a:gd name="T64" fmla="*/ 45 w 91"/>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1" h="88">
                                <a:moveTo>
                                  <a:pt x="45" y="0"/>
                                </a:moveTo>
                                <a:lnTo>
                                  <a:pt x="36" y="2"/>
                                </a:lnTo>
                                <a:lnTo>
                                  <a:pt x="28" y="4"/>
                                </a:lnTo>
                                <a:lnTo>
                                  <a:pt x="19" y="9"/>
                                </a:lnTo>
                                <a:lnTo>
                                  <a:pt x="14" y="14"/>
                                </a:lnTo>
                                <a:lnTo>
                                  <a:pt x="7" y="21"/>
                                </a:lnTo>
                                <a:lnTo>
                                  <a:pt x="4" y="28"/>
                                </a:lnTo>
                                <a:lnTo>
                                  <a:pt x="2" y="36"/>
                                </a:lnTo>
                                <a:lnTo>
                                  <a:pt x="0" y="45"/>
                                </a:lnTo>
                                <a:lnTo>
                                  <a:pt x="2" y="55"/>
                                </a:lnTo>
                                <a:lnTo>
                                  <a:pt x="4" y="62"/>
                                </a:lnTo>
                                <a:lnTo>
                                  <a:pt x="7" y="69"/>
                                </a:lnTo>
                                <a:lnTo>
                                  <a:pt x="14" y="76"/>
                                </a:lnTo>
                                <a:lnTo>
                                  <a:pt x="19" y="81"/>
                                </a:lnTo>
                                <a:lnTo>
                                  <a:pt x="28" y="86"/>
                                </a:lnTo>
                                <a:lnTo>
                                  <a:pt x="36" y="88"/>
                                </a:lnTo>
                                <a:lnTo>
                                  <a:pt x="45" y="88"/>
                                </a:lnTo>
                                <a:lnTo>
                                  <a:pt x="55" y="88"/>
                                </a:lnTo>
                                <a:lnTo>
                                  <a:pt x="62" y="86"/>
                                </a:lnTo>
                                <a:lnTo>
                                  <a:pt x="69" y="81"/>
                                </a:lnTo>
                                <a:lnTo>
                                  <a:pt x="76" y="76"/>
                                </a:lnTo>
                                <a:lnTo>
                                  <a:pt x="84" y="69"/>
                                </a:lnTo>
                                <a:lnTo>
                                  <a:pt x="86" y="62"/>
                                </a:lnTo>
                                <a:lnTo>
                                  <a:pt x="88" y="55"/>
                                </a:lnTo>
                                <a:lnTo>
                                  <a:pt x="91" y="45"/>
                                </a:lnTo>
                                <a:lnTo>
                                  <a:pt x="88" y="36"/>
                                </a:lnTo>
                                <a:lnTo>
                                  <a:pt x="86" y="28"/>
                                </a:lnTo>
                                <a:lnTo>
                                  <a:pt x="84" y="21"/>
                                </a:lnTo>
                                <a:lnTo>
                                  <a:pt x="76" y="14"/>
                                </a:lnTo>
                                <a:lnTo>
                                  <a:pt x="69" y="9"/>
                                </a:lnTo>
                                <a:lnTo>
                                  <a:pt x="62" y="4"/>
                                </a:lnTo>
                                <a:lnTo>
                                  <a:pt x="55" y="2"/>
                                </a:lnTo>
                                <a:lnTo>
                                  <a:pt x="4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4" name="Rectangle 2107"/>
                        <wps:cNvSpPr>
                          <a:spLocks noChangeArrowheads="1"/>
                        </wps:cNvSpPr>
                        <wps:spPr bwMode="auto">
                          <a:xfrm>
                            <a:off x="6201" y="9552"/>
                            <a:ext cx="155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D9CE3" w14:textId="77777777" w:rsidR="004D6677" w:rsidRPr="00A1415D" w:rsidRDefault="004D6677" w:rsidP="007B58AF">
                              <w:pPr>
                                <w:rPr>
                                  <w:rFonts w:ascii="Times New Roman" w:hAnsi="Times New Roman" w:cs="Times New Roman"/>
                                  <w:sz w:val="20"/>
                                </w:rPr>
                              </w:pPr>
                              <w:r w:rsidRPr="00A1415D">
                                <w:rPr>
                                  <w:rFonts w:ascii="Times New Roman" w:hAnsi="Times New Roman" w:cs="Times New Roman"/>
                                  <w:color w:val="000000"/>
                                  <w:sz w:val="20"/>
                                </w:rPr>
                                <w:t>Mặt phẳng bản đồ.</w:t>
                              </w:r>
                            </w:p>
                          </w:txbxContent>
                        </wps:txbx>
                        <wps:bodyPr rot="0" vert="horz" wrap="square" lIns="0" tIns="0" rIns="0" bIns="0" anchor="t" anchorCtr="0" upright="1">
                          <a:noAutofit/>
                        </wps:bodyPr>
                      </wps:wsp>
                      <wps:wsp>
                        <wps:cNvPr id="2345" name="Rectangle 2108"/>
                        <wps:cNvSpPr>
                          <a:spLocks noChangeArrowheads="1"/>
                        </wps:cNvSpPr>
                        <wps:spPr bwMode="auto">
                          <a:xfrm>
                            <a:off x="7773" y="9472"/>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E3E56" w14:textId="77777777" w:rsidR="004D6677" w:rsidRDefault="004D6677" w:rsidP="007B58AF">
                              <w:r>
                                <w:rPr>
                                  <w:color w:val="000000"/>
                                </w:rPr>
                                <w:t xml:space="preserve"> </w:t>
                              </w:r>
                            </w:p>
                          </w:txbxContent>
                        </wps:txbx>
                        <wps:bodyPr rot="0" vert="horz" wrap="square" lIns="0" tIns="0" rIns="0" bIns="0" anchor="t" anchorCtr="0" upright="1">
                          <a:noAutofit/>
                        </wps:bodyPr>
                      </wps:wsp>
                      <wps:wsp>
                        <wps:cNvPr id="2346" name="Line 2109"/>
                        <wps:cNvCnPr>
                          <a:cxnSpLocks noChangeShapeType="1"/>
                        </wps:cNvCnPr>
                        <wps:spPr bwMode="auto">
                          <a:xfrm flipH="1">
                            <a:off x="5796" y="9673"/>
                            <a:ext cx="334" cy="0"/>
                          </a:xfrm>
                          <a:prstGeom prst="line">
                            <a:avLst/>
                          </a:prstGeom>
                          <a:noFill/>
                          <a:ln w="8890" cap="rnd">
                            <a:solidFill>
                              <a:srgbClr val="000000"/>
                            </a:solidFill>
                            <a:prstDash val="sysDot"/>
                            <a:round/>
                            <a:headEnd type="none" w="sm" len="med"/>
                            <a:tailEnd type="triangle" w="sm" len="med"/>
                          </a:ln>
                          <a:extLst>
                            <a:ext uri="{909E8E84-426E-40DD-AFC4-6F175D3DCCD1}">
                              <a14:hiddenFill xmlns:a14="http://schemas.microsoft.com/office/drawing/2010/main">
                                <a:noFill/>
                              </a14:hiddenFill>
                            </a:ext>
                          </a:extLst>
                        </wps:spPr>
                        <wps:bodyPr/>
                      </wps:wsp>
                      <wps:wsp>
                        <wps:cNvPr id="2347" name="Freeform 2110"/>
                        <wps:cNvSpPr>
                          <a:spLocks/>
                        </wps:cNvSpPr>
                        <wps:spPr bwMode="auto">
                          <a:xfrm>
                            <a:off x="2175" y="7696"/>
                            <a:ext cx="285" cy="285"/>
                          </a:xfrm>
                          <a:custGeom>
                            <a:avLst/>
                            <a:gdLst>
                              <a:gd name="T0" fmla="*/ 129 w 285"/>
                              <a:gd name="T1" fmla="*/ 0 h 285"/>
                              <a:gd name="T2" fmla="*/ 100 w 285"/>
                              <a:gd name="T3" fmla="*/ 5 h 285"/>
                              <a:gd name="T4" fmla="*/ 74 w 285"/>
                              <a:gd name="T5" fmla="*/ 17 h 285"/>
                              <a:gd name="T6" fmla="*/ 53 w 285"/>
                              <a:gd name="T7" fmla="*/ 31 h 285"/>
                              <a:gd name="T8" fmla="*/ 33 w 285"/>
                              <a:gd name="T9" fmla="*/ 50 h 285"/>
                              <a:gd name="T10" fmla="*/ 17 w 285"/>
                              <a:gd name="T11" fmla="*/ 74 h 285"/>
                              <a:gd name="T12" fmla="*/ 7 w 285"/>
                              <a:gd name="T13" fmla="*/ 100 h 285"/>
                              <a:gd name="T14" fmla="*/ 0 w 285"/>
                              <a:gd name="T15" fmla="*/ 127 h 285"/>
                              <a:gd name="T16" fmla="*/ 0 w 285"/>
                              <a:gd name="T17" fmla="*/ 156 h 285"/>
                              <a:gd name="T18" fmla="*/ 7 w 285"/>
                              <a:gd name="T19" fmla="*/ 184 h 285"/>
                              <a:gd name="T20" fmla="*/ 17 w 285"/>
                              <a:gd name="T21" fmla="*/ 211 h 285"/>
                              <a:gd name="T22" fmla="*/ 33 w 285"/>
                              <a:gd name="T23" fmla="*/ 232 h 285"/>
                              <a:gd name="T24" fmla="*/ 53 w 285"/>
                              <a:gd name="T25" fmla="*/ 251 h 285"/>
                              <a:gd name="T26" fmla="*/ 74 w 285"/>
                              <a:gd name="T27" fmla="*/ 268 h 285"/>
                              <a:gd name="T28" fmla="*/ 100 w 285"/>
                              <a:gd name="T29" fmla="*/ 278 h 285"/>
                              <a:gd name="T30" fmla="*/ 129 w 285"/>
                              <a:gd name="T31" fmla="*/ 285 h 285"/>
                              <a:gd name="T32" fmla="*/ 158 w 285"/>
                              <a:gd name="T33" fmla="*/ 285 h 285"/>
                              <a:gd name="T34" fmla="*/ 184 w 285"/>
                              <a:gd name="T35" fmla="*/ 278 h 285"/>
                              <a:gd name="T36" fmla="*/ 211 w 285"/>
                              <a:gd name="T37" fmla="*/ 268 h 285"/>
                              <a:gd name="T38" fmla="*/ 235 w 285"/>
                              <a:gd name="T39" fmla="*/ 251 h 285"/>
                              <a:gd name="T40" fmla="*/ 254 w 285"/>
                              <a:gd name="T41" fmla="*/ 232 h 285"/>
                              <a:gd name="T42" fmla="*/ 268 w 285"/>
                              <a:gd name="T43" fmla="*/ 211 h 285"/>
                              <a:gd name="T44" fmla="*/ 280 w 285"/>
                              <a:gd name="T45" fmla="*/ 184 h 285"/>
                              <a:gd name="T46" fmla="*/ 285 w 285"/>
                              <a:gd name="T47" fmla="*/ 156 h 285"/>
                              <a:gd name="T48" fmla="*/ 285 w 285"/>
                              <a:gd name="T49" fmla="*/ 127 h 285"/>
                              <a:gd name="T50" fmla="*/ 280 w 285"/>
                              <a:gd name="T51" fmla="*/ 100 h 285"/>
                              <a:gd name="T52" fmla="*/ 268 w 285"/>
                              <a:gd name="T53" fmla="*/ 74 h 285"/>
                              <a:gd name="T54" fmla="*/ 254 w 285"/>
                              <a:gd name="T55" fmla="*/ 50 h 285"/>
                              <a:gd name="T56" fmla="*/ 235 w 285"/>
                              <a:gd name="T57" fmla="*/ 31 h 285"/>
                              <a:gd name="T58" fmla="*/ 211 w 285"/>
                              <a:gd name="T59" fmla="*/ 17 h 285"/>
                              <a:gd name="T60" fmla="*/ 184 w 285"/>
                              <a:gd name="T61" fmla="*/ 5 h 285"/>
                              <a:gd name="T62" fmla="*/ 158 w 285"/>
                              <a:gd name="T6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5" h="285">
                                <a:moveTo>
                                  <a:pt x="144" y="0"/>
                                </a:moveTo>
                                <a:lnTo>
                                  <a:pt x="129" y="0"/>
                                </a:lnTo>
                                <a:lnTo>
                                  <a:pt x="115" y="2"/>
                                </a:lnTo>
                                <a:lnTo>
                                  <a:pt x="100" y="5"/>
                                </a:lnTo>
                                <a:lnTo>
                                  <a:pt x="86" y="9"/>
                                </a:lnTo>
                                <a:lnTo>
                                  <a:pt x="74" y="17"/>
                                </a:lnTo>
                                <a:lnTo>
                                  <a:pt x="62" y="24"/>
                                </a:lnTo>
                                <a:lnTo>
                                  <a:pt x="53" y="31"/>
                                </a:lnTo>
                                <a:lnTo>
                                  <a:pt x="41" y="41"/>
                                </a:lnTo>
                                <a:lnTo>
                                  <a:pt x="33" y="50"/>
                                </a:lnTo>
                                <a:lnTo>
                                  <a:pt x="24" y="62"/>
                                </a:lnTo>
                                <a:lnTo>
                                  <a:pt x="17" y="74"/>
                                </a:lnTo>
                                <a:lnTo>
                                  <a:pt x="12" y="86"/>
                                </a:lnTo>
                                <a:lnTo>
                                  <a:pt x="7" y="100"/>
                                </a:lnTo>
                                <a:lnTo>
                                  <a:pt x="2" y="112"/>
                                </a:lnTo>
                                <a:lnTo>
                                  <a:pt x="0" y="127"/>
                                </a:lnTo>
                                <a:lnTo>
                                  <a:pt x="0" y="141"/>
                                </a:lnTo>
                                <a:lnTo>
                                  <a:pt x="0" y="156"/>
                                </a:lnTo>
                                <a:lnTo>
                                  <a:pt x="2" y="170"/>
                                </a:lnTo>
                                <a:lnTo>
                                  <a:pt x="7" y="184"/>
                                </a:lnTo>
                                <a:lnTo>
                                  <a:pt x="12" y="199"/>
                                </a:lnTo>
                                <a:lnTo>
                                  <a:pt x="17" y="211"/>
                                </a:lnTo>
                                <a:lnTo>
                                  <a:pt x="24" y="223"/>
                                </a:lnTo>
                                <a:lnTo>
                                  <a:pt x="33" y="232"/>
                                </a:lnTo>
                                <a:lnTo>
                                  <a:pt x="41" y="244"/>
                                </a:lnTo>
                                <a:lnTo>
                                  <a:pt x="53" y="251"/>
                                </a:lnTo>
                                <a:lnTo>
                                  <a:pt x="62" y="261"/>
                                </a:lnTo>
                                <a:lnTo>
                                  <a:pt x="74" y="268"/>
                                </a:lnTo>
                                <a:lnTo>
                                  <a:pt x="86" y="273"/>
                                </a:lnTo>
                                <a:lnTo>
                                  <a:pt x="100" y="278"/>
                                </a:lnTo>
                                <a:lnTo>
                                  <a:pt x="115" y="283"/>
                                </a:lnTo>
                                <a:lnTo>
                                  <a:pt x="129" y="285"/>
                                </a:lnTo>
                                <a:lnTo>
                                  <a:pt x="144" y="285"/>
                                </a:lnTo>
                                <a:lnTo>
                                  <a:pt x="158" y="285"/>
                                </a:lnTo>
                                <a:lnTo>
                                  <a:pt x="172" y="283"/>
                                </a:lnTo>
                                <a:lnTo>
                                  <a:pt x="184" y="278"/>
                                </a:lnTo>
                                <a:lnTo>
                                  <a:pt x="199" y="273"/>
                                </a:lnTo>
                                <a:lnTo>
                                  <a:pt x="211" y="268"/>
                                </a:lnTo>
                                <a:lnTo>
                                  <a:pt x="223" y="261"/>
                                </a:lnTo>
                                <a:lnTo>
                                  <a:pt x="235" y="251"/>
                                </a:lnTo>
                                <a:lnTo>
                                  <a:pt x="244" y="244"/>
                                </a:lnTo>
                                <a:lnTo>
                                  <a:pt x="254" y="232"/>
                                </a:lnTo>
                                <a:lnTo>
                                  <a:pt x="261" y="223"/>
                                </a:lnTo>
                                <a:lnTo>
                                  <a:pt x="268" y="211"/>
                                </a:lnTo>
                                <a:lnTo>
                                  <a:pt x="275" y="199"/>
                                </a:lnTo>
                                <a:lnTo>
                                  <a:pt x="280" y="184"/>
                                </a:lnTo>
                                <a:lnTo>
                                  <a:pt x="283" y="170"/>
                                </a:lnTo>
                                <a:lnTo>
                                  <a:pt x="285" y="156"/>
                                </a:lnTo>
                                <a:lnTo>
                                  <a:pt x="285" y="141"/>
                                </a:lnTo>
                                <a:lnTo>
                                  <a:pt x="285" y="127"/>
                                </a:lnTo>
                                <a:lnTo>
                                  <a:pt x="283" y="112"/>
                                </a:lnTo>
                                <a:lnTo>
                                  <a:pt x="280" y="100"/>
                                </a:lnTo>
                                <a:lnTo>
                                  <a:pt x="275" y="86"/>
                                </a:lnTo>
                                <a:lnTo>
                                  <a:pt x="268" y="74"/>
                                </a:lnTo>
                                <a:lnTo>
                                  <a:pt x="261" y="62"/>
                                </a:lnTo>
                                <a:lnTo>
                                  <a:pt x="254" y="50"/>
                                </a:lnTo>
                                <a:lnTo>
                                  <a:pt x="244" y="41"/>
                                </a:lnTo>
                                <a:lnTo>
                                  <a:pt x="235" y="31"/>
                                </a:lnTo>
                                <a:lnTo>
                                  <a:pt x="223" y="24"/>
                                </a:lnTo>
                                <a:lnTo>
                                  <a:pt x="211" y="17"/>
                                </a:lnTo>
                                <a:lnTo>
                                  <a:pt x="199" y="9"/>
                                </a:lnTo>
                                <a:lnTo>
                                  <a:pt x="184" y="5"/>
                                </a:lnTo>
                                <a:lnTo>
                                  <a:pt x="172" y="2"/>
                                </a:lnTo>
                                <a:lnTo>
                                  <a:pt x="158" y="0"/>
                                </a:lnTo>
                                <a:lnTo>
                                  <a:pt x="1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8" name="Freeform 2111"/>
                        <wps:cNvSpPr>
                          <a:spLocks/>
                        </wps:cNvSpPr>
                        <wps:spPr bwMode="auto">
                          <a:xfrm>
                            <a:off x="2175" y="7696"/>
                            <a:ext cx="285" cy="285"/>
                          </a:xfrm>
                          <a:custGeom>
                            <a:avLst/>
                            <a:gdLst>
                              <a:gd name="T0" fmla="*/ 129 w 285"/>
                              <a:gd name="T1" fmla="*/ 0 h 285"/>
                              <a:gd name="T2" fmla="*/ 100 w 285"/>
                              <a:gd name="T3" fmla="*/ 5 h 285"/>
                              <a:gd name="T4" fmla="*/ 74 w 285"/>
                              <a:gd name="T5" fmla="*/ 17 h 285"/>
                              <a:gd name="T6" fmla="*/ 53 w 285"/>
                              <a:gd name="T7" fmla="*/ 31 h 285"/>
                              <a:gd name="T8" fmla="*/ 33 w 285"/>
                              <a:gd name="T9" fmla="*/ 50 h 285"/>
                              <a:gd name="T10" fmla="*/ 17 w 285"/>
                              <a:gd name="T11" fmla="*/ 74 h 285"/>
                              <a:gd name="T12" fmla="*/ 7 w 285"/>
                              <a:gd name="T13" fmla="*/ 100 h 285"/>
                              <a:gd name="T14" fmla="*/ 0 w 285"/>
                              <a:gd name="T15" fmla="*/ 127 h 285"/>
                              <a:gd name="T16" fmla="*/ 0 w 285"/>
                              <a:gd name="T17" fmla="*/ 156 h 285"/>
                              <a:gd name="T18" fmla="*/ 7 w 285"/>
                              <a:gd name="T19" fmla="*/ 184 h 285"/>
                              <a:gd name="T20" fmla="*/ 17 w 285"/>
                              <a:gd name="T21" fmla="*/ 211 h 285"/>
                              <a:gd name="T22" fmla="*/ 33 w 285"/>
                              <a:gd name="T23" fmla="*/ 232 h 285"/>
                              <a:gd name="T24" fmla="*/ 53 w 285"/>
                              <a:gd name="T25" fmla="*/ 251 h 285"/>
                              <a:gd name="T26" fmla="*/ 74 w 285"/>
                              <a:gd name="T27" fmla="*/ 268 h 285"/>
                              <a:gd name="T28" fmla="*/ 100 w 285"/>
                              <a:gd name="T29" fmla="*/ 278 h 285"/>
                              <a:gd name="T30" fmla="*/ 129 w 285"/>
                              <a:gd name="T31" fmla="*/ 285 h 285"/>
                              <a:gd name="T32" fmla="*/ 158 w 285"/>
                              <a:gd name="T33" fmla="*/ 285 h 285"/>
                              <a:gd name="T34" fmla="*/ 184 w 285"/>
                              <a:gd name="T35" fmla="*/ 278 h 285"/>
                              <a:gd name="T36" fmla="*/ 211 w 285"/>
                              <a:gd name="T37" fmla="*/ 268 h 285"/>
                              <a:gd name="T38" fmla="*/ 235 w 285"/>
                              <a:gd name="T39" fmla="*/ 251 h 285"/>
                              <a:gd name="T40" fmla="*/ 254 w 285"/>
                              <a:gd name="T41" fmla="*/ 232 h 285"/>
                              <a:gd name="T42" fmla="*/ 268 w 285"/>
                              <a:gd name="T43" fmla="*/ 211 h 285"/>
                              <a:gd name="T44" fmla="*/ 280 w 285"/>
                              <a:gd name="T45" fmla="*/ 184 h 285"/>
                              <a:gd name="T46" fmla="*/ 285 w 285"/>
                              <a:gd name="T47" fmla="*/ 156 h 285"/>
                              <a:gd name="T48" fmla="*/ 285 w 285"/>
                              <a:gd name="T49" fmla="*/ 127 h 285"/>
                              <a:gd name="T50" fmla="*/ 280 w 285"/>
                              <a:gd name="T51" fmla="*/ 100 h 285"/>
                              <a:gd name="T52" fmla="*/ 268 w 285"/>
                              <a:gd name="T53" fmla="*/ 74 h 285"/>
                              <a:gd name="T54" fmla="*/ 254 w 285"/>
                              <a:gd name="T55" fmla="*/ 50 h 285"/>
                              <a:gd name="T56" fmla="*/ 235 w 285"/>
                              <a:gd name="T57" fmla="*/ 31 h 285"/>
                              <a:gd name="T58" fmla="*/ 211 w 285"/>
                              <a:gd name="T59" fmla="*/ 17 h 285"/>
                              <a:gd name="T60" fmla="*/ 184 w 285"/>
                              <a:gd name="T61" fmla="*/ 5 h 285"/>
                              <a:gd name="T62" fmla="*/ 158 w 285"/>
                              <a:gd name="T6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5" h="285">
                                <a:moveTo>
                                  <a:pt x="144" y="0"/>
                                </a:moveTo>
                                <a:lnTo>
                                  <a:pt x="129" y="0"/>
                                </a:lnTo>
                                <a:lnTo>
                                  <a:pt x="115" y="2"/>
                                </a:lnTo>
                                <a:lnTo>
                                  <a:pt x="100" y="5"/>
                                </a:lnTo>
                                <a:lnTo>
                                  <a:pt x="86" y="9"/>
                                </a:lnTo>
                                <a:lnTo>
                                  <a:pt x="74" y="17"/>
                                </a:lnTo>
                                <a:lnTo>
                                  <a:pt x="62" y="24"/>
                                </a:lnTo>
                                <a:lnTo>
                                  <a:pt x="53" y="31"/>
                                </a:lnTo>
                                <a:lnTo>
                                  <a:pt x="41" y="41"/>
                                </a:lnTo>
                                <a:lnTo>
                                  <a:pt x="33" y="50"/>
                                </a:lnTo>
                                <a:lnTo>
                                  <a:pt x="24" y="62"/>
                                </a:lnTo>
                                <a:lnTo>
                                  <a:pt x="17" y="74"/>
                                </a:lnTo>
                                <a:lnTo>
                                  <a:pt x="12" y="86"/>
                                </a:lnTo>
                                <a:lnTo>
                                  <a:pt x="7" y="100"/>
                                </a:lnTo>
                                <a:lnTo>
                                  <a:pt x="2" y="112"/>
                                </a:lnTo>
                                <a:lnTo>
                                  <a:pt x="0" y="127"/>
                                </a:lnTo>
                                <a:lnTo>
                                  <a:pt x="0" y="141"/>
                                </a:lnTo>
                                <a:lnTo>
                                  <a:pt x="0" y="156"/>
                                </a:lnTo>
                                <a:lnTo>
                                  <a:pt x="2" y="170"/>
                                </a:lnTo>
                                <a:lnTo>
                                  <a:pt x="7" y="184"/>
                                </a:lnTo>
                                <a:lnTo>
                                  <a:pt x="12" y="199"/>
                                </a:lnTo>
                                <a:lnTo>
                                  <a:pt x="17" y="211"/>
                                </a:lnTo>
                                <a:lnTo>
                                  <a:pt x="24" y="223"/>
                                </a:lnTo>
                                <a:lnTo>
                                  <a:pt x="33" y="232"/>
                                </a:lnTo>
                                <a:lnTo>
                                  <a:pt x="41" y="244"/>
                                </a:lnTo>
                                <a:lnTo>
                                  <a:pt x="53" y="251"/>
                                </a:lnTo>
                                <a:lnTo>
                                  <a:pt x="62" y="261"/>
                                </a:lnTo>
                                <a:lnTo>
                                  <a:pt x="74" y="268"/>
                                </a:lnTo>
                                <a:lnTo>
                                  <a:pt x="86" y="273"/>
                                </a:lnTo>
                                <a:lnTo>
                                  <a:pt x="100" y="278"/>
                                </a:lnTo>
                                <a:lnTo>
                                  <a:pt x="115" y="283"/>
                                </a:lnTo>
                                <a:lnTo>
                                  <a:pt x="129" y="285"/>
                                </a:lnTo>
                                <a:lnTo>
                                  <a:pt x="144" y="285"/>
                                </a:lnTo>
                                <a:lnTo>
                                  <a:pt x="158" y="285"/>
                                </a:lnTo>
                                <a:lnTo>
                                  <a:pt x="172" y="283"/>
                                </a:lnTo>
                                <a:lnTo>
                                  <a:pt x="184" y="278"/>
                                </a:lnTo>
                                <a:lnTo>
                                  <a:pt x="199" y="273"/>
                                </a:lnTo>
                                <a:lnTo>
                                  <a:pt x="211" y="268"/>
                                </a:lnTo>
                                <a:lnTo>
                                  <a:pt x="223" y="261"/>
                                </a:lnTo>
                                <a:lnTo>
                                  <a:pt x="235" y="251"/>
                                </a:lnTo>
                                <a:lnTo>
                                  <a:pt x="244" y="244"/>
                                </a:lnTo>
                                <a:lnTo>
                                  <a:pt x="254" y="232"/>
                                </a:lnTo>
                                <a:lnTo>
                                  <a:pt x="261" y="223"/>
                                </a:lnTo>
                                <a:lnTo>
                                  <a:pt x="268" y="211"/>
                                </a:lnTo>
                                <a:lnTo>
                                  <a:pt x="275" y="199"/>
                                </a:lnTo>
                                <a:lnTo>
                                  <a:pt x="280" y="184"/>
                                </a:lnTo>
                                <a:lnTo>
                                  <a:pt x="283" y="170"/>
                                </a:lnTo>
                                <a:lnTo>
                                  <a:pt x="285" y="156"/>
                                </a:lnTo>
                                <a:lnTo>
                                  <a:pt x="285" y="141"/>
                                </a:lnTo>
                                <a:lnTo>
                                  <a:pt x="285" y="127"/>
                                </a:lnTo>
                                <a:lnTo>
                                  <a:pt x="283" y="112"/>
                                </a:lnTo>
                                <a:lnTo>
                                  <a:pt x="280" y="100"/>
                                </a:lnTo>
                                <a:lnTo>
                                  <a:pt x="275" y="86"/>
                                </a:lnTo>
                                <a:lnTo>
                                  <a:pt x="268" y="74"/>
                                </a:lnTo>
                                <a:lnTo>
                                  <a:pt x="261" y="62"/>
                                </a:lnTo>
                                <a:lnTo>
                                  <a:pt x="254" y="50"/>
                                </a:lnTo>
                                <a:lnTo>
                                  <a:pt x="244" y="41"/>
                                </a:lnTo>
                                <a:lnTo>
                                  <a:pt x="235" y="31"/>
                                </a:lnTo>
                                <a:lnTo>
                                  <a:pt x="223" y="24"/>
                                </a:lnTo>
                                <a:lnTo>
                                  <a:pt x="211" y="17"/>
                                </a:lnTo>
                                <a:lnTo>
                                  <a:pt x="199" y="9"/>
                                </a:lnTo>
                                <a:lnTo>
                                  <a:pt x="184" y="5"/>
                                </a:lnTo>
                                <a:lnTo>
                                  <a:pt x="172" y="2"/>
                                </a:lnTo>
                                <a:lnTo>
                                  <a:pt x="158" y="0"/>
                                </a:lnTo>
                                <a:lnTo>
                                  <a:pt x="144"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9" name="Rectangle 2112"/>
                        <wps:cNvSpPr>
                          <a:spLocks noChangeArrowheads="1"/>
                        </wps:cNvSpPr>
                        <wps:spPr bwMode="auto">
                          <a:xfrm>
                            <a:off x="2268" y="7748"/>
                            <a:ext cx="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D93AD" w14:textId="77777777" w:rsidR="004D6677" w:rsidRDefault="004D6677" w:rsidP="007B58AF">
                              <w:r>
                                <w:rPr>
                                  <w:color w:val="000000"/>
                                  <w:sz w:val="16"/>
                                  <w:szCs w:val="16"/>
                                </w:rPr>
                                <w:t>1</w:t>
                              </w:r>
                            </w:p>
                          </w:txbxContent>
                        </wps:txbx>
                        <wps:bodyPr rot="0" vert="horz" wrap="square" lIns="0" tIns="0" rIns="0" bIns="0" anchor="t" anchorCtr="0" upright="1">
                          <a:noAutofit/>
                        </wps:bodyPr>
                      </wps:wsp>
                      <wps:wsp>
                        <wps:cNvPr id="2350" name="Rectangle 2113"/>
                        <wps:cNvSpPr>
                          <a:spLocks noChangeArrowheads="1"/>
                        </wps:cNvSpPr>
                        <wps:spPr bwMode="auto">
                          <a:xfrm>
                            <a:off x="2350" y="7708"/>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44848" w14:textId="77777777" w:rsidR="004D6677" w:rsidRDefault="004D6677" w:rsidP="007B58AF">
                              <w:r>
                                <w:rPr>
                                  <w:color w:val="000000"/>
                                </w:rPr>
                                <w:t xml:space="preserve"> </w:t>
                              </w:r>
                            </w:p>
                          </w:txbxContent>
                        </wps:txbx>
                        <wps:bodyPr rot="0" vert="horz" wrap="square" lIns="0" tIns="0" rIns="0" bIns="0" anchor="t" anchorCtr="0" upright="1">
                          <a:noAutofit/>
                        </wps:bodyPr>
                      </wps:wsp>
                      <wps:wsp>
                        <wps:cNvPr id="2351" name="Freeform 2114"/>
                        <wps:cNvSpPr>
                          <a:spLocks/>
                        </wps:cNvSpPr>
                        <wps:spPr bwMode="auto">
                          <a:xfrm>
                            <a:off x="2599" y="8400"/>
                            <a:ext cx="285" cy="288"/>
                          </a:xfrm>
                          <a:custGeom>
                            <a:avLst/>
                            <a:gdLst>
                              <a:gd name="T0" fmla="*/ 127 w 285"/>
                              <a:gd name="T1" fmla="*/ 0 h 288"/>
                              <a:gd name="T2" fmla="*/ 101 w 285"/>
                              <a:gd name="T3" fmla="*/ 7 h 288"/>
                              <a:gd name="T4" fmla="*/ 74 w 285"/>
                              <a:gd name="T5" fmla="*/ 17 h 288"/>
                              <a:gd name="T6" fmla="*/ 50 w 285"/>
                              <a:gd name="T7" fmla="*/ 34 h 288"/>
                              <a:gd name="T8" fmla="*/ 31 w 285"/>
                              <a:gd name="T9" fmla="*/ 53 h 288"/>
                              <a:gd name="T10" fmla="*/ 17 w 285"/>
                              <a:gd name="T11" fmla="*/ 75 h 288"/>
                              <a:gd name="T12" fmla="*/ 5 w 285"/>
                              <a:gd name="T13" fmla="*/ 101 h 288"/>
                              <a:gd name="T14" fmla="*/ 0 w 285"/>
                              <a:gd name="T15" fmla="*/ 130 h 288"/>
                              <a:gd name="T16" fmla="*/ 0 w 285"/>
                              <a:gd name="T17" fmla="*/ 158 h 288"/>
                              <a:gd name="T18" fmla="*/ 5 w 285"/>
                              <a:gd name="T19" fmla="*/ 187 h 288"/>
                              <a:gd name="T20" fmla="*/ 17 w 285"/>
                              <a:gd name="T21" fmla="*/ 211 h 288"/>
                              <a:gd name="T22" fmla="*/ 31 w 285"/>
                              <a:gd name="T23" fmla="*/ 235 h 288"/>
                              <a:gd name="T24" fmla="*/ 50 w 285"/>
                              <a:gd name="T25" fmla="*/ 254 h 288"/>
                              <a:gd name="T26" fmla="*/ 74 w 285"/>
                              <a:gd name="T27" fmla="*/ 271 h 288"/>
                              <a:gd name="T28" fmla="*/ 101 w 285"/>
                              <a:gd name="T29" fmla="*/ 281 h 288"/>
                              <a:gd name="T30" fmla="*/ 127 w 285"/>
                              <a:gd name="T31" fmla="*/ 285 h 288"/>
                              <a:gd name="T32" fmla="*/ 156 w 285"/>
                              <a:gd name="T33" fmla="*/ 285 h 288"/>
                              <a:gd name="T34" fmla="*/ 185 w 285"/>
                              <a:gd name="T35" fmla="*/ 281 h 288"/>
                              <a:gd name="T36" fmla="*/ 211 w 285"/>
                              <a:gd name="T37" fmla="*/ 271 h 288"/>
                              <a:gd name="T38" fmla="*/ 233 w 285"/>
                              <a:gd name="T39" fmla="*/ 254 h 288"/>
                              <a:gd name="T40" fmla="*/ 252 w 285"/>
                              <a:gd name="T41" fmla="*/ 235 h 288"/>
                              <a:gd name="T42" fmla="*/ 268 w 285"/>
                              <a:gd name="T43" fmla="*/ 211 h 288"/>
                              <a:gd name="T44" fmla="*/ 278 w 285"/>
                              <a:gd name="T45" fmla="*/ 187 h 288"/>
                              <a:gd name="T46" fmla="*/ 285 w 285"/>
                              <a:gd name="T47" fmla="*/ 158 h 288"/>
                              <a:gd name="T48" fmla="*/ 285 w 285"/>
                              <a:gd name="T49" fmla="*/ 130 h 288"/>
                              <a:gd name="T50" fmla="*/ 278 w 285"/>
                              <a:gd name="T51" fmla="*/ 101 h 288"/>
                              <a:gd name="T52" fmla="*/ 268 w 285"/>
                              <a:gd name="T53" fmla="*/ 75 h 288"/>
                              <a:gd name="T54" fmla="*/ 252 w 285"/>
                              <a:gd name="T55" fmla="*/ 53 h 288"/>
                              <a:gd name="T56" fmla="*/ 233 w 285"/>
                              <a:gd name="T57" fmla="*/ 34 h 288"/>
                              <a:gd name="T58" fmla="*/ 211 w 285"/>
                              <a:gd name="T59" fmla="*/ 17 h 288"/>
                              <a:gd name="T60" fmla="*/ 185 w 285"/>
                              <a:gd name="T61" fmla="*/ 7 h 288"/>
                              <a:gd name="T62" fmla="*/ 156 w 285"/>
                              <a:gd name="T63" fmla="*/ 0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5" h="288">
                                <a:moveTo>
                                  <a:pt x="141" y="0"/>
                                </a:moveTo>
                                <a:lnTo>
                                  <a:pt x="127" y="0"/>
                                </a:lnTo>
                                <a:lnTo>
                                  <a:pt x="113" y="3"/>
                                </a:lnTo>
                                <a:lnTo>
                                  <a:pt x="101" y="7"/>
                                </a:lnTo>
                                <a:lnTo>
                                  <a:pt x="86" y="12"/>
                                </a:lnTo>
                                <a:lnTo>
                                  <a:pt x="74" y="17"/>
                                </a:lnTo>
                                <a:lnTo>
                                  <a:pt x="62" y="24"/>
                                </a:lnTo>
                                <a:lnTo>
                                  <a:pt x="50" y="34"/>
                                </a:lnTo>
                                <a:lnTo>
                                  <a:pt x="41" y="43"/>
                                </a:lnTo>
                                <a:lnTo>
                                  <a:pt x="31" y="53"/>
                                </a:lnTo>
                                <a:lnTo>
                                  <a:pt x="24" y="63"/>
                                </a:lnTo>
                                <a:lnTo>
                                  <a:pt x="17" y="75"/>
                                </a:lnTo>
                                <a:lnTo>
                                  <a:pt x="10" y="89"/>
                                </a:lnTo>
                                <a:lnTo>
                                  <a:pt x="5" y="101"/>
                                </a:lnTo>
                                <a:lnTo>
                                  <a:pt x="2" y="115"/>
                                </a:lnTo>
                                <a:lnTo>
                                  <a:pt x="0" y="130"/>
                                </a:lnTo>
                                <a:lnTo>
                                  <a:pt x="0" y="144"/>
                                </a:lnTo>
                                <a:lnTo>
                                  <a:pt x="0" y="158"/>
                                </a:lnTo>
                                <a:lnTo>
                                  <a:pt x="2" y="173"/>
                                </a:lnTo>
                                <a:lnTo>
                                  <a:pt x="5" y="187"/>
                                </a:lnTo>
                                <a:lnTo>
                                  <a:pt x="10" y="199"/>
                                </a:lnTo>
                                <a:lnTo>
                                  <a:pt x="17" y="211"/>
                                </a:lnTo>
                                <a:lnTo>
                                  <a:pt x="24" y="223"/>
                                </a:lnTo>
                                <a:lnTo>
                                  <a:pt x="31" y="235"/>
                                </a:lnTo>
                                <a:lnTo>
                                  <a:pt x="41" y="245"/>
                                </a:lnTo>
                                <a:lnTo>
                                  <a:pt x="50" y="254"/>
                                </a:lnTo>
                                <a:lnTo>
                                  <a:pt x="62" y="264"/>
                                </a:lnTo>
                                <a:lnTo>
                                  <a:pt x="74" y="271"/>
                                </a:lnTo>
                                <a:lnTo>
                                  <a:pt x="86" y="276"/>
                                </a:lnTo>
                                <a:lnTo>
                                  <a:pt x="101" y="281"/>
                                </a:lnTo>
                                <a:lnTo>
                                  <a:pt x="113" y="285"/>
                                </a:lnTo>
                                <a:lnTo>
                                  <a:pt x="127" y="285"/>
                                </a:lnTo>
                                <a:lnTo>
                                  <a:pt x="141" y="288"/>
                                </a:lnTo>
                                <a:lnTo>
                                  <a:pt x="156" y="285"/>
                                </a:lnTo>
                                <a:lnTo>
                                  <a:pt x="170" y="285"/>
                                </a:lnTo>
                                <a:lnTo>
                                  <a:pt x="185" y="281"/>
                                </a:lnTo>
                                <a:lnTo>
                                  <a:pt x="199" y="276"/>
                                </a:lnTo>
                                <a:lnTo>
                                  <a:pt x="211" y="271"/>
                                </a:lnTo>
                                <a:lnTo>
                                  <a:pt x="223" y="264"/>
                                </a:lnTo>
                                <a:lnTo>
                                  <a:pt x="233" y="254"/>
                                </a:lnTo>
                                <a:lnTo>
                                  <a:pt x="244" y="245"/>
                                </a:lnTo>
                                <a:lnTo>
                                  <a:pt x="252" y="235"/>
                                </a:lnTo>
                                <a:lnTo>
                                  <a:pt x="261" y="223"/>
                                </a:lnTo>
                                <a:lnTo>
                                  <a:pt x="268" y="211"/>
                                </a:lnTo>
                                <a:lnTo>
                                  <a:pt x="273" y="199"/>
                                </a:lnTo>
                                <a:lnTo>
                                  <a:pt x="278" y="187"/>
                                </a:lnTo>
                                <a:lnTo>
                                  <a:pt x="283" y="173"/>
                                </a:lnTo>
                                <a:lnTo>
                                  <a:pt x="285" y="158"/>
                                </a:lnTo>
                                <a:lnTo>
                                  <a:pt x="285" y="144"/>
                                </a:lnTo>
                                <a:lnTo>
                                  <a:pt x="285" y="130"/>
                                </a:lnTo>
                                <a:lnTo>
                                  <a:pt x="283" y="115"/>
                                </a:lnTo>
                                <a:lnTo>
                                  <a:pt x="278" y="101"/>
                                </a:lnTo>
                                <a:lnTo>
                                  <a:pt x="273" y="89"/>
                                </a:lnTo>
                                <a:lnTo>
                                  <a:pt x="268" y="75"/>
                                </a:lnTo>
                                <a:lnTo>
                                  <a:pt x="261" y="63"/>
                                </a:lnTo>
                                <a:lnTo>
                                  <a:pt x="252" y="53"/>
                                </a:lnTo>
                                <a:lnTo>
                                  <a:pt x="244" y="43"/>
                                </a:lnTo>
                                <a:lnTo>
                                  <a:pt x="233" y="34"/>
                                </a:lnTo>
                                <a:lnTo>
                                  <a:pt x="223" y="24"/>
                                </a:lnTo>
                                <a:lnTo>
                                  <a:pt x="211" y="17"/>
                                </a:lnTo>
                                <a:lnTo>
                                  <a:pt x="199" y="12"/>
                                </a:lnTo>
                                <a:lnTo>
                                  <a:pt x="185" y="7"/>
                                </a:lnTo>
                                <a:lnTo>
                                  <a:pt x="170" y="3"/>
                                </a:lnTo>
                                <a:lnTo>
                                  <a:pt x="156" y="0"/>
                                </a:lnTo>
                                <a:lnTo>
                                  <a:pt x="1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2" name="Freeform 2115"/>
                        <wps:cNvSpPr>
                          <a:spLocks/>
                        </wps:cNvSpPr>
                        <wps:spPr bwMode="auto">
                          <a:xfrm>
                            <a:off x="2599" y="8400"/>
                            <a:ext cx="285" cy="288"/>
                          </a:xfrm>
                          <a:custGeom>
                            <a:avLst/>
                            <a:gdLst>
                              <a:gd name="T0" fmla="*/ 127 w 285"/>
                              <a:gd name="T1" fmla="*/ 0 h 288"/>
                              <a:gd name="T2" fmla="*/ 101 w 285"/>
                              <a:gd name="T3" fmla="*/ 7 h 288"/>
                              <a:gd name="T4" fmla="*/ 74 w 285"/>
                              <a:gd name="T5" fmla="*/ 17 h 288"/>
                              <a:gd name="T6" fmla="*/ 50 w 285"/>
                              <a:gd name="T7" fmla="*/ 34 h 288"/>
                              <a:gd name="T8" fmla="*/ 31 w 285"/>
                              <a:gd name="T9" fmla="*/ 53 h 288"/>
                              <a:gd name="T10" fmla="*/ 17 w 285"/>
                              <a:gd name="T11" fmla="*/ 75 h 288"/>
                              <a:gd name="T12" fmla="*/ 5 w 285"/>
                              <a:gd name="T13" fmla="*/ 101 h 288"/>
                              <a:gd name="T14" fmla="*/ 0 w 285"/>
                              <a:gd name="T15" fmla="*/ 130 h 288"/>
                              <a:gd name="T16" fmla="*/ 0 w 285"/>
                              <a:gd name="T17" fmla="*/ 158 h 288"/>
                              <a:gd name="T18" fmla="*/ 5 w 285"/>
                              <a:gd name="T19" fmla="*/ 187 h 288"/>
                              <a:gd name="T20" fmla="*/ 17 w 285"/>
                              <a:gd name="T21" fmla="*/ 211 h 288"/>
                              <a:gd name="T22" fmla="*/ 31 w 285"/>
                              <a:gd name="T23" fmla="*/ 235 h 288"/>
                              <a:gd name="T24" fmla="*/ 50 w 285"/>
                              <a:gd name="T25" fmla="*/ 254 h 288"/>
                              <a:gd name="T26" fmla="*/ 74 w 285"/>
                              <a:gd name="T27" fmla="*/ 271 h 288"/>
                              <a:gd name="T28" fmla="*/ 101 w 285"/>
                              <a:gd name="T29" fmla="*/ 281 h 288"/>
                              <a:gd name="T30" fmla="*/ 127 w 285"/>
                              <a:gd name="T31" fmla="*/ 285 h 288"/>
                              <a:gd name="T32" fmla="*/ 156 w 285"/>
                              <a:gd name="T33" fmla="*/ 285 h 288"/>
                              <a:gd name="T34" fmla="*/ 185 w 285"/>
                              <a:gd name="T35" fmla="*/ 281 h 288"/>
                              <a:gd name="T36" fmla="*/ 211 w 285"/>
                              <a:gd name="T37" fmla="*/ 271 h 288"/>
                              <a:gd name="T38" fmla="*/ 233 w 285"/>
                              <a:gd name="T39" fmla="*/ 254 h 288"/>
                              <a:gd name="T40" fmla="*/ 252 w 285"/>
                              <a:gd name="T41" fmla="*/ 235 h 288"/>
                              <a:gd name="T42" fmla="*/ 268 w 285"/>
                              <a:gd name="T43" fmla="*/ 211 h 288"/>
                              <a:gd name="T44" fmla="*/ 278 w 285"/>
                              <a:gd name="T45" fmla="*/ 187 h 288"/>
                              <a:gd name="T46" fmla="*/ 285 w 285"/>
                              <a:gd name="T47" fmla="*/ 158 h 288"/>
                              <a:gd name="T48" fmla="*/ 285 w 285"/>
                              <a:gd name="T49" fmla="*/ 130 h 288"/>
                              <a:gd name="T50" fmla="*/ 278 w 285"/>
                              <a:gd name="T51" fmla="*/ 101 h 288"/>
                              <a:gd name="T52" fmla="*/ 268 w 285"/>
                              <a:gd name="T53" fmla="*/ 75 h 288"/>
                              <a:gd name="T54" fmla="*/ 252 w 285"/>
                              <a:gd name="T55" fmla="*/ 53 h 288"/>
                              <a:gd name="T56" fmla="*/ 233 w 285"/>
                              <a:gd name="T57" fmla="*/ 34 h 288"/>
                              <a:gd name="T58" fmla="*/ 211 w 285"/>
                              <a:gd name="T59" fmla="*/ 17 h 288"/>
                              <a:gd name="T60" fmla="*/ 185 w 285"/>
                              <a:gd name="T61" fmla="*/ 7 h 288"/>
                              <a:gd name="T62" fmla="*/ 156 w 285"/>
                              <a:gd name="T63" fmla="*/ 0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5" h="288">
                                <a:moveTo>
                                  <a:pt x="141" y="0"/>
                                </a:moveTo>
                                <a:lnTo>
                                  <a:pt x="127" y="0"/>
                                </a:lnTo>
                                <a:lnTo>
                                  <a:pt x="113" y="3"/>
                                </a:lnTo>
                                <a:lnTo>
                                  <a:pt x="101" y="7"/>
                                </a:lnTo>
                                <a:lnTo>
                                  <a:pt x="86" y="12"/>
                                </a:lnTo>
                                <a:lnTo>
                                  <a:pt x="74" y="17"/>
                                </a:lnTo>
                                <a:lnTo>
                                  <a:pt x="62" y="24"/>
                                </a:lnTo>
                                <a:lnTo>
                                  <a:pt x="50" y="34"/>
                                </a:lnTo>
                                <a:lnTo>
                                  <a:pt x="41" y="43"/>
                                </a:lnTo>
                                <a:lnTo>
                                  <a:pt x="31" y="53"/>
                                </a:lnTo>
                                <a:lnTo>
                                  <a:pt x="24" y="63"/>
                                </a:lnTo>
                                <a:lnTo>
                                  <a:pt x="17" y="75"/>
                                </a:lnTo>
                                <a:lnTo>
                                  <a:pt x="10" y="89"/>
                                </a:lnTo>
                                <a:lnTo>
                                  <a:pt x="5" y="101"/>
                                </a:lnTo>
                                <a:lnTo>
                                  <a:pt x="2" y="115"/>
                                </a:lnTo>
                                <a:lnTo>
                                  <a:pt x="0" y="130"/>
                                </a:lnTo>
                                <a:lnTo>
                                  <a:pt x="0" y="144"/>
                                </a:lnTo>
                                <a:lnTo>
                                  <a:pt x="0" y="158"/>
                                </a:lnTo>
                                <a:lnTo>
                                  <a:pt x="2" y="173"/>
                                </a:lnTo>
                                <a:lnTo>
                                  <a:pt x="5" y="187"/>
                                </a:lnTo>
                                <a:lnTo>
                                  <a:pt x="10" y="199"/>
                                </a:lnTo>
                                <a:lnTo>
                                  <a:pt x="17" y="211"/>
                                </a:lnTo>
                                <a:lnTo>
                                  <a:pt x="24" y="223"/>
                                </a:lnTo>
                                <a:lnTo>
                                  <a:pt x="31" y="235"/>
                                </a:lnTo>
                                <a:lnTo>
                                  <a:pt x="41" y="245"/>
                                </a:lnTo>
                                <a:lnTo>
                                  <a:pt x="50" y="254"/>
                                </a:lnTo>
                                <a:lnTo>
                                  <a:pt x="62" y="264"/>
                                </a:lnTo>
                                <a:lnTo>
                                  <a:pt x="74" y="271"/>
                                </a:lnTo>
                                <a:lnTo>
                                  <a:pt x="86" y="276"/>
                                </a:lnTo>
                                <a:lnTo>
                                  <a:pt x="101" y="281"/>
                                </a:lnTo>
                                <a:lnTo>
                                  <a:pt x="113" y="285"/>
                                </a:lnTo>
                                <a:lnTo>
                                  <a:pt x="127" y="285"/>
                                </a:lnTo>
                                <a:lnTo>
                                  <a:pt x="141" y="288"/>
                                </a:lnTo>
                                <a:lnTo>
                                  <a:pt x="156" y="285"/>
                                </a:lnTo>
                                <a:lnTo>
                                  <a:pt x="170" y="285"/>
                                </a:lnTo>
                                <a:lnTo>
                                  <a:pt x="185" y="281"/>
                                </a:lnTo>
                                <a:lnTo>
                                  <a:pt x="199" y="276"/>
                                </a:lnTo>
                                <a:lnTo>
                                  <a:pt x="211" y="271"/>
                                </a:lnTo>
                                <a:lnTo>
                                  <a:pt x="223" y="264"/>
                                </a:lnTo>
                                <a:lnTo>
                                  <a:pt x="233" y="254"/>
                                </a:lnTo>
                                <a:lnTo>
                                  <a:pt x="244" y="245"/>
                                </a:lnTo>
                                <a:lnTo>
                                  <a:pt x="252" y="235"/>
                                </a:lnTo>
                                <a:lnTo>
                                  <a:pt x="261" y="223"/>
                                </a:lnTo>
                                <a:lnTo>
                                  <a:pt x="268" y="211"/>
                                </a:lnTo>
                                <a:lnTo>
                                  <a:pt x="273" y="199"/>
                                </a:lnTo>
                                <a:lnTo>
                                  <a:pt x="278" y="187"/>
                                </a:lnTo>
                                <a:lnTo>
                                  <a:pt x="283" y="173"/>
                                </a:lnTo>
                                <a:lnTo>
                                  <a:pt x="285" y="158"/>
                                </a:lnTo>
                                <a:lnTo>
                                  <a:pt x="285" y="144"/>
                                </a:lnTo>
                                <a:lnTo>
                                  <a:pt x="285" y="130"/>
                                </a:lnTo>
                                <a:lnTo>
                                  <a:pt x="283" y="115"/>
                                </a:lnTo>
                                <a:lnTo>
                                  <a:pt x="278" y="101"/>
                                </a:lnTo>
                                <a:lnTo>
                                  <a:pt x="273" y="89"/>
                                </a:lnTo>
                                <a:lnTo>
                                  <a:pt x="268" y="75"/>
                                </a:lnTo>
                                <a:lnTo>
                                  <a:pt x="261" y="63"/>
                                </a:lnTo>
                                <a:lnTo>
                                  <a:pt x="252" y="53"/>
                                </a:lnTo>
                                <a:lnTo>
                                  <a:pt x="244" y="43"/>
                                </a:lnTo>
                                <a:lnTo>
                                  <a:pt x="233" y="34"/>
                                </a:lnTo>
                                <a:lnTo>
                                  <a:pt x="223" y="24"/>
                                </a:lnTo>
                                <a:lnTo>
                                  <a:pt x="211" y="17"/>
                                </a:lnTo>
                                <a:lnTo>
                                  <a:pt x="199" y="12"/>
                                </a:lnTo>
                                <a:lnTo>
                                  <a:pt x="185" y="7"/>
                                </a:lnTo>
                                <a:lnTo>
                                  <a:pt x="170" y="3"/>
                                </a:lnTo>
                                <a:lnTo>
                                  <a:pt x="156" y="0"/>
                                </a:lnTo>
                                <a:lnTo>
                                  <a:pt x="141"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3" name="Rectangle 2116"/>
                        <wps:cNvSpPr>
                          <a:spLocks noChangeArrowheads="1"/>
                        </wps:cNvSpPr>
                        <wps:spPr bwMode="auto">
                          <a:xfrm>
                            <a:off x="2693" y="8455"/>
                            <a:ext cx="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043AF" w14:textId="77777777" w:rsidR="004D6677" w:rsidRDefault="004D6677" w:rsidP="007B58AF">
                              <w:r>
                                <w:rPr>
                                  <w:color w:val="000000"/>
                                  <w:sz w:val="16"/>
                                  <w:szCs w:val="16"/>
                                </w:rPr>
                                <w:t>2</w:t>
                              </w:r>
                            </w:p>
                          </w:txbxContent>
                        </wps:txbx>
                        <wps:bodyPr rot="0" vert="horz" wrap="square" lIns="0" tIns="0" rIns="0" bIns="0" anchor="t" anchorCtr="0" upright="1">
                          <a:noAutofit/>
                        </wps:bodyPr>
                      </wps:wsp>
                      <wps:wsp>
                        <wps:cNvPr id="2354" name="Rectangle 2117"/>
                        <wps:cNvSpPr>
                          <a:spLocks noChangeArrowheads="1"/>
                        </wps:cNvSpPr>
                        <wps:spPr bwMode="auto">
                          <a:xfrm>
                            <a:off x="2774" y="8415"/>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F3541" w14:textId="77777777" w:rsidR="004D6677" w:rsidRDefault="004D6677" w:rsidP="007B58AF">
                              <w:r>
                                <w:rPr>
                                  <w:color w:val="000000"/>
                                </w:rPr>
                                <w:t xml:space="preserve"> </w:t>
                              </w:r>
                            </w:p>
                          </w:txbxContent>
                        </wps:txbx>
                        <wps:bodyPr rot="0" vert="horz" wrap="square" lIns="0" tIns="0" rIns="0" bIns="0" anchor="t" anchorCtr="0" upright="1">
                          <a:noAutofit/>
                        </wps:bodyPr>
                      </wps:wsp>
                      <wps:wsp>
                        <wps:cNvPr id="2355" name="Freeform 2118"/>
                        <wps:cNvSpPr>
                          <a:spLocks/>
                        </wps:cNvSpPr>
                        <wps:spPr bwMode="auto">
                          <a:xfrm>
                            <a:off x="2810" y="9098"/>
                            <a:ext cx="285" cy="285"/>
                          </a:xfrm>
                          <a:custGeom>
                            <a:avLst/>
                            <a:gdLst>
                              <a:gd name="T0" fmla="*/ 129 w 285"/>
                              <a:gd name="T1" fmla="*/ 0 h 285"/>
                              <a:gd name="T2" fmla="*/ 101 w 285"/>
                              <a:gd name="T3" fmla="*/ 4 h 285"/>
                              <a:gd name="T4" fmla="*/ 74 w 285"/>
                              <a:gd name="T5" fmla="*/ 16 h 285"/>
                              <a:gd name="T6" fmla="*/ 53 w 285"/>
                              <a:gd name="T7" fmla="*/ 31 h 285"/>
                              <a:gd name="T8" fmla="*/ 33 w 285"/>
                              <a:gd name="T9" fmla="*/ 50 h 285"/>
                              <a:gd name="T10" fmla="*/ 17 w 285"/>
                              <a:gd name="T11" fmla="*/ 74 h 285"/>
                              <a:gd name="T12" fmla="*/ 7 w 285"/>
                              <a:gd name="T13" fmla="*/ 100 h 285"/>
                              <a:gd name="T14" fmla="*/ 0 w 285"/>
                              <a:gd name="T15" fmla="*/ 127 h 285"/>
                              <a:gd name="T16" fmla="*/ 0 w 285"/>
                              <a:gd name="T17" fmla="*/ 155 h 285"/>
                              <a:gd name="T18" fmla="*/ 7 w 285"/>
                              <a:gd name="T19" fmla="*/ 184 h 285"/>
                              <a:gd name="T20" fmla="*/ 17 w 285"/>
                              <a:gd name="T21" fmla="*/ 210 h 285"/>
                              <a:gd name="T22" fmla="*/ 33 w 285"/>
                              <a:gd name="T23" fmla="*/ 232 h 285"/>
                              <a:gd name="T24" fmla="*/ 53 w 285"/>
                              <a:gd name="T25" fmla="*/ 251 h 285"/>
                              <a:gd name="T26" fmla="*/ 74 w 285"/>
                              <a:gd name="T27" fmla="*/ 268 h 285"/>
                              <a:gd name="T28" fmla="*/ 101 w 285"/>
                              <a:gd name="T29" fmla="*/ 277 h 285"/>
                              <a:gd name="T30" fmla="*/ 129 w 285"/>
                              <a:gd name="T31" fmla="*/ 285 h 285"/>
                              <a:gd name="T32" fmla="*/ 158 w 285"/>
                              <a:gd name="T33" fmla="*/ 285 h 285"/>
                              <a:gd name="T34" fmla="*/ 184 w 285"/>
                              <a:gd name="T35" fmla="*/ 277 h 285"/>
                              <a:gd name="T36" fmla="*/ 211 w 285"/>
                              <a:gd name="T37" fmla="*/ 268 h 285"/>
                              <a:gd name="T38" fmla="*/ 235 w 285"/>
                              <a:gd name="T39" fmla="*/ 251 h 285"/>
                              <a:gd name="T40" fmla="*/ 254 w 285"/>
                              <a:gd name="T41" fmla="*/ 232 h 285"/>
                              <a:gd name="T42" fmla="*/ 268 w 285"/>
                              <a:gd name="T43" fmla="*/ 210 h 285"/>
                              <a:gd name="T44" fmla="*/ 280 w 285"/>
                              <a:gd name="T45" fmla="*/ 184 h 285"/>
                              <a:gd name="T46" fmla="*/ 285 w 285"/>
                              <a:gd name="T47" fmla="*/ 155 h 285"/>
                              <a:gd name="T48" fmla="*/ 285 w 285"/>
                              <a:gd name="T49" fmla="*/ 127 h 285"/>
                              <a:gd name="T50" fmla="*/ 280 w 285"/>
                              <a:gd name="T51" fmla="*/ 100 h 285"/>
                              <a:gd name="T52" fmla="*/ 268 w 285"/>
                              <a:gd name="T53" fmla="*/ 74 h 285"/>
                              <a:gd name="T54" fmla="*/ 254 w 285"/>
                              <a:gd name="T55" fmla="*/ 50 h 285"/>
                              <a:gd name="T56" fmla="*/ 235 w 285"/>
                              <a:gd name="T57" fmla="*/ 31 h 285"/>
                              <a:gd name="T58" fmla="*/ 211 w 285"/>
                              <a:gd name="T59" fmla="*/ 16 h 285"/>
                              <a:gd name="T60" fmla="*/ 184 w 285"/>
                              <a:gd name="T61" fmla="*/ 4 h 285"/>
                              <a:gd name="T62" fmla="*/ 158 w 285"/>
                              <a:gd name="T6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5" h="285">
                                <a:moveTo>
                                  <a:pt x="144" y="0"/>
                                </a:moveTo>
                                <a:lnTo>
                                  <a:pt x="129" y="0"/>
                                </a:lnTo>
                                <a:lnTo>
                                  <a:pt x="115" y="2"/>
                                </a:lnTo>
                                <a:lnTo>
                                  <a:pt x="101" y="4"/>
                                </a:lnTo>
                                <a:lnTo>
                                  <a:pt x="86" y="9"/>
                                </a:lnTo>
                                <a:lnTo>
                                  <a:pt x="74" y="16"/>
                                </a:lnTo>
                                <a:lnTo>
                                  <a:pt x="62" y="23"/>
                                </a:lnTo>
                                <a:lnTo>
                                  <a:pt x="53" y="31"/>
                                </a:lnTo>
                                <a:lnTo>
                                  <a:pt x="41" y="40"/>
                                </a:lnTo>
                                <a:lnTo>
                                  <a:pt x="33" y="50"/>
                                </a:lnTo>
                                <a:lnTo>
                                  <a:pt x="24" y="62"/>
                                </a:lnTo>
                                <a:lnTo>
                                  <a:pt x="17" y="74"/>
                                </a:lnTo>
                                <a:lnTo>
                                  <a:pt x="12" y="86"/>
                                </a:lnTo>
                                <a:lnTo>
                                  <a:pt x="7" y="100"/>
                                </a:lnTo>
                                <a:lnTo>
                                  <a:pt x="2" y="112"/>
                                </a:lnTo>
                                <a:lnTo>
                                  <a:pt x="0" y="127"/>
                                </a:lnTo>
                                <a:lnTo>
                                  <a:pt x="0" y="141"/>
                                </a:lnTo>
                                <a:lnTo>
                                  <a:pt x="0" y="155"/>
                                </a:lnTo>
                                <a:lnTo>
                                  <a:pt x="2" y="170"/>
                                </a:lnTo>
                                <a:lnTo>
                                  <a:pt x="7" y="184"/>
                                </a:lnTo>
                                <a:lnTo>
                                  <a:pt x="12" y="198"/>
                                </a:lnTo>
                                <a:lnTo>
                                  <a:pt x="17" y="210"/>
                                </a:lnTo>
                                <a:lnTo>
                                  <a:pt x="24" y="222"/>
                                </a:lnTo>
                                <a:lnTo>
                                  <a:pt x="33" y="232"/>
                                </a:lnTo>
                                <a:lnTo>
                                  <a:pt x="41" y="244"/>
                                </a:lnTo>
                                <a:lnTo>
                                  <a:pt x="53" y="251"/>
                                </a:lnTo>
                                <a:lnTo>
                                  <a:pt x="62" y="261"/>
                                </a:lnTo>
                                <a:lnTo>
                                  <a:pt x="74" y="268"/>
                                </a:lnTo>
                                <a:lnTo>
                                  <a:pt x="86" y="273"/>
                                </a:lnTo>
                                <a:lnTo>
                                  <a:pt x="101" y="277"/>
                                </a:lnTo>
                                <a:lnTo>
                                  <a:pt x="115" y="282"/>
                                </a:lnTo>
                                <a:lnTo>
                                  <a:pt x="129" y="285"/>
                                </a:lnTo>
                                <a:lnTo>
                                  <a:pt x="144" y="285"/>
                                </a:lnTo>
                                <a:lnTo>
                                  <a:pt x="158" y="285"/>
                                </a:lnTo>
                                <a:lnTo>
                                  <a:pt x="172" y="282"/>
                                </a:lnTo>
                                <a:lnTo>
                                  <a:pt x="184" y="277"/>
                                </a:lnTo>
                                <a:lnTo>
                                  <a:pt x="199" y="273"/>
                                </a:lnTo>
                                <a:lnTo>
                                  <a:pt x="211" y="268"/>
                                </a:lnTo>
                                <a:lnTo>
                                  <a:pt x="223" y="261"/>
                                </a:lnTo>
                                <a:lnTo>
                                  <a:pt x="235" y="251"/>
                                </a:lnTo>
                                <a:lnTo>
                                  <a:pt x="244" y="244"/>
                                </a:lnTo>
                                <a:lnTo>
                                  <a:pt x="254" y="232"/>
                                </a:lnTo>
                                <a:lnTo>
                                  <a:pt x="261" y="222"/>
                                </a:lnTo>
                                <a:lnTo>
                                  <a:pt x="268" y="210"/>
                                </a:lnTo>
                                <a:lnTo>
                                  <a:pt x="276" y="198"/>
                                </a:lnTo>
                                <a:lnTo>
                                  <a:pt x="280" y="184"/>
                                </a:lnTo>
                                <a:lnTo>
                                  <a:pt x="283" y="170"/>
                                </a:lnTo>
                                <a:lnTo>
                                  <a:pt x="285" y="155"/>
                                </a:lnTo>
                                <a:lnTo>
                                  <a:pt x="285" y="141"/>
                                </a:lnTo>
                                <a:lnTo>
                                  <a:pt x="285" y="127"/>
                                </a:lnTo>
                                <a:lnTo>
                                  <a:pt x="283" y="112"/>
                                </a:lnTo>
                                <a:lnTo>
                                  <a:pt x="280" y="100"/>
                                </a:lnTo>
                                <a:lnTo>
                                  <a:pt x="276" y="86"/>
                                </a:lnTo>
                                <a:lnTo>
                                  <a:pt x="268" y="74"/>
                                </a:lnTo>
                                <a:lnTo>
                                  <a:pt x="261" y="62"/>
                                </a:lnTo>
                                <a:lnTo>
                                  <a:pt x="254" y="50"/>
                                </a:lnTo>
                                <a:lnTo>
                                  <a:pt x="244" y="40"/>
                                </a:lnTo>
                                <a:lnTo>
                                  <a:pt x="235" y="31"/>
                                </a:lnTo>
                                <a:lnTo>
                                  <a:pt x="223" y="23"/>
                                </a:lnTo>
                                <a:lnTo>
                                  <a:pt x="211" y="16"/>
                                </a:lnTo>
                                <a:lnTo>
                                  <a:pt x="199" y="9"/>
                                </a:lnTo>
                                <a:lnTo>
                                  <a:pt x="184" y="4"/>
                                </a:lnTo>
                                <a:lnTo>
                                  <a:pt x="172" y="2"/>
                                </a:lnTo>
                                <a:lnTo>
                                  <a:pt x="158" y="0"/>
                                </a:lnTo>
                                <a:lnTo>
                                  <a:pt x="1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6" name="Freeform 2119"/>
                        <wps:cNvSpPr>
                          <a:spLocks/>
                        </wps:cNvSpPr>
                        <wps:spPr bwMode="auto">
                          <a:xfrm>
                            <a:off x="2810" y="9098"/>
                            <a:ext cx="285" cy="285"/>
                          </a:xfrm>
                          <a:custGeom>
                            <a:avLst/>
                            <a:gdLst>
                              <a:gd name="T0" fmla="*/ 129 w 285"/>
                              <a:gd name="T1" fmla="*/ 0 h 285"/>
                              <a:gd name="T2" fmla="*/ 101 w 285"/>
                              <a:gd name="T3" fmla="*/ 4 h 285"/>
                              <a:gd name="T4" fmla="*/ 74 w 285"/>
                              <a:gd name="T5" fmla="*/ 16 h 285"/>
                              <a:gd name="T6" fmla="*/ 53 w 285"/>
                              <a:gd name="T7" fmla="*/ 31 h 285"/>
                              <a:gd name="T8" fmla="*/ 33 w 285"/>
                              <a:gd name="T9" fmla="*/ 50 h 285"/>
                              <a:gd name="T10" fmla="*/ 17 w 285"/>
                              <a:gd name="T11" fmla="*/ 74 h 285"/>
                              <a:gd name="T12" fmla="*/ 7 w 285"/>
                              <a:gd name="T13" fmla="*/ 100 h 285"/>
                              <a:gd name="T14" fmla="*/ 0 w 285"/>
                              <a:gd name="T15" fmla="*/ 127 h 285"/>
                              <a:gd name="T16" fmla="*/ 0 w 285"/>
                              <a:gd name="T17" fmla="*/ 155 h 285"/>
                              <a:gd name="T18" fmla="*/ 7 w 285"/>
                              <a:gd name="T19" fmla="*/ 184 h 285"/>
                              <a:gd name="T20" fmla="*/ 17 w 285"/>
                              <a:gd name="T21" fmla="*/ 210 h 285"/>
                              <a:gd name="T22" fmla="*/ 33 w 285"/>
                              <a:gd name="T23" fmla="*/ 232 h 285"/>
                              <a:gd name="T24" fmla="*/ 53 w 285"/>
                              <a:gd name="T25" fmla="*/ 251 h 285"/>
                              <a:gd name="T26" fmla="*/ 74 w 285"/>
                              <a:gd name="T27" fmla="*/ 268 h 285"/>
                              <a:gd name="T28" fmla="*/ 101 w 285"/>
                              <a:gd name="T29" fmla="*/ 277 h 285"/>
                              <a:gd name="T30" fmla="*/ 129 w 285"/>
                              <a:gd name="T31" fmla="*/ 285 h 285"/>
                              <a:gd name="T32" fmla="*/ 158 w 285"/>
                              <a:gd name="T33" fmla="*/ 285 h 285"/>
                              <a:gd name="T34" fmla="*/ 184 w 285"/>
                              <a:gd name="T35" fmla="*/ 277 h 285"/>
                              <a:gd name="T36" fmla="*/ 211 w 285"/>
                              <a:gd name="T37" fmla="*/ 268 h 285"/>
                              <a:gd name="T38" fmla="*/ 235 w 285"/>
                              <a:gd name="T39" fmla="*/ 251 h 285"/>
                              <a:gd name="T40" fmla="*/ 254 w 285"/>
                              <a:gd name="T41" fmla="*/ 232 h 285"/>
                              <a:gd name="T42" fmla="*/ 268 w 285"/>
                              <a:gd name="T43" fmla="*/ 210 h 285"/>
                              <a:gd name="T44" fmla="*/ 280 w 285"/>
                              <a:gd name="T45" fmla="*/ 184 h 285"/>
                              <a:gd name="T46" fmla="*/ 285 w 285"/>
                              <a:gd name="T47" fmla="*/ 155 h 285"/>
                              <a:gd name="T48" fmla="*/ 285 w 285"/>
                              <a:gd name="T49" fmla="*/ 127 h 285"/>
                              <a:gd name="T50" fmla="*/ 280 w 285"/>
                              <a:gd name="T51" fmla="*/ 100 h 285"/>
                              <a:gd name="T52" fmla="*/ 268 w 285"/>
                              <a:gd name="T53" fmla="*/ 74 h 285"/>
                              <a:gd name="T54" fmla="*/ 254 w 285"/>
                              <a:gd name="T55" fmla="*/ 50 h 285"/>
                              <a:gd name="T56" fmla="*/ 235 w 285"/>
                              <a:gd name="T57" fmla="*/ 31 h 285"/>
                              <a:gd name="T58" fmla="*/ 211 w 285"/>
                              <a:gd name="T59" fmla="*/ 16 h 285"/>
                              <a:gd name="T60" fmla="*/ 184 w 285"/>
                              <a:gd name="T61" fmla="*/ 4 h 285"/>
                              <a:gd name="T62" fmla="*/ 158 w 285"/>
                              <a:gd name="T6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5" h="285">
                                <a:moveTo>
                                  <a:pt x="144" y="0"/>
                                </a:moveTo>
                                <a:lnTo>
                                  <a:pt x="129" y="0"/>
                                </a:lnTo>
                                <a:lnTo>
                                  <a:pt x="115" y="2"/>
                                </a:lnTo>
                                <a:lnTo>
                                  <a:pt x="101" y="4"/>
                                </a:lnTo>
                                <a:lnTo>
                                  <a:pt x="86" y="9"/>
                                </a:lnTo>
                                <a:lnTo>
                                  <a:pt x="74" y="16"/>
                                </a:lnTo>
                                <a:lnTo>
                                  <a:pt x="62" y="23"/>
                                </a:lnTo>
                                <a:lnTo>
                                  <a:pt x="53" y="31"/>
                                </a:lnTo>
                                <a:lnTo>
                                  <a:pt x="41" y="40"/>
                                </a:lnTo>
                                <a:lnTo>
                                  <a:pt x="33" y="50"/>
                                </a:lnTo>
                                <a:lnTo>
                                  <a:pt x="24" y="62"/>
                                </a:lnTo>
                                <a:lnTo>
                                  <a:pt x="17" y="74"/>
                                </a:lnTo>
                                <a:lnTo>
                                  <a:pt x="12" y="86"/>
                                </a:lnTo>
                                <a:lnTo>
                                  <a:pt x="7" y="100"/>
                                </a:lnTo>
                                <a:lnTo>
                                  <a:pt x="2" y="112"/>
                                </a:lnTo>
                                <a:lnTo>
                                  <a:pt x="0" y="127"/>
                                </a:lnTo>
                                <a:lnTo>
                                  <a:pt x="0" y="141"/>
                                </a:lnTo>
                                <a:lnTo>
                                  <a:pt x="0" y="155"/>
                                </a:lnTo>
                                <a:lnTo>
                                  <a:pt x="2" y="170"/>
                                </a:lnTo>
                                <a:lnTo>
                                  <a:pt x="7" y="184"/>
                                </a:lnTo>
                                <a:lnTo>
                                  <a:pt x="12" y="198"/>
                                </a:lnTo>
                                <a:lnTo>
                                  <a:pt x="17" y="210"/>
                                </a:lnTo>
                                <a:lnTo>
                                  <a:pt x="24" y="222"/>
                                </a:lnTo>
                                <a:lnTo>
                                  <a:pt x="33" y="232"/>
                                </a:lnTo>
                                <a:lnTo>
                                  <a:pt x="41" y="244"/>
                                </a:lnTo>
                                <a:lnTo>
                                  <a:pt x="53" y="251"/>
                                </a:lnTo>
                                <a:lnTo>
                                  <a:pt x="62" y="261"/>
                                </a:lnTo>
                                <a:lnTo>
                                  <a:pt x="74" y="268"/>
                                </a:lnTo>
                                <a:lnTo>
                                  <a:pt x="86" y="273"/>
                                </a:lnTo>
                                <a:lnTo>
                                  <a:pt x="101" y="277"/>
                                </a:lnTo>
                                <a:lnTo>
                                  <a:pt x="115" y="282"/>
                                </a:lnTo>
                                <a:lnTo>
                                  <a:pt x="129" y="285"/>
                                </a:lnTo>
                                <a:lnTo>
                                  <a:pt x="144" y="285"/>
                                </a:lnTo>
                                <a:lnTo>
                                  <a:pt x="158" y="285"/>
                                </a:lnTo>
                                <a:lnTo>
                                  <a:pt x="172" y="282"/>
                                </a:lnTo>
                                <a:lnTo>
                                  <a:pt x="184" y="277"/>
                                </a:lnTo>
                                <a:lnTo>
                                  <a:pt x="199" y="273"/>
                                </a:lnTo>
                                <a:lnTo>
                                  <a:pt x="211" y="268"/>
                                </a:lnTo>
                                <a:lnTo>
                                  <a:pt x="223" y="261"/>
                                </a:lnTo>
                                <a:lnTo>
                                  <a:pt x="235" y="251"/>
                                </a:lnTo>
                                <a:lnTo>
                                  <a:pt x="244" y="244"/>
                                </a:lnTo>
                                <a:lnTo>
                                  <a:pt x="254" y="232"/>
                                </a:lnTo>
                                <a:lnTo>
                                  <a:pt x="261" y="222"/>
                                </a:lnTo>
                                <a:lnTo>
                                  <a:pt x="268" y="210"/>
                                </a:lnTo>
                                <a:lnTo>
                                  <a:pt x="276" y="198"/>
                                </a:lnTo>
                                <a:lnTo>
                                  <a:pt x="280" y="184"/>
                                </a:lnTo>
                                <a:lnTo>
                                  <a:pt x="283" y="170"/>
                                </a:lnTo>
                                <a:lnTo>
                                  <a:pt x="285" y="155"/>
                                </a:lnTo>
                                <a:lnTo>
                                  <a:pt x="285" y="141"/>
                                </a:lnTo>
                                <a:lnTo>
                                  <a:pt x="285" y="127"/>
                                </a:lnTo>
                                <a:lnTo>
                                  <a:pt x="283" y="112"/>
                                </a:lnTo>
                                <a:lnTo>
                                  <a:pt x="280" y="100"/>
                                </a:lnTo>
                                <a:lnTo>
                                  <a:pt x="276" y="86"/>
                                </a:lnTo>
                                <a:lnTo>
                                  <a:pt x="268" y="74"/>
                                </a:lnTo>
                                <a:lnTo>
                                  <a:pt x="261" y="62"/>
                                </a:lnTo>
                                <a:lnTo>
                                  <a:pt x="254" y="50"/>
                                </a:lnTo>
                                <a:lnTo>
                                  <a:pt x="244" y="40"/>
                                </a:lnTo>
                                <a:lnTo>
                                  <a:pt x="235" y="31"/>
                                </a:lnTo>
                                <a:lnTo>
                                  <a:pt x="223" y="23"/>
                                </a:lnTo>
                                <a:lnTo>
                                  <a:pt x="211" y="16"/>
                                </a:lnTo>
                                <a:lnTo>
                                  <a:pt x="199" y="9"/>
                                </a:lnTo>
                                <a:lnTo>
                                  <a:pt x="184" y="4"/>
                                </a:lnTo>
                                <a:lnTo>
                                  <a:pt x="172" y="2"/>
                                </a:lnTo>
                                <a:lnTo>
                                  <a:pt x="158" y="0"/>
                                </a:lnTo>
                                <a:lnTo>
                                  <a:pt x="144"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7" name="Rectangle 2120"/>
                        <wps:cNvSpPr>
                          <a:spLocks noChangeArrowheads="1"/>
                        </wps:cNvSpPr>
                        <wps:spPr bwMode="auto">
                          <a:xfrm>
                            <a:off x="2903" y="9150"/>
                            <a:ext cx="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A658A" w14:textId="77777777" w:rsidR="004D6677" w:rsidRDefault="004D6677" w:rsidP="007B58AF">
                              <w:r>
                                <w:rPr>
                                  <w:color w:val="000000"/>
                                  <w:sz w:val="16"/>
                                  <w:szCs w:val="16"/>
                                </w:rPr>
                                <w:t>3</w:t>
                              </w:r>
                            </w:p>
                          </w:txbxContent>
                        </wps:txbx>
                        <wps:bodyPr rot="0" vert="horz" wrap="square" lIns="0" tIns="0" rIns="0" bIns="0" anchor="t" anchorCtr="0" upright="1">
                          <a:noAutofit/>
                        </wps:bodyPr>
                      </wps:wsp>
                      <wps:wsp>
                        <wps:cNvPr id="2358" name="Rectangle 2121"/>
                        <wps:cNvSpPr>
                          <a:spLocks noChangeArrowheads="1"/>
                        </wps:cNvSpPr>
                        <wps:spPr bwMode="auto">
                          <a:xfrm>
                            <a:off x="2985" y="9110"/>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AEE10" w14:textId="77777777" w:rsidR="004D6677" w:rsidRDefault="004D6677" w:rsidP="007B58AF">
                              <w:r>
                                <w:rPr>
                                  <w:color w:val="000000"/>
                                </w:rPr>
                                <w:t xml:space="preserve"> </w:t>
                              </w:r>
                            </w:p>
                          </w:txbxContent>
                        </wps:txbx>
                        <wps:bodyPr rot="0" vert="horz" wrap="square" lIns="0" tIns="0" rIns="0" bIns="0" anchor="t" anchorCtr="0" upright="1">
                          <a:noAutofit/>
                        </wps:bodyPr>
                      </wps:wsp>
                      <wps:wsp>
                        <wps:cNvPr id="2359" name="Freeform 2122"/>
                        <wps:cNvSpPr>
                          <a:spLocks/>
                        </wps:cNvSpPr>
                        <wps:spPr bwMode="auto">
                          <a:xfrm>
                            <a:off x="5981" y="10094"/>
                            <a:ext cx="287" cy="285"/>
                          </a:xfrm>
                          <a:custGeom>
                            <a:avLst/>
                            <a:gdLst>
                              <a:gd name="T0" fmla="*/ 129 w 287"/>
                              <a:gd name="T1" fmla="*/ 0 h 285"/>
                              <a:gd name="T2" fmla="*/ 100 w 287"/>
                              <a:gd name="T3" fmla="*/ 5 h 285"/>
                              <a:gd name="T4" fmla="*/ 76 w 287"/>
                              <a:gd name="T5" fmla="*/ 17 h 285"/>
                              <a:gd name="T6" fmla="*/ 52 w 287"/>
                              <a:gd name="T7" fmla="*/ 31 h 285"/>
                              <a:gd name="T8" fmla="*/ 33 w 287"/>
                              <a:gd name="T9" fmla="*/ 53 h 285"/>
                              <a:gd name="T10" fmla="*/ 16 w 287"/>
                              <a:gd name="T11" fmla="*/ 75 h 285"/>
                              <a:gd name="T12" fmla="*/ 7 w 287"/>
                              <a:gd name="T13" fmla="*/ 101 h 285"/>
                              <a:gd name="T14" fmla="*/ 2 w 287"/>
                              <a:gd name="T15" fmla="*/ 130 h 285"/>
                              <a:gd name="T16" fmla="*/ 2 w 287"/>
                              <a:gd name="T17" fmla="*/ 158 h 285"/>
                              <a:gd name="T18" fmla="*/ 7 w 287"/>
                              <a:gd name="T19" fmla="*/ 185 h 285"/>
                              <a:gd name="T20" fmla="*/ 16 w 287"/>
                              <a:gd name="T21" fmla="*/ 211 h 285"/>
                              <a:gd name="T22" fmla="*/ 33 w 287"/>
                              <a:gd name="T23" fmla="*/ 235 h 285"/>
                              <a:gd name="T24" fmla="*/ 52 w 287"/>
                              <a:gd name="T25" fmla="*/ 254 h 285"/>
                              <a:gd name="T26" fmla="*/ 76 w 287"/>
                              <a:gd name="T27" fmla="*/ 269 h 285"/>
                              <a:gd name="T28" fmla="*/ 100 w 287"/>
                              <a:gd name="T29" fmla="*/ 281 h 285"/>
                              <a:gd name="T30" fmla="*/ 129 w 287"/>
                              <a:gd name="T31" fmla="*/ 285 h 285"/>
                              <a:gd name="T32" fmla="*/ 158 w 287"/>
                              <a:gd name="T33" fmla="*/ 285 h 285"/>
                              <a:gd name="T34" fmla="*/ 187 w 287"/>
                              <a:gd name="T35" fmla="*/ 281 h 285"/>
                              <a:gd name="T36" fmla="*/ 213 w 287"/>
                              <a:gd name="T37" fmla="*/ 269 h 285"/>
                              <a:gd name="T38" fmla="*/ 234 w 287"/>
                              <a:gd name="T39" fmla="*/ 254 h 285"/>
                              <a:gd name="T40" fmla="*/ 254 w 287"/>
                              <a:gd name="T41" fmla="*/ 235 h 285"/>
                              <a:gd name="T42" fmla="*/ 270 w 287"/>
                              <a:gd name="T43" fmla="*/ 211 h 285"/>
                              <a:gd name="T44" fmla="*/ 280 w 287"/>
                              <a:gd name="T45" fmla="*/ 185 h 285"/>
                              <a:gd name="T46" fmla="*/ 285 w 287"/>
                              <a:gd name="T47" fmla="*/ 158 h 285"/>
                              <a:gd name="T48" fmla="*/ 285 w 287"/>
                              <a:gd name="T49" fmla="*/ 130 h 285"/>
                              <a:gd name="T50" fmla="*/ 280 w 287"/>
                              <a:gd name="T51" fmla="*/ 101 h 285"/>
                              <a:gd name="T52" fmla="*/ 270 w 287"/>
                              <a:gd name="T53" fmla="*/ 75 h 285"/>
                              <a:gd name="T54" fmla="*/ 254 w 287"/>
                              <a:gd name="T55" fmla="*/ 53 h 285"/>
                              <a:gd name="T56" fmla="*/ 234 w 287"/>
                              <a:gd name="T57" fmla="*/ 31 h 285"/>
                              <a:gd name="T58" fmla="*/ 213 w 287"/>
                              <a:gd name="T59" fmla="*/ 17 h 285"/>
                              <a:gd name="T60" fmla="*/ 187 w 287"/>
                              <a:gd name="T61" fmla="*/ 5 h 285"/>
                              <a:gd name="T62" fmla="*/ 158 w 287"/>
                              <a:gd name="T6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7" h="285">
                                <a:moveTo>
                                  <a:pt x="143" y="0"/>
                                </a:moveTo>
                                <a:lnTo>
                                  <a:pt x="129" y="0"/>
                                </a:lnTo>
                                <a:lnTo>
                                  <a:pt x="115" y="3"/>
                                </a:lnTo>
                                <a:lnTo>
                                  <a:pt x="100" y="5"/>
                                </a:lnTo>
                                <a:lnTo>
                                  <a:pt x="88" y="10"/>
                                </a:lnTo>
                                <a:lnTo>
                                  <a:pt x="76" y="17"/>
                                </a:lnTo>
                                <a:lnTo>
                                  <a:pt x="64" y="24"/>
                                </a:lnTo>
                                <a:lnTo>
                                  <a:pt x="52" y="31"/>
                                </a:lnTo>
                                <a:lnTo>
                                  <a:pt x="43" y="41"/>
                                </a:lnTo>
                                <a:lnTo>
                                  <a:pt x="33" y="53"/>
                                </a:lnTo>
                                <a:lnTo>
                                  <a:pt x="24" y="63"/>
                                </a:lnTo>
                                <a:lnTo>
                                  <a:pt x="16" y="75"/>
                                </a:lnTo>
                                <a:lnTo>
                                  <a:pt x="12" y="87"/>
                                </a:lnTo>
                                <a:lnTo>
                                  <a:pt x="7" y="101"/>
                                </a:lnTo>
                                <a:lnTo>
                                  <a:pt x="2" y="115"/>
                                </a:lnTo>
                                <a:lnTo>
                                  <a:pt x="2" y="130"/>
                                </a:lnTo>
                                <a:lnTo>
                                  <a:pt x="0" y="144"/>
                                </a:lnTo>
                                <a:lnTo>
                                  <a:pt x="2" y="158"/>
                                </a:lnTo>
                                <a:lnTo>
                                  <a:pt x="2" y="173"/>
                                </a:lnTo>
                                <a:lnTo>
                                  <a:pt x="7" y="185"/>
                                </a:lnTo>
                                <a:lnTo>
                                  <a:pt x="12" y="199"/>
                                </a:lnTo>
                                <a:lnTo>
                                  <a:pt x="16" y="211"/>
                                </a:lnTo>
                                <a:lnTo>
                                  <a:pt x="24" y="223"/>
                                </a:lnTo>
                                <a:lnTo>
                                  <a:pt x="33" y="235"/>
                                </a:lnTo>
                                <a:lnTo>
                                  <a:pt x="43" y="245"/>
                                </a:lnTo>
                                <a:lnTo>
                                  <a:pt x="52" y="254"/>
                                </a:lnTo>
                                <a:lnTo>
                                  <a:pt x="64" y="261"/>
                                </a:lnTo>
                                <a:lnTo>
                                  <a:pt x="76" y="269"/>
                                </a:lnTo>
                                <a:lnTo>
                                  <a:pt x="88" y="276"/>
                                </a:lnTo>
                                <a:lnTo>
                                  <a:pt x="100" y="281"/>
                                </a:lnTo>
                                <a:lnTo>
                                  <a:pt x="115" y="283"/>
                                </a:lnTo>
                                <a:lnTo>
                                  <a:pt x="129" y="285"/>
                                </a:lnTo>
                                <a:lnTo>
                                  <a:pt x="143" y="285"/>
                                </a:lnTo>
                                <a:lnTo>
                                  <a:pt x="158" y="285"/>
                                </a:lnTo>
                                <a:lnTo>
                                  <a:pt x="172" y="283"/>
                                </a:lnTo>
                                <a:lnTo>
                                  <a:pt x="187" y="281"/>
                                </a:lnTo>
                                <a:lnTo>
                                  <a:pt x="199" y="276"/>
                                </a:lnTo>
                                <a:lnTo>
                                  <a:pt x="213" y="269"/>
                                </a:lnTo>
                                <a:lnTo>
                                  <a:pt x="223" y="261"/>
                                </a:lnTo>
                                <a:lnTo>
                                  <a:pt x="234" y="254"/>
                                </a:lnTo>
                                <a:lnTo>
                                  <a:pt x="244" y="245"/>
                                </a:lnTo>
                                <a:lnTo>
                                  <a:pt x="254" y="235"/>
                                </a:lnTo>
                                <a:lnTo>
                                  <a:pt x="263" y="223"/>
                                </a:lnTo>
                                <a:lnTo>
                                  <a:pt x="270" y="211"/>
                                </a:lnTo>
                                <a:lnTo>
                                  <a:pt x="275" y="199"/>
                                </a:lnTo>
                                <a:lnTo>
                                  <a:pt x="280" y="185"/>
                                </a:lnTo>
                                <a:lnTo>
                                  <a:pt x="285" y="173"/>
                                </a:lnTo>
                                <a:lnTo>
                                  <a:pt x="285" y="158"/>
                                </a:lnTo>
                                <a:lnTo>
                                  <a:pt x="287" y="144"/>
                                </a:lnTo>
                                <a:lnTo>
                                  <a:pt x="285" y="130"/>
                                </a:lnTo>
                                <a:lnTo>
                                  <a:pt x="285" y="115"/>
                                </a:lnTo>
                                <a:lnTo>
                                  <a:pt x="280" y="101"/>
                                </a:lnTo>
                                <a:lnTo>
                                  <a:pt x="275" y="87"/>
                                </a:lnTo>
                                <a:lnTo>
                                  <a:pt x="270" y="75"/>
                                </a:lnTo>
                                <a:lnTo>
                                  <a:pt x="263" y="63"/>
                                </a:lnTo>
                                <a:lnTo>
                                  <a:pt x="254" y="53"/>
                                </a:lnTo>
                                <a:lnTo>
                                  <a:pt x="244" y="41"/>
                                </a:lnTo>
                                <a:lnTo>
                                  <a:pt x="234" y="31"/>
                                </a:lnTo>
                                <a:lnTo>
                                  <a:pt x="223" y="24"/>
                                </a:lnTo>
                                <a:lnTo>
                                  <a:pt x="213" y="17"/>
                                </a:lnTo>
                                <a:lnTo>
                                  <a:pt x="199" y="10"/>
                                </a:lnTo>
                                <a:lnTo>
                                  <a:pt x="187" y="5"/>
                                </a:lnTo>
                                <a:lnTo>
                                  <a:pt x="172" y="3"/>
                                </a:lnTo>
                                <a:lnTo>
                                  <a:pt x="158" y="0"/>
                                </a:lnTo>
                                <a:lnTo>
                                  <a:pt x="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0" name="Freeform 2123"/>
                        <wps:cNvSpPr>
                          <a:spLocks/>
                        </wps:cNvSpPr>
                        <wps:spPr bwMode="auto">
                          <a:xfrm>
                            <a:off x="5981" y="10094"/>
                            <a:ext cx="287" cy="285"/>
                          </a:xfrm>
                          <a:custGeom>
                            <a:avLst/>
                            <a:gdLst>
                              <a:gd name="T0" fmla="*/ 129 w 287"/>
                              <a:gd name="T1" fmla="*/ 0 h 285"/>
                              <a:gd name="T2" fmla="*/ 100 w 287"/>
                              <a:gd name="T3" fmla="*/ 5 h 285"/>
                              <a:gd name="T4" fmla="*/ 76 w 287"/>
                              <a:gd name="T5" fmla="*/ 17 h 285"/>
                              <a:gd name="T6" fmla="*/ 52 w 287"/>
                              <a:gd name="T7" fmla="*/ 31 h 285"/>
                              <a:gd name="T8" fmla="*/ 33 w 287"/>
                              <a:gd name="T9" fmla="*/ 53 h 285"/>
                              <a:gd name="T10" fmla="*/ 16 w 287"/>
                              <a:gd name="T11" fmla="*/ 75 h 285"/>
                              <a:gd name="T12" fmla="*/ 7 w 287"/>
                              <a:gd name="T13" fmla="*/ 101 h 285"/>
                              <a:gd name="T14" fmla="*/ 2 w 287"/>
                              <a:gd name="T15" fmla="*/ 130 h 285"/>
                              <a:gd name="T16" fmla="*/ 2 w 287"/>
                              <a:gd name="T17" fmla="*/ 158 h 285"/>
                              <a:gd name="T18" fmla="*/ 7 w 287"/>
                              <a:gd name="T19" fmla="*/ 185 h 285"/>
                              <a:gd name="T20" fmla="*/ 16 w 287"/>
                              <a:gd name="T21" fmla="*/ 211 h 285"/>
                              <a:gd name="T22" fmla="*/ 33 w 287"/>
                              <a:gd name="T23" fmla="*/ 235 h 285"/>
                              <a:gd name="T24" fmla="*/ 52 w 287"/>
                              <a:gd name="T25" fmla="*/ 254 h 285"/>
                              <a:gd name="T26" fmla="*/ 76 w 287"/>
                              <a:gd name="T27" fmla="*/ 269 h 285"/>
                              <a:gd name="T28" fmla="*/ 100 w 287"/>
                              <a:gd name="T29" fmla="*/ 281 h 285"/>
                              <a:gd name="T30" fmla="*/ 129 w 287"/>
                              <a:gd name="T31" fmla="*/ 285 h 285"/>
                              <a:gd name="T32" fmla="*/ 158 w 287"/>
                              <a:gd name="T33" fmla="*/ 285 h 285"/>
                              <a:gd name="T34" fmla="*/ 187 w 287"/>
                              <a:gd name="T35" fmla="*/ 281 h 285"/>
                              <a:gd name="T36" fmla="*/ 213 w 287"/>
                              <a:gd name="T37" fmla="*/ 269 h 285"/>
                              <a:gd name="T38" fmla="*/ 234 w 287"/>
                              <a:gd name="T39" fmla="*/ 254 h 285"/>
                              <a:gd name="T40" fmla="*/ 254 w 287"/>
                              <a:gd name="T41" fmla="*/ 235 h 285"/>
                              <a:gd name="T42" fmla="*/ 270 w 287"/>
                              <a:gd name="T43" fmla="*/ 211 h 285"/>
                              <a:gd name="T44" fmla="*/ 280 w 287"/>
                              <a:gd name="T45" fmla="*/ 185 h 285"/>
                              <a:gd name="T46" fmla="*/ 285 w 287"/>
                              <a:gd name="T47" fmla="*/ 158 h 285"/>
                              <a:gd name="T48" fmla="*/ 285 w 287"/>
                              <a:gd name="T49" fmla="*/ 130 h 285"/>
                              <a:gd name="T50" fmla="*/ 280 w 287"/>
                              <a:gd name="T51" fmla="*/ 101 h 285"/>
                              <a:gd name="T52" fmla="*/ 270 w 287"/>
                              <a:gd name="T53" fmla="*/ 75 h 285"/>
                              <a:gd name="T54" fmla="*/ 254 w 287"/>
                              <a:gd name="T55" fmla="*/ 53 h 285"/>
                              <a:gd name="T56" fmla="*/ 234 w 287"/>
                              <a:gd name="T57" fmla="*/ 31 h 285"/>
                              <a:gd name="T58" fmla="*/ 213 w 287"/>
                              <a:gd name="T59" fmla="*/ 17 h 285"/>
                              <a:gd name="T60" fmla="*/ 187 w 287"/>
                              <a:gd name="T61" fmla="*/ 5 h 285"/>
                              <a:gd name="T62" fmla="*/ 158 w 287"/>
                              <a:gd name="T6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7" h="285">
                                <a:moveTo>
                                  <a:pt x="143" y="0"/>
                                </a:moveTo>
                                <a:lnTo>
                                  <a:pt x="129" y="0"/>
                                </a:lnTo>
                                <a:lnTo>
                                  <a:pt x="115" y="3"/>
                                </a:lnTo>
                                <a:lnTo>
                                  <a:pt x="100" y="5"/>
                                </a:lnTo>
                                <a:lnTo>
                                  <a:pt x="88" y="10"/>
                                </a:lnTo>
                                <a:lnTo>
                                  <a:pt x="76" y="17"/>
                                </a:lnTo>
                                <a:lnTo>
                                  <a:pt x="64" y="24"/>
                                </a:lnTo>
                                <a:lnTo>
                                  <a:pt x="52" y="31"/>
                                </a:lnTo>
                                <a:lnTo>
                                  <a:pt x="43" y="41"/>
                                </a:lnTo>
                                <a:lnTo>
                                  <a:pt x="33" y="53"/>
                                </a:lnTo>
                                <a:lnTo>
                                  <a:pt x="24" y="63"/>
                                </a:lnTo>
                                <a:lnTo>
                                  <a:pt x="16" y="75"/>
                                </a:lnTo>
                                <a:lnTo>
                                  <a:pt x="12" y="87"/>
                                </a:lnTo>
                                <a:lnTo>
                                  <a:pt x="7" y="101"/>
                                </a:lnTo>
                                <a:lnTo>
                                  <a:pt x="2" y="115"/>
                                </a:lnTo>
                                <a:lnTo>
                                  <a:pt x="2" y="130"/>
                                </a:lnTo>
                                <a:lnTo>
                                  <a:pt x="0" y="144"/>
                                </a:lnTo>
                                <a:lnTo>
                                  <a:pt x="2" y="158"/>
                                </a:lnTo>
                                <a:lnTo>
                                  <a:pt x="2" y="173"/>
                                </a:lnTo>
                                <a:lnTo>
                                  <a:pt x="7" y="185"/>
                                </a:lnTo>
                                <a:lnTo>
                                  <a:pt x="12" y="199"/>
                                </a:lnTo>
                                <a:lnTo>
                                  <a:pt x="16" y="211"/>
                                </a:lnTo>
                                <a:lnTo>
                                  <a:pt x="24" y="223"/>
                                </a:lnTo>
                                <a:lnTo>
                                  <a:pt x="33" y="235"/>
                                </a:lnTo>
                                <a:lnTo>
                                  <a:pt x="43" y="245"/>
                                </a:lnTo>
                                <a:lnTo>
                                  <a:pt x="52" y="254"/>
                                </a:lnTo>
                                <a:lnTo>
                                  <a:pt x="64" y="261"/>
                                </a:lnTo>
                                <a:lnTo>
                                  <a:pt x="76" y="269"/>
                                </a:lnTo>
                                <a:lnTo>
                                  <a:pt x="88" y="276"/>
                                </a:lnTo>
                                <a:lnTo>
                                  <a:pt x="100" y="281"/>
                                </a:lnTo>
                                <a:lnTo>
                                  <a:pt x="115" y="283"/>
                                </a:lnTo>
                                <a:lnTo>
                                  <a:pt x="129" y="285"/>
                                </a:lnTo>
                                <a:lnTo>
                                  <a:pt x="143" y="285"/>
                                </a:lnTo>
                                <a:lnTo>
                                  <a:pt x="158" y="285"/>
                                </a:lnTo>
                                <a:lnTo>
                                  <a:pt x="172" y="283"/>
                                </a:lnTo>
                                <a:lnTo>
                                  <a:pt x="187" y="281"/>
                                </a:lnTo>
                                <a:lnTo>
                                  <a:pt x="199" y="276"/>
                                </a:lnTo>
                                <a:lnTo>
                                  <a:pt x="213" y="269"/>
                                </a:lnTo>
                                <a:lnTo>
                                  <a:pt x="223" y="261"/>
                                </a:lnTo>
                                <a:lnTo>
                                  <a:pt x="234" y="254"/>
                                </a:lnTo>
                                <a:lnTo>
                                  <a:pt x="244" y="245"/>
                                </a:lnTo>
                                <a:lnTo>
                                  <a:pt x="254" y="235"/>
                                </a:lnTo>
                                <a:lnTo>
                                  <a:pt x="263" y="223"/>
                                </a:lnTo>
                                <a:lnTo>
                                  <a:pt x="270" y="211"/>
                                </a:lnTo>
                                <a:lnTo>
                                  <a:pt x="275" y="199"/>
                                </a:lnTo>
                                <a:lnTo>
                                  <a:pt x="280" y="185"/>
                                </a:lnTo>
                                <a:lnTo>
                                  <a:pt x="285" y="173"/>
                                </a:lnTo>
                                <a:lnTo>
                                  <a:pt x="285" y="158"/>
                                </a:lnTo>
                                <a:lnTo>
                                  <a:pt x="287" y="144"/>
                                </a:lnTo>
                                <a:lnTo>
                                  <a:pt x="285" y="130"/>
                                </a:lnTo>
                                <a:lnTo>
                                  <a:pt x="285" y="115"/>
                                </a:lnTo>
                                <a:lnTo>
                                  <a:pt x="280" y="101"/>
                                </a:lnTo>
                                <a:lnTo>
                                  <a:pt x="275" y="87"/>
                                </a:lnTo>
                                <a:lnTo>
                                  <a:pt x="270" y="75"/>
                                </a:lnTo>
                                <a:lnTo>
                                  <a:pt x="263" y="63"/>
                                </a:lnTo>
                                <a:lnTo>
                                  <a:pt x="254" y="53"/>
                                </a:lnTo>
                                <a:lnTo>
                                  <a:pt x="244" y="41"/>
                                </a:lnTo>
                                <a:lnTo>
                                  <a:pt x="234" y="31"/>
                                </a:lnTo>
                                <a:lnTo>
                                  <a:pt x="223" y="24"/>
                                </a:lnTo>
                                <a:lnTo>
                                  <a:pt x="213" y="17"/>
                                </a:lnTo>
                                <a:lnTo>
                                  <a:pt x="199" y="10"/>
                                </a:lnTo>
                                <a:lnTo>
                                  <a:pt x="187" y="5"/>
                                </a:lnTo>
                                <a:lnTo>
                                  <a:pt x="172" y="3"/>
                                </a:lnTo>
                                <a:lnTo>
                                  <a:pt x="158" y="0"/>
                                </a:lnTo>
                                <a:lnTo>
                                  <a:pt x="143"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1" name="Rectangle 2124"/>
                        <wps:cNvSpPr>
                          <a:spLocks noChangeArrowheads="1"/>
                        </wps:cNvSpPr>
                        <wps:spPr bwMode="auto">
                          <a:xfrm>
                            <a:off x="6076" y="10149"/>
                            <a:ext cx="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28CDE" w14:textId="77777777" w:rsidR="004D6677" w:rsidRDefault="004D6677" w:rsidP="007B58AF">
                              <w:r>
                                <w:rPr>
                                  <w:color w:val="000000"/>
                                  <w:sz w:val="16"/>
                                  <w:szCs w:val="16"/>
                                </w:rPr>
                                <w:t>1</w:t>
                              </w:r>
                            </w:p>
                          </w:txbxContent>
                        </wps:txbx>
                        <wps:bodyPr rot="0" vert="horz" wrap="square" lIns="0" tIns="0" rIns="0" bIns="0" anchor="t" anchorCtr="0" upright="1">
                          <a:noAutofit/>
                        </wps:bodyPr>
                      </wps:wsp>
                      <wps:wsp>
                        <wps:cNvPr id="2362" name="Rectangle 2125"/>
                        <wps:cNvSpPr>
                          <a:spLocks noChangeArrowheads="1"/>
                        </wps:cNvSpPr>
                        <wps:spPr bwMode="auto">
                          <a:xfrm>
                            <a:off x="6158" y="10109"/>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3F140" w14:textId="77777777" w:rsidR="004D6677" w:rsidRDefault="004D6677" w:rsidP="007B58AF">
                              <w:r>
                                <w:rPr>
                                  <w:color w:val="000000"/>
                                </w:rPr>
                                <w:t xml:space="preserve"> </w:t>
                              </w:r>
                            </w:p>
                          </w:txbxContent>
                        </wps:txbx>
                        <wps:bodyPr rot="0" vert="horz" wrap="square" lIns="0" tIns="0" rIns="0" bIns="0" anchor="t" anchorCtr="0" upright="1">
                          <a:noAutofit/>
                        </wps:bodyPr>
                      </wps:wsp>
                      <wps:wsp>
                        <wps:cNvPr id="2363" name="Rectangle 2126"/>
                        <wps:cNvSpPr>
                          <a:spLocks noChangeArrowheads="1"/>
                        </wps:cNvSpPr>
                        <wps:spPr bwMode="auto">
                          <a:xfrm>
                            <a:off x="6395" y="10062"/>
                            <a:ext cx="2088"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A4DBE" w14:textId="77777777" w:rsidR="004D6677" w:rsidRPr="00A1415D" w:rsidRDefault="004D6677" w:rsidP="007B58AF">
                              <w:pPr>
                                <w:rPr>
                                  <w:rFonts w:ascii="Times New Roman" w:hAnsi="Times New Roman" w:cs="Times New Roman"/>
                                  <w:sz w:val="20"/>
                                </w:rPr>
                              </w:pPr>
                              <w:r w:rsidRPr="00A1415D">
                                <w:rPr>
                                  <w:rFonts w:ascii="Times New Roman" w:hAnsi="Times New Roman" w:cs="Times New Roman"/>
                                  <w:color w:val="000000"/>
                                  <w:sz w:val="20"/>
                                </w:rPr>
                                <w:t>Chiếu thẳng góc  mặt toán học</w:t>
                              </w:r>
                            </w:p>
                          </w:txbxContent>
                        </wps:txbx>
                        <wps:bodyPr rot="0" vert="horz" wrap="square" lIns="0" tIns="0" rIns="0" bIns="0" anchor="t" anchorCtr="0" upright="1">
                          <a:noAutofit/>
                        </wps:bodyPr>
                      </wps:wsp>
                      <wps:wsp>
                        <wps:cNvPr id="2364" name="Rectangle 2127"/>
                        <wps:cNvSpPr>
                          <a:spLocks noChangeArrowheads="1"/>
                        </wps:cNvSpPr>
                        <wps:spPr bwMode="auto">
                          <a:xfrm>
                            <a:off x="7893" y="10169"/>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81603" w14:textId="77777777" w:rsidR="004D6677" w:rsidRDefault="004D6677" w:rsidP="007B58AF">
                              <w:r>
                                <w:rPr>
                                  <w:color w:val="000000"/>
                                </w:rPr>
                                <w:t xml:space="preserve"> </w:t>
                              </w:r>
                            </w:p>
                          </w:txbxContent>
                        </wps:txbx>
                        <wps:bodyPr rot="0" vert="horz" wrap="square" lIns="0" tIns="0" rIns="0" bIns="0" anchor="t" anchorCtr="0" upright="1">
                          <a:noAutofit/>
                        </wps:bodyPr>
                      </wps:wsp>
                      <wps:wsp>
                        <wps:cNvPr id="2365" name="Freeform 2128"/>
                        <wps:cNvSpPr>
                          <a:spLocks/>
                        </wps:cNvSpPr>
                        <wps:spPr bwMode="auto">
                          <a:xfrm>
                            <a:off x="5981" y="10657"/>
                            <a:ext cx="287" cy="288"/>
                          </a:xfrm>
                          <a:custGeom>
                            <a:avLst/>
                            <a:gdLst>
                              <a:gd name="T0" fmla="*/ 129 w 287"/>
                              <a:gd name="T1" fmla="*/ 3 h 288"/>
                              <a:gd name="T2" fmla="*/ 100 w 287"/>
                              <a:gd name="T3" fmla="*/ 8 h 288"/>
                              <a:gd name="T4" fmla="*/ 76 w 287"/>
                              <a:gd name="T5" fmla="*/ 20 h 288"/>
                              <a:gd name="T6" fmla="*/ 52 w 287"/>
                              <a:gd name="T7" fmla="*/ 34 h 288"/>
                              <a:gd name="T8" fmla="*/ 33 w 287"/>
                              <a:gd name="T9" fmla="*/ 53 h 288"/>
                              <a:gd name="T10" fmla="*/ 16 w 287"/>
                              <a:gd name="T11" fmla="*/ 77 h 288"/>
                              <a:gd name="T12" fmla="*/ 7 w 287"/>
                              <a:gd name="T13" fmla="*/ 101 h 288"/>
                              <a:gd name="T14" fmla="*/ 2 w 287"/>
                              <a:gd name="T15" fmla="*/ 130 h 288"/>
                              <a:gd name="T16" fmla="*/ 2 w 287"/>
                              <a:gd name="T17" fmla="*/ 159 h 288"/>
                              <a:gd name="T18" fmla="*/ 7 w 287"/>
                              <a:gd name="T19" fmla="*/ 187 h 288"/>
                              <a:gd name="T20" fmla="*/ 16 w 287"/>
                              <a:gd name="T21" fmla="*/ 214 h 288"/>
                              <a:gd name="T22" fmla="*/ 33 w 287"/>
                              <a:gd name="T23" fmla="*/ 235 h 288"/>
                              <a:gd name="T24" fmla="*/ 52 w 287"/>
                              <a:gd name="T25" fmla="*/ 257 h 288"/>
                              <a:gd name="T26" fmla="*/ 76 w 287"/>
                              <a:gd name="T27" fmla="*/ 271 h 288"/>
                              <a:gd name="T28" fmla="*/ 100 w 287"/>
                              <a:gd name="T29" fmla="*/ 283 h 288"/>
                              <a:gd name="T30" fmla="*/ 129 w 287"/>
                              <a:gd name="T31" fmla="*/ 288 h 288"/>
                              <a:gd name="T32" fmla="*/ 158 w 287"/>
                              <a:gd name="T33" fmla="*/ 288 h 288"/>
                              <a:gd name="T34" fmla="*/ 187 w 287"/>
                              <a:gd name="T35" fmla="*/ 283 h 288"/>
                              <a:gd name="T36" fmla="*/ 213 w 287"/>
                              <a:gd name="T37" fmla="*/ 271 h 288"/>
                              <a:gd name="T38" fmla="*/ 234 w 287"/>
                              <a:gd name="T39" fmla="*/ 257 h 288"/>
                              <a:gd name="T40" fmla="*/ 254 w 287"/>
                              <a:gd name="T41" fmla="*/ 235 h 288"/>
                              <a:gd name="T42" fmla="*/ 270 w 287"/>
                              <a:gd name="T43" fmla="*/ 214 h 288"/>
                              <a:gd name="T44" fmla="*/ 280 w 287"/>
                              <a:gd name="T45" fmla="*/ 187 h 288"/>
                              <a:gd name="T46" fmla="*/ 285 w 287"/>
                              <a:gd name="T47" fmla="*/ 159 h 288"/>
                              <a:gd name="T48" fmla="*/ 285 w 287"/>
                              <a:gd name="T49" fmla="*/ 130 h 288"/>
                              <a:gd name="T50" fmla="*/ 280 w 287"/>
                              <a:gd name="T51" fmla="*/ 101 h 288"/>
                              <a:gd name="T52" fmla="*/ 270 w 287"/>
                              <a:gd name="T53" fmla="*/ 77 h 288"/>
                              <a:gd name="T54" fmla="*/ 254 w 287"/>
                              <a:gd name="T55" fmla="*/ 53 h 288"/>
                              <a:gd name="T56" fmla="*/ 234 w 287"/>
                              <a:gd name="T57" fmla="*/ 34 h 288"/>
                              <a:gd name="T58" fmla="*/ 213 w 287"/>
                              <a:gd name="T59" fmla="*/ 20 h 288"/>
                              <a:gd name="T60" fmla="*/ 187 w 287"/>
                              <a:gd name="T61" fmla="*/ 8 h 288"/>
                              <a:gd name="T62" fmla="*/ 158 w 287"/>
                              <a:gd name="T63" fmla="*/ 3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7" h="288">
                                <a:moveTo>
                                  <a:pt x="143" y="0"/>
                                </a:moveTo>
                                <a:lnTo>
                                  <a:pt x="129" y="3"/>
                                </a:lnTo>
                                <a:lnTo>
                                  <a:pt x="115" y="3"/>
                                </a:lnTo>
                                <a:lnTo>
                                  <a:pt x="100" y="8"/>
                                </a:lnTo>
                                <a:lnTo>
                                  <a:pt x="88" y="12"/>
                                </a:lnTo>
                                <a:lnTo>
                                  <a:pt x="76" y="20"/>
                                </a:lnTo>
                                <a:lnTo>
                                  <a:pt x="64" y="27"/>
                                </a:lnTo>
                                <a:lnTo>
                                  <a:pt x="52" y="34"/>
                                </a:lnTo>
                                <a:lnTo>
                                  <a:pt x="43" y="44"/>
                                </a:lnTo>
                                <a:lnTo>
                                  <a:pt x="33" y="53"/>
                                </a:lnTo>
                                <a:lnTo>
                                  <a:pt x="24" y="65"/>
                                </a:lnTo>
                                <a:lnTo>
                                  <a:pt x="16" y="77"/>
                                </a:lnTo>
                                <a:lnTo>
                                  <a:pt x="12" y="89"/>
                                </a:lnTo>
                                <a:lnTo>
                                  <a:pt x="7" y="101"/>
                                </a:lnTo>
                                <a:lnTo>
                                  <a:pt x="2" y="115"/>
                                </a:lnTo>
                                <a:lnTo>
                                  <a:pt x="2" y="130"/>
                                </a:lnTo>
                                <a:lnTo>
                                  <a:pt x="0" y="144"/>
                                </a:lnTo>
                                <a:lnTo>
                                  <a:pt x="2" y="159"/>
                                </a:lnTo>
                                <a:lnTo>
                                  <a:pt x="2" y="173"/>
                                </a:lnTo>
                                <a:lnTo>
                                  <a:pt x="7" y="187"/>
                                </a:lnTo>
                                <a:lnTo>
                                  <a:pt x="12" y="202"/>
                                </a:lnTo>
                                <a:lnTo>
                                  <a:pt x="16" y="214"/>
                                </a:lnTo>
                                <a:lnTo>
                                  <a:pt x="24" y="226"/>
                                </a:lnTo>
                                <a:lnTo>
                                  <a:pt x="33" y="235"/>
                                </a:lnTo>
                                <a:lnTo>
                                  <a:pt x="43" y="247"/>
                                </a:lnTo>
                                <a:lnTo>
                                  <a:pt x="52" y="257"/>
                                </a:lnTo>
                                <a:lnTo>
                                  <a:pt x="64" y="264"/>
                                </a:lnTo>
                                <a:lnTo>
                                  <a:pt x="76" y="271"/>
                                </a:lnTo>
                                <a:lnTo>
                                  <a:pt x="88" y="278"/>
                                </a:lnTo>
                                <a:lnTo>
                                  <a:pt x="100" y="283"/>
                                </a:lnTo>
                                <a:lnTo>
                                  <a:pt x="115" y="286"/>
                                </a:lnTo>
                                <a:lnTo>
                                  <a:pt x="129" y="288"/>
                                </a:lnTo>
                                <a:lnTo>
                                  <a:pt x="143" y="288"/>
                                </a:lnTo>
                                <a:lnTo>
                                  <a:pt x="158" y="288"/>
                                </a:lnTo>
                                <a:lnTo>
                                  <a:pt x="172" y="286"/>
                                </a:lnTo>
                                <a:lnTo>
                                  <a:pt x="187" y="283"/>
                                </a:lnTo>
                                <a:lnTo>
                                  <a:pt x="199" y="278"/>
                                </a:lnTo>
                                <a:lnTo>
                                  <a:pt x="213" y="271"/>
                                </a:lnTo>
                                <a:lnTo>
                                  <a:pt x="223" y="264"/>
                                </a:lnTo>
                                <a:lnTo>
                                  <a:pt x="234" y="257"/>
                                </a:lnTo>
                                <a:lnTo>
                                  <a:pt x="244" y="247"/>
                                </a:lnTo>
                                <a:lnTo>
                                  <a:pt x="254" y="235"/>
                                </a:lnTo>
                                <a:lnTo>
                                  <a:pt x="263" y="226"/>
                                </a:lnTo>
                                <a:lnTo>
                                  <a:pt x="270" y="214"/>
                                </a:lnTo>
                                <a:lnTo>
                                  <a:pt x="275" y="202"/>
                                </a:lnTo>
                                <a:lnTo>
                                  <a:pt x="280" y="187"/>
                                </a:lnTo>
                                <a:lnTo>
                                  <a:pt x="285" y="173"/>
                                </a:lnTo>
                                <a:lnTo>
                                  <a:pt x="285" y="159"/>
                                </a:lnTo>
                                <a:lnTo>
                                  <a:pt x="287" y="144"/>
                                </a:lnTo>
                                <a:lnTo>
                                  <a:pt x="285" y="130"/>
                                </a:lnTo>
                                <a:lnTo>
                                  <a:pt x="285" y="115"/>
                                </a:lnTo>
                                <a:lnTo>
                                  <a:pt x="280" y="101"/>
                                </a:lnTo>
                                <a:lnTo>
                                  <a:pt x="275" y="89"/>
                                </a:lnTo>
                                <a:lnTo>
                                  <a:pt x="270" y="77"/>
                                </a:lnTo>
                                <a:lnTo>
                                  <a:pt x="263" y="65"/>
                                </a:lnTo>
                                <a:lnTo>
                                  <a:pt x="254" y="53"/>
                                </a:lnTo>
                                <a:lnTo>
                                  <a:pt x="244" y="44"/>
                                </a:lnTo>
                                <a:lnTo>
                                  <a:pt x="234" y="34"/>
                                </a:lnTo>
                                <a:lnTo>
                                  <a:pt x="223" y="27"/>
                                </a:lnTo>
                                <a:lnTo>
                                  <a:pt x="213" y="20"/>
                                </a:lnTo>
                                <a:lnTo>
                                  <a:pt x="199" y="12"/>
                                </a:lnTo>
                                <a:lnTo>
                                  <a:pt x="187" y="8"/>
                                </a:lnTo>
                                <a:lnTo>
                                  <a:pt x="172" y="3"/>
                                </a:lnTo>
                                <a:lnTo>
                                  <a:pt x="158" y="3"/>
                                </a:lnTo>
                                <a:lnTo>
                                  <a:pt x="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6" name="Freeform 2129"/>
                        <wps:cNvSpPr>
                          <a:spLocks/>
                        </wps:cNvSpPr>
                        <wps:spPr bwMode="auto">
                          <a:xfrm>
                            <a:off x="5981" y="10657"/>
                            <a:ext cx="287" cy="288"/>
                          </a:xfrm>
                          <a:custGeom>
                            <a:avLst/>
                            <a:gdLst>
                              <a:gd name="T0" fmla="*/ 129 w 287"/>
                              <a:gd name="T1" fmla="*/ 3 h 288"/>
                              <a:gd name="T2" fmla="*/ 100 w 287"/>
                              <a:gd name="T3" fmla="*/ 8 h 288"/>
                              <a:gd name="T4" fmla="*/ 76 w 287"/>
                              <a:gd name="T5" fmla="*/ 20 h 288"/>
                              <a:gd name="T6" fmla="*/ 52 w 287"/>
                              <a:gd name="T7" fmla="*/ 34 h 288"/>
                              <a:gd name="T8" fmla="*/ 33 w 287"/>
                              <a:gd name="T9" fmla="*/ 53 h 288"/>
                              <a:gd name="T10" fmla="*/ 16 w 287"/>
                              <a:gd name="T11" fmla="*/ 77 h 288"/>
                              <a:gd name="T12" fmla="*/ 7 w 287"/>
                              <a:gd name="T13" fmla="*/ 101 h 288"/>
                              <a:gd name="T14" fmla="*/ 2 w 287"/>
                              <a:gd name="T15" fmla="*/ 130 h 288"/>
                              <a:gd name="T16" fmla="*/ 2 w 287"/>
                              <a:gd name="T17" fmla="*/ 159 h 288"/>
                              <a:gd name="T18" fmla="*/ 7 w 287"/>
                              <a:gd name="T19" fmla="*/ 187 h 288"/>
                              <a:gd name="T20" fmla="*/ 16 w 287"/>
                              <a:gd name="T21" fmla="*/ 214 h 288"/>
                              <a:gd name="T22" fmla="*/ 33 w 287"/>
                              <a:gd name="T23" fmla="*/ 235 h 288"/>
                              <a:gd name="T24" fmla="*/ 52 w 287"/>
                              <a:gd name="T25" fmla="*/ 257 h 288"/>
                              <a:gd name="T26" fmla="*/ 76 w 287"/>
                              <a:gd name="T27" fmla="*/ 271 h 288"/>
                              <a:gd name="T28" fmla="*/ 100 w 287"/>
                              <a:gd name="T29" fmla="*/ 283 h 288"/>
                              <a:gd name="T30" fmla="*/ 129 w 287"/>
                              <a:gd name="T31" fmla="*/ 288 h 288"/>
                              <a:gd name="T32" fmla="*/ 158 w 287"/>
                              <a:gd name="T33" fmla="*/ 288 h 288"/>
                              <a:gd name="T34" fmla="*/ 187 w 287"/>
                              <a:gd name="T35" fmla="*/ 283 h 288"/>
                              <a:gd name="T36" fmla="*/ 213 w 287"/>
                              <a:gd name="T37" fmla="*/ 271 h 288"/>
                              <a:gd name="T38" fmla="*/ 234 w 287"/>
                              <a:gd name="T39" fmla="*/ 257 h 288"/>
                              <a:gd name="T40" fmla="*/ 254 w 287"/>
                              <a:gd name="T41" fmla="*/ 235 h 288"/>
                              <a:gd name="T42" fmla="*/ 270 w 287"/>
                              <a:gd name="T43" fmla="*/ 214 h 288"/>
                              <a:gd name="T44" fmla="*/ 280 w 287"/>
                              <a:gd name="T45" fmla="*/ 187 h 288"/>
                              <a:gd name="T46" fmla="*/ 285 w 287"/>
                              <a:gd name="T47" fmla="*/ 159 h 288"/>
                              <a:gd name="T48" fmla="*/ 285 w 287"/>
                              <a:gd name="T49" fmla="*/ 130 h 288"/>
                              <a:gd name="T50" fmla="*/ 280 w 287"/>
                              <a:gd name="T51" fmla="*/ 101 h 288"/>
                              <a:gd name="T52" fmla="*/ 270 w 287"/>
                              <a:gd name="T53" fmla="*/ 77 h 288"/>
                              <a:gd name="T54" fmla="*/ 254 w 287"/>
                              <a:gd name="T55" fmla="*/ 53 h 288"/>
                              <a:gd name="T56" fmla="*/ 234 w 287"/>
                              <a:gd name="T57" fmla="*/ 34 h 288"/>
                              <a:gd name="T58" fmla="*/ 213 w 287"/>
                              <a:gd name="T59" fmla="*/ 20 h 288"/>
                              <a:gd name="T60" fmla="*/ 187 w 287"/>
                              <a:gd name="T61" fmla="*/ 8 h 288"/>
                              <a:gd name="T62" fmla="*/ 158 w 287"/>
                              <a:gd name="T63" fmla="*/ 3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7" h="288">
                                <a:moveTo>
                                  <a:pt x="143" y="0"/>
                                </a:moveTo>
                                <a:lnTo>
                                  <a:pt x="129" y="3"/>
                                </a:lnTo>
                                <a:lnTo>
                                  <a:pt x="115" y="3"/>
                                </a:lnTo>
                                <a:lnTo>
                                  <a:pt x="100" y="8"/>
                                </a:lnTo>
                                <a:lnTo>
                                  <a:pt x="88" y="12"/>
                                </a:lnTo>
                                <a:lnTo>
                                  <a:pt x="76" y="20"/>
                                </a:lnTo>
                                <a:lnTo>
                                  <a:pt x="64" y="27"/>
                                </a:lnTo>
                                <a:lnTo>
                                  <a:pt x="52" y="34"/>
                                </a:lnTo>
                                <a:lnTo>
                                  <a:pt x="43" y="44"/>
                                </a:lnTo>
                                <a:lnTo>
                                  <a:pt x="33" y="53"/>
                                </a:lnTo>
                                <a:lnTo>
                                  <a:pt x="24" y="65"/>
                                </a:lnTo>
                                <a:lnTo>
                                  <a:pt x="16" y="77"/>
                                </a:lnTo>
                                <a:lnTo>
                                  <a:pt x="12" y="89"/>
                                </a:lnTo>
                                <a:lnTo>
                                  <a:pt x="7" y="101"/>
                                </a:lnTo>
                                <a:lnTo>
                                  <a:pt x="2" y="115"/>
                                </a:lnTo>
                                <a:lnTo>
                                  <a:pt x="2" y="130"/>
                                </a:lnTo>
                                <a:lnTo>
                                  <a:pt x="0" y="144"/>
                                </a:lnTo>
                                <a:lnTo>
                                  <a:pt x="2" y="159"/>
                                </a:lnTo>
                                <a:lnTo>
                                  <a:pt x="2" y="173"/>
                                </a:lnTo>
                                <a:lnTo>
                                  <a:pt x="7" y="187"/>
                                </a:lnTo>
                                <a:lnTo>
                                  <a:pt x="12" y="202"/>
                                </a:lnTo>
                                <a:lnTo>
                                  <a:pt x="16" y="214"/>
                                </a:lnTo>
                                <a:lnTo>
                                  <a:pt x="24" y="226"/>
                                </a:lnTo>
                                <a:lnTo>
                                  <a:pt x="33" y="235"/>
                                </a:lnTo>
                                <a:lnTo>
                                  <a:pt x="43" y="247"/>
                                </a:lnTo>
                                <a:lnTo>
                                  <a:pt x="52" y="257"/>
                                </a:lnTo>
                                <a:lnTo>
                                  <a:pt x="64" y="264"/>
                                </a:lnTo>
                                <a:lnTo>
                                  <a:pt x="76" y="271"/>
                                </a:lnTo>
                                <a:lnTo>
                                  <a:pt x="88" y="278"/>
                                </a:lnTo>
                                <a:lnTo>
                                  <a:pt x="100" y="283"/>
                                </a:lnTo>
                                <a:lnTo>
                                  <a:pt x="115" y="286"/>
                                </a:lnTo>
                                <a:lnTo>
                                  <a:pt x="129" y="288"/>
                                </a:lnTo>
                                <a:lnTo>
                                  <a:pt x="143" y="288"/>
                                </a:lnTo>
                                <a:lnTo>
                                  <a:pt x="158" y="288"/>
                                </a:lnTo>
                                <a:lnTo>
                                  <a:pt x="172" y="286"/>
                                </a:lnTo>
                                <a:lnTo>
                                  <a:pt x="187" y="283"/>
                                </a:lnTo>
                                <a:lnTo>
                                  <a:pt x="199" y="278"/>
                                </a:lnTo>
                                <a:lnTo>
                                  <a:pt x="213" y="271"/>
                                </a:lnTo>
                                <a:lnTo>
                                  <a:pt x="223" y="264"/>
                                </a:lnTo>
                                <a:lnTo>
                                  <a:pt x="234" y="257"/>
                                </a:lnTo>
                                <a:lnTo>
                                  <a:pt x="244" y="247"/>
                                </a:lnTo>
                                <a:lnTo>
                                  <a:pt x="254" y="235"/>
                                </a:lnTo>
                                <a:lnTo>
                                  <a:pt x="263" y="226"/>
                                </a:lnTo>
                                <a:lnTo>
                                  <a:pt x="270" y="214"/>
                                </a:lnTo>
                                <a:lnTo>
                                  <a:pt x="275" y="202"/>
                                </a:lnTo>
                                <a:lnTo>
                                  <a:pt x="280" y="187"/>
                                </a:lnTo>
                                <a:lnTo>
                                  <a:pt x="285" y="173"/>
                                </a:lnTo>
                                <a:lnTo>
                                  <a:pt x="285" y="159"/>
                                </a:lnTo>
                                <a:lnTo>
                                  <a:pt x="287" y="144"/>
                                </a:lnTo>
                                <a:lnTo>
                                  <a:pt x="285" y="130"/>
                                </a:lnTo>
                                <a:lnTo>
                                  <a:pt x="285" y="115"/>
                                </a:lnTo>
                                <a:lnTo>
                                  <a:pt x="280" y="101"/>
                                </a:lnTo>
                                <a:lnTo>
                                  <a:pt x="275" y="89"/>
                                </a:lnTo>
                                <a:lnTo>
                                  <a:pt x="270" y="77"/>
                                </a:lnTo>
                                <a:lnTo>
                                  <a:pt x="263" y="65"/>
                                </a:lnTo>
                                <a:lnTo>
                                  <a:pt x="254" y="53"/>
                                </a:lnTo>
                                <a:lnTo>
                                  <a:pt x="244" y="44"/>
                                </a:lnTo>
                                <a:lnTo>
                                  <a:pt x="234" y="34"/>
                                </a:lnTo>
                                <a:lnTo>
                                  <a:pt x="223" y="27"/>
                                </a:lnTo>
                                <a:lnTo>
                                  <a:pt x="213" y="20"/>
                                </a:lnTo>
                                <a:lnTo>
                                  <a:pt x="199" y="12"/>
                                </a:lnTo>
                                <a:lnTo>
                                  <a:pt x="187" y="8"/>
                                </a:lnTo>
                                <a:lnTo>
                                  <a:pt x="172" y="3"/>
                                </a:lnTo>
                                <a:lnTo>
                                  <a:pt x="158" y="3"/>
                                </a:lnTo>
                                <a:lnTo>
                                  <a:pt x="143"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7" name="Rectangle 2130"/>
                        <wps:cNvSpPr>
                          <a:spLocks noChangeArrowheads="1"/>
                        </wps:cNvSpPr>
                        <wps:spPr bwMode="auto">
                          <a:xfrm>
                            <a:off x="6076" y="10714"/>
                            <a:ext cx="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CC1C2" w14:textId="77777777" w:rsidR="004D6677" w:rsidRDefault="004D6677" w:rsidP="007B58AF">
                              <w:r>
                                <w:rPr>
                                  <w:color w:val="000000"/>
                                  <w:sz w:val="16"/>
                                  <w:szCs w:val="16"/>
                                </w:rPr>
                                <w:t>2</w:t>
                              </w:r>
                            </w:p>
                          </w:txbxContent>
                        </wps:txbx>
                        <wps:bodyPr rot="0" vert="horz" wrap="square" lIns="0" tIns="0" rIns="0" bIns="0" anchor="t" anchorCtr="0" upright="1">
                          <a:noAutofit/>
                        </wps:bodyPr>
                      </wps:wsp>
                      <wps:wsp>
                        <wps:cNvPr id="2368" name="Rectangle 2131"/>
                        <wps:cNvSpPr>
                          <a:spLocks noChangeArrowheads="1"/>
                        </wps:cNvSpPr>
                        <wps:spPr bwMode="auto">
                          <a:xfrm>
                            <a:off x="6158" y="10674"/>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5D89F" w14:textId="77777777" w:rsidR="004D6677" w:rsidRDefault="004D6677" w:rsidP="007B58AF">
                              <w:r>
                                <w:rPr>
                                  <w:color w:val="000000"/>
                                </w:rPr>
                                <w:t xml:space="preserve"> </w:t>
                              </w:r>
                            </w:p>
                          </w:txbxContent>
                        </wps:txbx>
                        <wps:bodyPr rot="0" vert="horz" wrap="square" lIns="0" tIns="0" rIns="0" bIns="0" anchor="t" anchorCtr="0" upright="1">
                          <a:noAutofit/>
                        </wps:bodyPr>
                      </wps:wsp>
                      <wps:wsp>
                        <wps:cNvPr id="2369" name="Rectangle 2132"/>
                        <wps:cNvSpPr>
                          <a:spLocks noChangeArrowheads="1"/>
                        </wps:cNvSpPr>
                        <wps:spPr bwMode="auto">
                          <a:xfrm>
                            <a:off x="6381" y="10602"/>
                            <a:ext cx="2270"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7C255" w14:textId="77777777" w:rsidR="004D6677" w:rsidRPr="00A1415D" w:rsidRDefault="004D6677" w:rsidP="007B58AF">
                              <w:pPr>
                                <w:rPr>
                                  <w:rFonts w:ascii="Times New Roman" w:hAnsi="Times New Roman" w:cs="Times New Roman"/>
                                  <w:sz w:val="20"/>
                                </w:rPr>
                              </w:pPr>
                              <w:r w:rsidRPr="00A1415D">
                                <w:rPr>
                                  <w:rFonts w:ascii="Times New Roman" w:hAnsi="Times New Roman" w:cs="Times New Roman"/>
                                  <w:color w:val="000000"/>
                                  <w:sz w:val="20"/>
                                </w:rPr>
                                <w:t>Thu nhỏ theo tỉ lệ bản đồ cần vẽ</w:t>
                              </w:r>
                            </w:p>
                          </w:txbxContent>
                        </wps:txbx>
                        <wps:bodyPr rot="0" vert="horz" wrap="square" lIns="0" tIns="0" rIns="0" bIns="0" anchor="t" anchorCtr="0" upright="1">
                          <a:noAutofit/>
                        </wps:bodyPr>
                      </wps:wsp>
                      <wps:wsp>
                        <wps:cNvPr id="2370" name="Rectangle 2133"/>
                        <wps:cNvSpPr>
                          <a:spLocks noChangeArrowheads="1"/>
                        </wps:cNvSpPr>
                        <wps:spPr bwMode="auto">
                          <a:xfrm>
                            <a:off x="7749" y="10742"/>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79F39" w14:textId="77777777" w:rsidR="004D6677" w:rsidRDefault="004D6677" w:rsidP="007B58AF">
                              <w:r>
                                <w:rPr>
                                  <w:color w:val="000000"/>
                                </w:rPr>
                                <w:t xml:space="preserve"> </w:t>
                              </w:r>
                            </w:p>
                          </w:txbxContent>
                        </wps:txbx>
                        <wps:bodyPr rot="0" vert="horz" wrap="square" lIns="0" tIns="0" rIns="0" bIns="0" anchor="t" anchorCtr="0" upright="1">
                          <a:noAutofit/>
                        </wps:bodyPr>
                      </wps:wsp>
                      <wps:wsp>
                        <wps:cNvPr id="2371" name="Freeform 2134"/>
                        <wps:cNvSpPr>
                          <a:spLocks/>
                        </wps:cNvSpPr>
                        <wps:spPr bwMode="auto">
                          <a:xfrm>
                            <a:off x="5981" y="11223"/>
                            <a:ext cx="287" cy="287"/>
                          </a:xfrm>
                          <a:custGeom>
                            <a:avLst/>
                            <a:gdLst>
                              <a:gd name="T0" fmla="*/ 129 w 287"/>
                              <a:gd name="T1" fmla="*/ 0 h 287"/>
                              <a:gd name="T2" fmla="*/ 100 w 287"/>
                              <a:gd name="T3" fmla="*/ 7 h 287"/>
                              <a:gd name="T4" fmla="*/ 76 w 287"/>
                              <a:gd name="T5" fmla="*/ 17 h 287"/>
                              <a:gd name="T6" fmla="*/ 52 w 287"/>
                              <a:gd name="T7" fmla="*/ 33 h 287"/>
                              <a:gd name="T8" fmla="*/ 33 w 287"/>
                              <a:gd name="T9" fmla="*/ 53 h 287"/>
                              <a:gd name="T10" fmla="*/ 16 w 287"/>
                              <a:gd name="T11" fmla="*/ 74 h 287"/>
                              <a:gd name="T12" fmla="*/ 7 w 287"/>
                              <a:gd name="T13" fmla="*/ 101 h 287"/>
                              <a:gd name="T14" fmla="*/ 2 w 287"/>
                              <a:gd name="T15" fmla="*/ 129 h 287"/>
                              <a:gd name="T16" fmla="*/ 2 w 287"/>
                              <a:gd name="T17" fmla="*/ 158 h 287"/>
                              <a:gd name="T18" fmla="*/ 7 w 287"/>
                              <a:gd name="T19" fmla="*/ 187 h 287"/>
                              <a:gd name="T20" fmla="*/ 16 w 287"/>
                              <a:gd name="T21" fmla="*/ 211 h 287"/>
                              <a:gd name="T22" fmla="*/ 33 w 287"/>
                              <a:gd name="T23" fmla="*/ 235 h 287"/>
                              <a:gd name="T24" fmla="*/ 52 w 287"/>
                              <a:gd name="T25" fmla="*/ 254 h 287"/>
                              <a:gd name="T26" fmla="*/ 76 w 287"/>
                              <a:gd name="T27" fmla="*/ 268 h 287"/>
                              <a:gd name="T28" fmla="*/ 100 w 287"/>
                              <a:gd name="T29" fmla="*/ 280 h 287"/>
                              <a:gd name="T30" fmla="*/ 129 w 287"/>
                              <a:gd name="T31" fmla="*/ 285 h 287"/>
                              <a:gd name="T32" fmla="*/ 158 w 287"/>
                              <a:gd name="T33" fmla="*/ 285 h 287"/>
                              <a:gd name="T34" fmla="*/ 187 w 287"/>
                              <a:gd name="T35" fmla="*/ 280 h 287"/>
                              <a:gd name="T36" fmla="*/ 213 w 287"/>
                              <a:gd name="T37" fmla="*/ 268 h 287"/>
                              <a:gd name="T38" fmla="*/ 234 w 287"/>
                              <a:gd name="T39" fmla="*/ 254 h 287"/>
                              <a:gd name="T40" fmla="*/ 254 w 287"/>
                              <a:gd name="T41" fmla="*/ 235 h 287"/>
                              <a:gd name="T42" fmla="*/ 270 w 287"/>
                              <a:gd name="T43" fmla="*/ 211 h 287"/>
                              <a:gd name="T44" fmla="*/ 280 w 287"/>
                              <a:gd name="T45" fmla="*/ 187 h 287"/>
                              <a:gd name="T46" fmla="*/ 285 w 287"/>
                              <a:gd name="T47" fmla="*/ 158 h 287"/>
                              <a:gd name="T48" fmla="*/ 285 w 287"/>
                              <a:gd name="T49" fmla="*/ 129 h 287"/>
                              <a:gd name="T50" fmla="*/ 280 w 287"/>
                              <a:gd name="T51" fmla="*/ 101 h 287"/>
                              <a:gd name="T52" fmla="*/ 270 w 287"/>
                              <a:gd name="T53" fmla="*/ 74 h 287"/>
                              <a:gd name="T54" fmla="*/ 254 w 287"/>
                              <a:gd name="T55" fmla="*/ 53 h 287"/>
                              <a:gd name="T56" fmla="*/ 234 w 287"/>
                              <a:gd name="T57" fmla="*/ 33 h 287"/>
                              <a:gd name="T58" fmla="*/ 213 w 287"/>
                              <a:gd name="T59" fmla="*/ 17 h 287"/>
                              <a:gd name="T60" fmla="*/ 187 w 287"/>
                              <a:gd name="T61" fmla="*/ 7 h 287"/>
                              <a:gd name="T62" fmla="*/ 158 w 287"/>
                              <a:gd name="T63" fmla="*/ 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7" h="287">
                                <a:moveTo>
                                  <a:pt x="143" y="0"/>
                                </a:moveTo>
                                <a:lnTo>
                                  <a:pt x="129" y="0"/>
                                </a:lnTo>
                                <a:lnTo>
                                  <a:pt x="115" y="2"/>
                                </a:lnTo>
                                <a:lnTo>
                                  <a:pt x="100" y="7"/>
                                </a:lnTo>
                                <a:lnTo>
                                  <a:pt x="88" y="12"/>
                                </a:lnTo>
                                <a:lnTo>
                                  <a:pt x="76" y="17"/>
                                </a:lnTo>
                                <a:lnTo>
                                  <a:pt x="64" y="24"/>
                                </a:lnTo>
                                <a:lnTo>
                                  <a:pt x="52" y="33"/>
                                </a:lnTo>
                                <a:lnTo>
                                  <a:pt x="43" y="43"/>
                                </a:lnTo>
                                <a:lnTo>
                                  <a:pt x="33" y="53"/>
                                </a:lnTo>
                                <a:lnTo>
                                  <a:pt x="24" y="62"/>
                                </a:lnTo>
                                <a:lnTo>
                                  <a:pt x="16" y="74"/>
                                </a:lnTo>
                                <a:lnTo>
                                  <a:pt x="12" y="89"/>
                                </a:lnTo>
                                <a:lnTo>
                                  <a:pt x="7" y="101"/>
                                </a:lnTo>
                                <a:lnTo>
                                  <a:pt x="2" y="115"/>
                                </a:lnTo>
                                <a:lnTo>
                                  <a:pt x="2" y="129"/>
                                </a:lnTo>
                                <a:lnTo>
                                  <a:pt x="0" y="144"/>
                                </a:lnTo>
                                <a:lnTo>
                                  <a:pt x="2" y="158"/>
                                </a:lnTo>
                                <a:lnTo>
                                  <a:pt x="2" y="172"/>
                                </a:lnTo>
                                <a:lnTo>
                                  <a:pt x="7" y="187"/>
                                </a:lnTo>
                                <a:lnTo>
                                  <a:pt x="12" y="199"/>
                                </a:lnTo>
                                <a:lnTo>
                                  <a:pt x="16" y="211"/>
                                </a:lnTo>
                                <a:lnTo>
                                  <a:pt x="24" y="223"/>
                                </a:lnTo>
                                <a:lnTo>
                                  <a:pt x="33" y="235"/>
                                </a:lnTo>
                                <a:lnTo>
                                  <a:pt x="43" y="244"/>
                                </a:lnTo>
                                <a:lnTo>
                                  <a:pt x="52" y="254"/>
                                </a:lnTo>
                                <a:lnTo>
                                  <a:pt x="64" y="261"/>
                                </a:lnTo>
                                <a:lnTo>
                                  <a:pt x="76" y="268"/>
                                </a:lnTo>
                                <a:lnTo>
                                  <a:pt x="88" y="275"/>
                                </a:lnTo>
                                <a:lnTo>
                                  <a:pt x="100" y="280"/>
                                </a:lnTo>
                                <a:lnTo>
                                  <a:pt x="115" y="283"/>
                                </a:lnTo>
                                <a:lnTo>
                                  <a:pt x="129" y="285"/>
                                </a:lnTo>
                                <a:lnTo>
                                  <a:pt x="143" y="287"/>
                                </a:lnTo>
                                <a:lnTo>
                                  <a:pt x="158" y="285"/>
                                </a:lnTo>
                                <a:lnTo>
                                  <a:pt x="172" y="283"/>
                                </a:lnTo>
                                <a:lnTo>
                                  <a:pt x="187" y="280"/>
                                </a:lnTo>
                                <a:lnTo>
                                  <a:pt x="199" y="275"/>
                                </a:lnTo>
                                <a:lnTo>
                                  <a:pt x="213" y="268"/>
                                </a:lnTo>
                                <a:lnTo>
                                  <a:pt x="223" y="261"/>
                                </a:lnTo>
                                <a:lnTo>
                                  <a:pt x="234" y="254"/>
                                </a:lnTo>
                                <a:lnTo>
                                  <a:pt x="244" y="244"/>
                                </a:lnTo>
                                <a:lnTo>
                                  <a:pt x="254" y="235"/>
                                </a:lnTo>
                                <a:lnTo>
                                  <a:pt x="263" y="223"/>
                                </a:lnTo>
                                <a:lnTo>
                                  <a:pt x="270" y="211"/>
                                </a:lnTo>
                                <a:lnTo>
                                  <a:pt x="275" y="199"/>
                                </a:lnTo>
                                <a:lnTo>
                                  <a:pt x="280" y="187"/>
                                </a:lnTo>
                                <a:lnTo>
                                  <a:pt x="285" y="172"/>
                                </a:lnTo>
                                <a:lnTo>
                                  <a:pt x="285" y="158"/>
                                </a:lnTo>
                                <a:lnTo>
                                  <a:pt x="287" y="144"/>
                                </a:lnTo>
                                <a:lnTo>
                                  <a:pt x="285" y="129"/>
                                </a:lnTo>
                                <a:lnTo>
                                  <a:pt x="285" y="115"/>
                                </a:lnTo>
                                <a:lnTo>
                                  <a:pt x="280" y="101"/>
                                </a:lnTo>
                                <a:lnTo>
                                  <a:pt x="275" y="89"/>
                                </a:lnTo>
                                <a:lnTo>
                                  <a:pt x="270" y="74"/>
                                </a:lnTo>
                                <a:lnTo>
                                  <a:pt x="263" y="62"/>
                                </a:lnTo>
                                <a:lnTo>
                                  <a:pt x="254" y="53"/>
                                </a:lnTo>
                                <a:lnTo>
                                  <a:pt x="244" y="43"/>
                                </a:lnTo>
                                <a:lnTo>
                                  <a:pt x="234" y="33"/>
                                </a:lnTo>
                                <a:lnTo>
                                  <a:pt x="223" y="24"/>
                                </a:lnTo>
                                <a:lnTo>
                                  <a:pt x="213" y="17"/>
                                </a:lnTo>
                                <a:lnTo>
                                  <a:pt x="199" y="12"/>
                                </a:lnTo>
                                <a:lnTo>
                                  <a:pt x="187" y="7"/>
                                </a:lnTo>
                                <a:lnTo>
                                  <a:pt x="172" y="2"/>
                                </a:lnTo>
                                <a:lnTo>
                                  <a:pt x="158" y="0"/>
                                </a:lnTo>
                                <a:lnTo>
                                  <a:pt x="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2" name="Freeform 2135"/>
                        <wps:cNvSpPr>
                          <a:spLocks/>
                        </wps:cNvSpPr>
                        <wps:spPr bwMode="auto">
                          <a:xfrm>
                            <a:off x="5981" y="11223"/>
                            <a:ext cx="287" cy="287"/>
                          </a:xfrm>
                          <a:custGeom>
                            <a:avLst/>
                            <a:gdLst>
                              <a:gd name="T0" fmla="*/ 129 w 287"/>
                              <a:gd name="T1" fmla="*/ 0 h 287"/>
                              <a:gd name="T2" fmla="*/ 100 w 287"/>
                              <a:gd name="T3" fmla="*/ 7 h 287"/>
                              <a:gd name="T4" fmla="*/ 76 w 287"/>
                              <a:gd name="T5" fmla="*/ 17 h 287"/>
                              <a:gd name="T6" fmla="*/ 52 w 287"/>
                              <a:gd name="T7" fmla="*/ 33 h 287"/>
                              <a:gd name="T8" fmla="*/ 33 w 287"/>
                              <a:gd name="T9" fmla="*/ 53 h 287"/>
                              <a:gd name="T10" fmla="*/ 16 w 287"/>
                              <a:gd name="T11" fmla="*/ 74 h 287"/>
                              <a:gd name="T12" fmla="*/ 7 w 287"/>
                              <a:gd name="T13" fmla="*/ 101 h 287"/>
                              <a:gd name="T14" fmla="*/ 2 w 287"/>
                              <a:gd name="T15" fmla="*/ 129 h 287"/>
                              <a:gd name="T16" fmla="*/ 2 w 287"/>
                              <a:gd name="T17" fmla="*/ 158 h 287"/>
                              <a:gd name="T18" fmla="*/ 7 w 287"/>
                              <a:gd name="T19" fmla="*/ 187 h 287"/>
                              <a:gd name="T20" fmla="*/ 16 w 287"/>
                              <a:gd name="T21" fmla="*/ 211 h 287"/>
                              <a:gd name="T22" fmla="*/ 33 w 287"/>
                              <a:gd name="T23" fmla="*/ 235 h 287"/>
                              <a:gd name="T24" fmla="*/ 52 w 287"/>
                              <a:gd name="T25" fmla="*/ 254 h 287"/>
                              <a:gd name="T26" fmla="*/ 76 w 287"/>
                              <a:gd name="T27" fmla="*/ 268 h 287"/>
                              <a:gd name="T28" fmla="*/ 100 w 287"/>
                              <a:gd name="T29" fmla="*/ 280 h 287"/>
                              <a:gd name="T30" fmla="*/ 129 w 287"/>
                              <a:gd name="T31" fmla="*/ 285 h 287"/>
                              <a:gd name="T32" fmla="*/ 158 w 287"/>
                              <a:gd name="T33" fmla="*/ 285 h 287"/>
                              <a:gd name="T34" fmla="*/ 187 w 287"/>
                              <a:gd name="T35" fmla="*/ 280 h 287"/>
                              <a:gd name="T36" fmla="*/ 213 w 287"/>
                              <a:gd name="T37" fmla="*/ 268 h 287"/>
                              <a:gd name="T38" fmla="*/ 234 w 287"/>
                              <a:gd name="T39" fmla="*/ 254 h 287"/>
                              <a:gd name="T40" fmla="*/ 254 w 287"/>
                              <a:gd name="T41" fmla="*/ 235 h 287"/>
                              <a:gd name="T42" fmla="*/ 270 w 287"/>
                              <a:gd name="T43" fmla="*/ 211 h 287"/>
                              <a:gd name="T44" fmla="*/ 280 w 287"/>
                              <a:gd name="T45" fmla="*/ 187 h 287"/>
                              <a:gd name="T46" fmla="*/ 285 w 287"/>
                              <a:gd name="T47" fmla="*/ 158 h 287"/>
                              <a:gd name="T48" fmla="*/ 285 w 287"/>
                              <a:gd name="T49" fmla="*/ 129 h 287"/>
                              <a:gd name="T50" fmla="*/ 280 w 287"/>
                              <a:gd name="T51" fmla="*/ 101 h 287"/>
                              <a:gd name="T52" fmla="*/ 270 w 287"/>
                              <a:gd name="T53" fmla="*/ 74 h 287"/>
                              <a:gd name="T54" fmla="*/ 254 w 287"/>
                              <a:gd name="T55" fmla="*/ 53 h 287"/>
                              <a:gd name="T56" fmla="*/ 234 w 287"/>
                              <a:gd name="T57" fmla="*/ 33 h 287"/>
                              <a:gd name="T58" fmla="*/ 213 w 287"/>
                              <a:gd name="T59" fmla="*/ 17 h 287"/>
                              <a:gd name="T60" fmla="*/ 187 w 287"/>
                              <a:gd name="T61" fmla="*/ 7 h 287"/>
                              <a:gd name="T62" fmla="*/ 158 w 287"/>
                              <a:gd name="T63" fmla="*/ 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7" h="287">
                                <a:moveTo>
                                  <a:pt x="143" y="0"/>
                                </a:moveTo>
                                <a:lnTo>
                                  <a:pt x="129" y="0"/>
                                </a:lnTo>
                                <a:lnTo>
                                  <a:pt x="115" y="2"/>
                                </a:lnTo>
                                <a:lnTo>
                                  <a:pt x="100" y="7"/>
                                </a:lnTo>
                                <a:lnTo>
                                  <a:pt x="88" y="12"/>
                                </a:lnTo>
                                <a:lnTo>
                                  <a:pt x="76" y="17"/>
                                </a:lnTo>
                                <a:lnTo>
                                  <a:pt x="64" y="24"/>
                                </a:lnTo>
                                <a:lnTo>
                                  <a:pt x="52" y="33"/>
                                </a:lnTo>
                                <a:lnTo>
                                  <a:pt x="43" y="43"/>
                                </a:lnTo>
                                <a:lnTo>
                                  <a:pt x="33" y="53"/>
                                </a:lnTo>
                                <a:lnTo>
                                  <a:pt x="24" y="62"/>
                                </a:lnTo>
                                <a:lnTo>
                                  <a:pt x="16" y="74"/>
                                </a:lnTo>
                                <a:lnTo>
                                  <a:pt x="12" y="89"/>
                                </a:lnTo>
                                <a:lnTo>
                                  <a:pt x="7" y="101"/>
                                </a:lnTo>
                                <a:lnTo>
                                  <a:pt x="2" y="115"/>
                                </a:lnTo>
                                <a:lnTo>
                                  <a:pt x="2" y="129"/>
                                </a:lnTo>
                                <a:lnTo>
                                  <a:pt x="0" y="144"/>
                                </a:lnTo>
                                <a:lnTo>
                                  <a:pt x="2" y="158"/>
                                </a:lnTo>
                                <a:lnTo>
                                  <a:pt x="2" y="172"/>
                                </a:lnTo>
                                <a:lnTo>
                                  <a:pt x="7" y="187"/>
                                </a:lnTo>
                                <a:lnTo>
                                  <a:pt x="12" y="199"/>
                                </a:lnTo>
                                <a:lnTo>
                                  <a:pt x="16" y="211"/>
                                </a:lnTo>
                                <a:lnTo>
                                  <a:pt x="24" y="223"/>
                                </a:lnTo>
                                <a:lnTo>
                                  <a:pt x="33" y="235"/>
                                </a:lnTo>
                                <a:lnTo>
                                  <a:pt x="43" y="244"/>
                                </a:lnTo>
                                <a:lnTo>
                                  <a:pt x="52" y="254"/>
                                </a:lnTo>
                                <a:lnTo>
                                  <a:pt x="64" y="261"/>
                                </a:lnTo>
                                <a:lnTo>
                                  <a:pt x="76" y="268"/>
                                </a:lnTo>
                                <a:lnTo>
                                  <a:pt x="88" y="275"/>
                                </a:lnTo>
                                <a:lnTo>
                                  <a:pt x="100" y="280"/>
                                </a:lnTo>
                                <a:lnTo>
                                  <a:pt x="115" y="283"/>
                                </a:lnTo>
                                <a:lnTo>
                                  <a:pt x="129" y="285"/>
                                </a:lnTo>
                                <a:lnTo>
                                  <a:pt x="143" y="287"/>
                                </a:lnTo>
                                <a:lnTo>
                                  <a:pt x="158" y="285"/>
                                </a:lnTo>
                                <a:lnTo>
                                  <a:pt x="172" y="283"/>
                                </a:lnTo>
                                <a:lnTo>
                                  <a:pt x="187" y="280"/>
                                </a:lnTo>
                                <a:lnTo>
                                  <a:pt x="199" y="275"/>
                                </a:lnTo>
                                <a:lnTo>
                                  <a:pt x="213" y="268"/>
                                </a:lnTo>
                                <a:lnTo>
                                  <a:pt x="223" y="261"/>
                                </a:lnTo>
                                <a:lnTo>
                                  <a:pt x="234" y="254"/>
                                </a:lnTo>
                                <a:lnTo>
                                  <a:pt x="244" y="244"/>
                                </a:lnTo>
                                <a:lnTo>
                                  <a:pt x="254" y="235"/>
                                </a:lnTo>
                                <a:lnTo>
                                  <a:pt x="263" y="223"/>
                                </a:lnTo>
                                <a:lnTo>
                                  <a:pt x="270" y="211"/>
                                </a:lnTo>
                                <a:lnTo>
                                  <a:pt x="275" y="199"/>
                                </a:lnTo>
                                <a:lnTo>
                                  <a:pt x="280" y="187"/>
                                </a:lnTo>
                                <a:lnTo>
                                  <a:pt x="285" y="172"/>
                                </a:lnTo>
                                <a:lnTo>
                                  <a:pt x="285" y="158"/>
                                </a:lnTo>
                                <a:lnTo>
                                  <a:pt x="287" y="144"/>
                                </a:lnTo>
                                <a:lnTo>
                                  <a:pt x="285" y="129"/>
                                </a:lnTo>
                                <a:lnTo>
                                  <a:pt x="285" y="115"/>
                                </a:lnTo>
                                <a:lnTo>
                                  <a:pt x="280" y="101"/>
                                </a:lnTo>
                                <a:lnTo>
                                  <a:pt x="275" y="89"/>
                                </a:lnTo>
                                <a:lnTo>
                                  <a:pt x="270" y="74"/>
                                </a:lnTo>
                                <a:lnTo>
                                  <a:pt x="263" y="62"/>
                                </a:lnTo>
                                <a:lnTo>
                                  <a:pt x="254" y="53"/>
                                </a:lnTo>
                                <a:lnTo>
                                  <a:pt x="244" y="43"/>
                                </a:lnTo>
                                <a:lnTo>
                                  <a:pt x="234" y="33"/>
                                </a:lnTo>
                                <a:lnTo>
                                  <a:pt x="223" y="24"/>
                                </a:lnTo>
                                <a:lnTo>
                                  <a:pt x="213" y="17"/>
                                </a:lnTo>
                                <a:lnTo>
                                  <a:pt x="199" y="12"/>
                                </a:lnTo>
                                <a:lnTo>
                                  <a:pt x="187" y="7"/>
                                </a:lnTo>
                                <a:lnTo>
                                  <a:pt x="172" y="2"/>
                                </a:lnTo>
                                <a:lnTo>
                                  <a:pt x="158" y="0"/>
                                </a:lnTo>
                                <a:lnTo>
                                  <a:pt x="143"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3" name="Rectangle 2136"/>
                        <wps:cNvSpPr>
                          <a:spLocks noChangeArrowheads="1"/>
                        </wps:cNvSpPr>
                        <wps:spPr bwMode="auto">
                          <a:xfrm>
                            <a:off x="6076" y="11277"/>
                            <a:ext cx="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82D63" w14:textId="77777777" w:rsidR="004D6677" w:rsidRDefault="004D6677" w:rsidP="007B58AF">
                              <w:r>
                                <w:rPr>
                                  <w:color w:val="000000"/>
                                  <w:sz w:val="16"/>
                                  <w:szCs w:val="16"/>
                                </w:rPr>
                                <w:t>3</w:t>
                              </w:r>
                            </w:p>
                          </w:txbxContent>
                        </wps:txbx>
                        <wps:bodyPr rot="0" vert="horz" wrap="square" lIns="0" tIns="0" rIns="0" bIns="0" anchor="t" anchorCtr="0" upright="1">
                          <a:noAutofit/>
                        </wps:bodyPr>
                      </wps:wsp>
                      <wps:wsp>
                        <wps:cNvPr id="2374" name="Rectangle 2137"/>
                        <wps:cNvSpPr>
                          <a:spLocks noChangeArrowheads="1"/>
                        </wps:cNvSpPr>
                        <wps:spPr bwMode="auto">
                          <a:xfrm>
                            <a:off x="6158" y="11237"/>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D4EEF" w14:textId="77777777" w:rsidR="004D6677" w:rsidRDefault="004D6677" w:rsidP="007B58AF">
                              <w:r>
                                <w:rPr>
                                  <w:color w:val="000000"/>
                                </w:rPr>
                                <w:t xml:space="preserve"> </w:t>
                              </w:r>
                            </w:p>
                          </w:txbxContent>
                        </wps:txbx>
                        <wps:bodyPr rot="0" vert="horz" wrap="square" lIns="0" tIns="0" rIns="0" bIns="0" anchor="t" anchorCtr="0" upright="1">
                          <a:noAutofit/>
                        </wps:bodyPr>
                      </wps:wsp>
                      <wps:wsp>
                        <wps:cNvPr id="2375" name="Rectangle 2138"/>
                        <wps:cNvSpPr>
                          <a:spLocks noChangeArrowheads="1"/>
                        </wps:cNvSpPr>
                        <wps:spPr bwMode="auto">
                          <a:xfrm>
                            <a:off x="6396" y="11142"/>
                            <a:ext cx="2255"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186B5" w14:textId="77777777" w:rsidR="004D6677" w:rsidRPr="00A1415D" w:rsidRDefault="004D6677" w:rsidP="007B58AF">
                              <w:pPr>
                                <w:rPr>
                                  <w:rFonts w:ascii="Times New Roman" w:hAnsi="Times New Roman" w:cs="Times New Roman"/>
                                  <w:sz w:val="20"/>
                                </w:rPr>
                              </w:pPr>
                              <w:r w:rsidRPr="00A1415D">
                                <w:rPr>
                                  <w:rFonts w:ascii="Times New Roman" w:hAnsi="Times New Roman" w:cs="Times New Roman"/>
                                  <w:color w:val="000000"/>
                                  <w:sz w:val="20"/>
                                </w:rPr>
                                <w:t>Chiếu xuống mặt phẳng bản đồ</w:t>
                              </w:r>
                            </w:p>
                          </w:txbxContent>
                        </wps:txbx>
                        <wps:bodyPr rot="0" vert="horz" wrap="square" lIns="0" tIns="0" rIns="0" bIns="0" anchor="t" anchorCtr="0" upright="1">
                          <a:noAutofit/>
                        </wps:bodyPr>
                      </wps:wsp>
                      <wps:wsp>
                        <wps:cNvPr id="2376" name="Rectangle 2139"/>
                        <wps:cNvSpPr>
                          <a:spLocks noChangeArrowheads="1"/>
                        </wps:cNvSpPr>
                        <wps:spPr bwMode="auto">
                          <a:xfrm>
                            <a:off x="5346" y="11403"/>
                            <a:ext cx="124"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F24AF" w14:textId="77777777" w:rsidR="004D6677" w:rsidRDefault="004D6677" w:rsidP="007B58AF">
                              <w:r>
                                <w:rPr>
                                  <w:i/>
                                  <w:iCs/>
                                  <w:color w:val="000000"/>
                                </w:rPr>
                                <w:t xml:space="preserve"> </w:t>
                              </w:r>
                            </w:p>
                          </w:txbxContent>
                        </wps:txbx>
                        <wps:bodyPr rot="0" vert="horz" wrap="square" lIns="0" tIns="0" rIns="0" bIns="0" anchor="t" anchorCtr="0" upright="1">
                          <a:noAutofit/>
                        </wps:bodyPr>
                      </wps:wsp>
                      <wps:wsp>
                        <wps:cNvPr id="2377" name="Freeform 2140"/>
                        <wps:cNvSpPr>
                          <a:spLocks/>
                        </wps:cNvSpPr>
                        <wps:spPr bwMode="auto">
                          <a:xfrm>
                            <a:off x="4866" y="8727"/>
                            <a:ext cx="975" cy="720"/>
                          </a:xfrm>
                          <a:custGeom>
                            <a:avLst/>
                            <a:gdLst>
                              <a:gd name="T0" fmla="*/ 1440 w 1440"/>
                              <a:gd name="T1" fmla="*/ 0 h 720"/>
                              <a:gd name="T2" fmla="*/ 360 w 1440"/>
                              <a:gd name="T3" fmla="*/ 180 h 720"/>
                              <a:gd name="T4" fmla="*/ 0 w 1440"/>
                              <a:gd name="T5" fmla="*/ 720 h 720"/>
                            </a:gdLst>
                            <a:ahLst/>
                            <a:cxnLst>
                              <a:cxn ang="0">
                                <a:pos x="T0" y="T1"/>
                              </a:cxn>
                              <a:cxn ang="0">
                                <a:pos x="T2" y="T3"/>
                              </a:cxn>
                              <a:cxn ang="0">
                                <a:pos x="T4" y="T5"/>
                              </a:cxn>
                            </a:cxnLst>
                            <a:rect l="0" t="0" r="r" b="b"/>
                            <a:pathLst>
                              <a:path w="1440" h="720">
                                <a:moveTo>
                                  <a:pt x="1440" y="0"/>
                                </a:moveTo>
                                <a:cubicBezTo>
                                  <a:pt x="1020" y="30"/>
                                  <a:pt x="600" y="60"/>
                                  <a:pt x="360" y="180"/>
                                </a:cubicBezTo>
                                <a:cubicBezTo>
                                  <a:pt x="120" y="300"/>
                                  <a:pt x="60" y="510"/>
                                  <a:pt x="0" y="720"/>
                                </a:cubicBezTo>
                              </a:path>
                            </a:pathLst>
                          </a:custGeom>
                          <a:noFill/>
                          <a:ln w="9525" cap="rnd" cmpd="sng">
                            <a:solidFill>
                              <a:srgbClr val="000000"/>
                            </a:solidFill>
                            <a:prstDash val="sysDot"/>
                            <a:round/>
                            <a:headEnd/>
                            <a:tailEnd type="triangle" w="sm"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78" name="Freeform 2141"/>
                        <wps:cNvSpPr>
                          <a:spLocks/>
                        </wps:cNvSpPr>
                        <wps:spPr bwMode="auto">
                          <a:xfrm>
                            <a:off x="4965" y="8018"/>
                            <a:ext cx="810" cy="450"/>
                          </a:xfrm>
                          <a:custGeom>
                            <a:avLst/>
                            <a:gdLst>
                              <a:gd name="T0" fmla="*/ 810 w 810"/>
                              <a:gd name="T1" fmla="*/ 0 h 450"/>
                              <a:gd name="T2" fmla="*/ 306 w 810"/>
                              <a:gd name="T3" fmla="*/ 94 h 450"/>
                              <a:gd name="T4" fmla="*/ 0 w 810"/>
                              <a:gd name="T5" fmla="*/ 450 h 450"/>
                            </a:gdLst>
                            <a:ahLst/>
                            <a:cxnLst>
                              <a:cxn ang="0">
                                <a:pos x="T0" y="T1"/>
                              </a:cxn>
                              <a:cxn ang="0">
                                <a:pos x="T2" y="T3"/>
                              </a:cxn>
                              <a:cxn ang="0">
                                <a:pos x="T4" y="T5"/>
                              </a:cxn>
                            </a:cxnLst>
                            <a:rect l="0" t="0" r="r" b="b"/>
                            <a:pathLst>
                              <a:path w="810" h="450">
                                <a:moveTo>
                                  <a:pt x="810" y="0"/>
                                </a:moveTo>
                                <a:cubicBezTo>
                                  <a:pt x="724" y="16"/>
                                  <a:pt x="441" y="19"/>
                                  <a:pt x="306" y="94"/>
                                </a:cubicBezTo>
                                <a:cubicBezTo>
                                  <a:pt x="171" y="169"/>
                                  <a:pt x="64" y="376"/>
                                  <a:pt x="0" y="450"/>
                                </a:cubicBezTo>
                              </a:path>
                            </a:pathLst>
                          </a:custGeom>
                          <a:noFill/>
                          <a:ln w="9525" cap="rnd" cmpd="sng">
                            <a:solidFill>
                              <a:srgbClr val="000000"/>
                            </a:solidFill>
                            <a:prstDash val="sysDot"/>
                            <a:round/>
                            <a:headEnd/>
                            <a:tailEnd type="triangle" w="sm"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79" name="Freeform 2142"/>
                        <wps:cNvSpPr>
                          <a:spLocks/>
                        </wps:cNvSpPr>
                        <wps:spPr bwMode="auto">
                          <a:xfrm>
                            <a:off x="4221" y="7227"/>
                            <a:ext cx="85" cy="85"/>
                          </a:xfrm>
                          <a:custGeom>
                            <a:avLst/>
                            <a:gdLst>
                              <a:gd name="T0" fmla="*/ 71 w 143"/>
                              <a:gd name="T1" fmla="*/ 0 h 149"/>
                              <a:gd name="T2" fmla="*/ 64 w 143"/>
                              <a:gd name="T3" fmla="*/ 2 h 149"/>
                              <a:gd name="T4" fmla="*/ 57 w 143"/>
                              <a:gd name="T5" fmla="*/ 2 h 149"/>
                              <a:gd name="T6" fmla="*/ 50 w 143"/>
                              <a:gd name="T7" fmla="*/ 5 h 149"/>
                              <a:gd name="T8" fmla="*/ 43 w 143"/>
                              <a:gd name="T9" fmla="*/ 7 h 149"/>
                              <a:gd name="T10" fmla="*/ 35 w 143"/>
                              <a:gd name="T11" fmla="*/ 10 h 149"/>
                              <a:gd name="T12" fmla="*/ 31 w 143"/>
                              <a:gd name="T13" fmla="*/ 14 h 149"/>
                              <a:gd name="T14" fmla="*/ 19 w 143"/>
                              <a:gd name="T15" fmla="*/ 22 h 149"/>
                              <a:gd name="T16" fmla="*/ 12 w 143"/>
                              <a:gd name="T17" fmla="*/ 34 h 149"/>
                              <a:gd name="T18" fmla="*/ 7 w 143"/>
                              <a:gd name="T19" fmla="*/ 41 h 149"/>
                              <a:gd name="T20" fmla="*/ 4 w 143"/>
                              <a:gd name="T21" fmla="*/ 45 h 149"/>
                              <a:gd name="T22" fmla="*/ 2 w 143"/>
                              <a:gd name="T23" fmla="*/ 53 h 149"/>
                              <a:gd name="T24" fmla="*/ 0 w 143"/>
                              <a:gd name="T25" fmla="*/ 60 h 149"/>
                              <a:gd name="T26" fmla="*/ 0 w 143"/>
                              <a:gd name="T27" fmla="*/ 67 h 149"/>
                              <a:gd name="T28" fmla="*/ 0 w 143"/>
                              <a:gd name="T29" fmla="*/ 74 h 149"/>
                              <a:gd name="T30" fmla="*/ 0 w 143"/>
                              <a:gd name="T31" fmla="*/ 81 h 149"/>
                              <a:gd name="T32" fmla="*/ 0 w 143"/>
                              <a:gd name="T33" fmla="*/ 89 h 149"/>
                              <a:gd name="T34" fmla="*/ 2 w 143"/>
                              <a:gd name="T35" fmla="*/ 96 h 149"/>
                              <a:gd name="T36" fmla="*/ 4 w 143"/>
                              <a:gd name="T37" fmla="*/ 103 h 149"/>
                              <a:gd name="T38" fmla="*/ 7 w 143"/>
                              <a:gd name="T39" fmla="*/ 110 h 149"/>
                              <a:gd name="T40" fmla="*/ 12 w 143"/>
                              <a:gd name="T41" fmla="*/ 115 h 149"/>
                              <a:gd name="T42" fmla="*/ 19 w 143"/>
                              <a:gd name="T43" fmla="*/ 127 h 149"/>
                              <a:gd name="T44" fmla="*/ 31 w 143"/>
                              <a:gd name="T45" fmla="*/ 134 h 149"/>
                              <a:gd name="T46" fmla="*/ 35 w 143"/>
                              <a:gd name="T47" fmla="*/ 139 h 149"/>
                              <a:gd name="T48" fmla="*/ 43 w 143"/>
                              <a:gd name="T49" fmla="*/ 141 h 149"/>
                              <a:gd name="T50" fmla="*/ 50 w 143"/>
                              <a:gd name="T51" fmla="*/ 144 h 149"/>
                              <a:gd name="T52" fmla="*/ 57 w 143"/>
                              <a:gd name="T53" fmla="*/ 146 h 149"/>
                              <a:gd name="T54" fmla="*/ 64 w 143"/>
                              <a:gd name="T55" fmla="*/ 149 h 149"/>
                              <a:gd name="T56" fmla="*/ 71 w 143"/>
                              <a:gd name="T57" fmla="*/ 149 h 149"/>
                              <a:gd name="T58" fmla="*/ 79 w 143"/>
                              <a:gd name="T59" fmla="*/ 149 h 149"/>
                              <a:gd name="T60" fmla="*/ 86 w 143"/>
                              <a:gd name="T61" fmla="*/ 146 h 149"/>
                              <a:gd name="T62" fmla="*/ 93 w 143"/>
                              <a:gd name="T63" fmla="*/ 144 h 149"/>
                              <a:gd name="T64" fmla="*/ 100 w 143"/>
                              <a:gd name="T65" fmla="*/ 141 h 149"/>
                              <a:gd name="T66" fmla="*/ 105 w 143"/>
                              <a:gd name="T67" fmla="*/ 139 h 149"/>
                              <a:gd name="T68" fmla="*/ 112 w 143"/>
                              <a:gd name="T69" fmla="*/ 134 h 149"/>
                              <a:gd name="T70" fmla="*/ 122 w 143"/>
                              <a:gd name="T71" fmla="*/ 127 h 149"/>
                              <a:gd name="T72" fmla="*/ 131 w 143"/>
                              <a:gd name="T73" fmla="*/ 115 h 149"/>
                              <a:gd name="T74" fmla="*/ 134 w 143"/>
                              <a:gd name="T75" fmla="*/ 110 h 149"/>
                              <a:gd name="T76" fmla="*/ 139 w 143"/>
                              <a:gd name="T77" fmla="*/ 103 h 149"/>
                              <a:gd name="T78" fmla="*/ 141 w 143"/>
                              <a:gd name="T79" fmla="*/ 96 h 149"/>
                              <a:gd name="T80" fmla="*/ 141 w 143"/>
                              <a:gd name="T81" fmla="*/ 89 h 149"/>
                              <a:gd name="T82" fmla="*/ 143 w 143"/>
                              <a:gd name="T83" fmla="*/ 81 h 149"/>
                              <a:gd name="T84" fmla="*/ 143 w 143"/>
                              <a:gd name="T85" fmla="*/ 74 h 149"/>
                              <a:gd name="T86" fmla="*/ 143 w 143"/>
                              <a:gd name="T87" fmla="*/ 67 h 149"/>
                              <a:gd name="T88" fmla="*/ 141 w 143"/>
                              <a:gd name="T89" fmla="*/ 60 h 149"/>
                              <a:gd name="T90" fmla="*/ 141 w 143"/>
                              <a:gd name="T91" fmla="*/ 53 h 149"/>
                              <a:gd name="T92" fmla="*/ 139 w 143"/>
                              <a:gd name="T93" fmla="*/ 45 h 149"/>
                              <a:gd name="T94" fmla="*/ 134 w 143"/>
                              <a:gd name="T95" fmla="*/ 41 h 149"/>
                              <a:gd name="T96" fmla="*/ 131 w 143"/>
                              <a:gd name="T97" fmla="*/ 34 h 149"/>
                              <a:gd name="T98" fmla="*/ 122 w 143"/>
                              <a:gd name="T99" fmla="*/ 22 h 149"/>
                              <a:gd name="T100" fmla="*/ 112 w 143"/>
                              <a:gd name="T101" fmla="*/ 14 h 149"/>
                              <a:gd name="T102" fmla="*/ 105 w 143"/>
                              <a:gd name="T103" fmla="*/ 10 h 149"/>
                              <a:gd name="T104" fmla="*/ 100 w 143"/>
                              <a:gd name="T105" fmla="*/ 7 h 149"/>
                              <a:gd name="T106" fmla="*/ 93 w 143"/>
                              <a:gd name="T107" fmla="*/ 5 h 149"/>
                              <a:gd name="T108" fmla="*/ 86 w 143"/>
                              <a:gd name="T109" fmla="*/ 2 h 149"/>
                              <a:gd name="T110" fmla="*/ 79 w 143"/>
                              <a:gd name="T111" fmla="*/ 2 h 149"/>
                              <a:gd name="T112" fmla="*/ 71 w 143"/>
                              <a:gd name="T113"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9">
                                <a:moveTo>
                                  <a:pt x="71" y="0"/>
                                </a:moveTo>
                                <a:lnTo>
                                  <a:pt x="64" y="2"/>
                                </a:lnTo>
                                <a:lnTo>
                                  <a:pt x="57" y="2"/>
                                </a:lnTo>
                                <a:lnTo>
                                  <a:pt x="50" y="5"/>
                                </a:lnTo>
                                <a:lnTo>
                                  <a:pt x="43" y="7"/>
                                </a:lnTo>
                                <a:lnTo>
                                  <a:pt x="35" y="10"/>
                                </a:lnTo>
                                <a:lnTo>
                                  <a:pt x="31" y="14"/>
                                </a:lnTo>
                                <a:lnTo>
                                  <a:pt x="19" y="22"/>
                                </a:lnTo>
                                <a:lnTo>
                                  <a:pt x="12" y="34"/>
                                </a:lnTo>
                                <a:lnTo>
                                  <a:pt x="7" y="41"/>
                                </a:lnTo>
                                <a:lnTo>
                                  <a:pt x="4" y="45"/>
                                </a:lnTo>
                                <a:lnTo>
                                  <a:pt x="2" y="53"/>
                                </a:lnTo>
                                <a:lnTo>
                                  <a:pt x="0" y="60"/>
                                </a:lnTo>
                                <a:lnTo>
                                  <a:pt x="0" y="67"/>
                                </a:lnTo>
                                <a:lnTo>
                                  <a:pt x="0" y="74"/>
                                </a:lnTo>
                                <a:lnTo>
                                  <a:pt x="0" y="81"/>
                                </a:lnTo>
                                <a:lnTo>
                                  <a:pt x="0" y="89"/>
                                </a:lnTo>
                                <a:lnTo>
                                  <a:pt x="2" y="96"/>
                                </a:lnTo>
                                <a:lnTo>
                                  <a:pt x="4" y="103"/>
                                </a:lnTo>
                                <a:lnTo>
                                  <a:pt x="7" y="110"/>
                                </a:lnTo>
                                <a:lnTo>
                                  <a:pt x="12" y="115"/>
                                </a:lnTo>
                                <a:lnTo>
                                  <a:pt x="19" y="127"/>
                                </a:lnTo>
                                <a:lnTo>
                                  <a:pt x="31" y="134"/>
                                </a:lnTo>
                                <a:lnTo>
                                  <a:pt x="35" y="139"/>
                                </a:lnTo>
                                <a:lnTo>
                                  <a:pt x="43" y="141"/>
                                </a:lnTo>
                                <a:lnTo>
                                  <a:pt x="50" y="144"/>
                                </a:lnTo>
                                <a:lnTo>
                                  <a:pt x="57" y="146"/>
                                </a:lnTo>
                                <a:lnTo>
                                  <a:pt x="64" y="149"/>
                                </a:lnTo>
                                <a:lnTo>
                                  <a:pt x="71" y="149"/>
                                </a:lnTo>
                                <a:lnTo>
                                  <a:pt x="79" y="149"/>
                                </a:lnTo>
                                <a:lnTo>
                                  <a:pt x="86" y="146"/>
                                </a:lnTo>
                                <a:lnTo>
                                  <a:pt x="93" y="144"/>
                                </a:lnTo>
                                <a:lnTo>
                                  <a:pt x="100" y="141"/>
                                </a:lnTo>
                                <a:lnTo>
                                  <a:pt x="105" y="139"/>
                                </a:lnTo>
                                <a:lnTo>
                                  <a:pt x="112" y="134"/>
                                </a:lnTo>
                                <a:lnTo>
                                  <a:pt x="122" y="127"/>
                                </a:lnTo>
                                <a:lnTo>
                                  <a:pt x="131" y="115"/>
                                </a:lnTo>
                                <a:lnTo>
                                  <a:pt x="134" y="110"/>
                                </a:lnTo>
                                <a:lnTo>
                                  <a:pt x="139" y="103"/>
                                </a:lnTo>
                                <a:lnTo>
                                  <a:pt x="141" y="96"/>
                                </a:lnTo>
                                <a:lnTo>
                                  <a:pt x="141" y="89"/>
                                </a:lnTo>
                                <a:lnTo>
                                  <a:pt x="143" y="81"/>
                                </a:lnTo>
                                <a:lnTo>
                                  <a:pt x="143" y="74"/>
                                </a:lnTo>
                                <a:lnTo>
                                  <a:pt x="143" y="67"/>
                                </a:lnTo>
                                <a:lnTo>
                                  <a:pt x="141" y="60"/>
                                </a:lnTo>
                                <a:lnTo>
                                  <a:pt x="141" y="53"/>
                                </a:lnTo>
                                <a:lnTo>
                                  <a:pt x="139" y="45"/>
                                </a:lnTo>
                                <a:lnTo>
                                  <a:pt x="134" y="41"/>
                                </a:lnTo>
                                <a:lnTo>
                                  <a:pt x="131" y="34"/>
                                </a:lnTo>
                                <a:lnTo>
                                  <a:pt x="122" y="22"/>
                                </a:lnTo>
                                <a:lnTo>
                                  <a:pt x="112" y="14"/>
                                </a:lnTo>
                                <a:lnTo>
                                  <a:pt x="105" y="10"/>
                                </a:lnTo>
                                <a:lnTo>
                                  <a:pt x="100" y="7"/>
                                </a:lnTo>
                                <a:lnTo>
                                  <a:pt x="93" y="5"/>
                                </a:lnTo>
                                <a:lnTo>
                                  <a:pt x="86" y="2"/>
                                </a:lnTo>
                                <a:lnTo>
                                  <a:pt x="79" y="2"/>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0" name="Freeform 2143"/>
                        <wps:cNvSpPr>
                          <a:spLocks/>
                        </wps:cNvSpPr>
                        <wps:spPr bwMode="auto">
                          <a:xfrm>
                            <a:off x="4656" y="7782"/>
                            <a:ext cx="85" cy="85"/>
                          </a:xfrm>
                          <a:custGeom>
                            <a:avLst/>
                            <a:gdLst>
                              <a:gd name="T0" fmla="*/ 71 w 143"/>
                              <a:gd name="T1" fmla="*/ 0 h 149"/>
                              <a:gd name="T2" fmla="*/ 64 w 143"/>
                              <a:gd name="T3" fmla="*/ 2 h 149"/>
                              <a:gd name="T4" fmla="*/ 57 w 143"/>
                              <a:gd name="T5" fmla="*/ 2 h 149"/>
                              <a:gd name="T6" fmla="*/ 50 w 143"/>
                              <a:gd name="T7" fmla="*/ 5 h 149"/>
                              <a:gd name="T8" fmla="*/ 43 w 143"/>
                              <a:gd name="T9" fmla="*/ 7 h 149"/>
                              <a:gd name="T10" fmla="*/ 35 w 143"/>
                              <a:gd name="T11" fmla="*/ 10 h 149"/>
                              <a:gd name="T12" fmla="*/ 31 w 143"/>
                              <a:gd name="T13" fmla="*/ 14 h 149"/>
                              <a:gd name="T14" fmla="*/ 19 w 143"/>
                              <a:gd name="T15" fmla="*/ 22 h 149"/>
                              <a:gd name="T16" fmla="*/ 12 w 143"/>
                              <a:gd name="T17" fmla="*/ 34 h 149"/>
                              <a:gd name="T18" fmla="*/ 7 w 143"/>
                              <a:gd name="T19" fmla="*/ 41 h 149"/>
                              <a:gd name="T20" fmla="*/ 4 w 143"/>
                              <a:gd name="T21" fmla="*/ 45 h 149"/>
                              <a:gd name="T22" fmla="*/ 2 w 143"/>
                              <a:gd name="T23" fmla="*/ 53 h 149"/>
                              <a:gd name="T24" fmla="*/ 0 w 143"/>
                              <a:gd name="T25" fmla="*/ 60 h 149"/>
                              <a:gd name="T26" fmla="*/ 0 w 143"/>
                              <a:gd name="T27" fmla="*/ 67 h 149"/>
                              <a:gd name="T28" fmla="*/ 0 w 143"/>
                              <a:gd name="T29" fmla="*/ 74 h 149"/>
                              <a:gd name="T30" fmla="*/ 0 w 143"/>
                              <a:gd name="T31" fmla="*/ 81 h 149"/>
                              <a:gd name="T32" fmla="*/ 0 w 143"/>
                              <a:gd name="T33" fmla="*/ 89 h 149"/>
                              <a:gd name="T34" fmla="*/ 2 w 143"/>
                              <a:gd name="T35" fmla="*/ 96 h 149"/>
                              <a:gd name="T36" fmla="*/ 4 w 143"/>
                              <a:gd name="T37" fmla="*/ 103 h 149"/>
                              <a:gd name="T38" fmla="*/ 7 w 143"/>
                              <a:gd name="T39" fmla="*/ 110 h 149"/>
                              <a:gd name="T40" fmla="*/ 12 w 143"/>
                              <a:gd name="T41" fmla="*/ 115 h 149"/>
                              <a:gd name="T42" fmla="*/ 19 w 143"/>
                              <a:gd name="T43" fmla="*/ 127 h 149"/>
                              <a:gd name="T44" fmla="*/ 31 w 143"/>
                              <a:gd name="T45" fmla="*/ 134 h 149"/>
                              <a:gd name="T46" fmla="*/ 35 w 143"/>
                              <a:gd name="T47" fmla="*/ 139 h 149"/>
                              <a:gd name="T48" fmla="*/ 43 w 143"/>
                              <a:gd name="T49" fmla="*/ 141 h 149"/>
                              <a:gd name="T50" fmla="*/ 50 w 143"/>
                              <a:gd name="T51" fmla="*/ 144 h 149"/>
                              <a:gd name="T52" fmla="*/ 57 w 143"/>
                              <a:gd name="T53" fmla="*/ 146 h 149"/>
                              <a:gd name="T54" fmla="*/ 64 w 143"/>
                              <a:gd name="T55" fmla="*/ 149 h 149"/>
                              <a:gd name="T56" fmla="*/ 71 w 143"/>
                              <a:gd name="T57" fmla="*/ 149 h 149"/>
                              <a:gd name="T58" fmla="*/ 79 w 143"/>
                              <a:gd name="T59" fmla="*/ 149 h 149"/>
                              <a:gd name="T60" fmla="*/ 86 w 143"/>
                              <a:gd name="T61" fmla="*/ 146 h 149"/>
                              <a:gd name="T62" fmla="*/ 93 w 143"/>
                              <a:gd name="T63" fmla="*/ 144 h 149"/>
                              <a:gd name="T64" fmla="*/ 100 w 143"/>
                              <a:gd name="T65" fmla="*/ 141 h 149"/>
                              <a:gd name="T66" fmla="*/ 105 w 143"/>
                              <a:gd name="T67" fmla="*/ 139 h 149"/>
                              <a:gd name="T68" fmla="*/ 112 w 143"/>
                              <a:gd name="T69" fmla="*/ 134 h 149"/>
                              <a:gd name="T70" fmla="*/ 122 w 143"/>
                              <a:gd name="T71" fmla="*/ 127 h 149"/>
                              <a:gd name="T72" fmla="*/ 131 w 143"/>
                              <a:gd name="T73" fmla="*/ 115 h 149"/>
                              <a:gd name="T74" fmla="*/ 134 w 143"/>
                              <a:gd name="T75" fmla="*/ 110 h 149"/>
                              <a:gd name="T76" fmla="*/ 139 w 143"/>
                              <a:gd name="T77" fmla="*/ 103 h 149"/>
                              <a:gd name="T78" fmla="*/ 141 w 143"/>
                              <a:gd name="T79" fmla="*/ 96 h 149"/>
                              <a:gd name="T80" fmla="*/ 141 w 143"/>
                              <a:gd name="T81" fmla="*/ 89 h 149"/>
                              <a:gd name="T82" fmla="*/ 143 w 143"/>
                              <a:gd name="T83" fmla="*/ 81 h 149"/>
                              <a:gd name="T84" fmla="*/ 143 w 143"/>
                              <a:gd name="T85" fmla="*/ 74 h 149"/>
                              <a:gd name="T86" fmla="*/ 143 w 143"/>
                              <a:gd name="T87" fmla="*/ 67 h 149"/>
                              <a:gd name="T88" fmla="*/ 141 w 143"/>
                              <a:gd name="T89" fmla="*/ 60 h 149"/>
                              <a:gd name="T90" fmla="*/ 141 w 143"/>
                              <a:gd name="T91" fmla="*/ 53 h 149"/>
                              <a:gd name="T92" fmla="*/ 139 w 143"/>
                              <a:gd name="T93" fmla="*/ 45 h 149"/>
                              <a:gd name="T94" fmla="*/ 134 w 143"/>
                              <a:gd name="T95" fmla="*/ 41 h 149"/>
                              <a:gd name="T96" fmla="*/ 131 w 143"/>
                              <a:gd name="T97" fmla="*/ 34 h 149"/>
                              <a:gd name="T98" fmla="*/ 122 w 143"/>
                              <a:gd name="T99" fmla="*/ 22 h 149"/>
                              <a:gd name="T100" fmla="*/ 112 w 143"/>
                              <a:gd name="T101" fmla="*/ 14 h 149"/>
                              <a:gd name="T102" fmla="*/ 105 w 143"/>
                              <a:gd name="T103" fmla="*/ 10 h 149"/>
                              <a:gd name="T104" fmla="*/ 100 w 143"/>
                              <a:gd name="T105" fmla="*/ 7 h 149"/>
                              <a:gd name="T106" fmla="*/ 93 w 143"/>
                              <a:gd name="T107" fmla="*/ 5 h 149"/>
                              <a:gd name="T108" fmla="*/ 86 w 143"/>
                              <a:gd name="T109" fmla="*/ 2 h 149"/>
                              <a:gd name="T110" fmla="*/ 79 w 143"/>
                              <a:gd name="T111" fmla="*/ 2 h 149"/>
                              <a:gd name="T112" fmla="*/ 71 w 143"/>
                              <a:gd name="T113"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9">
                                <a:moveTo>
                                  <a:pt x="71" y="0"/>
                                </a:moveTo>
                                <a:lnTo>
                                  <a:pt x="64" y="2"/>
                                </a:lnTo>
                                <a:lnTo>
                                  <a:pt x="57" y="2"/>
                                </a:lnTo>
                                <a:lnTo>
                                  <a:pt x="50" y="5"/>
                                </a:lnTo>
                                <a:lnTo>
                                  <a:pt x="43" y="7"/>
                                </a:lnTo>
                                <a:lnTo>
                                  <a:pt x="35" y="10"/>
                                </a:lnTo>
                                <a:lnTo>
                                  <a:pt x="31" y="14"/>
                                </a:lnTo>
                                <a:lnTo>
                                  <a:pt x="19" y="22"/>
                                </a:lnTo>
                                <a:lnTo>
                                  <a:pt x="12" y="34"/>
                                </a:lnTo>
                                <a:lnTo>
                                  <a:pt x="7" y="41"/>
                                </a:lnTo>
                                <a:lnTo>
                                  <a:pt x="4" y="45"/>
                                </a:lnTo>
                                <a:lnTo>
                                  <a:pt x="2" y="53"/>
                                </a:lnTo>
                                <a:lnTo>
                                  <a:pt x="0" y="60"/>
                                </a:lnTo>
                                <a:lnTo>
                                  <a:pt x="0" y="67"/>
                                </a:lnTo>
                                <a:lnTo>
                                  <a:pt x="0" y="74"/>
                                </a:lnTo>
                                <a:lnTo>
                                  <a:pt x="0" y="81"/>
                                </a:lnTo>
                                <a:lnTo>
                                  <a:pt x="0" y="89"/>
                                </a:lnTo>
                                <a:lnTo>
                                  <a:pt x="2" y="96"/>
                                </a:lnTo>
                                <a:lnTo>
                                  <a:pt x="4" y="103"/>
                                </a:lnTo>
                                <a:lnTo>
                                  <a:pt x="7" y="110"/>
                                </a:lnTo>
                                <a:lnTo>
                                  <a:pt x="12" y="115"/>
                                </a:lnTo>
                                <a:lnTo>
                                  <a:pt x="19" y="127"/>
                                </a:lnTo>
                                <a:lnTo>
                                  <a:pt x="31" y="134"/>
                                </a:lnTo>
                                <a:lnTo>
                                  <a:pt x="35" y="139"/>
                                </a:lnTo>
                                <a:lnTo>
                                  <a:pt x="43" y="141"/>
                                </a:lnTo>
                                <a:lnTo>
                                  <a:pt x="50" y="144"/>
                                </a:lnTo>
                                <a:lnTo>
                                  <a:pt x="57" y="146"/>
                                </a:lnTo>
                                <a:lnTo>
                                  <a:pt x="64" y="149"/>
                                </a:lnTo>
                                <a:lnTo>
                                  <a:pt x="71" y="149"/>
                                </a:lnTo>
                                <a:lnTo>
                                  <a:pt x="79" y="149"/>
                                </a:lnTo>
                                <a:lnTo>
                                  <a:pt x="86" y="146"/>
                                </a:lnTo>
                                <a:lnTo>
                                  <a:pt x="93" y="144"/>
                                </a:lnTo>
                                <a:lnTo>
                                  <a:pt x="100" y="141"/>
                                </a:lnTo>
                                <a:lnTo>
                                  <a:pt x="105" y="139"/>
                                </a:lnTo>
                                <a:lnTo>
                                  <a:pt x="112" y="134"/>
                                </a:lnTo>
                                <a:lnTo>
                                  <a:pt x="122" y="127"/>
                                </a:lnTo>
                                <a:lnTo>
                                  <a:pt x="131" y="115"/>
                                </a:lnTo>
                                <a:lnTo>
                                  <a:pt x="134" y="110"/>
                                </a:lnTo>
                                <a:lnTo>
                                  <a:pt x="139" y="103"/>
                                </a:lnTo>
                                <a:lnTo>
                                  <a:pt x="141" y="96"/>
                                </a:lnTo>
                                <a:lnTo>
                                  <a:pt x="141" y="89"/>
                                </a:lnTo>
                                <a:lnTo>
                                  <a:pt x="143" y="81"/>
                                </a:lnTo>
                                <a:lnTo>
                                  <a:pt x="143" y="74"/>
                                </a:lnTo>
                                <a:lnTo>
                                  <a:pt x="143" y="67"/>
                                </a:lnTo>
                                <a:lnTo>
                                  <a:pt x="141" y="60"/>
                                </a:lnTo>
                                <a:lnTo>
                                  <a:pt x="141" y="53"/>
                                </a:lnTo>
                                <a:lnTo>
                                  <a:pt x="139" y="45"/>
                                </a:lnTo>
                                <a:lnTo>
                                  <a:pt x="134" y="41"/>
                                </a:lnTo>
                                <a:lnTo>
                                  <a:pt x="131" y="34"/>
                                </a:lnTo>
                                <a:lnTo>
                                  <a:pt x="122" y="22"/>
                                </a:lnTo>
                                <a:lnTo>
                                  <a:pt x="112" y="14"/>
                                </a:lnTo>
                                <a:lnTo>
                                  <a:pt x="105" y="10"/>
                                </a:lnTo>
                                <a:lnTo>
                                  <a:pt x="100" y="7"/>
                                </a:lnTo>
                                <a:lnTo>
                                  <a:pt x="93" y="5"/>
                                </a:lnTo>
                                <a:lnTo>
                                  <a:pt x="86" y="2"/>
                                </a:lnTo>
                                <a:lnTo>
                                  <a:pt x="79" y="2"/>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1" name="Freeform 2144"/>
                        <wps:cNvSpPr>
                          <a:spLocks/>
                        </wps:cNvSpPr>
                        <wps:spPr bwMode="auto">
                          <a:xfrm>
                            <a:off x="4476" y="8142"/>
                            <a:ext cx="85" cy="85"/>
                          </a:xfrm>
                          <a:custGeom>
                            <a:avLst/>
                            <a:gdLst>
                              <a:gd name="T0" fmla="*/ 71 w 143"/>
                              <a:gd name="T1" fmla="*/ 0 h 149"/>
                              <a:gd name="T2" fmla="*/ 64 w 143"/>
                              <a:gd name="T3" fmla="*/ 2 h 149"/>
                              <a:gd name="T4" fmla="*/ 57 w 143"/>
                              <a:gd name="T5" fmla="*/ 2 h 149"/>
                              <a:gd name="T6" fmla="*/ 50 w 143"/>
                              <a:gd name="T7" fmla="*/ 5 h 149"/>
                              <a:gd name="T8" fmla="*/ 43 w 143"/>
                              <a:gd name="T9" fmla="*/ 7 h 149"/>
                              <a:gd name="T10" fmla="*/ 35 w 143"/>
                              <a:gd name="T11" fmla="*/ 10 h 149"/>
                              <a:gd name="T12" fmla="*/ 31 w 143"/>
                              <a:gd name="T13" fmla="*/ 14 h 149"/>
                              <a:gd name="T14" fmla="*/ 19 w 143"/>
                              <a:gd name="T15" fmla="*/ 22 h 149"/>
                              <a:gd name="T16" fmla="*/ 12 w 143"/>
                              <a:gd name="T17" fmla="*/ 34 h 149"/>
                              <a:gd name="T18" fmla="*/ 7 w 143"/>
                              <a:gd name="T19" fmla="*/ 41 h 149"/>
                              <a:gd name="T20" fmla="*/ 4 w 143"/>
                              <a:gd name="T21" fmla="*/ 45 h 149"/>
                              <a:gd name="T22" fmla="*/ 2 w 143"/>
                              <a:gd name="T23" fmla="*/ 53 h 149"/>
                              <a:gd name="T24" fmla="*/ 0 w 143"/>
                              <a:gd name="T25" fmla="*/ 60 h 149"/>
                              <a:gd name="T26" fmla="*/ 0 w 143"/>
                              <a:gd name="T27" fmla="*/ 67 h 149"/>
                              <a:gd name="T28" fmla="*/ 0 w 143"/>
                              <a:gd name="T29" fmla="*/ 74 h 149"/>
                              <a:gd name="T30" fmla="*/ 0 w 143"/>
                              <a:gd name="T31" fmla="*/ 81 h 149"/>
                              <a:gd name="T32" fmla="*/ 0 w 143"/>
                              <a:gd name="T33" fmla="*/ 89 h 149"/>
                              <a:gd name="T34" fmla="*/ 2 w 143"/>
                              <a:gd name="T35" fmla="*/ 96 h 149"/>
                              <a:gd name="T36" fmla="*/ 4 w 143"/>
                              <a:gd name="T37" fmla="*/ 103 h 149"/>
                              <a:gd name="T38" fmla="*/ 7 w 143"/>
                              <a:gd name="T39" fmla="*/ 110 h 149"/>
                              <a:gd name="T40" fmla="*/ 12 w 143"/>
                              <a:gd name="T41" fmla="*/ 115 h 149"/>
                              <a:gd name="T42" fmla="*/ 19 w 143"/>
                              <a:gd name="T43" fmla="*/ 127 h 149"/>
                              <a:gd name="T44" fmla="*/ 31 w 143"/>
                              <a:gd name="T45" fmla="*/ 134 h 149"/>
                              <a:gd name="T46" fmla="*/ 35 w 143"/>
                              <a:gd name="T47" fmla="*/ 139 h 149"/>
                              <a:gd name="T48" fmla="*/ 43 w 143"/>
                              <a:gd name="T49" fmla="*/ 141 h 149"/>
                              <a:gd name="T50" fmla="*/ 50 w 143"/>
                              <a:gd name="T51" fmla="*/ 144 h 149"/>
                              <a:gd name="T52" fmla="*/ 57 w 143"/>
                              <a:gd name="T53" fmla="*/ 146 h 149"/>
                              <a:gd name="T54" fmla="*/ 64 w 143"/>
                              <a:gd name="T55" fmla="*/ 149 h 149"/>
                              <a:gd name="T56" fmla="*/ 71 w 143"/>
                              <a:gd name="T57" fmla="*/ 149 h 149"/>
                              <a:gd name="T58" fmla="*/ 79 w 143"/>
                              <a:gd name="T59" fmla="*/ 149 h 149"/>
                              <a:gd name="T60" fmla="*/ 86 w 143"/>
                              <a:gd name="T61" fmla="*/ 146 h 149"/>
                              <a:gd name="T62" fmla="*/ 93 w 143"/>
                              <a:gd name="T63" fmla="*/ 144 h 149"/>
                              <a:gd name="T64" fmla="*/ 100 w 143"/>
                              <a:gd name="T65" fmla="*/ 141 h 149"/>
                              <a:gd name="T66" fmla="*/ 105 w 143"/>
                              <a:gd name="T67" fmla="*/ 139 h 149"/>
                              <a:gd name="T68" fmla="*/ 112 w 143"/>
                              <a:gd name="T69" fmla="*/ 134 h 149"/>
                              <a:gd name="T70" fmla="*/ 122 w 143"/>
                              <a:gd name="T71" fmla="*/ 127 h 149"/>
                              <a:gd name="T72" fmla="*/ 131 w 143"/>
                              <a:gd name="T73" fmla="*/ 115 h 149"/>
                              <a:gd name="T74" fmla="*/ 134 w 143"/>
                              <a:gd name="T75" fmla="*/ 110 h 149"/>
                              <a:gd name="T76" fmla="*/ 139 w 143"/>
                              <a:gd name="T77" fmla="*/ 103 h 149"/>
                              <a:gd name="T78" fmla="*/ 141 w 143"/>
                              <a:gd name="T79" fmla="*/ 96 h 149"/>
                              <a:gd name="T80" fmla="*/ 141 w 143"/>
                              <a:gd name="T81" fmla="*/ 89 h 149"/>
                              <a:gd name="T82" fmla="*/ 143 w 143"/>
                              <a:gd name="T83" fmla="*/ 81 h 149"/>
                              <a:gd name="T84" fmla="*/ 143 w 143"/>
                              <a:gd name="T85" fmla="*/ 74 h 149"/>
                              <a:gd name="T86" fmla="*/ 143 w 143"/>
                              <a:gd name="T87" fmla="*/ 67 h 149"/>
                              <a:gd name="T88" fmla="*/ 141 w 143"/>
                              <a:gd name="T89" fmla="*/ 60 h 149"/>
                              <a:gd name="T90" fmla="*/ 141 w 143"/>
                              <a:gd name="T91" fmla="*/ 53 h 149"/>
                              <a:gd name="T92" fmla="*/ 139 w 143"/>
                              <a:gd name="T93" fmla="*/ 45 h 149"/>
                              <a:gd name="T94" fmla="*/ 134 w 143"/>
                              <a:gd name="T95" fmla="*/ 41 h 149"/>
                              <a:gd name="T96" fmla="*/ 131 w 143"/>
                              <a:gd name="T97" fmla="*/ 34 h 149"/>
                              <a:gd name="T98" fmla="*/ 122 w 143"/>
                              <a:gd name="T99" fmla="*/ 22 h 149"/>
                              <a:gd name="T100" fmla="*/ 112 w 143"/>
                              <a:gd name="T101" fmla="*/ 14 h 149"/>
                              <a:gd name="T102" fmla="*/ 105 w 143"/>
                              <a:gd name="T103" fmla="*/ 10 h 149"/>
                              <a:gd name="T104" fmla="*/ 100 w 143"/>
                              <a:gd name="T105" fmla="*/ 7 h 149"/>
                              <a:gd name="T106" fmla="*/ 93 w 143"/>
                              <a:gd name="T107" fmla="*/ 5 h 149"/>
                              <a:gd name="T108" fmla="*/ 86 w 143"/>
                              <a:gd name="T109" fmla="*/ 2 h 149"/>
                              <a:gd name="T110" fmla="*/ 79 w 143"/>
                              <a:gd name="T111" fmla="*/ 2 h 149"/>
                              <a:gd name="T112" fmla="*/ 71 w 143"/>
                              <a:gd name="T113"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9">
                                <a:moveTo>
                                  <a:pt x="71" y="0"/>
                                </a:moveTo>
                                <a:lnTo>
                                  <a:pt x="64" y="2"/>
                                </a:lnTo>
                                <a:lnTo>
                                  <a:pt x="57" y="2"/>
                                </a:lnTo>
                                <a:lnTo>
                                  <a:pt x="50" y="5"/>
                                </a:lnTo>
                                <a:lnTo>
                                  <a:pt x="43" y="7"/>
                                </a:lnTo>
                                <a:lnTo>
                                  <a:pt x="35" y="10"/>
                                </a:lnTo>
                                <a:lnTo>
                                  <a:pt x="31" y="14"/>
                                </a:lnTo>
                                <a:lnTo>
                                  <a:pt x="19" y="22"/>
                                </a:lnTo>
                                <a:lnTo>
                                  <a:pt x="12" y="34"/>
                                </a:lnTo>
                                <a:lnTo>
                                  <a:pt x="7" y="41"/>
                                </a:lnTo>
                                <a:lnTo>
                                  <a:pt x="4" y="45"/>
                                </a:lnTo>
                                <a:lnTo>
                                  <a:pt x="2" y="53"/>
                                </a:lnTo>
                                <a:lnTo>
                                  <a:pt x="0" y="60"/>
                                </a:lnTo>
                                <a:lnTo>
                                  <a:pt x="0" y="67"/>
                                </a:lnTo>
                                <a:lnTo>
                                  <a:pt x="0" y="74"/>
                                </a:lnTo>
                                <a:lnTo>
                                  <a:pt x="0" y="81"/>
                                </a:lnTo>
                                <a:lnTo>
                                  <a:pt x="0" y="89"/>
                                </a:lnTo>
                                <a:lnTo>
                                  <a:pt x="2" y="96"/>
                                </a:lnTo>
                                <a:lnTo>
                                  <a:pt x="4" y="103"/>
                                </a:lnTo>
                                <a:lnTo>
                                  <a:pt x="7" y="110"/>
                                </a:lnTo>
                                <a:lnTo>
                                  <a:pt x="12" y="115"/>
                                </a:lnTo>
                                <a:lnTo>
                                  <a:pt x="19" y="127"/>
                                </a:lnTo>
                                <a:lnTo>
                                  <a:pt x="31" y="134"/>
                                </a:lnTo>
                                <a:lnTo>
                                  <a:pt x="35" y="139"/>
                                </a:lnTo>
                                <a:lnTo>
                                  <a:pt x="43" y="141"/>
                                </a:lnTo>
                                <a:lnTo>
                                  <a:pt x="50" y="144"/>
                                </a:lnTo>
                                <a:lnTo>
                                  <a:pt x="57" y="146"/>
                                </a:lnTo>
                                <a:lnTo>
                                  <a:pt x="64" y="149"/>
                                </a:lnTo>
                                <a:lnTo>
                                  <a:pt x="71" y="149"/>
                                </a:lnTo>
                                <a:lnTo>
                                  <a:pt x="79" y="149"/>
                                </a:lnTo>
                                <a:lnTo>
                                  <a:pt x="86" y="146"/>
                                </a:lnTo>
                                <a:lnTo>
                                  <a:pt x="93" y="144"/>
                                </a:lnTo>
                                <a:lnTo>
                                  <a:pt x="100" y="141"/>
                                </a:lnTo>
                                <a:lnTo>
                                  <a:pt x="105" y="139"/>
                                </a:lnTo>
                                <a:lnTo>
                                  <a:pt x="112" y="134"/>
                                </a:lnTo>
                                <a:lnTo>
                                  <a:pt x="122" y="127"/>
                                </a:lnTo>
                                <a:lnTo>
                                  <a:pt x="131" y="115"/>
                                </a:lnTo>
                                <a:lnTo>
                                  <a:pt x="134" y="110"/>
                                </a:lnTo>
                                <a:lnTo>
                                  <a:pt x="139" y="103"/>
                                </a:lnTo>
                                <a:lnTo>
                                  <a:pt x="141" y="96"/>
                                </a:lnTo>
                                <a:lnTo>
                                  <a:pt x="141" y="89"/>
                                </a:lnTo>
                                <a:lnTo>
                                  <a:pt x="143" y="81"/>
                                </a:lnTo>
                                <a:lnTo>
                                  <a:pt x="143" y="74"/>
                                </a:lnTo>
                                <a:lnTo>
                                  <a:pt x="143" y="67"/>
                                </a:lnTo>
                                <a:lnTo>
                                  <a:pt x="141" y="60"/>
                                </a:lnTo>
                                <a:lnTo>
                                  <a:pt x="141" y="53"/>
                                </a:lnTo>
                                <a:lnTo>
                                  <a:pt x="139" y="45"/>
                                </a:lnTo>
                                <a:lnTo>
                                  <a:pt x="134" y="41"/>
                                </a:lnTo>
                                <a:lnTo>
                                  <a:pt x="131" y="34"/>
                                </a:lnTo>
                                <a:lnTo>
                                  <a:pt x="122" y="22"/>
                                </a:lnTo>
                                <a:lnTo>
                                  <a:pt x="112" y="14"/>
                                </a:lnTo>
                                <a:lnTo>
                                  <a:pt x="105" y="10"/>
                                </a:lnTo>
                                <a:lnTo>
                                  <a:pt x="100" y="7"/>
                                </a:lnTo>
                                <a:lnTo>
                                  <a:pt x="93" y="5"/>
                                </a:lnTo>
                                <a:lnTo>
                                  <a:pt x="86" y="2"/>
                                </a:lnTo>
                                <a:lnTo>
                                  <a:pt x="79" y="2"/>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2" name="Freeform 2145"/>
                        <wps:cNvSpPr>
                          <a:spLocks/>
                        </wps:cNvSpPr>
                        <wps:spPr bwMode="auto">
                          <a:xfrm>
                            <a:off x="4086" y="7992"/>
                            <a:ext cx="85" cy="85"/>
                          </a:xfrm>
                          <a:custGeom>
                            <a:avLst/>
                            <a:gdLst>
                              <a:gd name="T0" fmla="*/ 71 w 143"/>
                              <a:gd name="T1" fmla="*/ 0 h 149"/>
                              <a:gd name="T2" fmla="*/ 64 w 143"/>
                              <a:gd name="T3" fmla="*/ 2 h 149"/>
                              <a:gd name="T4" fmla="*/ 57 w 143"/>
                              <a:gd name="T5" fmla="*/ 2 h 149"/>
                              <a:gd name="T6" fmla="*/ 50 w 143"/>
                              <a:gd name="T7" fmla="*/ 5 h 149"/>
                              <a:gd name="T8" fmla="*/ 43 w 143"/>
                              <a:gd name="T9" fmla="*/ 7 h 149"/>
                              <a:gd name="T10" fmla="*/ 35 w 143"/>
                              <a:gd name="T11" fmla="*/ 10 h 149"/>
                              <a:gd name="T12" fmla="*/ 31 w 143"/>
                              <a:gd name="T13" fmla="*/ 14 h 149"/>
                              <a:gd name="T14" fmla="*/ 19 w 143"/>
                              <a:gd name="T15" fmla="*/ 22 h 149"/>
                              <a:gd name="T16" fmla="*/ 12 w 143"/>
                              <a:gd name="T17" fmla="*/ 34 h 149"/>
                              <a:gd name="T18" fmla="*/ 7 w 143"/>
                              <a:gd name="T19" fmla="*/ 41 h 149"/>
                              <a:gd name="T20" fmla="*/ 4 w 143"/>
                              <a:gd name="T21" fmla="*/ 45 h 149"/>
                              <a:gd name="T22" fmla="*/ 2 w 143"/>
                              <a:gd name="T23" fmla="*/ 53 h 149"/>
                              <a:gd name="T24" fmla="*/ 0 w 143"/>
                              <a:gd name="T25" fmla="*/ 60 h 149"/>
                              <a:gd name="T26" fmla="*/ 0 w 143"/>
                              <a:gd name="T27" fmla="*/ 67 h 149"/>
                              <a:gd name="T28" fmla="*/ 0 w 143"/>
                              <a:gd name="T29" fmla="*/ 74 h 149"/>
                              <a:gd name="T30" fmla="*/ 0 w 143"/>
                              <a:gd name="T31" fmla="*/ 81 h 149"/>
                              <a:gd name="T32" fmla="*/ 0 w 143"/>
                              <a:gd name="T33" fmla="*/ 89 h 149"/>
                              <a:gd name="T34" fmla="*/ 2 w 143"/>
                              <a:gd name="T35" fmla="*/ 96 h 149"/>
                              <a:gd name="T36" fmla="*/ 4 w 143"/>
                              <a:gd name="T37" fmla="*/ 103 h 149"/>
                              <a:gd name="T38" fmla="*/ 7 w 143"/>
                              <a:gd name="T39" fmla="*/ 110 h 149"/>
                              <a:gd name="T40" fmla="*/ 12 w 143"/>
                              <a:gd name="T41" fmla="*/ 115 h 149"/>
                              <a:gd name="T42" fmla="*/ 19 w 143"/>
                              <a:gd name="T43" fmla="*/ 127 h 149"/>
                              <a:gd name="T44" fmla="*/ 31 w 143"/>
                              <a:gd name="T45" fmla="*/ 134 h 149"/>
                              <a:gd name="T46" fmla="*/ 35 w 143"/>
                              <a:gd name="T47" fmla="*/ 139 h 149"/>
                              <a:gd name="T48" fmla="*/ 43 w 143"/>
                              <a:gd name="T49" fmla="*/ 141 h 149"/>
                              <a:gd name="T50" fmla="*/ 50 w 143"/>
                              <a:gd name="T51" fmla="*/ 144 h 149"/>
                              <a:gd name="T52" fmla="*/ 57 w 143"/>
                              <a:gd name="T53" fmla="*/ 146 h 149"/>
                              <a:gd name="T54" fmla="*/ 64 w 143"/>
                              <a:gd name="T55" fmla="*/ 149 h 149"/>
                              <a:gd name="T56" fmla="*/ 71 w 143"/>
                              <a:gd name="T57" fmla="*/ 149 h 149"/>
                              <a:gd name="T58" fmla="*/ 79 w 143"/>
                              <a:gd name="T59" fmla="*/ 149 h 149"/>
                              <a:gd name="T60" fmla="*/ 86 w 143"/>
                              <a:gd name="T61" fmla="*/ 146 h 149"/>
                              <a:gd name="T62" fmla="*/ 93 w 143"/>
                              <a:gd name="T63" fmla="*/ 144 h 149"/>
                              <a:gd name="T64" fmla="*/ 100 w 143"/>
                              <a:gd name="T65" fmla="*/ 141 h 149"/>
                              <a:gd name="T66" fmla="*/ 105 w 143"/>
                              <a:gd name="T67" fmla="*/ 139 h 149"/>
                              <a:gd name="T68" fmla="*/ 112 w 143"/>
                              <a:gd name="T69" fmla="*/ 134 h 149"/>
                              <a:gd name="T70" fmla="*/ 122 w 143"/>
                              <a:gd name="T71" fmla="*/ 127 h 149"/>
                              <a:gd name="T72" fmla="*/ 131 w 143"/>
                              <a:gd name="T73" fmla="*/ 115 h 149"/>
                              <a:gd name="T74" fmla="*/ 134 w 143"/>
                              <a:gd name="T75" fmla="*/ 110 h 149"/>
                              <a:gd name="T76" fmla="*/ 139 w 143"/>
                              <a:gd name="T77" fmla="*/ 103 h 149"/>
                              <a:gd name="T78" fmla="*/ 141 w 143"/>
                              <a:gd name="T79" fmla="*/ 96 h 149"/>
                              <a:gd name="T80" fmla="*/ 141 w 143"/>
                              <a:gd name="T81" fmla="*/ 89 h 149"/>
                              <a:gd name="T82" fmla="*/ 143 w 143"/>
                              <a:gd name="T83" fmla="*/ 81 h 149"/>
                              <a:gd name="T84" fmla="*/ 143 w 143"/>
                              <a:gd name="T85" fmla="*/ 74 h 149"/>
                              <a:gd name="T86" fmla="*/ 143 w 143"/>
                              <a:gd name="T87" fmla="*/ 67 h 149"/>
                              <a:gd name="T88" fmla="*/ 141 w 143"/>
                              <a:gd name="T89" fmla="*/ 60 h 149"/>
                              <a:gd name="T90" fmla="*/ 141 w 143"/>
                              <a:gd name="T91" fmla="*/ 53 h 149"/>
                              <a:gd name="T92" fmla="*/ 139 w 143"/>
                              <a:gd name="T93" fmla="*/ 45 h 149"/>
                              <a:gd name="T94" fmla="*/ 134 w 143"/>
                              <a:gd name="T95" fmla="*/ 41 h 149"/>
                              <a:gd name="T96" fmla="*/ 131 w 143"/>
                              <a:gd name="T97" fmla="*/ 34 h 149"/>
                              <a:gd name="T98" fmla="*/ 122 w 143"/>
                              <a:gd name="T99" fmla="*/ 22 h 149"/>
                              <a:gd name="T100" fmla="*/ 112 w 143"/>
                              <a:gd name="T101" fmla="*/ 14 h 149"/>
                              <a:gd name="T102" fmla="*/ 105 w 143"/>
                              <a:gd name="T103" fmla="*/ 10 h 149"/>
                              <a:gd name="T104" fmla="*/ 100 w 143"/>
                              <a:gd name="T105" fmla="*/ 7 h 149"/>
                              <a:gd name="T106" fmla="*/ 93 w 143"/>
                              <a:gd name="T107" fmla="*/ 5 h 149"/>
                              <a:gd name="T108" fmla="*/ 86 w 143"/>
                              <a:gd name="T109" fmla="*/ 2 h 149"/>
                              <a:gd name="T110" fmla="*/ 79 w 143"/>
                              <a:gd name="T111" fmla="*/ 2 h 149"/>
                              <a:gd name="T112" fmla="*/ 71 w 143"/>
                              <a:gd name="T113"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9">
                                <a:moveTo>
                                  <a:pt x="71" y="0"/>
                                </a:moveTo>
                                <a:lnTo>
                                  <a:pt x="64" y="2"/>
                                </a:lnTo>
                                <a:lnTo>
                                  <a:pt x="57" y="2"/>
                                </a:lnTo>
                                <a:lnTo>
                                  <a:pt x="50" y="5"/>
                                </a:lnTo>
                                <a:lnTo>
                                  <a:pt x="43" y="7"/>
                                </a:lnTo>
                                <a:lnTo>
                                  <a:pt x="35" y="10"/>
                                </a:lnTo>
                                <a:lnTo>
                                  <a:pt x="31" y="14"/>
                                </a:lnTo>
                                <a:lnTo>
                                  <a:pt x="19" y="22"/>
                                </a:lnTo>
                                <a:lnTo>
                                  <a:pt x="12" y="34"/>
                                </a:lnTo>
                                <a:lnTo>
                                  <a:pt x="7" y="41"/>
                                </a:lnTo>
                                <a:lnTo>
                                  <a:pt x="4" y="45"/>
                                </a:lnTo>
                                <a:lnTo>
                                  <a:pt x="2" y="53"/>
                                </a:lnTo>
                                <a:lnTo>
                                  <a:pt x="0" y="60"/>
                                </a:lnTo>
                                <a:lnTo>
                                  <a:pt x="0" y="67"/>
                                </a:lnTo>
                                <a:lnTo>
                                  <a:pt x="0" y="74"/>
                                </a:lnTo>
                                <a:lnTo>
                                  <a:pt x="0" y="81"/>
                                </a:lnTo>
                                <a:lnTo>
                                  <a:pt x="0" y="89"/>
                                </a:lnTo>
                                <a:lnTo>
                                  <a:pt x="2" y="96"/>
                                </a:lnTo>
                                <a:lnTo>
                                  <a:pt x="4" y="103"/>
                                </a:lnTo>
                                <a:lnTo>
                                  <a:pt x="7" y="110"/>
                                </a:lnTo>
                                <a:lnTo>
                                  <a:pt x="12" y="115"/>
                                </a:lnTo>
                                <a:lnTo>
                                  <a:pt x="19" y="127"/>
                                </a:lnTo>
                                <a:lnTo>
                                  <a:pt x="31" y="134"/>
                                </a:lnTo>
                                <a:lnTo>
                                  <a:pt x="35" y="139"/>
                                </a:lnTo>
                                <a:lnTo>
                                  <a:pt x="43" y="141"/>
                                </a:lnTo>
                                <a:lnTo>
                                  <a:pt x="50" y="144"/>
                                </a:lnTo>
                                <a:lnTo>
                                  <a:pt x="57" y="146"/>
                                </a:lnTo>
                                <a:lnTo>
                                  <a:pt x="64" y="149"/>
                                </a:lnTo>
                                <a:lnTo>
                                  <a:pt x="71" y="149"/>
                                </a:lnTo>
                                <a:lnTo>
                                  <a:pt x="79" y="149"/>
                                </a:lnTo>
                                <a:lnTo>
                                  <a:pt x="86" y="146"/>
                                </a:lnTo>
                                <a:lnTo>
                                  <a:pt x="93" y="144"/>
                                </a:lnTo>
                                <a:lnTo>
                                  <a:pt x="100" y="141"/>
                                </a:lnTo>
                                <a:lnTo>
                                  <a:pt x="105" y="139"/>
                                </a:lnTo>
                                <a:lnTo>
                                  <a:pt x="112" y="134"/>
                                </a:lnTo>
                                <a:lnTo>
                                  <a:pt x="122" y="127"/>
                                </a:lnTo>
                                <a:lnTo>
                                  <a:pt x="131" y="115"/>
                                </a:lnTo>
                                <a:lnTo>
                                  <a:pt x="134" y="110"/>
                                </a:lnTo>
                                <a:lnTo>
                                  <a:pt x="139" y="103"/>
                                </a:lnTo>
                                <a:lnTo>
                                  <a:pt x="141" y="96"/>
                                </a:lnTo>
                                <a:lnTo>
                                  <a:pt x="141" y="89"/>
                                </a:lnTo>
                                <a:lnTo>
                                  <a:pt x="143" y="81"/>
                                </a:lnTo>
                                <a:lnTo>
                                  <a:pt x="143" y="74"/>
                                </a:lnTo>
                                <a:lnTo>
                                  <a:pt x="143" y="67"/>
                                </a:lnTo>
                                <a:lnTo>
                                  <a:pt x="141" y="60"/>
                                </a:lnTo>
                                <a:lnTo>
                                  <a:pt x="141" y="53"/>
                                </a:lnTo>
                                <a:lnTo>
                                  <a:pt x="139" y="45"/>
                                </a:lnTo>
                                <a:lnTo>
                                  <a:pt x="134" y="41"/>
                                </a:lnTo>
                                <a:lnTo>
                                  <a:pt x="131" y="34"/>
                                </a:lnTo>
                                <a:lnTo>
                                  <a:pt x="122" y="22"/>
                                </a:lnTo>
                                <a:lnTo>
                                  <a:pt x="112" y="14"/>
                                </a:lnTo>
                                <a:lnTo>
                                  <a:pt x="105" y="10"/>
                                </a:lnTo>
                                <a:lnTo>
                                  <a:pt x="100" y="7"/>
                                </a:lnTo>
                                <a:lnTo>
                                  <a:pt x="93" y="5"/>
                                </a:lnTo>
                                <a:lnTo>
                                  <a:pt x="86" y="2"/>
                                </a:lnTo>
                                <a:lnTo>
                                  <a:pt x="79" y="2"/>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3" name="Freeform 2146"/>
                        <wps:cNvSpPr>
                          <a:spLocks/>
                        </wps:cNvSpPr>
                        <wps:spPr bwMode="auto">
                          <a:xfrm>
                            <a:off x="3531" y="7932"/>
                            <a:ext cx="85" cy="85"/>
                          </a:xfrm>
                          <a:custGeom>
                            <a:avLst/>
                            <a:gdLst>
                              <a:gd name="T0" fmla="*/ 71 w 143"/>
                              <a:gd name="T1" fmla="*/ 0 h 149"/>
                              <a:gd name="T2" fmla="*/ 64 w 143"/>
                              <a:gd name="T3" fmla="*/ 2 h 149"/>
                              <a:gd name="T4" fmla="*/ 57 w 143"/>
                              <a:gd name="T5" fmla="*/ 2 h 149"/>
                              <a:gd name="T6" fmla="*/ 50 w 143"/>
                              <a:gd name="T7" fmla="*/ 5 h 149"/>
                              <a:gd name="T8" fmla="*/ 43 w 143"/>
                              <a:gd name="T9" fmla="*/ 7 h 149"/>
                              <a:gd name="T10" fmla="*/ 35 w 143"/>
                              <a:gd name="T11" fmla="*/ 10 h 149"/>
                              <a:gd name="T12" fmla="*/ 31 w 143"/>
                              <a:gd name="T13" fmla="*/ 14 h 149"/>
                              <a:gd name="T14" fmla="*/ 19 w 143"/>
                              <a:gd name="T15" fmla="*/ 22 h 149"/>
                              <a:gd name="T16" fmla="*/ 12 w 143"/>
                              <a:gd name="T17" fmla="*/ 34 h 149"/>
                              <a:gd name="T18" fmla="*/ 7 w 143"/>
                              <a:gd name="T19" fmla="*/ 41 h 149"/>
                              <a:gd name="T20" fmla="*/ 4 w 143"/>
                              <a:gd name="T21" fmla="*/ 45 h 149"/>
                              <a:gd name="T22" fmla="*/ 2 w 143"/>
                              <a:gd name="T23" fmla="*/ 53 h 149"/>
                              <a:gd name="T24" fmla="*/ 0 w 143"/>
                              <a:gd name="T25" fmla="*/ 60 h 149"/>
                              <a:gd name="T26" fmla="*/ 0 w 143"/>
                              <a:gd name="T27" fmla="*/ 67 h 149"/>
                              <a:gd name="T28" fmla="*/ 0 w 143"/>
                              <a:gd name="T29" fmla="*/ 74 h 149"/>
                              <a:gd name="T30" fmla="*/ 0 w 143"/>
                              <a:gd name="T31" fmla="*/ 81 h 149"/>
                              <a:gd name="T32" fmla="*/ 0 w 143"/>
                              <a:gd name="T33" fmla="*/ 89 h 149"/>
                              <a:gd name="T34" fmla="*/ 2 w 143"/>
                              <a:gd name="T35" fmla="*/ 96 h 149"/>
                              <a:gd name="T36" fmla="*/ 4 w 143"/>
                              <a:gd name="T37" fmla="*/ 103 h 149"/>
                              <a:gd name="T38" fmla="*/ 7 w 143"/>
                              <a:gd name="T39" fmla="*/ 110 h 149"/>
                              <a:gd name="T40" fmla="*/ 12 w 143"/>
                              <a:gd name="T41" fmla="*/ 115 h 149"/>
                              <a:gd name="T42" fmla="*/ 19 w 143"/>
                              <a:gd name="T43" fmla="*/ 127 h 149"/>
                              <a:gd name="T44" fmla="*/ 31 w 143"/>
                              <a:gd name="T45" fmla="*/ 134 h 149"/>
                              <a:gd name="T46" fmla="*/ 35 w 143"/>
                              <a:gd name="T47" fmla="*/ 139 h 149"/>
                              <a:gd name="T48" fmla="*/ 43 w 143"/>
                              <a:gd name="T49" fmla="*/ 141 h 149"/>
                              <a:gd name="T50" fmla="*/ 50 w 143"/>
                              <a:gd name="T51" fmla="*/ 144 h 149"/>
                              <a:gd name="T52" fmla="*/ 57 w 143"/>
                              <a:gd name="T53" fmla="*/ 146 h 149"/>
                              <a:gd name="T54" fmla="*/ 64 w 143"/>
                              <a:gd name="T55" fmla="*/ 149 h 149"/>
                              <a:gd name="T56" fmla="*/ 71 w 143"/>
                              <a:gd name="T57" fmla="*/ 149 h 149"/>
                              <a:gd name="T58" fmla="*/ 79 w 143"/>
                              <a:gd name="T59" fmla="*/ 149 h 149"/>
                              <a:gd name="T60" fmla="*/ 86 w 143"/>
                              <a:gd name="T61" fmla="*/ 146 h 149"/>
                              <a:gd name="T62" fmla="*/ 93 w 143"/>
                              <a:gd name="T63" fmla="*/ 144 h 149"/>
                              <a:gd name="T64" fmla="*/ 100 w 143"/>
                              <a:gd name="T65" fmla="*/ 141 h 149"/>
                              <a:gd name="T66" fmla="*/ 105 w 143"/>
                              <a:gd name="T67" fmla="*/ 139 h 149"/>
                              <a:gd name="T68" fmla="*/ 112 w 143"/>
                              <a:gd name="T69" fmla="*/ 134 h 149"/>
                              <a:gd name="T70" fmla="*/ 122 w 143"/>
                              <a:gd name="T71" fmla="*/ 127 h 149"/>
                              <a:gd name="T72" fmla="*/ 131 w 143"/>
                              <a:gd name="T73" fmla="*/ 115 h 149"/>
                              <a:gd name="T74" fmla="*/ 134 w 143"/>
                              <a:gd name="T75" fmla="*/ 110 h 149"/>
                              <a:gd name="T76" fmla="*/ 139 w 143"/>
                              <a:gd name="T77" fmla="*/ 103 h 149"/>
                              <a:gd name="T78" fmla="*/ 141 w 143"/>
                              <a:gd name="T79" fmla="*/ 96 h 149"/>
                              <a:gd name="T80" fmla="*/ 141 w 143"/>
                              <a:gd name="T81" fmla="*/ 89 h 149"/>
                              <a:gd name="T82" fmla="*/ 143 w 143"/>
                              <a:gd name="T83" fmla="*/ 81 h 149"/>
                              <a:gd name="T84" fmla="*/ 143 w 143"/>
                              <a:gd name="T85" fmla="*/ 74 h 149"/>
                              <a:gd name="T86" fmla="*/ 143 w 143"/>
                              <a:gd name="T87" fmla="*/ 67 h 149"/>
                              <a:gd name="T88" fmla="*/ 141 w 143"/>
                              <a:gd name="T89" fmla="*/ 60 h 149"/>
                              <a:gd name="T90" fmla="*/ 141 w 143"/>
                              <a:gd name="T91" fmla="*/ 53 h 149"/>
                              <a:gd name="T92" fmla="*/ 139 w 143"/>
                              <a:gd name="T93" fmla="*/ 45 h 149"/>
                              <a:gd name="T94" fmla="*/ 134 w 143"/>
                              <a:gd name="T95" fmla="*/ 41 h 149"/>
                              <a:gd name="T96" fmla="*/ 131 w 143"/>
                              <a:gd name="T97" fmla="*/ 34 h 149"/>
                              <a:gd name="T98" fmla="*/ 122 w 143"/>
                              <a:gd name="T99" fmla="*/ 22 h 149"/>
                              <a:gd name="T100" fmla="*/ 112 w 143"/>
                              <a:gd name="T101" fmla="*/ 14 h 149"/>
                              <a:gd name="T102" fmla="*/ 105 w 143"/>
                              <a:gd name="T103" fmla="*/ 10 h 149"/>
                              <a:gd name="T104" fmla="*/ 100 w 143"/>
                              <a:gd name="T105" fmla="*/ 7 h 149"/>
                              <a:gd name="T106" fmla="*/ 93 w 143"/>
                              <a:gd name="T107" fmla="*/ 5 h 149"/>
                              <a:gd name="T108" fmla="*/ 86 w 143"/>
                              <a:gd name="T109" fmla="*/ 2 h 149"/>
                              <a:gd name="T110" fmla="*/ 79 w 143"/>
                              <a:gd name="T111" fmla="*/ 2 h 149"/>
                              <a:gd name="T112" fmla="*/ 71 w 143"/>
                              <a:gd name="T113"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9">
                                <a:moveTo>
                                  <a:pt x="71" y="0"/>
                                </a:moveTo>
                                <a:lnTo>
                                  <a:pt x="64" y="2"/>
                                </a:lnTo>
                                <a:lnTo>
                                  <a:pt x="57" y="2"/>
                                </a:lnTo>
                                <a:lnTo>
                                  <a:pt x="50" y="5"/>
                                </a:lnTo>
                                <a:lnTo>
                                  <a:pt x="43" y="7"/>
                                </a:lnTo>
                                <a:lnTo>
                                  <a:pt x="35" y="10"/>
                                </a:lnTo>
                                <a:lnTo>
                                  <a:pt x="31" y="14"/>
                                </a:lnTo>
                                <a:lnTo>
                                  <a:pt x="19" y="22"/>
                                </a:lnTo>
                                <a:lnTo>
                                  <a:pt x="12" y="34"/>
                                </a:lnTo>
                                <a:lnTo>
                                  <a:pt x="7" y="41"/>
                                </a:lnTo>
                                <a:lnTo>
                                  <a:pt x="4" y="45"/>
                                </a:lnTo>
                                <a:lnTo>
                                  <a:pt x="2" y="53"/>
                                </a:lnTo>
                                <a:lnTo>
                                  <a:pt x="0" y="60"/>
                                </a:lnTo>
                                <a:lnTo>
                                  <a:pt x="0" y="67"/>
                                </a:lnTo>
                                <a:lnTo>
                                  <a:pt x="0" y="74"/>
                                </a:lnTo>
                                <a:lnTo>
                                  <a:pt x="0" y="81"/>
                                </a:lnTo>
                                <a:lnTo>
                                  <a:pt x="0" y="89"/>
                                </a:lnTo>
                                <a:lnTo>
                                  <a:pt x="2" y="96"/>
                                </a:lnTo>
                                <a:lnTo>
                                  <a:pt x="4" y="103"/>
                                </a:lnTo>
                                <a:lnTo>
                                  <a:pt x="7" y="110"/>
                                </a:lnTo>
                                <a:lnTo>
                                  <a:pt x="12" y="115"/>
                                </a:lnTo>
                                <a:lnTo>
                                  <a:pt x="19" y="127"/>
                                </a:lnTo>
                                <a:lnTo>
                                  <a:pt x="31" y="134"/>
                                </a:lnTo>
                                <a:lnTo>
                                  <a:pt x="35" y="139"/>
                                </a:lnTo>
                                <a:lnTo>
                                  <a:pt x="43" y="141"/>
                                </a:lnTo>
                                <a:lnTo>
                                  <a:pt x="50" y="144"/>
                                </a:lnTo>
                                <a:lnTo>
                                  <a:pt x="57" y="146"/>
                                </a:lnTo>
                                <a:lnTo>
                                  <a:pt x="64" y="149"/>
                                </a:lnTo>
                                <a:lnTo>
                                  <a:pt x="71" y="149"/>
                                </a:lnTo>
                                <a:lnTo>
                                  <a:pt x="79" y="149"/>
                                </a:lnTo>
                                <a:lnTo>
                                  <a:pt x="86" y="146"/>
                                </a:lnTo>
                                <a:lnTo>
                                  <a:pt x="93" y="144"/>
                                </a:lnTo>
                                <a:lnTo>
                                  <a:pt x="100" y="141"/>
                                </a:lnTo>
                                <a:lnTo>
                                  <a:pt x="105" y="139"/>
                                </a:lnTo>
                                <a:lnTo>
                                  <a:pt x="112" y="134"/>
                                </a:lnTo>
                                <a:lnTo>
                                  <a:pt x="122" y="127"/>
                                </a:lnTo>
                                <a:lnTo>
                                  <a:pt x="131" y="115"/>
                                </a:lnTo>
                                <a:lnTo>
                                  <a:pt x="134" y="110"/>
                                </a:lnTo>
                                <a:lnTo>
                                  <a:pt x="139" y="103"/>
                                </a:lnTo>
                                <a:lnTo>
                                  <a:pt x="141" y="96"/>
                                </a:lnTo>
                                <a:lnTo>
                                  <a:pt x="141" y="89"/>
                                </a:lnTo>
                                <a:lnTo>
                                  <a:pt x="143" y="81"/>
                                </a:lnTo>
                                <a:lnTo>
                                  <a:pt x="143" y="74"/>
                                </a:lnTo>
                                <a:lnTo>
                                  <a:pt x="143" y="67"/>
                                </a:lnTo>
                                <a:lnTo>
                                  <a:pt x="141" y="60"/>
                                </a:lnTo>
                                <a:lnTo>
                                  <a:pt x="141" y="53"/>
                                </a:lnTo>
                                <a:lnTo>
                                  <a:pt x="139" y="45"/>
                                </a:lnTo>
                                <a:lnTo>
                                  <a:pt x="134" y="41"/>
                                </a:lnTo>
                                <a:lnTo>
                                  <a:pt x="131" y="34"/>
                                </a:lnTo>
                                <a:lnTo>
                                  <a:pt x="122" y="22"/>
                                </a:lnTo>
                                <a:lnTo>
                                  <a:pt x="112" y="14"/>
                                </a:lnTo>
                                <a:lnTo>
                                  <a:pt x="105" y="10"/>
                                </a:lnTo>
                                <a:lnTo>
                                  <a:pt x="100" y="7"/>
                                </a:lnTo>
                                <a:lnTo>
                                  <a:pt x="93" y="5"/>
                                </a:lnTo>
                                <a:lnTo>
                                  <a:pt x="86" y="2"/>
                                </a:lnTo>
                                <a:lnTo>
                                  <a:pt x="79" y="2"/>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4" name="Freeform 2147"/>
                        <wps:cNvSpPr>
                          <a:spLocks/>
                        </wps:cNvSpPr>
                        <wps:spPr bwMode="auto">
                          <a:xfrm>
                            <a:off x="2166" y="8397"/>
                            <a:ext cx="85" cy="85"/>
                          </a:xfrm>
                          <a:custGeom>
                            <a:avLst/>
                            <a:gdLst>
                              <a:gd name="T0" fmla="*/ 72 w 146"/>
                              <a:gd name="T1" fmla="*/ 0 h 147"/>
                              <a:gd name="T2" fmla="*/ 65 w 146"/>
                              <a:gd name="T3" fmla="*/ 0 h 147"/>
                              <a:gd name="T4" fmla="*/ 57 w 146"/>
                              <a:gd name="T5" fmla="*/ 3 h 147"/>
                              <a:gd name="T6" fmla="*/ 50 w 146"/>
                              <a:gd name="T7" fmla="*/ 3 h 147"/>
                              <a:gd name="T8" fmla="*/ 43 w 146"/>
                              <a:gd name="T9" fmla="*/ 5 h 147"/>
                              <a:gd name="T10" fmla="*/ 38 w 146"/>
                              <a:gd name="T11" fmla="*/ 10 h 147"/>
                              <a:gd name="T12" fmla="*/ 31 w 146"/>
                              <a:gd name="T13" fmla="*/ 12 h 147"/>
                              <a:gd name="T14" fmla="*/ 22 w 146"/>
                              <a:gd name="T15" fmla="*/ 22 h 147"/>
                              <a:gd name="T16" fmla="*/ 12 w 146"/>
                              <a:gd name="T17" fmla="*/ 32 h 147"/>
                              <a:gd name="T18" fmla="*/ 10 w 146"/>
                              <a:gd name="T19" fmla="*/ 39 h 147"/>
                              <a:gd name="T20" fmla="*/ 5 w 146"/>
                              <a:gd name="T21" fmla="*/ 44 h 147"/>
                              <a:gd name="T22" fmla="*/ 2 w 146"/>
                              <a:gd name="T23" fmla="*/ 51 h 147"/>
                              <a:gd name="T24" fmla="*/ 2 w 146"/>
                              <a:gd name="T25" fmla="*/ 58 h 147"/>
                              <a:gd name="T26" fmla="*/ 0 w 146"/>
                              <a:gd name="T27" fmla="*/ 65 h 147"/>
                              <a:gd name="T28" fmla="*/ 0 w 146"/>
                              <a:gd name="T29" fmla="*/ 72 h 147"/>
                              <a:gd name="T30" fmla="*/ 0 w 146"/>
                              <a:gd name="T31" fmla="*/ 80 h 147"/>
                              <a:gd name="T32" fmla="*/ 2 w 146"/>
                              <a:gd name="T33" fmla="*/ 87 h 147"/>
                              <a:gd name="T34" fmla="*/ 2 w 146"/>
                              <a:gd name="T35" fmla="*/ 94 h 147"/>
                              <a:gd name="T36" fmla="*/ 5 w 146"/>
                              <a:gd name="T37" fmla="*/ 101 h 147"/>
                              <a:gd name="T38" fmla="*/ 10 w 146"/>
                              <a:gd name="T39" fmla="*/ 108 h 147"/>
                              <a:gd name="T40" fmla="*/ 12 w 146"/>
                              <a:gd name="T41" fmla="*/ 113 h 147"/>
                              <a:gd name="T42" fmla="*/ 22 w 146"/>
                              <a:gd name="T43" fmla="*/ 125 h 147"/>
                              <a:gd name="T44" fmla="*/ 31 w 146"/>
                              <a:gd name="T45" fmla="*/ 135 h 147"/>
                              <a:gd name="T46" fmla="*/ 38 w 146"/>
                              <a:gd name="T47" fmla="*/ 137 h 147"/>
                              <a:gd name="T48" fmla="*/ 43 w 146"/>
                              <a:gd name="T49" fmla="*/ 139 h 147"/>
                              <a:gd name="T50" fmla="*/ 50 w 146"/>
                              <a:gd name="T51" fmla="*/ 142 h 147"/>
                              <a:gd name="T52" fmla="*/ 57 w 146"/>
                              <a:gd name="T53" fmla="*/ 144 h 147"/>
                              <a:gd name="T54" fmla="*/ 65 w 146"/>
                              <a:gd name="T55" fmla="*/ 147 h 147"/>
                              <a:gd name="T56" fmla="*/ 72 w 146"/>
                              <a:gd name="T57" fmla="*/ 147 h 147"/>
                              <a:gd name="T58" fmla="*/ 79 w 146"/>
                              <a:gd name="T59" fmla="*/ 147 h 147"/>
                              <a:gd name="T60" fmla="*/ 86 w 146"/>
                              <a:gd name="T61" fmla="*/ 144 h 147"/>
                              <a:gd name="T62" fmla="*/ 93 w 146"/>
                              <a:gd name="T63" fmla="*/ 142 h 147"/>
                              <a:gd name="T64" fmla="*/ 101 w 146"/>
                              <a:gd name="T65" fmla="*/ 139 h 147"/>
                              <a:gd name="T66" fmla="*/ 108 w 146"/>
                              <a:gd name="T67" fmla="*/ 137 h 147"/>
                              <a:gd name="T68" fmla="*/ 113 w 146"/>
                              <a:gd name="T69" fmla="*/ 135 h 147"/>
                              <a:gd name="T70" fmla="*/ 125 w 146"/>
                              <a:gd name="T71" fmla="*/ 125 h 147"/>
                              <a:gd name="T72" fmla="*/ 134 w 146"/>
                              <a:gd name="T73" fmla="*/ 113 h 147"/>
                              <a:gd name="T74" fmla="*/ 137 w 146"/>
                              <a:gd name="T75" fmla="*/ 108 h 147"/>
                              <a:gd name="T76" fmla="*/ 139 w 146"/>
                              <a:gd name="T77" fmla="*/ 101 h 147"/>
                              <a:gd name="T78" fmla="*/ 141 w 146"/>
                              <a:gd name="T79" fmla="*/ 94 h 147"/>
                              <a:gd name="T80" fmla="*/ 144 w 146"/>
                              <a:gd name="T81" fmla="*/ 87 h 147"/>
                              <a:gd name="T82" fmla="*/ 146 w 146"/>
                              <a:gd name="T83" fmla="*/ 80 h 147"/>
                              <a:gd name="T84" fmla="*/ 146 w 146"/>
                              <a:gd name="T85" fmla="*/ 72 h 147"/>
                              <a:gd name="T86" fmla="*/ 146 w 146"/>
                              <a:gd name="T87" fmla="*/ 65 h 147"/>
                              <a:gd name="T88" fmla="*/ 144 w 146"/>
                              <a:gd name="T89" fmla="*/ 58 h 147"/>
                              <a:gd name="T90" fmla="*/ 141 w 146"/>
                              <a:gd name="T91" fmla="*/ 51 h 147"/>
                              <a:gd name="T92" fmla="*/ 139 w 146"/>
                              <a:gd name="T93" fmla="*/ 44 h 147"/>
                              <a:gd name="T94" fmla="*/ 137 w 146"/>
                              <a:gd name="T95" fmla="*/ 39 h 147"/>
                              <a:gd name="T96" fmla="*/ 134 w 146"/>
                              <a:gd name="T97" fmla="*/ 32 h 147"/>
                              <a:gd name="T98" fmla="*/ 125 w 146"/>
                              <a:gd name="T99" fmla="*/ 22 h 147"/>
                              <a:gd name="T100" fmla="*/ 113 w 146"/>
                              <a:gd name="T101" fmla="*/ 12 h 147"/>
                              <a:gd name="T102" fmla="*/ 108 w 146"/>
                              <a:gd name="T103" fmla="*/ 10 h 147"/>
                              <a:gd name="T104" fmla="*/ 101 w 146"/>
                              <a:gd name="T105" fmla="*/ 5 h 147"/>
                              <a:gd name="T106" fmla="*/ 93 w 146"/>
                              <a:gd name="T107" fmla="*/ 3 h 147"/>
                              <a:gd name="T108" fmla="*/ 86 w 146"/>
                              <a:gd name="T109" fmla="*/ 3 h 147"/>
                              <a:gd name="T110" fmla="*/ 79 w 146"/>
                              <a:gd name="T111" fmla="*/ 0 h 147"/>
                              <a:gd name="T112" fmla="*/ 72 w 146"/>
                              <a:gd name="T11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6" h="147">
                                <a:moveTo>
                                  <a:pt x="72" y="0"/>
                                </a:moveTo>
                                <a:lnTo>
                                  <a:pt x="65" y="0"/>
                                </a:lnTo>
                                <a:lnTo>
                                  <a:pt x="57" y="3"/>
                                </a:lnTo>
                                <a:lnTo>
                                  <a:pt x="50" y="3"/>
                                </a:lnTo>
                                <a:lnTo>
                                  <a:pt x="43" y="5"/>
                                </a:lnTo>
                                <a:lnTo>
                                  <a:pt x="38" y="10"/>
                                </a:lnTo>
                                <a:lnTo>
                                  <a:pt x="31" y="12"/>
                                </a:lnTo>
                                <a:lnTo>
                                  <a:pt x="22" y="22"/>
                                </a:lnTo>
                                <a:lnTo>
                                  <a:pt x="12" y="32"/>
                                </a:lnTo>
                                <a:lnTo>
                                  <a:pt x="10" y="39"/>
                                </a:lnTo>
                                <a:lnTo>
                                  <a:pt x="5" y="44"/>
                                </a:lnTo>
                                <a:lnTo>
                                  <a:pt x="2" y="51"/>
                                </a:lnTo>
                                <a:lnTo>
                                  <a:pt x="2" y="58"/>
                                </a:lnTo>
                                <a:lnTo>
                                  <a:pt x="0" y="65"/>
                                </a:lnTo>
                                <a:lnTo>
                                  <a:pt x="0" y="72"/>
                                </a:lnTo>
                                <a:lnTo>
                                  <a:pt x="0" y="80"/>
                                </a:lnTo>
                                <a:lnTo>
                                  <a:pt x="2" y="87"/>
                                </a:lnTo>
                                <a:lnTo>
                                  <a:pt x="2" y="94"/>
                                </a:lnTo>
                                <a:lnTo>
                                  <a:pt x="5" y="101"/>
                                </a:lnTo>
                                <a:lnTo>
                                  <a:pt x="10" y="108"/>
                                </a:lnTo>
                                <a:lnTo>
                                  <a:pt x="12" y="113"/>
                                </a:lnTo>
                                <a:lnTo>
                                  <a:pt x="22" y="125"/>
                                </a:lnTo>
                                <a:lnTo>
                                  <a:pt x="31" y="135"/>
                                </a:lnTo>
                                <a:lnTo>
                                  <a:pt x="38" y="137"/>
                                </a:lnTo>
                                <a:lnTo>
                                  <a:pt x="43" y="139"/>
                                </a:lnTo>
                                <a:lnTo>
                                  <a:pt x="50" y="142"/>
                                </a:lnTo>
                                <a:lnTo>
                                  <a:pt x="57" y="144"/>
                                </a:lnTo>
                                <a:lnTo>
                                  <a:pt x="65" y="147"/>
                                </a:lnTo>
                                <a:lnTo>
                                  <a:pt x="72" y="147"/>
                                </a:lnTo>
                                <a:lnTo>
                                  <a:pt x="79" y="147"/>
                                </a:lnTo>
                                <a:lnTo>
                                  <a:pt x="86" y="144"/>
                                </a:lnTo>
                                <a:lnTo>
                                  <a:pt x="93" y="142"/>
                                </a:lnTo>
                                <a:lnTo>
                                  <a:pt x="101" y="139"/>
                                </a:lnTo>
                                <a:lnTo>
                                  <a:pt x="108" y="137"/>
                                </a:lnTo>
                                <a:lnTo>
                                  <a:pt x="113" y="135"/>
                                </a:lnTo>
                                <a:lnTo>
                                  <a:pt x="125" y="125"/>
                                </a:lnTo>
                                <a:lnTo>
                                  <a:pt x="134" y="113"/>
                                </a:lnTo>
                                <a:lnTo>
                                  <a:pt x="137" y="108"/>
                                </a:lnTo>
                                <a:lnTo>
                                  <a:pt x="139" y="101"/>
                                </a:lnTo>
                                <a:lnTo>
                                  <a:pt x="141" y="94"/>
                                </a:lnTo>
                                <a:lnTo>
                                  <a:pt x="144" y="87"/>
                                </a:lnTo>
                                <a:lnTo>
                                  <a:pt x="146" y="80"/>
                                </a:lnTo>
                                <a:lnTo>
                                  <a:pt x="146" y="72"/>
                                </a:lnTo>
                                <a:lnTo>
                                  <a:pt x="146" y="65"/>
                                </a:lnTo>
                                <a:lnTo>
                                  <a:pt x="144" y="58"/>
                                </a:lnTo>
                                <a:lnTo>
                                  <a:pt x="141" y="51"/>
                                </a:lnTo>
                                <a:lnTo>
                                  <a:pt x="139" y="44"/>
                                </a:lnTo>
                                <a:lnTo>
                                  <a:pt x="137" y="39"/>
                                </a:lnTo>
                                <a:lnTo>
                                  <a:pt x="134" y="32"/>
                                </a:lnTo>
                                <a:lnTo>
                                  <a:pt x="125" y="22"/>
                                </a:lnTo>
                                <a:lnTo>
                                  <a:pt x="113" y="12"/>
                                </a:lnTo>
                                <a:lnTo>
                                  <a:pt x="108" y="10"/>
                                </a:lnTo>
                                <a:lnTo>
                                  <a:pt x="101" y="5"/>
                                </a:lnTo>
                                <a:lnTo>
                                  <a:pt x="93" y="3"/>
                                </a:lnTo>
                                <a:lnTo>
                                  <a:pt x="86" y="3"/>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5" name="Freeform 2148"/>
                        <wps:cNvSpPr>
                          <a:spLocks/>
                        </wps:cNvSpPr>
                        <wps:spPr bwMode="auto">
                          <a:xfrm>
                            <a:off x="1281" y="7377"/>
                            <a:ext cx="85" cy="85"/>
                          </a:xfrm>
                          <a:custGeom>
                            <a:avLst/>
                            <a:gdLst>
                              <a:gd name="T0" fmla="*/ 72 w 146"/>
                              <a:gd name="T1" fmla="*/ 0 h 147"/>
                              <a:gd name="T2" fmla="*/ 65 w 146"/>
                              <a:gd name="T3" fmla="*/ 0 h 147"/>
                              <a:gd name="T4" fmla="*/ 57 w 146"/>
                              <a:gd name="T5" fmla="*/ 3 h 147"/>
                              <a:gd name="T6" fmla="*/ 50 w 146"/>
                              <a:gd name="T7" fmla="*/ 3 h 147"/>
                              <a:gd name="T8" fmla="*/ 43 w 146"/>
                              <a:gd name="T9" fmla="*/ 5 h 147"/>
                              <a:gd name="T10" fmla="*/ 38 w 146"/>
                              <a:gd name="T11" fmla="*/ 10 h 147"/>
                              <a:gd name="T12" fmla="*/ 31 w 146"/>
                              <a:gd name="T13" fmla="*/ 12 h 147"/>
                              <a:gd name="T14" fmla="*/ 22 w 146"/>
                              <a:gd name="T15" fmla="*/ 22 h 147"/>
                              <a:gd name="T16" fmla="*/ 12 w 146"/>
                              <a:gd name="T17" fmla="*/ 32 h 147"/>
                              <a:gd name="T18" fmla="*/ 10 w 146"/>
                              <a:gd name="T19" fmla="*/ 39 h 147"/>
                              <a:gd name="T20" fmla="*/ 5 w 146"/>
                              <a:gd name="T21" fmla="*/ 44 h 147"/>
                              <a:gd name="T22" fmla="*/ 2 w 146"/>
                              <a:gd name="T23" fmla="*/ 51 h 147"/>
                              <a:gd name="T24" fmla="*/ 2 w 146"/>
                              <a:gd name="T25" fmla="*/ 58 h 147"/>
                              <a:gd name="T26" fmla="*/ 0 w 146"/>
                              <a:gd name="T27" fmla="*/ 65 h 147"/>
                              <a:gd name="T28" fmla="*/ 0 w 146"/>
                              <a:gd name="T29" fmla="*/ 72 h 147"/>
                              <a:gd name="T30" fmla="*/ 0 w 146"/>
                              <a:gd name="T31" fmla="*/ 80 h 147"/>
                              <a:gd name="T32" fmla="*/ 2 w 146"/>
                              <a:gd name="T33" fmla="*/ 87 h 147"/>
                              <a:gd name="T34" fmla="*/ 2 w 146"/>
                              <a:gd name="T35" fmla="*/ 94 h 147"/>
                              <a:gd name="T36" fmla="*/ 5 w 146"/>
                              <a:gd name="T37" fmla="*/ 101 h 147"/>
                              <a:gd name="T38" fmla="*/ 10 w 146"/>
                              <a:gd name="T39" fmla="*/ 108 h 147"/>
                              <a:gd name="T40" fmla="*/ 12 w 146"/>
                              <a:gd name="T41" fmla="*/ 113 h 147"/>
                              <a:gd name="T42" fmla="*/ 22 w 146"/>
                              <a:gd name="T43" fmla="*/ 125 h 147"/>
                              <a:gd name="T44" fmla="*/ 31 w 146"/>
                              <a:gd name="T45" fmla="*/ 135 h 147"/>
                              <a:gd name="T46" fmla="*/ 38 w 146"/>
                              <a:gd name="T47" fmla="*/ 137 h 147"/>
                              <a:gd name="T48" fmla="*/ 43 w 146"/>
                              <a:gd name="T49" fmla="*/ 139 h 147"/>
                              <a:gd name="T50" fmla="*/ 50 w 146"/>
                              <a:gd name="T51" fmla="*/ 142 h 147"/>
                              <a:gd name="T52" fmla="*/ 57 w 146"/>
                              <a:gd name="T53" fmla="*/ 144 h 147"/>
                              <a:gd name="T54" fmla="*/ 65 w 146"/>
                              <a:gd name="T55" fmla="*/ 147 h 147"/>
                              <a:gd name="T56" fmla="*/ 72 w 146"/>
                              <a:gd name="T57" fmla="*/ 147 h 147"/>
                              <a:gd name="T58" fmla="*/ 79 w 146"/>
                              <a:gd name="T59" fmla="*/ 147 h 147"/>
                              <a:gd name="T60" fmla="*/ 86 w 146"/>
                              <a:gd name="T61" fmla="*/ 144 h 147"/>
                              <a:gd name="T62" fmla="*/ 93 w 146"/>
                              <a:gd name="T63" fmla="*/ 142 h 147"/>
                              <a:gd name="T64" fmla="*/ 101 w 146"/>
                              <a:gd name="T65" fmla="*/ 139 h 147"/>
                              <a:gd name="T66" fmla="*/ 108 w 146"/>
                              <a:gd name="T67" fmla="*/ 137 h 147"/>
                              <a:gd name="T68" fmla="*/ 113 w 146"/>
                              <a:gd name="T69" fmla="*/ 135 h 147"/>
                              <a:gd name="T70" fmla="*/ 125 w 146"/>
                              <a:gd name="T71" fmla="*/ 125 h 147"/>
                              <a:gd name="T72" fmla="*/ 134 w 146"/>
                              <a:gd name="T73" fmla="*/ 113 h 147"/>
                              <a:gd name="T74" fmla="*/ 137 w 146"/>
                              <a:gd name="T75" fmla="*/ 108 h 147"/>
                              <a:gd name="T76" fmla="*/ 139 w 146"/>
                              <a:gd name="T77" fmla="*/ 101 h 147"/>
                              <a:gd name="T78" fmla="*/ 141 w 146"/>
                              <a:gd name="T79" fmla="*/ 94 h 147"/>
                              <a:gd name="T80" fmla="*/ 144 w 146"/>
                              <a:gd name="T81" fmla="*/ 87 h 147"/>
                              <a:gd name="T82" fmla="*/ 146 w 146"/>
                              <a:gd name="T83" fmla="*/ 80 h 147"/>
                              <a:gd name="T84" fmla="*/ 146 w 146"/>
                              <a:gd name="T85" fmla="*/ 72 h 147"/>
                              <a:gd name="T86" fmla="*/ 146 w 146"/>
                              <a:gd name="T87" fmla="*/ 65 h 147"/>
                              <a:gd name="T88" fmla="*/ 144 w 146"/>
                              <a:gd name="T89" fmla="*/ 58 h 147"/>
                              <a:gd name="T90" fmla="*/ 141 w 146"/>
                              <a:gd name="T91" fmla="*/ 51 h 147"/>
                              <a:gd name="T92" fmla="*/ 139 w 146"/>
                              <a:gd name="T93" fmla="*/ 44 h 147"/>
                              <a:gd name="T94" fmla="*/ 137 w 146"/>
                              <a:gd name="T95" fmla="*/ 39 h 147"/>
                              <a:gd name="T96" fmla="*/ 134 w 146"/>
                              <a:gd name="T97" fmla="*/ 32 h 147"/>
                              <a:gd name="T98" fmla="*/ 125 w 146"/>
                              <a:gd name="T99" fmla="*/ 22 h 147"/>
                              <a:gd name="T100" fmla="*/ 113 w 146"/>
                              <a:gd name="T101" fmla="*/ 12 h 147"/>
                              <a:gd name="T102" fmla="*/ 108 w 146"/>
                              <a:gd name="T103" fmla="*/ 10 h 147"/>
                              <a:gd name="T104" fmla="*/ 101 w 146"/>
                              <a:gd name="T105" fmla="*/ 5 h 147"/>
                              <a:gd name="T106" fmla="*/ 93 w 146"/>
                              <a:gd name="T107" fmla="*/ 3 h 147"/>
                              <a:gd name="T108" fmla="*/ 86 w 146"/>
                              <a:gd name="T109" fmla="*/ 3 h 147"/>
                              <a:gd name="T110" fmla="*/ 79 w 146"/>
                              <a:gd name="T111" fmla="*/ 0 h 147"/>
                              <a:gd name="T112" fmla="*/ 72 w 146"/>
                              <a:gd name="T11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6" h="147">
                                <a:moveTo>
                                  <a:pt x="72" y="0"/>
                                </a:moveTo>
                                <a:lnTo>
                                  <a:pt x="65" y="0"/>
                                </a:lnTo>
                                <a:lnTo>
                                  <a:pt x="57" y="3"/>
                                </a:lnTo>
                                <a:lnTo>
                                  <a:pt x="50" y="3"/>
                                </a:lnTo>
                                <a:lnTo>
                                  <a:pt x="43" y="5"/>
                                </a:lnTo>
                                <a:lnTo>
                                  <a:pt x="38" y="10"/>
                                </a:lnTo>
                                <a:lnTo>
                                  <a:pt x="31" y="12"/>
                                </a:lnTo>
                                <a:lnTo>
                                  <a:pt x="22" y="22"/>
                                </a:lnTo>
                                <a:lnTo>
                                  <a:pt x="12" y="32"/>
                                </a:lnTo>
                                <a:lnTo>
                                  <a:pt x="10" y="39"/>
                                </a:lnTo>
                                <a:lnTo>
                                  <a:pt x="5" y="44"/>
                                </a:lnTo>
                                <a:lnTo>
                                  <a:pt x="2" y="51"/>
                                </a:lnTo>
                                <a:lnTo>
                                  <a:pt x="2" y="58"/>
                                </a:lnTo>
                                <a:lnTo>
                                  <a:pt x="0" y="65"/>
                                </a:lnTo>
                                <a:lnTo>
                                  <a:pt x="0" y="72"/>
                                </a:lnTo>
                                <a:lnTo>
                                  <a:pt x="0" y="80"/>
                                </a:lnTo>
                                <a:lnTo>
                                  <a:pt x="2" y="87"/>
                                </a:lnTo>
                                <a:lnTo>
                                  <a:pt x="2" y="94"/>
                                </a:lnTo>
                                <a:lnTo>
                                  <a:pt x="5" y="101"/>
                                </a:lnTo>
                                <a:lnTo>
                                  <a:pt x="10" y="108"/>
                                </a:lnTo>
                                <a:lnTo>
                                  <a:pt x="12" y="113"/>
                                </a:lnTo>
                                <a:lnTo>
                                  <a:pt x="22" y="125"/>
                                </a:lnTo>
                                <a:lnTo>
                                  <a:pt x="31" y="135"/>
                                </a:lnTo>
                                <a:lnTo>
                                  <a:pt x="38" y="137"/>
                                </a:lnTo>
                                <a:lnTo>
                                  <a:pt x="43" y="139"/>
                                </a:lnTo>
                                <a:lnTo>
                                  <a:pt x="50" y="142"/>
                                </a:lnTo>
                                <a:lnTo>
                                  <a:pt x="57" y="144"/>
                                </a:lnTo>
                                <a:lnTo>
                                  <a:pt x="65" y="147"/>
                                </a:lnTo>
                                <a:lnTo>
                                  <a:pt x="72" y="147"/>
                                </a:lnTo>
                                <a:lnTo>
                                  <a:pt x="79" y="147"/>
                                </a:lnTo>
                                <a:lnTo>
                                  <a:pt x="86" y="144"/>
                                </a:lnTo>
                                <a:lnTo>
                                  <a:pt x="93" y="142"/>
                                </a:lnTo>
                                <a:lnTo>
                                  <a:pt x="101" y="139"/>
                                </a:lnTo>
                                <a:lnTo>
                                  <a:pt x="108" y="137"/>
                                </a:lnTo>
                                <a:lnTo>
                                  <a:pt x="113" y="135"/>
                                </a:lnTo>
                                <a:lnTo>
                                  <a:pt x="125" y="125"/>
                                </a:lnTo>
                                <a:lnTo>
                                  <a:pt x="134" y="113"/>
                                </a:lnTo>
                                <a:lnTo>
                                  <a:pt x="137" y="108"/>
                                </a:lnTo>
                                <a:lnTo>
                                  <a:pt x="139" y="101"/>
                                </a:lnTo>
                                <a:lnTo>
                                  <a:pt x="141" y="94"/>
                                </a:lnTo>
                                <a:lnTo>
                                  <a:pt x="144" y="87"/>
                                </a:lnTo>
                                <a:lnTo>
                                  <a:pt x="146" y="80"/>
                                </a:lnTo>
                                <a:lnTo>
                                  <a:pt x="146" y="72"/>
                                </a:lnTo>
                                <a:lnTo>
                                  <a:pt x="146" y="65"/>
                                </a:lnTo>
                                <a:lnTo>
                                  <a:pt x="144" y="58"/>
                                </a:lnTo>
                                <a:lnTo>
                                  <a:pt x="141" y="51"/>
                                </a:lnTo>
                                <a:lnTo>
                                  <a:pt x="139" y="44"/>
                                </a:lnTo>
                                <a:lnTo>
                                  <a:pt x="137" y="39"/>
                                </a:lnTo>
                                <a:lnTo>
                                  <a:pt x="134" y="32"/>
                                </a:lnTo>
                                <a:lnTo>
                                  <a:pt x="125" y="22"/>
                                </a:lnTo>
                                <a:lnTo>
                                  <a:pt x="113" y="12"/>
                                </a:lnTo>
                                <a:lnTo>
                                  <a:pt x="108" y="10"/>
                                </a:lnTo>
                                <a:lnTo>
                                  <a:pt x="101" y="5"/>
                                </a:lnTo>
                                <a:lnTo>
                                  <a:pt x="93" y="3"/>
                                </a:lnTo>
                                <a:lnTo>
                                  <a:pt x="86" y="3"/>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6" name="Rectangle 2149"/>
                        <wps:cNvSpPr>
                          <a:spLocks noChangeArrowheads="1"/>
                        </wps:cNvSpPr>
                        <wps:spPr bwMode="auto">
                          <a:xfrm>
                            <a:off x="1161" y="6282"/>
                            <a:ext cx="7521" cy="6025"/>
                          </a:xfrm>
                          <a:prstGeom prst="rect">
                            <a:avLst/>
                          </a:prstGeom>
                          <a:noFill/>
                          <a:ln w="9525" cap="rnd">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7" name="Text Box 2150"/>
                        <wps:cNvSpPr txBox="1">
                          <a:spLocks noChangeArrowheads="1"/>
                        </wps:cNvSpPr>
                        <wps:spPr bwMode="auto">
                          <a:xfrm>
                            <a:off x="5841" y="7564"/>
                            <a:ext cx="277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CE2BDA" w14:textId="77777777" w:rsidR="004D6677" w:rsidRPr="00A1415D" w:rsidRDefault="004D6677" w:rsidP="007B58AF">
                              <w:pPr>
                                <w:rPr>
                                  <w:rFonts w:ascii="Times New Roman" w:hAnsi="Times New Roman" w:cs="Times New Roman"/>
                                  <w:sz w:val="20"/>
                                </w:rPr>
                              </w:pPr>
                              <w:r w:rsidRPr="00A1415D">
                                <w:rPr>
                                  <w:rFonts w:ascii="Times New Roman" w:hAnsi="Times New Roman" w:cs="Times New Roman"/>
                                  <w:sz w:val="20"/>
                                </w:rPr>
                                <w:t>Mặt toán học biểu diễn trái đất (Ellipsesoid)</w:t>
                              </w:r>
                            </w:p>
                          </w:txbxContent>
                        </wps:txbx>
                        <wps:bodyPr rot="0" vert="horz" wrap="square" lIns="0" tIns="0" rIns="0" bIns="0" anchor="t" anchorCtr="0" upright="1">
                          <a:noAutofit/>
                        </wps:bodyPr>
                      </wps:wsp>
                      <wps:wsp>
                        <wps:cNvPr id="2388" name="Text Box 2151"/>
                        <wps:cNvSpPr txBox="1">
                          <a:spLocks noChangeArrowheads="1"/>
                        </wps:cNvSpPr>
                        <wps:spPr bwMode="auto">
                          <a:xfrm>
                            <a:off x="5901" y="8284"/>
                            <a:ext cx="1800" cy="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EB1CCC" w14:textId="77777777" w:rsidR="004D6677" w:rsidRPr="00A1415D" w:rsidRDefault="004D6677" w:rsidP="007B58AF">
                              <w:pPr>
                                <w:jc w:val="both"/>
                                <w:rPr>
                                  <w:rFonts w:ascii="Times New Roman" w:hAnsi="Times New Roman" w:cs="Times New Roman"/>
                                  <w:sz w:val="20"/>
                                </w:rPr>
                              </w:pPr>
                              <w:r w:rsidRPr="00A1415D">
                                <w:rPr>
                                  <w:rFonts w:ascii="Times New Roman" w:hAnsi="Times New Roman" w:cs="Times New Roman"/>
                                  <w:color w:val="000000"/>
                                  <w:sz w:val="20"/>
                                </w:rPr>
                                <w:t>Mặt toán học biểu điễn trái đất thu nhỏ theo tỷ lệ</w:t>
                              </w:r>
                            </w:p>
                            <w:p w14:paraId="71BCB013" w14:textId="77777777" w:rsidR="004D6677" w:rsidRPr="00A1415D" w:rsidRDefault="004D6677" w:rsidP="007B58AF">
                              <w:pPr>
                                <w:rPr>
                                  <w:rFonts w:ascii="Times New Roman" w:hAnsi="Times New Roman" w:cs="Times New Roman"/>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827DB" id="Group 242" o:spid="_x0000_s1035" style="position:absolute;left:0;text-align:left;margin-left:28.25pt;margin-top:5.9pt;width:447.65pt;height:236.65pt;z-index:251867136" coordorigin="1161,6282" coordsize="7521,6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">
                <v:rect id="Rectangle 1937" o:spid="_x0000_s1036" style="position:absolute;left:1341;top:12042;width:630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qgcUA&#10;AADcAAAADwAAAGRycy9kb3ducmV2LnhtbESPT4vCMBTE78J+h/AW9qbpuiJ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qBxQAAANwAAAAPAAAAAAAAAAAAAAAAAJgCAABkcnMv&#10;ZG93bnJldi54bWxQSwUGAAAAAAQABAD1AAAAigMAAAAA&#10;" filled="f" stroked="f">
                  <v:textbox inset="0,0,0,0">
                    <w:txbxContent>
                      <w:p w14:paraId="403DC4B5" w14:textId="77777777" w:rsidR="004D6677" w:rsidRPr="00A1415D" w:rsidRDefault="004D6677" w:rsidP="007B58AF">
                        <w:pPr>
                          <w:jc w:val="center"/>
                          <w:rPr>
                            <w:rFonts w:ascii="Times New Roman" w:hAnsi="Times New Roman" w:cs="Times New Roman"/>
                          </w:rPr>
                        </w:pPr>
                        <w:r w:rsidRPr="00A1415D">
                          <w:rPr>
                            <w:rFonts w:ascii="Times New Roman" w:hAnsi="Times New Roman" w:cs="Times New Roman"/>
                            <w:b/>
                            <w:bCs/>
                            <w:i/>
                            <w:iCs/>
                          </w:rPr>
                          <w:t>Hình 2.7</w:t>
                        </w:r>
                        <w:r w:rsidRPr="00A1415D">
                          <w:rPr>
                            <w:rFonts w:ascii="Times New Roman" w:hAnsi="Times New Roman" w:cs="Times New Roman"/>
                            <w:i/>
                            <w:iCs/>
                          </w:rPr>
                          <w:t>.</w:t>
                        </w:r>
                        <w:r w:rsidRPr="00A1415D">
                          <w:rPr>
                            <w:rFonts w:ascii="Times New Roman" w:hAnsi="Times New Roman" w:cs="Times New Roman"/>
                            <w:i/>
                            <w:iCs/>
                            <w:color w:val="000000"/>
                          </w:rPr>
                          <w:t xml:space="preserve"> Biểu diễn đối tượng trên bản đồ.</w:t>
                        </w:r>
                      </w:p>
                    </w:txbxContent>
                  </v:textbox>
                </v:rect>
                <v:shape id="Freeform 1938" o:spid="_x0000_s1037" style="position:absolute;left:1612;top:7979;width:3949;height:3390;visibility:visible;mso-wrap-style:square;v-text-anchor:top" coordsize="3949,3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1A28YA&#10;AADcAAAADwAAAGRycy9kb3ducmV2LnhtbESPQWvCQBSE70L/w/IKvYhuFLESXaWWClXwUCuCt0f2&#10;NRvMvk2za5L+e1coeBxm5htmsepsKRqqfeFYwWiYgCDOnC44V3D83gxmIHxA1lg6JgV/5GG1fOot&#10;MNWu5S9qDiEXEcI+RQUmhCqV0meGLPqhq4ij9+NqiyHKOpe6xjbCbSnHSTKVFguOCwYrejeUXQ5X&#10;q6DfbT+KZn/uv5rTPrS82zXry69SL8/d2xxEoC48wv/tT61gPJnA/Uw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1A28YAAADcAAAADwAAAAAAAAAAAAAAAACYAgAAZHJz&#10;L2Rvd25yZXYueG1sUEsFBgAAAAAEAAQA9QAAAIsDAAAAAA==&#10;" path="m1974,l1871,2r-98,7l1672,19r-95,14l1481,52r-94,24l1294,103r-89,31l1116,167r-83,36l949,244r-79,45l793,337r-77,51l647,440r-70,56l513,555r-63,60l390,680r-55,67l285,817r-48,69l194,960r-41,75l119,1111r-31,79l60,1272r-22,81l21,1437,9,1521r-7,86l,1696r2,86l9,1869r12,83l38,2036r22,84l88,2199r31,79l153,2355r41,74l237,2503r48,72l335,2642r55,68l450,2774r63,60l577,2894r70,55l716,3004r77,51l870,3100r79,46l1033,3186r83,39l1205,3258r89,29l1387,3313r94,24l1577,3356r95,15l1773,3383r98,5l1974,3390r101,-2l2176,3383r98,-12l2372,3356r96,-19l2562,3313r91,-26l2744,3258r86,-33l2916,3186r82,-40l3079,3100r77,-45l3230,3004r72,-55l3372,2894r64,-60l3499,2774r57,-64l3611,2642r53,-67l3712,2503r43,-74l3793,2355r36,-77l3861,2199r26,-79l3911,2036r17,-84l3940,1869r7,-87l3949,1696r-2,-89l3940,1521r-12,-84l3911,1353r-24,-81l3861,1190r-32,-79l3793,1035r-38,-75l3712,886r-48,-69l3611,747r-55,-67l3499,615r-63,-60l3372,496r-70,-56l3230,388r-74,-51l3079,289r-81,-45l2916,203r-86,-36l2744,134r-91,-31l2562,76,2468,52,2372,33,2274,19,2176,9,2075,2,1974,xe" stroked="f">
                  <v:path arrowok="t" o:connecttype="custom" o:connectlocs="1773,9;1481,52;1205,134;949,244;716,388;513,555;335,747;194,960;88,1190;21,1437;0,1696;21,1952;88,2199;194,2429;335,2642;513,2834;716,3004;949,3146;1205,3258;1481,3337;1773,3383;2075,3388;2372,3356;2653,3287;2916,3186;3156,3055;3372,2894;3556,2710;3712,2503;3829,2278;3911,2036;3947,1782;3940,1521;3887,1272;3793,1035;3664,817;3499,615;3302,440;3079,289;2830,167;2562,76;2274,19;1974,0" o:connectangles="0,0,0,0,0,0,0,0,0,0,0,0,0,0,0,0,0,0,0,0,0,0,0,0,0,0,0,0,0,0,0,0,0,0,0,0,0,0,0,0,0,0,0"/>
                </v:shape>
                <v:shape id="Freeform 1939" o:spid="_x0000_s1038" style="position:absolute;left:1612;top:7979;width:3949;height:3390;visibility:visible;mso-wrap-style:square;v-text-anchor:top" coordsize="3949,3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VQDcMA&#10;AADcAAAADwAAAGRycy9kb3ducmV2LnhtbESPwWrDMBBE74X+g9hCLiWREtoQ3CjBBEJzaqmTD1is&#10;rSVirYyl2s7fR4VCj8PMvGG2+8m3YqA+usAalgsFgrgOxnGj4XI+zjcgYkI22AYmDTeKsN89Pmyx&#10;MGHkLxqq1IgM4VigBptSV0gZa0se4yJ0xNn7Dr3HlGXfSNPjmOG+lSul1tKj47xgsaODpfpa/XgN&#10;zn5uyg/ujiivbEr3rKr38qL17Gkq30AkmtJ/+K99MhpWL6/weyYf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VQDcMAAADcAAAADwAAAAAAAAAAAAAAAACYAgAAZHJzL2Rv&#10;d25yZXYueG1sUEsFBgAAAAAEAAQA9QAAAIgDAAAAAA==&#10;" path="m1974,l1871,2r-98,7l1672,19r-95,14l1481,52r-94,24l1294,103r-89,31l1116,167r-83,36l949,244r-79,45l793,337r-77,51l647,440r-70,56l513,555r-63,60l390,680r-55,67l285,817r-48,69l194,960r-41,75l119,1111r-31,79l60,1272r-22,81l21,1437,9,1521r-7,86l,1696r2,86l9,1869r12,83l38,2036r22,84l88,2199r31,79l153,2355r41,74l237,2503r48,72l335,2642r55,68l450,2774r63,60l577,2894r70,55l716,3004r77,51l870,3100r79,46l1033,3186r83,39l1205,3258r89,29l1387,3313r94,24l1577,3356r95,15l1773,3383r98,5l1974,3390r101,-2l2176,3383r98,-12l2372,3356r96,-19l2562,3313r91,-26l2744,3258r86,-33l2916,3186r82,-40l3079,3100r77,-45l3230,3004r72,-55l3372,2894r64,-60l3499,2774r57,-64l3611,2642r53,-67l3712,2503r43,-74l3793,2355r36,-77l3861,2199r26,-79l3911,2036r17,-84l3940,1869r7,-87l3949,1696r-2,-89l3940,1521r-12,-84l3911,1353r-24,-81l3861,1190r-32,-79l3793,1035r-38,-75l3712,886r-48,-69l3611,747r-55,-67l3499,615r-63,-60l3372,496r-70,-56l3230,388r-74,-51l3079,289r-81,-45l2916,203r-86,-36l2744,134r-91,-31l2562,76,2468,52,2372,33,2274,19,2176,9,2075,2,1974,e" filled="f" strokeweight=".7pt">
                  <v:path arrowok="t" o:connecttype="custom" o:connectlocs="1773,9;1481,52;1205,134;949,244;716,388;513,555;335,747;194,960;88,1190;21,1437;0,1696;21,1952;88,2199;194,2429;335,2642;513,2834;716,3004;949,3146;1205,3258;1481,3337;1773,3383;2075,3388;2372,3356;2653,3287;2916,3186;3156,3055;3372,2894;3556,2710;3712,2503;3829,2278;3911,2036;3947,1782;3940,1521;3887,1272;3793,1035;3664,817;3499,615;3302,440;3079,289;2830,167;2562,76;2274,19;1974,0" o:connectangles="0,0,0,0,0,0,0,0,0,0,0,0,0,0,0,0,0,0,0,0,0,0,0,0,0,0,0,0,0,0,0,0,0,0,0,0,0,0,0,0,0,0,0"/>
                </v:shape>
                <v:shape id="Freeform 1940" o:spid="_x0000_s1039" style="position:absolute;left:1305;top:6426;width:3966;height:1977;visibility:visible;mso-wrap-style:square;v-text-anchor:top" coordsize="3966,1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3issYA&#10;AADcAAAADwAAAGRycy9kb3ducmV2LnhtbESPQWvCQBSE7wX/w/KE3nSjDdJGV9FCqdiDaCvi7ZF9&#10;JsHs2yS7TdJ/3y0IPQ4z8w2zWPWmFC01rrCsYDKOQBCnVhecKfj6fBs9g3AeWWNpmRT8kIPVcvCw&#10;wETbjg/UHn0mAoRdggpy76tESpfmZNCNbUUcvKttDPogm0zqBrsAN6WcRtFMGiw4LORY0WtO6e34&#10;bRRsdqedrS8fMW/ez/yyret4/1Qr9Tjs13MQnnr/H763t1rBNJ7B3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3issYAAADcAAAADwAAAAAAAAAAAAAAAACYAgAAZHJz&#10;L2Rvd25yZXYueG1sUEsFBgAAAAAEAAQA9QAAAIsDAAAAAA==&#10;" path="m19,1977l69,1876r48,-98l132,1725r14,-55l156,1612r4,-59l156,1519r-8,-38l127,1402,93,1311,55,1227,24,1143,5,1071,,1045r,-24l5,1001,19,987r22,-5l69,992r34,19l146,1035r46,31l240,1100r103,72l400,1210r50,31l508,1270r50,19l606,1303r41,l690,1294r34,-24l738,1251r14,-24l774,1172r19,-77l812,1006r10,-93l836,807,855,592,865,484,879,381r8,-101l906,196r19,-74l944,60,959,36,973,19,987,9,1006,r17,l1042,r44,24l1131,55r48,53l1232,168r55,76l1344,319r55,86l1517,577r62,91l1634,747r58,75l1747,889r53,57l1850,987r48,34l1951,1047r93,43l2138,1119r93,19l2317,1143r84,l2480,1138r77,-10l2588,1119r34,-10l2655,1090r29,-24l2734,1016r51,-58l2833,908r48,-43l2905,850r24,-4l2955,841r24,5l3008,860r24,19l3056,903r26,31l3130,1006r50,89l3233,1186r50,84l3341,1349r33,33l3403,1411r65,50l3547,1509r81,44l3712,1588r79,34l3863,1651r60,24l3947,1684r19,10e" filled="f" strokeweight=".7pt">
                  <v:path arrowok="t" o:connecttype="custom" o:connectlocs="69,1876;132,1725;156,1612;156,1519;127,1402;55,1227;5,1071;0,1021;19,987;69,992;146,1035;240,1100;400,1210;508,1270;606,1303;690,1294;738,1251;774,1172;812,1006;836,807;865,484;887,280;925,122;959,36;987,9;1023,0;1086,24;1179,108;1287,244;1399,405;1579,668;1692,822;1800,946;1898,1021;2044,1090;2231,1138;2401,1143;2557,1128;2622,1109;2684,1066;2785,958;2881,865;2929,846;2979,846;3032,879;3082,934;3180,1095;3283,1270;3374,1382;3468,1461;3628,1553;3791,1622;3923,1675;3966,1694" o:connectangles="0,0,0,0,0,0,0,0,0,0,0,0,0,0,0,0,0,0,0,0,0,0,0,0,0,0,0,0,0,0,0,0,0,0,0,0,0,0,0,0,0,0,0,0,0,0,0,0,0,0,0,0,0,0"/>
                </v:shape>
                <v:shape id="Freeform 1941" o:spid="_x0000_s1040" style="position:absolute;left:2304;top:6421;width:29;height:65;visibility:visible;mso-wrap-style:square;v-text-anchor:top" coordsize="2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gsIA&#10;AADcAAAADwAAAGRycy9kb3ducmV2LnhtbESPUWvCQBCE3wv+h2MF3+qmQRpJPUMpiKVv1f6AJbfJ&#10;BXN7MXfVtL++VxB8HGbmG2ZTTa5XFx5D50XD0zIDxVJ700mr4eu4e1yDCpHEUO+FNfxwgGo7e9hQ&#10;afxVPvlyiK1KEAklabAxDiViqC07Cks/sCSv8aOjmOTYohnpmuCuxzzLntFRJ2nB0sBvluvT4dsl&#10;ignN+px97H8RbYFHnGJTWK0X8+n1BVTkKd7Dt/a70ZCvCvg/k44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CT6CwgAAANwAAAAPAAAAAAAAAAAAAAAAAJgCAABkcnMvZG93&#10;bnJldi54bWxQSwUGAAAAAAQABAD1AAAAhwMAAAAA&#10;" path="m15,5l7,,,5r,5l15,60r4,5l24,65r5,-5l29,58,15,5xe" fillcolor="black" stroked="f">
                  <v:path arrowok="t" o:connecttype="custom" o:connectlocs="15,5;7,0;0,5;0,10;15,60;19,65;24,65;29,60;29,58;15,5" o:connectangles="0,0,0,0,0,0,0,0,0,0"/>
                </v:shape>
                <v:shape id="Freeform 1942" o:spid="_x0000_s1041" style="position:absolute;left:2333;top:6510;width:34;height:72;visibility:visible;mso-wrap-style:square;v-text-anchor:top" coordsize="3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QMRsMA&#10;AADcAAAADwAAAGRycy9kb3ducmV2LnhtbERPy2rCQBTdF/oPwy10VycNpdWYiRRR6KpYo6i7S+bm&#10;QTJ3QmZq0r/vLASXh/NOV5PpxJUG11hW8DqLQBAXVjdcKTjk25c5COeRNXaWScEfOVhljw8pJtqO&#10;/EPXva9ECGGXoILa+z6R0hU1GXQz2xMHrrSDQR/gUEk94BjCTSfjKHqXBhsODTX2tK6paPe/RsG5&#10;bNq43OzK8ftyaj9ocWzzzVGp56fpcwnC0+Tv4pv7SyuI38LacCYcAZ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QMRsMAAADcAAAADwAAAAAAAAAAAAAAAACYAgAAZHJzL2Rv&#10;d25yZXYueG1sUEsFBgAAAAAEAAQA9QAAAIgDAAAAAA==&#10;" path="m14,5l10,,5,,,5,,9,19,67r5,5l29,72r5,-5l34,62,14,5xe" fillcolor="black" stroked="f">
                  <v:path arrowok="t" o:connecttype="custom" o:connectlocs="14,5;10,0;5,0;0,5;0,9;19,67;24,72;29,72;34,67;34,62;14,5" o:connectangles="0,0,0,0,0,0,0,0,0,0,0"/>
                </v:shape>
                <v:shape id="Freeform 1943" o:spid="_x0000_s1042" style="position:absolute;left:2367;top:6606;width:33;height:69;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7nvcIA&#10;AADcAAAADwAAAGRycy9kb3ducmV2LnhtbESP3YrCMBSE7xd8h3AE79ZUEdFqFBEFL2Tx7wEOzbEN&#10;Nicliba+/WZhwcthZr5hluvO1uJFPhjHCkbDDARx4bThUsHtuv+egQgRWWPtmBS8KcB61ftaYq5d&#10;y2d6XWIpEoRDjgqqGJtcylBUZDEMXUOcvLvzFmOSvpTaY5vgtpbjLJtKi4bTQoUNbSsqHpenVXD6&#10;yUwwt6lsR0fPz+1mdjztCqUG/W6zABGpi5/wf/ugFYwnc/g7k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ue9wgAAANwAAAAPAAAAAAAAAAAAAAAAAJgCAABkcnMvZG93&#10;bnJldi54bWxQSwUGAAAAAAQABAD1AAAAhwMAAAAA&#10;" path="m14,4l9,,4,,,4,,7,19,64r5,5l28,69r5,-5l33,59,14,4xe" fillcolor="black" stroked="f">
                  <v:path arrowok="t" o:connecttype="custom" o:connectlocs="14,4;9,0;4,0;0,4;0,7;19,64;24,69;28,69;33,64;33,59;14,4" o:connectangles="0,0,0,0,0,0,0,0,0,0,0"/>
                </v:shape>
                <v:shape id="Freeform 1944" o:spid="_x0000_s1043" style="position:absolute;left:2395;top:6699;width:31;height:70;visibility:visible;mso-wrap-style:square;v-text-anchor:top" coordsize="3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O+s8MA&#10;AADcAAAADwAAAGRycy9kb3ducmV2LnhtbERP3WrCMBS+H/gO4QjejJnqmIxqLEUYrsLA6R7grDm2&#10;xeSkNFnb+fTLhbDLj+9/k43WiJ463zhWsJgnIIhLpxuuFHyd355eQfiArNE4JgW/5CHbTh42mGo3&#10;8Cf1p1CJGMI+RQV1CG0qpS9rsujnriWO3MV1FkOEXSV1h0MMt0Yuk2QlLTYcG2psaVdTeT39WAX7&#10;g7nlt+Ozz9tRPu6a7+LjaAqlZtMxX4MINIZ/8d39rhUsX+L8eCYe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O+s8MAAADcAAAADwAAAAAAAAAAAAAAAACYAgAAZHJzL2Rv&#10;d25yZXYueG1sUEsFBgAAAAAEAAQA9QAAAIgDAAAAAA==&#10;" path="m15,5l10,,5,,,5,,7,17,65r7,5l29,70r2,-5l31,60,15,5xe" fillcolor="black" stroked="f">
                  <v:path arrowok="t" o:connecttype="custom" o:connectlocs="15,5;10,0;5,0;0,5;0,7;17,65;24,70;29,70;31,65;31,60;15,5" o:connectangles="0,0,0,0,0,0,0,0,0,0,0"/>
                </v:shape>
                <v:shape id="Freeform 1945" o:spid="_x0000_s1044" style="position:absolute;left:2426;top:6792;width:34;height:70;visibility:visible;mso-wrap-style:square;v-text-anchor:top" coordsize="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9OUcUA&#10;AADcAAAADwAAAGRycy9kb3ducmV2LnhtbESPQWsCMRSE7wX/Q3iCl1KzLraVrVGsIEh7UevB42Pz&#10;3IRuXpYk1fXfm0Khx2FmvmHmy9614kIhWs8KJuMCBHHtteVGwfFr8zQDEROyxtYzKbhRhOVi8DDH&#10;Svsr7+lySI3IEI4VKjApdZWUsTbkMI59R5y9sw8OU5ahkTrgNcNdK8uieJEOLecFgx2tDdXfhx+n&#10;4P0xfPjOvp7tzk3TujztZ58ro9Ro2K/eQCTq03/4r73VCsrnCfyey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05RxQAAANwAAAAPAAAAAAAAAAAAAAAAAJgCAABkcnMv&#10;ZG93bnJldi54bWxQSwUGAAAAAAQABAD1AAAAigMAAAAA&#10;" path="m17,5l10,,5,,,5r,5l20,65r4,5l29,70r5,-5l34,63,17,5xe" fillcolor="black" stroked="f">
                  <v:path arrowok="t" o:connecttype="custom" o:connectlocs="17,5;10,0;5,0;0,5;0,10;20,65;24,70;29,70;34,65;34,63;17,5" o:connectangles="0,0,0,0,0,0,0,0,0,0,0"/>
                </v:shape>
                <v:shape id="Freeform 1946" o:spid="_x0000_s1045" style="position:absolute;left:2460;top:6886;width:29;height:67;visibility:visible;mso-wrap-style:square;v-text-anchor:top" coordsize="2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1Y0sMA&#10;AADcAAAADwAAAGRycy9kb3ducmV2LnhtbESPT2sCMRTE74V+h/AEL0Wzbqno1ii2UvDqv/tz85os&#10;bl62m7huv30jFDwOM/MbZrHqXS06akPlWcFknIEgLr2u2Cg4Hr5GMxAhImusPZOCXwqwWj4/LbDQ&#10;/sY76vbRiAThUKACG2NTSBlKSw7D2DfEyfv2rcOYZGukbvGW4K6WeZZNpcOK04LFhj4tlZf91Skw&#10;5rxZu8x2Zjf/+XidT0/+5TpRajjo1+8gIvXxEf5vb7WC/C2H+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1Y0sMAAADcAAAADwAAAAAAAAAAAAAAAACYAgAAZHJzL2Rv&#10;d25yZXYueG1sUEsFBgAAAAAEAAQA9QAAAIgDAAAAAA==&#10;" path="m14,5l10,,5,,,5r,5l14,62r5,5l24,67r5,-5l29,57,14,5xe" fillcolor="black" stroked="f">
                  <v:path arrowok="t" o:connecttype="custom" o:connectlocs="14,5;10,0;5,0;0,5;0,10;14,62;19,67;24,67;29,62;29,57;14,5" o:connectangles="0,0,0,0,0,0,0,0,0,0,0"/>
                </v:shape>
                <v:shape id="Freeform 1947" o:spid="_x0000_s1046" style="position:absolute;left:2489;top:6982;width:33;height:64;visibility:visible;mso-wrap-style:square;v-text-anchor:top" coordsize="3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i+sYA&#10;AADcAAAADwAAAGRycy9kb3ducmV2LnhtbESPT2sCMRTE74V+h/CEXopmq/iHrVFKpSJ4USt6fWxe&#10;d1c3L2uS6uqnbwShx2FmfsOMp42pxJmcLy0reOskIIgzq0vOFWy/v9ojED4ga6wsk4IreZhOnp/G&#10;mGp74TWdNyEXEcI+RQVFCHUqpc8KMug7tiaO3o91BkOULpfa4SXCTSW7STKQBkuOCwXW9FlQdtz8&#10;mkjZl8EvD7vjYibr+ev1dHOr4U2pl1bz8Q4iUBP+w4/2Qivo9ntwPxOP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oi+sYAAADcAAAADwAAAAAAAAAAAAAAAACYAgAAZHJz&#10;L2Rvd25yZXYueG1sUEsFBgAAAAAEAAQA9QAAAIsDAAAAAA==&#10;" path="m14,2l9,,5,,,2,,7,19,60r5,4l29,64r4,-4l33,55,14,2xe" fillcolor="black" stroked="f">
                  <v:path arrowok="t" o:connecttype="custom" o:connectlocs="14,2;9,0;5,0;0,2;0,7;19,60;24,64;29,64;33,60;33,55;14,2" o:connectangles="0,0,0,0,0,0,0,0,0,0,0"/>
                </v:shape>
                <v:shape id="Freeform 1948" o:spid="_x0000_s1047" style="position:absolute;left:2522;top:7075;width:34;height:65;visibility:visible;mso-wrap-style:square;v-text-anchor:top" coordsize="3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yONMQA&#10;AADcAAAADwAAAGRycy9kb3ducmV2LnhtbESPQWvCQBSE74X+h+UJ3upGqa3GbEQKagteTPX+yD6T&#10;YPZturtq/PfdQsHjMDPfMNmyN624kvONZQXjUQKCuLS64UrB4Xv9MgPhA7LG1jIpuJOHZf78lGGq&#10;7Y33dC1CJSKEfYoK6hC6VEpf1mTQj2xHHL2TdQZDlK6S2uEtwk0rJ0nyJg02HBdq7OijpvJcXIyC&#10;vb//4G6+2a1mW1fYL7+mzftRqeGgXy1ABOrDI/zf/tQKJtNX+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8jjTEAAAA3AAAAA8AAAAAAAAAAAAAAAAAmAIAAGRycy9k&#10;b3ducmV2LnhtbFBLBQYAAAAABAAEAPUAAACJAwAAAAA=&#10;" path="m15,5l10,,5,,,5r,5l17,60r5,5l29,65r5,-5l34,58,15,5xe" fillcolor="black" stroked="f">
                  <v:path arrowok="t" o:connecttype="custom" o:connectlocs="15,5;10,0;5,0;0,5;0,10;17,60;22,65;29,65;34,60;34,58;15,5" o:connectangles="0,0,0,0,0,0,0,0,0,0,0"/>
                </v:shape>
                <v:shape id="Freeform 1949" o:spid="_x0000_s1048" style="position:absolute;left:2556;top:7169;width:26;height:64;visibility:visible;mso-wrap-style:square;v-text-anchor:top" coordsize="2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9YO8UA&#10;AADcAAAADwAAAGRycy9kb3ducmV2LnhtbESPT2vCQBTE70K/w/IK3nRTwT+krlIKFb2IxhZ6fM2+&#10;JqnZt+nuGuO3dwXB4zAzv2Hmy87UoiXnK8sKXoYJCOLc6ooLBZ+Hj8EMhA/IGmvLpOBCHpaLp94c&#10;U23PvKc2C4WIEPYpKihDaFIpfV6SQT+0DXH0fq0zGKJ0hdQOzxFuajlKkok0WHFcKLGh95LyY3Yy&#10;Cqab4//fj8uy79mq4p1tt/nXjpTqP3dvryACdeERvrfXWsFoPIbb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1g7xQAAANwAAAAPAAAAAAAAAAAAAAAAAJgCAABkcnMv&#10;ZG93bnJldi54bWxQSwUGAAAAAAQABAD1AAAAigMAAAAA&#10;" path="m12,4l7,,2,,,4,,9,12,60r5,4l21,64r5,-4l26,57,12,4xe" fillcolor="black" stroked="f">
                  <v:path arrowok="t" o:connecttype="custom" o:connectlocs="12,4;7,0;2,0;0,4;0,9;12,60;17,64;21,64;26,60;26,57;12,4" o:connectangles="0,0,0,0,0,0,0,0,0,0,0"/>
                </v:shape>
                <v:shape id="Freeform 1950" o:spid="_x0000_s1049" style="position:absolute;left:2582;top:7262;width:34;height:67;visibility:visible;mso-wrap-style:square;v-text-anchor:top" coordsize="3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FMQA&#10;AADcAAAADwAAAGRycy9kb3ducmV2LnhtbESPQYvCMBSE7wv+h/AEL6KphXWlGkUEwZOiq3h9NM+m&#10;2rzUJmr335uFhT0OM/MNM1u0thJPanzpWMFomIAgzp0uuVBw/F4PJiB8QNZYOSYFP+RhMe98zDDT&#10;7sV7eh5CISKEfYYKTAh1JqXPDVn0Q1cTR+/iGoshyqaQusFXhNtKpkkylhZLjgsGa1oZym+Hh1VQ&#10;XHfnif1K7/3UrHNTbU+7/vGkVK/bLqcgArXhP/zX3mgF6ecYfs/EIyDn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DVRTEAAAA3AAAAA8AAAAAAAAAAAAAAAAAmAIAAGRycy9k&#10;b3ducmV2LnhtbFBLBQYAAAAABAAEAPUAAACJAwAAAAA=&#10;" path="m15,5l10,,5,,,5r,5l19,62r5,5l29,67r5,-5l34,58,15,5xe" fillcolor="black" stroked="f">
                  <v:path arrowok="t" o:connecttype="custom" o:connectlocs="15,5;10,0;5,0;0,5;0,10;19,62;24,67;29,67;34,62;34,58;15,5" o:connectangles="0,0,0,0,0,0,0,0,0,0,0"/>
                </v:shape>
                <v:shape id="Freeform 1951" o:spid="_x0000_s1050" style="position:absolute;left:2616;top:7358;width:33;height:65;visibility:visible;mso-wrap-style:square;v-text-anchor:top" coordsize="3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J4gcYA&#10;AADcAAAADwAAAGRycy9kb3ducmV2LnhtbESPQUvDQBSE74L/YXmCN7sx0FrTbouIxR4K2tTSHl+z&#10;z2ww+zZkt0n677uC4HGYmW+Y+XKwteio9ZVjBY+jBARx4XTFpYKv3ephCsIHZI21Y1JwIQ/Lxe3N&#10;HDPtet5Sl4dSRAj7DBWYEJpMSl8YsuhHriGO3rdrLYYo21LqFvsIt7VMk2QiLVYcFww29Gqo+MnP&#10;VoE03fNbnhzSDzPdnw5y0x/z90+l7u+GlxmIQEP4D/+111pBOn6C3zPx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J4gcYAAADcAAAADwAAAAAAAAAAAAAAAACYAgAAZHJz&#10;L2Rvd25yZXYueG1sUEsFBgAAAAAEAAQA9QAAAIsDAAAAAA==&#10;" path="m14,2l9,,5,,,2,,7,19,60r5,5l29,65r4,-5l33,55,14,2xe" fillcolor="black" stroked="f">
                  <v:path arrowok="t" o:connecttype="custom" o:connectlocs="14,2;9,0;5,0;0,2;0,7;19,60;24,65;29,65;33,60;33,55;14,2" o:connectangles="0,0,0,0,0,0,0,0,0,0,0"/>
                </v:shape>
                <v:shape id="Freeform 1952" o:spid="_x0000_s1051" style="position:absolute;left:2649;top:7451;width:27;height:65;visibility:visible;mso-wrap-style:square;v-text-anchor:top" coordsize="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ne74A&#10;AADcAAAADwAAAGRycy9kb3ducmV2LnhtbERPTYvCMBC9C/6HMMLeNFVQajWKCMJerXvY49CMabGZ&#10;hCa1XX+9OSx4fLzv/XG0rXhSFxrHCpaLDARx5XTDRsHP7TLPQYSIrLF1TAr+KMDxMJ3ssdBu4Cs9&#10;y2hECuFQoII6Rl9IGaqaLIaF88SJu7vOYkywM1J3OKRw28pVlm2kxYZTQ42ezjVVj7K3Ctyv98Hk&#10;6/6Vm83wOm3LfhtLpb5m42kHItIYP+J/97dWsFqntelMOgLy8A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04J3u+AAAA3AAAAA8AAAAAAAAAAAAAAAAAmAIAAGRycy9kb3ducmV2&#10;LnhtbFBLBQYAAAAABAAEAPUAAACDAwAAAAA=&#10;" path="m15,5l10,,3,,,5r,5l15,60r2,5l22,65r5,-5l27,56,15,5xe" fillcolor="black" stroked="f">
                  <v:path arrowok="t" o:connecttype="custom" o:connectlocs="15,5;10,0;3,0;0,5;0,10;15,60;17,65;22,65;27,60;27,56;15,5" o:connectangles="0,0,0,0,0,0,0,0,0,0,0"/>
                </v:shape>
                <v:shape id="Freeform 1953" o:spid="_x0000_s1052" style="position:absolute;left:2676;top:7545;width:33;height:67;visibility:visible;mso-wrap-style:square;v-text-anchor:top" coordsize="3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m9cUA&#10;AADcAAAADwAAAGRycy9kb3ducmV2LnhtbESPzWoCQRCE74G8w9CB3OKsBqOujiKCJJcc4g/ordlp&#10;dxZ3epadVte3zwQCHouq+oqaLTpfqyu1sQpsoN/LQBEXwVZcGtht129jUFGQLdaBycCdIizmz08z&#10;zG248Q9dN1KqBOGYowEn0uRax8KRx9gLDXHyTqH1KEm2pbYt3hLc13qQZR/aY8VpwWFDK0fFeXPx&#10;Bt6/j/ts4siNLrsDbT+Hcj+vxJjXl245BSXUySP83/6yBgbDCfydSUd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Sb1xQAAANwAAAAPAAAAAAAAAAAAAAAAAJgCAABkcnMv&#10;ZG93bnJldi54bWxQSwUGAAAAAAQABAD1AAAAigMAAAAA&#10;" path="m14,5l9,,7,,,5,,9,19,60r5,7l28,67r5,-7l33,57,14,5xe" fillcolor="black" stroked="f">
                  <v:path arrowok="t" o:connecttype="custom" o:connectlocs="14,5;9,0;7,0;0,5;0,9;19,60;24,67;28,67;33,60;33,57;14,5" o:connectangles="0,0,0,0,0,0,0,0,0,0,0"/>
                </v:shape>
                <v:shape id="Freeform 1954" o:spid="_x0000_s1053" style="position:absolute;left:2709;top:7636;width:34;height:69;visibility:visible;mso-wrap-style:square;v-text-anchor:top" coordsize="3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c3L8A&#10;AADcAAAADwAAAGRycy9kb3ducmV2LnhtbERPy4rCMBTdC/5DuII7TVWQ0jGKCIIMCL4+4NLcaavN&#10;TZtkav17sxBcHs57telNLTpyvrKsYDZNQBDnVldcKLhd95MUhA/IGmvLpOBFHjbr4WCFmbZPPlN3&#10;CYWIIewzVFCG0GRS+rwkg35qG+LI/VlnMEToCqkdPmO4qeU8SZbSYMWxocSGdiXlj8u/UXBqbfe4&#10;HX37u2gLZ+he39N0r9R41G9/QATqw1f8cR+0gvkyzo9n4hG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EJzcvwAAANwAAAAPAAAAAAAAAAAAAAAAAJgCAABkcnMvZG93bnJl&#10;di54bWxQSwUGAAAAAAQABAD1AAAAhAMAAAAA&#10;" path="m15,2l10,,5,,,2,,7,19,65r5,4l29,69r5,-4l34,60,15,2xe" fillcolor="black" stroked="f">
                  <v:path arrowok="t" o:connecttype="custom" o:connectlocs="15,2;10,0;5,0;0,2;0,7;19,65;24,69;29,69;34,65;34,60;15,2" o:connectangles="0,0,0,0,0,0,0,0,0,0,0"/>
                </v:shape>
                <v:shape id="Freeform 1955" o:spid="_x0000_s1054" style="position:absolute;left:2738;top:7729;width:34;height:70;visibility:visible;mso-wrap-style:square;v-text-anchor:top" coordsize="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E7MQA&#10;AADcAAAADwAAAGRycy9kb3ducmV2LnhtbESPQWsCMRSE7wX/Q3hCL0WzLqKyGsUKhVIv1fbg8bF5&#10;boKblyVJdfvvG0HocZiZb5jVpnetuFKI1rOCybgAQVx7bblR8P31NlqAiAlZY+uZFPxShM168LTC&#10;SvsbH+h6TI3IEI4VKjApdZWUsTbkMI59R5y9sw8OU5ahkTrgLcNdK8uimEmHlvOCwY52hurL8ccp&#10;eH0JH76z87P9dNO0K0+HxX5rlHoe9tsliER9+g8/2u9aQTmbwP1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ThOzEAAAA3AAAAA8AAAAAAAAAAAAAAAAAmAIAAGRycy9k&#10;b3ducmV2LnhtbFBLBQYAAAAABAAEAPUAAACJAwAAAAA=&#10;" path="m14,5l10,,5,,,5,,8,19,65r5,5l29,70r5,-5l34,60,14,5xe" fillcolor="black" stroked="f">
                  <v:path arrowok="t" o:connecttype="custom" o:connectlocs="14,5;10,0;5,0;0,5;0,8;19,65;24,70;29,70;34,65;34,60;14,5" o:connectangles="0,0,0,0,0,0,0,0,0,0,0"/>
                </v:shape>
                <v:shape id="Freeform 1956" o:spid="_x0000_s1055" style="position:absolute;left:2772;top:7823;width:31;height:69;visibility:visible;mso-wrap-style:square;v-text-anchor:top" coordsize="3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7CfsQA&#10;AADcAAAADwAAAGRycy9kb3ducmV2LnhtbESPQWvCQBSE70L/w/IEb7oxipToKpJWkd5qFa/P3WcS&#10;zL4N2a3G/vpuoeBxmJlvmMWqs7W4UesrxwrGowQEsXam4kLB4WszfAXhA7LB2jEpeJCH1fKlt8DM&#10;uDt/0m0fChEh7DNUUIbQZFJ6XZJFP3INcfQurrUYomwLaVq8R7itZZokM2mx4rhQYkN5Sfq6/7YK&#10;Ph7T60+O2/P4navT+e2kJ8dcKzXod+s5iEBdeIb/2zujIJ2l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ewn7EAAAA3AAAAA8AAAAAAAAAAAAAAAAAmAIAAGRycy9k&#10;b3ducmV2LnhtbFBLBQYAAAAABAAEAPUAAACJAwAAAAA=&#10;" path="m12,5l7,,4,,,5,,9,19,64r5,5l26,69r5,-5l31,60,12,5xe" fillcolor="black" stroked="f">
                  <v:path arrowok="t" o:connecttype="custom" o:connectlocs="12,5;7,0;4,0;0,5;0,9;19,64;24,69;26,69;31,64;31,60;12,5" o:connectangles="0,0,0,0,0,0,0,0,0,0,0"/>
                </v:shape>
                <v:shape id="Freeform 1957" o:spid="_x0000_s1056" style="position:absolute;left:2803;top:7916;width:33;height:72;visibility:visible;mso-wrap-style:square;v-text-anchor:top" coordsize="3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dZfcMA&#10;AADcAAAADwAAAGRycy9kb3ducmV2LnhtbESPQWvCQBSE7wX/w/IEb3VTBSnRVcqCpVdTEb09sq9J&#10;aPZtyK7Jxl/fLRR6HGbmG2Z3iLYVA/W+cazgZZmBIC6dabhScP48Pr+C8AHZYOuYFEzk4bCfPe0w&#10;N27kEw1FqESCsM9RQR1Cl0vpy5os+qXriJP35XqLIcm+kqbHMcFtK1dZtpEWG04LNXakayq/i7tV&#10;cLn6eBub91iGQU96KvTwmLRSi3l824IIFMN/+K/9YRSsNmv4PZOO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dZfcMAAADcAAAADwAAAAAAAAAAAAAAAACYAgAAZHJzL2Rv&#10;d25yZXYueG1sUEsFBgAAAAAEAAQA9QAAAIgDAAAAAA==&#10;" path="m14,5l9,,5,,,5r,5l19,67r5,5l29,72r4,-5l33,63,14,5xe" fillcolor="black" stroked="f">
                  <v:path arrowok="t" o:connecttype="custom" o:connectlocs="14,5;9,0;5,0;0,5;0,10;19,67;24,72;29,72;33,67;33,63;14,5" o:connectangles="0,0,0,0,0,0,0,0,0,0,0"/>
                </v:shape>
                <v:shape id="Freeform 1958" o:spid="_x0000_s1057" style="position:absolute;left:2832;top:8012;width:33;height:70;visibility:visible;mso-wrap-style:square;v-text-anchor:top" coordsize="3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JehMQA&#10;AADcAAAADwAAAGRycy9kb3ducmV2LnhtbESPQWvCQBSE74X+h+UVeqsbo4SQukqTUtGTGMXzI/ua&#10;BLNvQ3ar6b93BcHjMDPfMIvVaDpxocG1lhVMJxEI4srqlmsFx8PPRwrCeWSNnWVS8E8OVsvXlwVm&#10;2l55T5fS1yJA2GWooPG+z6R0VUMG3cT2xMH7tYNBH+RQSz3gNcBNJ+MoSqTBlsNCgz0VDVXn8s8o&#10;OCfrOD7Npt+zIsl3eZoXx+26VOr9bfz6BOFp9M/wo73RCuJkDvcz4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SXoTEAAAA3AAAAA8AAAAAAAAAAAAAAAAAmAIAAGRycy9k&#10;b3ducmV2LnhtbFBLBQYAAAAABAAEAPUAAACJAwAAAAA=&#10;" path="m14,2l9,,4,,,2,,7,19,65r4,5l28,70r5,-5l33,60,14,2xe" fillcolor="black" stroked="f">
                  <v:path arrowok="t" o:connecttype="custom" o:connectlocs="14,2;9,0;4,0;0,2;0,7;19,65;23,70;28,70;33,65;33,60;14,2" o:connectangles="0,0,0,0,0,0,0,0,0,0,0"/>
                </v:shape>
                <v:shape id="Freeform 1959" o:spid="_x0000_s1058" style="position:absolute;left:2865;top:8106;width:19;height:19;visibility:visible;mso-wrap-style:square;v-text-anchor:top" coordsize="19,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z+wMQA&#10;AADcAAAADwAAAGRycy9kb3ducmV2LnhtbESP0YrCMBRE34X9h3AXfJE1taIs1Si7iiCCLOp+wKW5&#10;tsXkpjRRq19vBMHHYWbOMNN5a424UOMrxwoG/QQEce50xYWC/8Pq6xuED8gajWNScCMP89lHZ4qZ&#10;dlfe0WUfChEh7DNUUIZQZ1L6vCSLvu9q4ugdXWMxRNkUUjd4jXBrZJokY2mx4rhQYk2LkvLT/mwV&#10;rHloe6N7utiG3UEez7/mb7M0SnU/258JiEBteIdf7bVWkI5H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M/sDEAAAA3AAAAA8AAAAAAAAAAAAAAAAAmAIAAGRycy9k&#10;b3ducmV2LnhtbFBLBQYAAAAABAAEAPUAAACJAwAAAAA=&#10;" path="m14,4l10,,5,,,4,,9,5,19r5,l14,14r5,l14,4xe" fillcolor="black" stroked="f">
                  <v:path arrowok="t" o:connecttype="custom" o:connectlocs="14,4;10,0;5,0;0,4;0,9;5,19;10,19;14,14;19,14;14,4" o:connectangles="0,0,0,0,0,0,0,0,0,0"/>
                </v:shape>
                <v:shape id="Freeform 1960" o:spid="_x0000_s1059" style="position:absolute;left:1338;top:7437;width:46;height:55;visibility:visible;mso-wrap-style:square;v-text-anchor:top" coordsize="4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RKzcIA&#10;AADdAAAADwAAAGRycy9kb3ducmV2LnhtbESP0YrCMBRE3wX/IVzBN01VMNI1yqKIok9b/YBLc7ct&#10;29zUJtb692ZhYR+HmTnDrLe9rUVHra8ca5hNExDEuTMVFxpu18NkBcIHZIO1Y9LwIg/bzXCwxtS4&#10;J39Rl4VCRAj7FDWUITSplD4vyaKfuoY4et+utRiibAtpWnxGuK3lPEmW0mLFcaHEhnYl5T/Zw2pQ&#10;+67gq8s7Piu+H9VCXV7uovV41H9+gAjUh//wX/tkNMxniYLfN/EJ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ErNwgAAAN0AAAAPAAAAAAAAAAAAAAAAAJgCAABkcnMvZG93&#10;bnJldi54bWxQSwUGAAAAAAQABAD1AAAAhwMAAAAA&#10;" path="m15,5l3,,,5r,5l32,53r4,2l41,55r5,-2l46,48,15,5xe" fillcolor="black" stroked="f">
                  <v:path arrowok="t" o:connecttype="custom" o:connectlocs="15,5;3,0;0,5;0,10;32,53;36,55;41,55;46,53;46,48;15,5" o:connectangles="0,0,0,0,0,0,0,0,0,0"/>
                </v:shape>
                <v:shape id="Freeform 1961" o:spid="_x0000_s1060" style="position:absolute;left:1398;top:7507;width:53;height:62;visibility:visible;mso-wrap-style:square;v-text-anchor:top" coordsize="5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4qsEA&#10;AADdAAAADwAAAGRycy9kb3ducmV2LnhtbERPy4rCMBTdD/gP4QpuBk3rQqQaRZSBQVB8gbi7NNe2&#10;2NyUJrb1781CcHk47/myM6VoqHaFZQXxKAJBnFpdcKbgcv4bTkE4j6yxtEwKXuRguej9zDHRtuUj&#10;NSefiRDCLkEFufdVIqVLczLoRrYiDtzd1gZ9gHUmdY1tCDelHEfRRBosODTkWNE6p/RxehoF22y/&#10;wXjd7OL2cNs2V6Tfw56UGvS71QyEp85/xR/3v1YwjqMwN7wJT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LOKrBAAAA3QAAAA8AAAAAAAAAAAAAAAAAmAIAAGRycy9kb3du&#10;cmV2LnhtbFBLBQYAAAAABAAEAPUAAACGAwAAAAA=&#10;" path="m15,4l10,,5,,,4,,9,39,57r4,5l48,62r5,-5l53,52,15,4xe" fillcolor="black" stroked="f">
                  <v:path arrowok="t" o:connecttype="custom" o:connectlocs="15,4;10,0;5,0;0,4;0,9;39,57;43,62;48,62;53,57;53,52;15,4" o:connectangles="0,0,0,0,0,0,0,0,0,0,0"/>
                </v:shape>
                <v:shape id="Freeform 1962" o:spid="_x0000_s1061" style="position:absolute;left:1465;top:7583;width:51;height:55;visibility:visible;mso-wrap-style:square;v-text-anchor:top" coordsize="5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VOP8QA&#10;AADdAAAADwAAAGRycy9kb3ducmV2LnhtbESPT4vCMBTE7wt+h/AEb2taEdlWUxFhWT2uq4K3R/P6&#10;hzYvpYlav71ZEDwOM/MbZrUeTCtu1LvasoJ4GoEgzq2uuVRw/Pv+/ALhPLLG1jIpeJCDdTb6WGGq&#10;7Z1/6XbwpQgQdikqqLzvUildXpFBN7UdcfAK2xv0Qfal1D3eA9y0chZFC2mw5rBQYUfbivLmcDUK&#10;9hcbny5nKX/8fFFcyybhU5MoNRkPmyUIT4N/h1/tnVYwi6ME/t+EJy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VTj/EAAAA3QAAAA8AAAAAAAAAAAAAAAAAmAIAAGRycy9k&#10;b3ducmV2LnhtbFBLBQYAAAAABAAEAPUAAACJAwAAAAA=&#10;" path="m12,5l8,,3,,,5r,5l36,53r5,2l46,55r5,-2l51,46,12,5xe" fillcolor="black" stroked="f">
                  <v:path arrowok="t" o:connecttype="custom" o:connectlocs="12,5;8,0;3,0;0,5;0,10;36,53;41,55;46,55;51,53;51,46;12,5" o:connectangles="0,0,0,0,0,0,0,0,0,0,0"/>
                </v:shape>
                <v:shape id="Freeform 1963" o:spid="_x0000_s1062" style="position:absolute;left:1525;top:7657;width:53;height:58;visibility:visible;mso-wrap-style:square;v-text-anchor:top" coordsize="5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AksQA&#10;AADdAAAADwAAAGRycy9kb3ducmV2LnhtbERPy2rCQBTdF/yH4Ra6KTpJhFajo5RCa1difYDLa+Y2&#10;iWbuhJlpTP/eWQhdHs57vuxNIzpyvrasIB0lIIgLq2suFex3H8MJCB+QNTaWScEfeVguBg9zzLW9&#10;8jd121CKGMI+RwVVCG0upS8qMuhHtiWO3I91BkOErpTa4TWGm0ZmSfIiDdYcGyps6b2i4rL9NQqe&#10;jzr7dNP16txt9ptTGtz4cnhV6umxf5uBCNSHf/Hd/aUVZGka98c38Qn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BgJLEAAAA3QAAAA8AAAAAAAAAAAAAAAAAmAIAAGRycy9k&#10;b3ducmV2LnhtbFBLBQYAAAAABAAEAPUAAACJAwAAAAA=&#10;" path="m15,5l10,,5,,,5r,5l39,53r5,5l48,58r5,-5l53,48,15,5xe" fillcolor="black" stroked="f">
                  <v:path arrowok="t" o:connecttype="custom" o:connectlocs="15,5;10,0;5,0;0,5;0,10;39,53;44,58;48,58;53,53;53,48;15,5" o:connectangles="0,0,0,0,0,0,0,0,0,0,0"/>
                </v:shape>
                <v:shape id="Freeform 1964" o:spid="_x0000_s1063" style="position:absolute;left:1592;top:7734;width:51;height:55;visibility:visible;mso-wrap-style:square;v-text-anchor:top" coordsize="5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U5MQA&#10;AADdAAAADwAAAGRycy9kb3ducmV2LnhtbESPQWvCQBSE7wX/w/IK3upmg4SauoYilOqxVgveHtln&#10;EpJ9G7Krif/eLRR6HGbmG2ZdTLYTNxp841iDWiQgiEtnGq40HL8/Xl5B+IBssHNMGu7kodjMntaY&#10;GzfyF90OoRIRwj5HDXUIfS6lL2uy6BeuJ47exQ0WQ5RDJc2AY4TbTqZJkkmLDceFGnva1lS2h6vV&#10;sD87dTr/SPkZltnlWrUrPrUrrefP0/sbiEBT+A//tXdGQ6qUgt838Qn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61OTEAAAA3QAAAA8AAAAAAAAAAAAAAAAAmAIAAGRycy9k&#10;b3ducmV2LnhtbFBLBQYAAAAABAAEAPUAAACJAwAAAAA=&#10;" path="m12,3l8,,3,,,3r,7l36,50r5,5l46,55r5,-5l51,46,12,3xe" fillcolor="black" stroked="f">
                  <v:path arrowok="t" o:connecttype="custom" o:connectlocs="12,3;8,0;3,0;0,3;0,10;36,50;41,55;46,55;51,50;51,46;12,3" o:connectangles="0,0,0,0,0,0,0,0,0,0,0"/>
                </v:shape>
                <v:shape id="Freeform 1965" o:spid="_x0000_s1064" style="position:absolute;left:1657;top:7808;width:51;height:58;visibility:visible;mso-wrap-style:square;v-text-anchor:top" coordsize="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ayMYA&#10;AADdAAAADwAAAGRycy9kb3ducmV2LnhtbESPQWvCQBSE74L/YXlCb7pJoLVEN1LFlh56MW0P3h7Z&#10;12xI9m3IbjT9992C4HGYmW+Y7W6ynbjQ4BvHCtJVAoK4crrhWsHX5+vyGYQPyBo7x6Tglzzsivls&#10;i7l2Vz7RpQy1iBD2OSowIfS5lL4yZNGvXE8cvR83WAxRDrXUA14j3HYyS5InabHhuGCwp4Ohqi1H&#10;q6D/LrF9O/vkdNx/mPFxXKf+uFbqYTG9bEAEmsI9fGu/awVZmmbw/yY+AV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RayMYAAADdAAAADwAAAAAAAAAAAAAAAACYAgAAZHJz&#10;L2Rvd25yZXYueG1sUEsFBgAAAAAEAAQA9QAAAIsDAAAAAA==&#10;" path="m15,5l10,,5,,,5r,5l36,53r7,5l48,58r3,-5l51,48,15,5xe" fillcolor="black" stroked="f">
                  <v:path arrowok="t" o:connecttype="custom" o:connectlocs="15,5;10,0;5,0;0,5;0,10;36,53;43,58;48,58;51,53;51,48;15,5" o:connectangles="0,0,0,0,0,0,0,0,0,0,0"/>
                </v:shape>
                <v:shape id="Freeform 1966" o:spid="_x0000_s1065" style="position:absolute;left:1717;top:7883;width:53;height:57;visibility:visible;mso-wrap-style:square;v-text-anchor:top" coordsize="5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ZZNcYA&#10;AADdAAAADwAAAGRycy9kb3ducmV2LnhtbESPT2vCQBTE74LfYXmCN91EaSvRVcQiWHvxT2mvj+wz&#10;CWbfptk1id/eLRQ8DjPzG2ax6kwpGqpdYVlBPI5AEKdWF5wp+DpvRzMQziNrLC2Tgjs5WC37vQUm&#10;2rZ8pObkMxEg7BJUkHtfJVK6NCeDbmwr4uBdbG3QB1lnUtfYBrgp5SSKXqXBgsNCjhVtckqvp5tR&#10;8Ib+ffri+Pswaz9/P84/2Ow3e6WGg249B+Gp88/wf3unFUzieAp/b8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ZZNcYAAADdAAAADwAAAAAAAAAAAAAAAACYAgAAZHJz&#10;L2Rvd25yZXYueG1sUEsFBgAAAAAEAAQA9QAAAIsDAAAAAA==&#10;" path="m14,4l10,,7,,,4,,9,38,52r5,5l48,57r5,-5l53,48,14,4xe" fillcolor="black" stroked="f">
                  <v:path arrowok="t" o:connecttype="custom" o:connectlocs="14,4;10,0;7,0;0,4;0,9;38,52;43,57;48,57;53,52;53,48;14,4" o:connectangles="0,0,0,0,0,0,0,0,0,0,0"/>
                </v:shape>
                <v:shape id="Freeform 1967" o:spid="_x0000_s1066" style="position:absolute;left:1784;top:7959;width:53;height:55;visibility:visible;mso-wrap-style:square;v-text-anchor:top" coordsize="5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OIcQA&#10;AADdAAAADwAAAGRycy9kb3ducmV2LnhtbESPT4vCMBTE74LfITxhb5q2gn+qUWRBkL3pevH2bJ5t&#10;tXlpm6zWb28EYY/DzPyGWa47U4k7ta60rCAeRSCIM6tLzhUcf7fDGQjnkTVWlknBkxysV/3eElNt&#10;H7yn+8HnIkDYpaig8L5OpXRZQQbdyNbEwbvY1qAPss2lbvER4KaSSRRNpMGSw0KBNX0XlN0Of0bB&#10;uKHdNN6emudPMx/LK07dhM9KfQ26zQKEp87/hz/tnVaQxLME3m/C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TjiHEAAAA3QAAAA8AAAAAAAAAAAAAAAAAmAIAAGRycy9k&#10;b3ducmV2LnhtbFBLBQYAAAAABAAEAPUAAACJAwAAAAA=&#10;" path="m15,5l10,,5,,,5r,5l36,53r5,2l48,55r5,-2l53,48,15,5xe" fillcolor="black" stroked="f">
                  <v:path arrowok="t" o:connecttype="custom" o:connectlocs="15,5;10,0;5,0;0,5;0,10;36,53;41,55;48,55;53,53;53,48;15,5" o:connectangles="0,0,0,0,0,0,0,0,0,0,0"/>
                </v:shape>
                <v:shape id="Freeform 1968" o:spid="_x0000_s1067" style="position:absolute;left:1849;top:8034;width:53;height:57;visibility:visible;mso-wrap-style:square;v-text-anchor:top" coordsize="5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zMssYA&#10;AADdAAAADwAAAGRycy9kb3ducmV2LnhtbESPT2vCQBTE7wW/w/KE3upGpTXEbEQshdZe/IdeH9ln&#10;Esy+TbPbJP323ULB4zAzv2HS1WBq0VHrKssKppMIBHFudcWFgtPx7SkG4TyyxtoyKfghB6ts9JBi&#10;om3Pe+oOvhABwi5BBaX3TSKly0sy6Ca2IQ7e1bYGfZBtIXWLfYCbWs6i6EUarDgslNjQpqT8dvg2&#10;ChboX+fPjs+7uP/8+jhesNtutko9jof1EoSnwd/D/+13rWA2jefw9yY8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zMssYAAADdAAAADwAAAAAAAAAAAAAAAACYAgAAZHJz&#10;L2Rvd25yZXYueG1sUEsFBgAAAAAEAAQA9QAAAIsDAAAAAA==&#10;" path="m14,4l9,,5,,,4,,9,38,52r5,5l48,57r5,-5l53,48,14,4xe" fillcolor="black" stroked="f">
                  <v:path arrowok="t" o:connecttype="custom" o:connectlocs="14,4;9,0;5,0;0,4;0,9;38,52;43,57;48,57;53,52;53,48;14,4" o:connectangles="0,0,0,0,0,0,0,0,0,0,0"/>
                </v:shape>
                <v:shape id="Freeform 1969" o:spid="_x0000_s1068" style="position:absolute;left:1911;top:8110;width:53;height:55;visibility:visible;mso-wrap-style:square;v-text-anchor:top" coordsize="5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zzsYA&#10;AADdAAAADwAAAGRycy9kb3ducmV2LnhtbESPT2vCQBTE7wW/w/IEb3UTFf+kbkQKQvBW20tvr9ln&#10;kpp9m2S3Mfn2bqHQ4zAzv2H2h8HUoqfOVZYVxPMIBHFudcWFgo/30/MWhPPIGmvLpGAkB4d08rTH&#10;RNs7v1F/8YUIEHYJKii9bxIpXV6SQTe3DXHwrrYz6IPsCqk7vAe4qeUiitbSYMVhocSGXkvKb5cf&#10;o2DZUraJT5/teG53S/mNG7fmL6Vm0+H4AsLT4P/Df+1MK1jE2xX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zzsYAAADdAAAADwAAAAAAAAAAAAAAAACYAgAAZHJz&#10;L2Rvd25yZXYueG1sUEsFBgAAAAAEAAQA9QAAAIsDAAAAAA==&#10;" path="m15,5l10,,5,,,5r,5l36,51r5,4l46,55r7,-4l53,46,15,5xe" fillcolor="black" stroked="f">
                  <v:path arrowok="t" o:connecttype="custom" o:connectlocs="15,5;10,0;5,0;0,5;0,10;36,51;41,55;46,55;53,51;53,46;15,5" o:connectangles="0,0,0,0,0,0,0,0,0,0,0"/>
                </v:shape>
                <v:shape id="Freeform 1970" o:spid="_x0000_s1069" style="position:absolute;left:1976;top:8185;width:53;height:55;visibility:visible;mso-wrap-style:square;v-text-anchor:top" coordsize="5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WVcUA&#10;AADdAAAADwAAAGRycy9kb3ducmV2LnhtbESPzWrDMBCE74W8g9hAbo3shPy5kUMoBExuTXvpbWtt&#10;bDfWyrZUx377qFDocZiZb5j9YTC16KlzlWUF8TwCQZxbXXGh4OP99LwF4TyyxtoyKRjJwSGdPO0x&#10;0fbOb9RffCEChF2CCkrvm0RKl5dk0M1tQxy8q+0M+iC7QuoO7wFuarmIorU0WHFYKLGh15Ly2+XH&#10;KFi2lG3i02c7ntvdUn7jxq35S6nZdDi+gPA0+P/wXzvTChbxdgW/b8IT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hZVxQAAAN0AAAAPAAAAAAAAAAAAAAAAAJgCAABkcnMv&#10;ZG93bnJldi54bWxQSwUGAAAAAAQABAD1AAAAigMAAAAA&#10;" path="m14,4l10,,5,,,4,,9,38,52r5,3l48,55r5,-3l53,48,14,4xe" fillcolor="black" stroked="f">
                  <v:path arrowok="t" o:connecttype="custom" o:connectlocs="14,4;10,0;5,0;0,4;0,9;38,52;43,55;48,55;53,52;53,48;14,4" o:connectangles="0,0,0,0,0,0,0,0,0,0,0"/>
                </v:shape>
                <v:shape id="Freeform 1971" o:spid="_x0000_s1070" style="position:absolute;left:2043;top:8259;width:50;height:57;visibility:visible;mso-wrap-style:square;v-text-anchor:top" coordsize="5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a58YA&#10;AADdAAAADwAAAGRycy9kb3ducmV2LnhtbESPQWvCQBSE7wX/w/KE3pqNQkVS1xBChV56qK2gt0f2&#10;NRvNvo3ZbZL+e1co9DjMzDfMJp9sKwbqfeNYwSJJQRBXTjdcK/j63D2tQfiArLF1TAp+yUO+nT1s&#10;MNNu5A8a9qEWEcI+QwUmhC6T0leGLPrEdcTR+3a9xRBlX0vd4xjhtpXLNF1Jiw3HBYMdlYaqy/7H&#10;KthN5nkox9fy4E42Lc7X4/V9dEo9zqfiBUSgKfyH/9pvWsFysV7B/U18AnJ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1a58YAAADdAAAADwAAAAAAAAAAAAAAAACYAgAAZHJz&#10;L2Rvd25yZXYueG1sUEsFBgAAAAAEAAQA9QAAAIsDAAAAAA==&#10;" path="m14,5l10,,5,,,5r,7l36,53r5,4l46,57r4,-4l50,48,14,5xe" fillcolor="black" stroked="f">
                  <v:path arrowok="t" o:connecttype="custom" o:connectlocs="14,5;10,0;5,0;0,5;0,12;36,53;41,57;46,57;50,53;50,48;14,5" o:connectangles="0,0,0,0,0,0,0,0,0,0,0"/>
                </v:shape>
                <v:shape id="Freeform 1972" o:spid="_x0000_s1071" style="position:absolute;left:2103;top:8336;width:53;height:55;visibility:visible;mso-wrap-style:square;v-text-anchor:top" coordsize="5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tucUA&#10;AADdAAAADwAAAGRycy9kb3ducmV2LnhtbESPQWvCQBSE74X+h+UVvNVNDCQ2ukoRBPFW66W31+xr&#10;Ept9m2RXk/z7riD0OMzMN8x6O5pG3Kh3tWUF8TwCQVxYXXOp4Py5f12CcB5ZY2OZFEzkYLt5flpj&#10;ru3AH3Q7+VIECLscFVTet7mUrqjIoJvbljh4P7Y36IPsS6l7HALcNHIRRak0WHNYqLClXUXF7+lq&#10;FCQdHbJ4/9VNx+4tkRfMXMrfSs1exvcVCE+j/w8/2getYBEvM7i/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C25xQAAAN0AAAAPAAAAAAAAAAAAAAAAAJgCAABkcnMv&#10;ZG93bnJldi54bWxQSwUGAAAAAAQABAD1AAAAigMAAAAA&#10;" path="m14,4l10,,5,,,4,,9,38,50r5,5l48,55r5,-5l53,47,14,4xe" fillcolor="black" stroked="f">
                  <v:path arrowok="t" o:connecttype="custom" o:connectlocs="14,4;10,0;5,0;0,4;0,9;38,50;43,55;48,55;53,50;53,47;14,4" o:connectangles="0,0,0,0,0,0,0,0,0,0,0"/>
                </v:shape>
                <v:shape id="Freeform 1973" o:spid="_x0000_s1072" style="position:absolute;left:2170;top:8410;width:26;height:24;visibility:visible;mso-wrap-style:square;v-text-anchor:top" coordsize="2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XssIA&#10;AADdAAAADwAAAGRycy9kb3ducmV2LnhtbERP3WqDMBS+H/Qdwin0RtaoZas40zIKhd2V2T7AwZwZ&#10;0Zw4k1r39svFYJcf3391XOwgZpp851hBtk1BEDdOd9wquF3PzwUIH5A1Do5JwQ95OB5WTxWW2j34&#10;k+Y6tCKGsC9RgQlhLKX0jSGLfutG4sh9ucliiHBqpZ7wEcPtIPM0fZUWO44NBkc6GWr6+m4V8Mu+&#10;mW13Sc6FGfr7/rJL5PdOqc16eX8DEWgJ/+I/94dWkGdFnBvfxCc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peywgAAAN0AAAAPAAAAAAAAAAAAAAAAAJgCAABkcnMvZG93&#10;bnJldi54bWxQSwUGAAAAAAQABAD1AAAAhwMAAAAA&#10;" path="m14,5l10,,2,,,5,,9,14,24r3,l22,19r4,l14,5xe" fillcolor="black" stroked="f">
                  <v:path arrowok="t" o:connecttype="custom" o:connectlocs="14,5;10,0;2,0;0,5;0,9;14,24;17,24;22,19;26,19;14,5" o:connectangles="0,0,0,0,0,0,0,0,0,0"/>
                </v:shape>
                <v:shape id="Freeform 1974" o:spid="_x0000_s1073" style="position:absolute;left:3574;top:7550;width:15;height:67;visibility:visible;mso-wrap-style:square;v-text-anchor:top" coordsize="1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Eqn8QA&#10;AADdAAAADwAAAGRycy9kb3ducmV2LnhtbESPQYvCMBSE7wv+h/AEb2vaHlytRlFB9LKHVX/AI3m2&#10;xealJlHrvzcLC3scZuYbZrHqbSse5EPjWEE+zkAQa2carhScT7vPKYgQkQ22jknBiwKsloOPBZbG&#10;PfmHHsdYiQThUKKCOsaulDLomiyGseuIk3dx3mJM0lfSeHwmuG1lkWUTabHhtFBjR9ua9PV4twqy&#10;i9dFPjvdJvcufu8rvflaFxulRsN+PQcRqY//4b/2wSgo8ukMft+kJ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RKp/EAAAA3QAAAA8AAAAAAAAAAAAAAAAAmAIAAGRycy9k&#10;b3ducmV2LnhtbFBLBQYAAAAABAAEAPUAAACJAwAAAAA=&#10;" path="m15,4l5,,,4,,9,,62r5,5l10,67r5,-5l15,55,15,4xe" fillcolor="black" stroked="f">
                  <v:path arrowok="t" o:connecttype="custom" o:connectlocs="15,4;5,0;0,4;0,9;0,62;5,67;10,67;15,62;15,55;15,4" o:connectangles="0,0,0,0,0,0,0,0,0,0"/>
                </v:shape>
                <v:shape id="Freeform 1975" o:spid="_x0000_s1074" style="position:absolute;left:3574;top:7643;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g8QA&#10;AADdAAAADwAAAGRycy9kb3ducmV2LnhtbERPy2rCQBTdF/yH4Qpuik7iItToKEEptBVa6mt9yVyT&#10;YOZOyIxJ2q93FoUuD+e92gymFh21rrKsIJ5FIIhzqysuFJyOr9MXEM4ja6wtk4IfcrBZj55WmGrb&#10;8zd1B1+IEMIuRQWl900qpctLMuhmtiEO3NW2Bn2AbSF1i30IN7WcR1EiDVYcGkpsaFtSfjvcjQKd&#10;nz6vmGTv+/PlI/r9SnZ19bxTajIesiUIT4P/F/+537SCebwI+8Ob8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gIPEAAAA3QAAAA8AAAAAAAAAAAAAAAAAmAIAAGRycy9k&#10;b3ducmV2LnhtbFBLBQYAAAAABAAEAPUAAACJAwAAAAA=&#10;" path="m15,5l10,,5,,,5r,5l,67r5,5l10,72r5,-5l15,62,15,5xe" fillcolor="black" stroked="f">
                  <v:path arrowok="t" o:connecttype="custom" o:connectlocs="15,5;10,0;5,0;0,5;0,10;0,67;5,72;10,72;15,67;15,62;15,5" o:connectangles="0,0,0,0,0,0,0,0,0,0,0"/>
                </v:shape>
                <v:shape id="Freeform 1976" o:spid="_x0000_s1075" style="position:absolute;left:3574;top:7744;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0XdcUA&#10;AADdAAAADwAAAGRycy9kb3ducmV2LnhtbESPQWvCQBSE7wX/w/IK3uomHmKTukoRLAVPWhG8vWaf&#10;2WD2bciuJv57VxA8DjPzDTNfDrYRV+p87VhBOklAEJdO11wp2P+tPz5B+ICssXFMCm7kYbkYvc2x&#10;0K7nLV13oRIRwr5ABSaEtpDSl4Ys+olriaN3cp3FEGVXSd1hH+G2kdMkyaTFmuOCwZZWhsrz7mIV&#10;5JtcX85mpvtsOB38uvrPjj8zpcbvw/cXiEBDeIWf7V+tYJrmKTze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LRd1xQAAAN0AAAAPAAAAAAAAAAAAAAAAAJgCAABkcnMv&#10;ZG93bnJldi54bWxQSwUGAAAAAAQABAD1AAAAigMAAAAA&#10;" path="m15,5l10,,5,,,5,,7,,64r5,5l10,69r5,-5l15,60,15,5xe" fillcolor="black" stroked="f">
                  <v:path arrowok="t" o:connecttype="custom" o:connectlocs="15,5;10,0;5,0;0,5;0,7;0,64;5,69;10,69;15,64;15,60;15,5" o:connectangles="0,0,0,0,0,0,0,0,0,0,0"/>
                </v:shape>
                <v:shape id="Freeform 1977" o:spid="_x0000_s1076" style="position:absolute;left:3574;top:7842;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AsUA&#10;AADdAAAADwAAAGRycy9kb3ducmV2LnhtbESPQWvCQBSE74L/YXmF3szGHGKTukoRLIWetCJ4e80+&#10;s8Hs25BdTfrvu4LgcZiZb5jlerStuFHvG8cK5kkKgrhyuuFaweFnO3sD4QOyxtYxKfgjD+vVdLLE&#10;UruBd3Tbh1pECPsSFZgQulJKXxmy6BPXEUfv7HqLIcq+lrrHIcJtK7M0zaXFhuOCwY42hqrL/moV&#10;FN+Fvl7MQg/5eD76bf2bnz4XSr2+jB/vIAKN4Rl+tL+0gmxeZHB/E5+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4kCxQAAAN0AAAAPAAAAAAAAAAAAAAAAAJgCAABkcnMv&#10;ZG93bnJldi54bWxQSwUGAAAAAAQABAD1AAAAigMAAAAA&#10;" path="m15,5l10,,5,,,5r,5l,65r5,4l10,69r5,-4l15,60,15,5xe" fillcolor="black" stroked="f">
                  <v:path arrowok="t" o:connecttype="custom" o:connectlocs="15,5;10,0;5,0;0,5;0,10;0,65;5,69;10,69;15,65;15,60;15,5" o:connectangles="0,0,0,0,0,0,0,0,0,0,0"/>
                </v:shape>
                <v:shape id="Freeform 1978" o:spid="_x0000_s1077" style="position:absolute;left:3574;top:7940;width:20;height:43;visibility:visible;mso-wrap-style:square;v-text-anchor:top" coordsize="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8qI8gA&#10;AADdAAAADwAAAGRycy9kb3ducmV2LnhtbESPzWvCQBTE70L/h+UVvNWNH6hNXcVPqNIeTD30+Mi+&#10;JqHZtyG7xtS/3hUKHoeZ+Q0zW7SmFA3VrrCsoN+LQBCnVhecKTh97V6mIJxH1lhaJgV/5GAxf+rM&#10;MNb2wkdqEp+JAGEXo4Lc+yqW0qU5GXQ9WxEH78fWBn2QdSZ1jZcAN6UcRNFYGiw4LORY0Tqn9Dc5&#10;GwWf1+1qv0lWk2a5/ShHu+h6OnxvlOo+t8s3EJ5a/wj/t9+1gkH/dQj3N+EJy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3yojyAAAAN0AAAAPAAAAAAAAAAAAAAAAAJgCAABk&#10;cnMvZG93bnJldi54bWxQSwUGAAAAAAQABAD1AAAAjQMAAAAA&#10;" path="m15,5l10,,5,,,5r,5l5,43r5,l15,39r5,l15,5xe" fillcolor="black" stroked="f">
                  <v:path arrowok="t" o:connecttype="custom" o:connectlocs="15,5;10,0;5,0;0,5;0,10;5,43;10,43;15,39;20,39;15,5" o:connectangles="0,0,0,0,0,0,0,0,0,0"/>
                </v:shape>
                <v:shape id="Freeform 1979" o:spid="_x0000_s1078" style="position:absolute;left:4250;top:7310;width:29;height:67;visibility:visible;mso-wrap-style:square;v-text-anchor:top" coordsize="2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sycQA&#10;AADdAAAADwAAAGRycy9kb3ducmV2LnhtbESPQWsCMRSE70L/Q3iFXkSza4u4q1FsS8Grtt6fm2ey&#10;dPOy3cR1++8boeBxmJlvmNVmcI3oqQu1ZwX5NANBXHlds1Hw9fkxWYAIEVlj45kU/FKAzfphtMJS&#10;+yvvqT9EIxKEQ4kKbIxtKWWoLDkMU98SJ+/sO4cxyc5I3eE1wV0jZ1k2lw5rTgsWW3qzVH0fLk6B&#10;Maf3rctsb/bFz+tzMT/68SVX6ulx2C5BRBriPfzf3mkFs7x4gdub9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m7MnEAAAA3QAAAA8AAAAAAAAAAAAAAAAAmAIAAGRycy9k&#10;b3ducmV2LnhtbFBLBQYAAAAABAAEAPUAAACJAwAAAAA=&#10;" path="m29,10l24,5,19,,15,5,,55r,7l5,67r5,l15,62,29,10xe" fillcolor="black" stroked="f">
                  <v:path arrowok="t" o:connecttype="custom" o:connectlocs="29,10;24,5;19,0;15,5;0,55;0,62;5,67;10,67;15,62;29,10" o:connectangles="0,0,0,0,0,0,0,0,0,0"/>
                </v:shape>
                <v:shape id="Freeform 1980" o:spid="_x0000_s1079" style="position:absolute;left:4234;top:7403;width:21;height:70;visibility:visible;mso-wrap-style:square;v-text-anchor:top" coordsize="2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jZ4MYA&#10;AADdAAAADwAAAGRycy9kb3ducmV2LnhtbESPUWvCMBSF3wf+h3AHvs3EysbWGcUJgogPW/UHXJq7&#10;ttjcdEms1V+/CIM9Hs453+HMl4NtRU8+NI41TCcKBHHpTMOVhuNh8/QKIkRkg61j0nClAMvF6GGO&#10;uXEX/qK+iJVIEA45aqhj7HIpQ1mTxTBxHXHyvp23GJP0lTQeLwluW5kp9SItNpwWauxoXVN5Ks5W&#10;wz7bXTe3j1Ms+tln41uFapb9aD1+HFbvICIN8T/8194aDdn07Rnub9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jZ4MYAAADdAAAADwAAAAAAAAAAAAAAAACYAgAAZHJz&#10;L2Rvd25yZXYueG1sUEsFBgAAAAAEAAQA9QAAAIsDAAAAAA==&#10;" path="m21,10r,-5l16,,11,,7,5,,63r,5l2,70r5,l11,68,21,10xe" fillcolor="black" stroked="f">
                  <v:path arrowok="t" o:connecttype="custom" o:connectlocs="21,10;21,5;16,0;11,0;7,5;0,63;0,68;2,70;7,70;11,68;21,10" o:connectangles="0,0,0,0,0,0,0,0,0,0,0"/>
                </v:shape>
                <v:shape id="Freeform 1981" o:spid="_x0000_s1080" style="position:absolute;left:4214;top:7504;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m3sQA&#10;AADdAAAADwAAAGRycy9kb3ducmV2LnhtbESPT4vCMBTE7wt+h/AEb2uqskWrUUQRhD1t/XN+JM+2&#10;2LyUJtr67c3Cwh6HmfkNs9r0thZPan3lWMFknIAg1s5UXCg4nw6fcxA+IBusHZOCF3nYrAcfK8yM&#10;6/iHnnkoRISwz1BBGUKTSel1SRb92DXE0bu51mKIsi2kabGLcFvLaZKk0mLFcaHEhnYl6Xv+sArS&#10;0/cRD7O7v+r94+si667L9Vap0bDfLkEE6sN/+K99NAqmk0UKv2/iE5D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8pt7EAAAA3QAAAA8AAAAAAAAAAAAAAAAAmAIAAGRycy9k&#10;b3ducmV2LnhtbFBLBQYAAAAABAAEAPUAAACJAwAAAAA=&#10;" path="m22,7r,-4l20,,15,,8,3,,55r,5l5,65r3,l15,60,22,7xe" fillcolor="black" stroked="f">
                  <v:path arrowok="t" o:connecttype="custom" o:connectlocs="22,7;22,3;20,0;15,0;8,3;0,55;0,60;5,65;8,65;15,60;22,7" o:connectangles="0,0,0,0,0,0,0,0,0,0,0"/>
                </v:shape>
                <v:shape id="Freeform 1982" o:spid="_x0000_s1081" style="position:absolute;left:4195;top:7598;width:24;height:69;visibility:visible;mso-wrap-style:square;v-text-anchor:top" coordsize="2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Wv8cA&#10;AADdAAAADwAAAGRycy9kb3ducmV2LnhtbESPQWvCQBSE70L/w/IKvUizUTDW1FVqoUTwZCrx+sy+&#10;JqHZtzG71fjvu0Khx2FmvmGW68G04kK9aywrmEQxCOLS6oYrBYfPj+cXEM4ja2wtk4IbOVivHkZL&#10;TLW98p4uua9EgLBLUUHtfZdK6cqaDLrIdsTB+7K9QR9kX0nd4zXATSuncZxIgw2HhRo7eq+p/M5/&#10;jIJxIov2eGoOp3O2Gc921iTZvFDq6XF4ewXhafD/4b/2ViuYThZzuL8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FFr/HAAAA3QAAAA8AAAAAAAAAAAAAAAAAmAIAAGRy&#10;cy9kb3ducmV2LnhtbFBLBQYAAAAABAAEAPUAAACMAwAAAAA=&#10;" path="m24,7r,-3l19,,15,,10,4,,59r,5l5,69r5,l15,64,24,7xe" fillcolor="black" stroked="f">
                  <v:path arrowok="t" o:connecttype="custom" o:connectlocs="24,7;24,4;19,0;15,0;10,4;0,59;0,64;5,69;10,69;15,64;24,7" o:connectangles="0,0,0,0,0,0,0,0,0,0,0"/>
                </v:shape>
                <v:shape id="Freeform 1983" o:spid="_x0000_s1082" style="position:absolute;left:4176;top:7696;width:24;height:72;visibility:visible;mso-wrap-style:square;v-text-anchor:top" coordsize="2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wm8QA&#10;AADdAAAADwAAAGRycy9kb3ducmV2LnhtbERPy2rCQBTdF/oPwy24CTpJhKKpo7RiQKQbH0iXl8xt&#10;Epq5EzJjjH69sxC6PJz3YjWYRvTUudqygmQSgyAurK65VHA65uMZCOeRNTaWScGNHKyWry8LzLS9&#10;8p76gy9FCGGXoYLK+zaT0hUVGXQT2xIH7td2Bn2AXSl1h9cQbhqZxvG7NFhzaKiwpXVFxd/hYhTs&#10;8vr8nU83UZLgPXXRV/8T3XqlRm/D5wcIT4P/Fz/dW60gTeZhbngTn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UcJvEAAAA3QAAAA8AAAAAAAAAAAAAAAAAmAIAAGRycy9k&#10;b3ducmV2LnhtbFBLBQYAAAAABAAEAPUAAACJAwAAAAA=&#10;" path="m24,9r,-4l19,,14,,10,5,,60r,4l5,72r5,l14,64,24,9xe" fillcolor="black" stroked="f">
                  <v:path arrowok="t" o:connecttype="custom" o:connectlocs="24,9;24,5;19,0;14,0;10,5;0,60;0,64;5,72;10,72;14,64;24,9" o:connectangles="0,0,0,0,0,0,0,0,0,0,0"/>
                </v:shape>
                <v:shape id="Freeform 1984" o:spid="_x0000_s1083" style="position:absolute;left:4157;top:7789;width:24;height:72;visibility:visible;mso-wrap-style:square;v-text-anchor:top" coordsize="2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jVAMcA&#10;AADdAAAADwAAAGRycy9kb3ducmV2LnhtbESPQWvCQBSE7wX/w/IEL0E3SaHU6Cq2NCDSi1bE4yP7&#10;TILZtyG7jbG/3i0Uehxm5htmuR5MI3rqXG1ZQTKLQRAXVtdcKjh+5dNXEM4ja2wsk4I7OVivRk9L&#10;zLS98Z76gy9FgLDLUEHlfZtJ6YqKDLqZbYmDd7GdQR9kV0rd4S3ATSPTOH6RBmsOCxW29F5RcT18&#10;GwW7vD595s8fUZLgT+qit/4c3XulJuNhswDhafD/4b/2VitIk/kcft+EJ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Y1QDHAAAA3QAAAA8AAAAAAAAAAAAAAAAAmAIAAGRy&#10;cy9kb3ducmV2LnhtbFBLBQYAAAAABAAEAPUAAACMAwAAAAA=&#10;" path="m24,10r,-5l19,,14,,9,5,,63r,4l5,72r4,l14,67,24,10xe" fillcolor="black" stroked="f">
                  <v:path arrowok="t" o:connecttype="custom" o:connectlocs="24,10;24,5;19,0;14,0;9,5;0,63;0,67;5,72;9,72;14,67;24,10" o:connectangles="0,0,0,0,0,0,0,0,0,0,0"/>
                </v:shape>
                <v:shape id="Freeform 1985" o:spid="_x0000_s1084" style="position:absolute;left:4133;top:7887;width:29;height:72;visibility:visible;mso-wrap-style:square;v-text-anchor:top" coordsize="2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qbecQA&#10;AADdAAAADwAAAGRycy9kb3ducmV2LnhtbESPUWvCMBSF3wf+h3CFvc3UDkS6piKCMMbc0IrPl+au&#10;rTY3Jck0/vtlMNjj4ZzzHU65imYQV3K+t6xgPstAEDdW99wqONbbpyUIH5A1DpZJwZ08rKrJQ4mF&#10;tjfe0/UQWpEg7AtU0IUwFlL6piODfmZH4uR9WWcwJOlaqR3eEtwMMs+yhTTYc1rocKRNR83l8G0U&#10;LN7ic56d6sv2M76fjh/9eed0rdTjNK5fQASK4T/8137VCvKEhN836QnI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6m3nEAAAA3QAAAA8AAAAAAAAAAAAAAAAAmAIAAGRycy9k&#10;b3ducmV2LnhtbFBLBQYAAAAABAAEAPUAAACJAwAAAAA=&#10;" path="m29,12r,-7l24,,19,,14,5,,63r,5l5,72r4,l14,68,29,12xe" fillcolor="black" stroked="f">
                  <v:path arrowok="t" o:connecttype="custom" o:connectlocs="29,12;29,5;24,0;19,0;14,5;0,63;0,68;5,72;9,72;14,68;29,12" o:connectangles="0,0,0,0,0,0,0,0,0,0,0"/>
                </v:shape>
                <v:shape id="Freeform 1986" o:spid="_x0000_s1085" style="position:absolute;left:4123;top:7988;width:19;height:36;visibility:visible;mso-wrap-style:square;v-text-anchor:top" coordsize="1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7jsYA&#10;AADdAAAADwAAAGRycy9kb3ducmV2LnhtbESPQWvCQBSE7wX/w/KEXopuDDTU6CZIodJDc6gVwdsj&#10;+8wGs29DdjXpv+8WCj0OM/MNsy0n24k7Db51rGC1TEAQ10633Cg4fr0tXkD4gKyxc0wKvslDWcwe&#10;tphrN/In3Q+hERHCPkcFJoQ+l9LXhiz6peuJo3dxg8UQ5dBIPeAY4baTaZJk0mLLccFgT6+G6uvh&#10;ZhVU52NYd+NHc6rWzzReaf9kMqvU43zabUAEmsJ/+K/9rhWkabKC3zfxCcj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j7jsYAAADdAAAADwAAAAAAAAAAAAAAAACYAgAAZHJz&#10;L2Rvd25yZXYueG1sUEsFBgAAAAAEAAQA9QAAAIsDAAAAAA==&#10;" path="m19,7r,-2l15,,10,,5,5,,31r5,5l15,36,19,7xe" fillcolor="black" stroked="f">
                  <v:path arrowok="t" o:connecttype="custom" o:connectlocs="19,7;19,5;15,0;10,0;5,5;0,31;5,36;15,36;19,7" o:connectangles="0,0,0,0,0,0,0,0,0"/>
                </v:shape>
                <v:shape id="Freeform 1987" o:spid="_x0000_s1086" style="position:absolute;left:4646;top:7847;width:43;height:60;visibility:visible;mso-wrap-style:square;v-text-anchor:top" coordsize="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gRsQA&#10;AADdAAAADwAAAGRycy9kb3ducmV2LnhtbESPwWrDMBBE74X8g9hAb7VcHUpwrITSppBrnNKQ22Jt&#10;LCfWylhqYvfrq0Chx2Fm3jDlenSduNIQWs8anrMcBHHtTcuNhs/9x9MCRIjIBjvPpGGiAOvV7KHE&#10;wvgb7+haxUYkCIcCNdgY+0LKUFtyGDLfEyfv5AeHMcmhkWbAW4K7Tqo8f5EOW04LFnt6s1Rfqm+n&#10;YUN1+2UPG5Kn93HyR/Vjz2qv9eN8fF2CiDTG//Bfe2s0KJUruL9JT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IEbEAAAA3QAAAA8AAAAAAAAAAAAAAAAAmAIAAGRycy9k&#10;b3ducmV2LnhtbFBLBQYAAAAABAAEAPUAAACJAwAAAAA=&#10;" path="m43,9l38,5,33,,28,5,,52r,3l5,60r4,l14,55,43,9xe" fillcolor="black" stroked="f">
                  <v:path arrowok="t" o:connecttype="custom" o:connectlocs="43,9;38,5;33,0;28,5;0,52;0,55;5,60;9,60;14,55;43,9" o:connectangles="0,0,0,0,0,0,0,0,0,0"/>
                </v:shape>
                <v:shape id="Freeform 1988" o:spid="_x0000_s1087" style="position:absolute;left:4603;top:7931;width:38;height:64;visibility:visible;mso-wrap-style:square;v-text-anchor:top" coordsize="3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OMQcYA&#10;AADdAAAADwAAAGRycy9kb3ducmV2LnhtbESPQWvCQBSE7wX/w/IEb82mKRSJrtIK0ooQMO1Bb4/s&#10;MxubfRuyW4399d2C4HGYmW+Y+XKwrThT7xvHCp6SFARx5XTDtYKvz/XjFIQPyBpbx6TgSh6Wi9HD&#10;HHPtLryjcxlqESHsc1RgQuhyKX1lyKJPXEccvaPrLYYo+1rqHi8RbluZpemLtNhwXDDY0cpQ9V3+&#10;WAW7zLS/+zcmZzflwb4XxemwLZSajIfXGYhAQ7iHb+0PrSDL0mf4f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OMQcYAAADdAAAADwAAAAAAAAAAAAAAAACYAgAAZHJz&#10;L2Rvd25yZXYueG1sUEsFBgAAAAAEAAQA9QAAAIsDAAAAAA==&#10;" path="m38,9r,-5l33,,28,,24,4,,57r,5l4,64r5,l14,62,38,9xe" fillcolor="black" stroked="f">
                  <v:path arrowok="t" o:connecttype="custom" o:connectlocs="38,9;38,4;33,0;28,0;24,4;0,57;0,62;4,64;9,64;14,62;38,9" o:connectangles="0,0,0,0,0,0,0,0,0,0,0"/>
                </v:shape>
                <v:shape id="Freeform 1989" o:spid="_x0000_s1088" style="position:absolute;left:4557;top:8019;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XWsQA&#10;AADdAAAADwAAAGRycy9kb3ducmV2LnhtbESPQWvCQBSE7wX/w/IEb3XXWEKJriJKoZ6KNhdvz+wz&#10;CWbfxuxG47/vFgo9DjPzDbNcD7YRd+p87VjDbKpAEBfO1FxqyL8/Xt9B+IBssHFMGp7kYb0avSwx&#10;M+7BB7ofQykihH2GGqoQ2kxKX1Rk0U9dSxy9i+sshii7UpoOHxFuG5kolUqLNceFClvaVlRcj73V&#10;4L9yPJz3pE7p5pb385J2u7TXejIeNgsQgYbwH/5rfxoNSaLe4PdNf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M11rEAAAA3QAAAA8AAAAAAAAAAAAAAAAAmAIAAGRycy9k&#10;b3ducmV2LnhtbFBLBQYAAAAABAAEAPUAAACJAwAAAAA=&#10;" path="m43,10r,-5l36,,31,,29,5,,58r,5l5,67r5,l12,63,43,10xe" fillcolor="black" stroked="f">
                  <v:path arrowok="t" o:connecttype="custom" o:connectlocs="43,10;43,5;36,0;31,0;29,5;0,58;0,63;5,67;10,67;12,63;43,10" o:connectangles="0,0,0,0,0,0,0,0,0,0,0"/>
                </v:shape>
                <v:shape id="Freeform 1990" o:spid="_x0000_s1089" style="position:absolute;left:4533;top:8110;width:19;height:29;visibility:visible;mso-wrap-style:square;v-text-anchor:top" coordsize="1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SBMMA&#10;AADdAAAADwAAAGRycy9kb3ducmV2LnhtbESPS6vCMBSE9xf8D+EIbi6aWlCkGkUUH3fpA3F5aI5t&#10;sTkpTdTqr78RBJfDzHzDTGaNKcWdaldYVtDvRSCIU6sLzhQcD6vuCITzyBpLy6TgSQ5m09bPBBNt&#10;H7yj+95nIkDYJagg975KpHRpTgZdz1bEwbvY2qAPss6krvER4KaUcRQNpcGCw0KOFS1ySq/7m1GQ&#10;LuPF6/dkB6PnenNG/rMnh1ulOu1mPgbhqfHf8Ke91QriOBrA+0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sSBMMAAADdAAAADwAAAAAAAAAAAAAAAACYAgAAZHJzL2Rv&#10;d25yZXYueG1sUEsFBgAAAAAEAAQA9QAAAIgDAAAAAA==&#10;" path="m19,10r,-5l14,,10,,5,5,,22r5,7l14,29,19,10xe" fillcolor="black" stroked="f">
                  <v:path arrowok="t" o:connecttype="custom" o:connectlocs="19,10;19,5;14,0;10,0;5,5;0,22;5,29;14,29;19,10" o:connectangles="0,0,0,0,0,0,0,0,0"/>
                </v:shape>
                <v:line id="Line 1991" o:spid="_x0000_s1090" style="position:absolute;visibility:visible;mso-wrap-style:square" from="2170,8779" to="2172,8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VP8YAAADdAAAADwAAAGRycy9kb3ducmV2LnhtbESP3YrCMBSE7xd8h3AEbxZNtxduqUbR&#10;hYXuja4/D3Bojm0xOek2UbtvbwTBy2FmvmHmy94acaXON44VfEwSEMSl0w1XCo6H73EGwgdkjcYx&#10;KfgnD8vF4G2OuXY33tF1HyoRIexzVFCH0OZS+rImi37iWuLonVxnMUTZVVJ3eItwa2SaJFNpseG4&#10;UGNLXzWV5/3FKnjPdsdtUa7tKdscfv5+TfHpTKHUaNivZiAC9eEVfrYLrSBNkyk83sQn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6lT/GAAAA3QAAAA8AAAAAAAAA&#10;AAAAAAAAoQIAAGRycy9kb3ducmV2LnhtbFBLBQYAAAAABAAEAPkAAACUAwAAAAA=&#10;" strokeweight=".7pt"/>
                <v:shape id="Freeform 1992" o:spid="_x0000_s1091" style="position:absolute;left:2255;top:6392;width:85;height:85;visibility:visible;mso-wrap-style:square;v-text-anchor:top" coordsize="14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0moMYA&#10;AADdAAAADwAAAGRycy9kb3ducmV2LnhtbESPT4vCMBTE7wt+h/AEb2tqD7pUo4jgH1Chq168PZpn&#10;W21eahO1++03wsIeh5n5DTOZtaYST2pcaVnBoB+BIM6sLjlXcDouP79AOI+ssbJMCn7IwWza+Zhg&#10;ou2Lv+l58LkIEHYJKii8rxMpXVaQQde3NXHwLrYx6INscqkbfAW4qWQcRUNpsOSwUGBNi4Ky2+Fh&#10;FDx29/VuNfQnc1tdzy5N5/utSZXqddv5GISn1v+H/9obrSCOoxG834Qn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0moMYAAADdAAAADwAAAAAAAAAAAAAAAACYAgAAZHJz&#10;L2Rvd25yZXYueG1sUEsFBgAAAAAEAAQA9QAAAIsDAAAAAA==&#10;" path="m71,l64,,57,,50,2,45,5,38,7r-7,5l21,21,12,31,9,38,4,43,2,50r,7l,64r,8l,79r2,7l2,93r2,7l9,108r3,4l21,124r10,8l38,136r7,3l50,141r7,3l64,144r7,l81,144r7,l93,141r7,-2l107,136r5,-4l124,124r10,-12l136,108r3,-8l141,93r2,-7l146,79r,-7l146,64r-3,-7l141,50r-2,-7l136,38r-2,-7l124,21,112,12,107,7,100,5,93,2,88,,81,,71,xe" fillcolor="black" stroked="f">
                  <v:path arrowok="t" o:connecttype="custom" o:connectlocs="41,0;37,0;33,0;29,1;26,3;22,4;18,7;12,12;7,18;5,22;2,25;1,30;1,34;0,38;0,43;0,47;1,51;1,55;2,59;5,64;7,66;12,73;18,78;22,80;26,82;29,83;33,85;37,85;41,85;47,85;51,85;54,83;58,82;62,80;65,78;72,73;78,66;79,64;81,59;82,55;83,51;85,47;85,43;85,38;83,34;82,30;81,25;79,22;78,18;72,12;65,7;62,4;58,3;54,1;51,0;47,0;41,0" o:connectangles="0,0,0,0,0,0,0,0,0,0,0,0,0,0,0,0,0,0,0,0,0,0,0,0,0,0,0,0,0,0,0,0,0,0,0,0,0,0,0,0,0,0,0,0,0,0,0,0,0,0,0,0,0,0,0,0,0"/>
                </v:shape>
                <v:shape id="Freeform 1993" o:spid="_x0000_s1092" style="position:absolute;left:3531;top:7527;width:85;height:85;visibility:visible;mso-wrap-style:square;v-text-anchor:top" coordsize="14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Q0Er8A&#10;AADdAAAADwAAAGRycy9kb3ducmV2LnhtbERPzYrCMBC+L/gOYQQvoqlFF6lGEVH04EXXBxiSsS02&#10;k9LEtr69OQh7/Pj+19veVqKlxpeOFcymCQhi7UzJuYL733GyBOEDssHKMSl4k4ftZvCzxsy4jq/U&#10;3kIuYgj7DBUUIdSZlF4XZNFPXU0cuYdrLIYIm1yaBrsYbiuZJsmvtFhybCiwpn1B+nl7WQXnw2I8&#10;5wfXbW6qZ6e1vZw4VWo07HcrEIH68C/+us9GQZomcW58E5+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1DQSvwAAAN0AAAAPAAAAAAAAAAAAAAAAAJgCAABkcnMvZG93bnJl&#10;di54bWxQSwUGAAAAAAQABAD1AAAAhAMAAAAA&#10;" path="m71,l64,2r-7,l50,5,43,7r-8,3l31,14,19,22,12,34,7,41,4,45,2,53,,60r,7l,74r,7l,89r2,7l4,103r3,7l12,115r7,12l31,134r4,5l43,141r7,3l57,146r7,3l71,149r8,l86,146r7,-2l100,141r5,-2l112,134r10,-7l131,115r3,-5l139,103r2,-7l141,89r2,-8l143,74r,-7l141,60r,-7l139,45r-5,-4l131,34,122,22,112,14r-7,-4l100,7,93,5,86,2r-7,l71,xe" fillcolor="black" stroked="f">
                  <v:path arrowok="t" o:connecttype="custom" o:connectlocs="42,0;38,1;34,1;30,3;26,4;21,6;18,8;11,13;7,19;4,23;2,26;1,30;0,34;0,38;0,42;0,46;0,51;1,55;2,59;4,63;7,66;11,72;18,76;21,79;26,80;30,82;34,83;38,85;42,85;47,85;51,83;55,82;59,80;62,79;67,76;73,72;78,66;80,63;83,59;84,55;84,51;85,46;85,42;85,38;84,34;84,30;83,26;80,23;78,19;73,13;67,8;62,6;59,4;55,3;51,1;47,1;42,0" o:connectangles="0,0,0,0,0,0,0,0,0,0,0,0,0,0,0,0,0,0,0,0,0,0,0,0,0,0,0,0,0,0,0,0,0,0,0,0,0,0,0,0,0,0,0,0,0,0,0,0,0,0,0,0,0,0,0,0,0"/>
                </v:shape>
                <v:shape id="Freeform 1994" o:spid="_x0000_s1093" style="position:absolute;left:2331;top:8683;width:2542;height:1979;visibility:visible;mso-wrap-style:square;v-text-anchor:top" coordsize="2542,1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w55cUA&#10;AADdAAAADwAAAGRycy9kb3ducmV2LnhtbESPUWvCQBCE3wv+h2MF3+rFgKWNniKC0IfaovUHrLk1&#10;Ceb2Qm4To7++Vyj0cZiZb5jlenC16qkNlWcDs2kCijj3tuLCwOl79/wKKgiyxdozGbhTgPVq9LTE&#10;zPobH6g/SqEihEOGBkqRJtM65CU5DFPfEEfv4luHEmVbaNviLcJdrdMkedEOK44LJTa0LSm/Hjtn&#10;YD7DLpfDl656fz7J/eNz/7h2xkzGw2YBSmiQ//Bf+90aSNPkDX7fxCe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DnlxQAAAN0AAAAPAAAAAAAAAAAAAAAAAJgCAABkcnMv&#10;ZG93bnJldi54bWxQSwUGAAAAAAQABAD1AAAAigMAAAAA&#10;" path="m1270,r-31,l1205,r-33,2l1140,5r-31,2l1078,10r-33,4l1013,19,953,31,894,43,834,60,776,77,719,96r-56,24l611,141r-51,27l510,196r-48,29l417,256r-46,34l330,323r-40,36l251,398r-36,38l199,455r-15,22l167,496r-14,22l139,539r-15,22l112,582r-12,22l88,625,76,649r-9,22l57,695r-9,24l40,743r-9,24l26,791r-7,24l14,839,9,863,7,889,2,913r,26l,963r,27l,1016r2,24l2,1066r5,24l9,1117r5,24l19,1165r7,23l31,1212r9,24l48,1260r9,24l67,1308r9,22l88,1354r12,21l112,1397r12,21l139,1440r14,22l167,1483r17,19l199,1524r16,19l251,1581r39,39l330,1656r41,33l417,1723r45,31l510,1783r50,28l611,1835r52,24l719,1881r57,22l834,1919r60,17l953,1948r60,12l1045,1965r31,2l1109,1972r31,2l1172,1977r33,2l1239,1979r31,l1303,1979r34,l1368,1977r34,-3l1433,1972r31,-2l1495,1965r31,-5l1589,1948r59,-12l1708,1919r58,-16l1821,1883r55,-24l1929,1835r53,-24l2032,1783r48,-29l2125,1723r44,-34l2212,1656r40,-36l2288,1581r36,-38l2341,1524r17,-22l2372,1483r17,-21l2403,1440r12,-22l2430,1397r12,-22l2454,1351r12,-21l2475,1306r10,-22l2494,1260r8,-24l2509,1212r7,-24l2521,1165r7,-24l2530,1117r5,-27l2538,1066r2,-26l2540,1016r2,-26l2542,963r-2,-24l2538,913r-3,-24l2530,863r-2,-24l2521,815r-5,-24l2509,767r-7,-24l2494,719r-9,-24l2475,671r-9,-22l2454,625r-12,-21l2430,582r-15,-21l2403,539r-14,-21l2372,496r-14,-19l2341,455r-17,-19l2288,398r-36,-39l2212,323r-43,-33l2125,256r-45,-31l2032,196r-50,-28l1929,141r-53,-24l1821,96,1766,77,1708,60,1648,43,1589,31,1526,19r-31,-5l1464,10,1433,7,1399,5,1368,2,1335,r-32,l1270,xe" stroked="f">
                  <v:path arrowok="t" o:connecttype="custom" o:connectlocs="1172,2;1045,14;834,60;611,141;417,256;251,398;167,496;112,582;67,671;31,767;9,863;0,963;2,1066;19,1165;48,1260;88,1354;139,1440;199,1524;330,1656;510,1783;719,1881;953,1948;1109,1972;1239,1979;1368,1977;1495,1965;1708,1919;1929,1835;2125,1723;2288,1581;2372,1483;2430,1397;2475,1306;2509,1212;2530,1117;2540,1016;2538,913;2521,815;2494,719;2454,625;2403,539;2341,455;2212,323;2032,196;1821,96;1589,31;1433,7;1303,0" o:connectangles="0,0,0,0,0,0,0,0,0,0,0,0,0,0,0,0,0,0,0,0,0,0,0,0,0,0,0,0,0,0,0,0,0,0,0,0,0,0,0,0,0,0,0,0,0,0,0,0"/>
                </v:shape>
                <v:shape id="Freeform 1995" o:spid="_x0000_s1094" style="position:absolute;left:2331;top:8683;width:2542;height:1979;visibility:visible;mso-wrap-style:square;v-text-anchor:top" coordsize="2542,1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w5MQA&#10;AADdAAAADwAAAGRycy9kb3ducmV2LnhtbERPz2vCMBS+D/Y/hCfsMjRpwSHVKG4w6GEguokeH82z&#10;KTYvpYna7a83B2HHj+/3YjW4VlypD41nDdlEgSCuvGm41vDz/TmegQgR2WDrmTT8UoDV8vlpgYXx&#10;N97SdRdrkUI4FKjBxtgVUobKksMw8R1x4k6+dxgT7GtperylcNfKXKk36bDh1GCxow9L1Xl3cRoO&#10;m/3f+vKu9odSHWWZvdqv6Wmr9ctoWM9BRBriv/jhLo2GPM/S/vQmP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tcOTEAAAA3QAAAA8AAAAAAAAAAAAAAAAAmAIAAGRycy9k&#10;b3ducmV2LnhtbFBLBQYAAAAABAAEAPUAAACJAwAAAAA=&#10;" path="m1270,r-31,l1205,r-33,2l1140,5r-31,2l1078,10r-33,4l1013,19,953,31,894,43,834,60,776,77,719,96r-56,24l611,141r-51,27l510,196r-48,29l417,256r-46,34l330,323r-40,36l251,398r-36,38l199,455r-15,22l167,496r-14,22l139,539r-15,22l112,582r-12,22l88,625,76,649r-9,22l57,695r-9,24l40,743r-9,24l26,791r-7,24l14,839,9,863,7,889,2,913r,26l,963r,27l,1016r2,24l2,1066r5,24l9,1117r5,24l19,1165r7,23l31,1212r9,24l48,1260r9,24l67,1308r9,22l88,1354r12,21l112,1397r12,21l139,1440r14,22l167,1483r17,19l199,1524r16,19l251,1581r39,39l330,1656r41,33l417,1723r45,31l510,1783r50,28l611,1835r52,24l719,1881r57,22l834,1919r60,17l953,1948r60,12l1045,1965r31,2l1109,1972r31,2l1172,1977r33,2l1239,1979r31,l1303,1979r34,l1368,1977r34,-3l1433,1972r31,-2l1495,1965r31,-5l1589,1948r59,-12l1708,1919r58,-16l1821,1883r55,-24l1929,1835r53,-24l2032,1783r48,-29l2125,1723r44,-34l2212,1656r40,-36l2288,1581r36,-38l2341,1524r17,-22l2372,1483r17,-21l2403,1440r12,-22l2430,1397r12,-22l2454,1351r12,-21l2475,1306r10,-22l2494,1260r8,-24l2509,1212r7,-24l2521,1165r7,-24l2530,1117r5,-27l2538,1066r2,-26l2540,1016r2,-26l2542,963r-2,-24l2538,913r-3,-24l2530,863r-2,-24l2521,815r-5,-24l2509,767r-7,-24l2494,719r-9,-24l2475,671r-9,-22l2454,625r-12,-21l2430,582r-15,-21l2403,539r-14,-21l2372,496r-14,-19l2341,455r-17,-19l2288,398r-36,-39l2212,323r-43,-33l2125,256r-45,-31l2032,196r-50,-28l1929,141r-53,-24l1821,96,1766,77,1708,60,1648,43,1589,31,1526,19r-31,-5l1464,10,1433,7,1399,5,1368,2,1335,r-32,l1270,e" filled="f" strokeweight=".7pt">
                  <v:path arrowok="t" o:connecttype="custom" o:connectlocs="1172,2;1045,14;834,60;611,141;417,256;251,398;167,496;112,582;67,671;31,767;9,863;0,963;2,1066;19,1165;48,1260;88,1354;139,1440;199,1524;330,1656;510,1783;719,1881;953,1948;1109,1972;1239,1979;1368,1977;1495,1965;1708,1919;1929,1835;2125,1723;2288,1581;2372,1483;2430,1397;2475,1306;2509,1212;2530,1117;2540,1016;2538,913;2521,815;2494,719;2454,625;2403,539;2341,455;2212,323;2032,196;1821,96;1589,31;1433,7;1303,0" o:connectangles="0,0,0,0,0,0,0,0,0,0,0,0,0,0,0,0,0,0,0,0,0,0,0,0,0,0,0,0,0,0,0,0,0,0,0,0,0,0,0,0,0,0,0,0,0,0,0,0"/>
                </v:shape>
                <v:shape id="Freeform 1996" o:spid="_x0000_s1095" style="position:absolute;left:3574;top:7974;width:15;height:64;visibility:visible;mso-wrap-style:square;v-text-anchor:top" coordsize="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hOscA&#10;AADdAAAADwAAAGRycy9kb3ducmV2LnhtbESPQWvCQBSE7wX/w/KEXopuErBI6iZIQGxB0KYWenxk&#10;X5No9m3IbjX9912h4HGYmW+YVT6aTlxocK1lBfE8AkFcWd1yreD4sZktQTiPrLGzTAp+yUGeTR5W&#10;mGp75Xe6lL4WAcIuRQWN930qpasaMujmticO3rcdDPogh1rqAa8BbjqZRNGzNNhyWGiwp6Kh6lz+&#10;GAWfh6L4Omm5W5RvT8l2ubfF4WSVepyO6xcQnkZ/D/+3X7WCJIljuL0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MITrHAAAA3QAAAA8AAAAAAAAAAAAAAAAAmAIAAGRy&#10;cy9kb3ducmV2LnhtbFBLBQYAAAAABAAEAPUAAACMAwAAAAA=&#10;" path="m15,5l5,,,5,,9,,60r5,4l10,64r5,-4l15,55,15,5xe" fillcolor="black" stroked="f">
                  <v:path arrowok="t" o:connecttype="custom" o:connectlocs="15,5;5,0;0,5;0,9;0,60;5,64;10,64;15,60;15,55;15,5" o:connectangles="0,0,0,0,0,0,0,0,0,0"/>
                </v:shape>
                <v:shape id="Freeform 1997" o:spid="_x0000_s1096" style="position:absolute;left:3574;top:8067;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ZSccA&#10;AADdAAAADwAAAGRycy9kb3ducmV2LnhtbESPT2vCQBTE7wW/w/IKvRTdJIdQUleRBqF/QNGq50f2&#10;mQSzb0N2m6T99K5Q8DjMzG+Y+XI0jeipc7VlBfEsAkFcWF1zqeDwvZ6+gHAeWWNjmRT8koPlYvIw&#10;x0zbgXfU730pAoRdhgoq79tMSldUZNDNbEscvLPtDPogu1LqDocAN41MoiiVBmsOCxW29FZRcdn/&#10;GAW6OGzOmK4+vo6nz+hvm+ZN/Zwr9fQ4rl5BeBr9PfzfftcKkiRO4PYmPA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n2UnHAAAA3QAAAA8AAAAAAAAAAAAAAAAAmAIAAGRy&#10;cy9kb3ducmV2LnhtbFBLBQYAAAAABAAEAPUAAACMAwAAAAA=&#10;" path="m15,5l10,,5,,,5r,5l,65r5,7l10,72r5,-7l15,60,15,5xe" fillcolor="black" stroked="f">
                  <v:path arrowok="t" o:connecttype="custom" o:connectlocs="15,5;10,0;5,0;0,5;0,10;0,65;5,72;10,72;15,65;15,60;15,5" o:connectangles="0,0,0,0,0,0,0,0,0,0,0"/>
                </v:shape>
                <v:shape id="Freeform 1998" o:spid="_x0000_s1097" style="position:absolute;left:3574;top:8165;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80scA&#10;AADdAAAADwAAAGRycy9kb3ducmV2LnhtbESPW2vCQBSE3wv+h+UIfSnNxhSCRFcRRegFFFPt8yF7&#10;cqHZsyG71eiv7wqFPg4z8w0zXw6mFWfqXWNZwSSKQRAXVjdcKTh+bp+nIJxH1thaJgVXcrBcjB7m&#10;mGl74QOdc1+JAGGXoYLa+y6T0hU1GXSR7YiDV9reoA+yr6Tu8RLgppVJHKfSYMNhocaO1jUV3/mP&#10;UaCL467EdPX2cfp6j2/7dNM2TxulHsfDagbC0+D/w3/tV60gSSYvcH8Tn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rfNLHAAAA3QAAAA8AAAAAAAAAAAAAAAAAmAIAAGRy&#10;cy9kb3ducmV2LnhtbFBLBQYAAAAABAAEAPUAAACMAwAAAAA=&#10;" path="m15,5l10,,5,,,5r,5l,68r5,4l10,72r5,-4l15,63,15,5xe" fillcolor="black" stroked="f">
                  <v:path arrowok="t" o:connecttype="custom" o:connectlocs="15,5;10,0;5,0;0,5;0,10;0,68;5,72;10,72;15,68;15,63;15,5" o:connectangles="0,0,0,0,0,0,0,0,0,0,0"/>
                </v:shape>
                <v:shape id="Freeform 1999" o:spid="_x0000_s1098" style="position:absolute;left:3574;top:8264;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kpscA&#10;AADdAAAADwAAAGRycy9kb3ducmV2LnhtbESPW2vCQBSE3wv+h+UIfSnNxlCCRFcRRegFFFPt8yF7&#10;cqHZsyG71eiv7wqFPg4z8w0zXw6mFWfqXWNZwSSKQRAXVjdcKTh+bp+nIJxH1thaJgVXcrBcjB7m&#10;mGl74QOdc1+JAGGXoYLa+y6T0hU1GXSR7YiDV9reoA+yr6Tu8RLgppVJHKfSYMNhocaO1jUV3/mP&#10;UaCL467EdPX2cfp6j2/7dNM2TxulHsfDagbC0+D/w3/tV60gSSYvcH8Tn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C5KbHAAAA3QAAAA8AAAAAAAAAAAAAAAAAmAIAAGRy&#10;cy9kb3ducmV2LnhtbFBLBQYAAAAABAAEAPUAAACMAwAAAAA=&#10;" path="m15,7l10,,5,,,7,,9,,67r5,5l10,72r5,-5l15,62,15,7xe" fillcolor="black" stroked="f">
                  <v:path arrowok="t" o:connecttype="custom" o:connectlocs="15,7;10,0;5,0;0,7;0,9;0,67;5,72;10,72;15,67;15,62;15,7" o:connectangles="0,0,0,0,0,0,0,0,0,0,0"/>
                </v:shape>
                <v:shape id="Freeform 2000" o:spid="_x0000_s1099" style="position:absolute;left:3574;top:8364;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4X7scA&#10;AADdAAAADwAAAGRycy9kb3ducmV2LnhtbESPQWvCQBSE7wX/w/IEb3VjsCKpq4ioFApW0xY8PrLP&#10;JJh9G7KbGPvru0Khx2FmvmEWq95UoqPGlZYVTMYRCOLM6pJzBV+fu+c5COeRNVaWScGdHKyWg6cF&#10;Jtre+ERd6nMRIOwSVFB4XydSuqwgg25sa+LgXWxj0AfZ5FI3eAtwU8k4imbSYMlhocCaNgVl17Q1&#10;CtK2de/n6c/3/Xhot/H+8NH1vlNqNOzXryA89f4//Nd+0wriePICj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F+7HAAAA3QAAAA8AAAAAAAAAAAAAAAAAmAIAAGRy&#10;cy9kb3ducmV2LnhtbFBLBQYAAAAABAAEAPUAAACMAwAAAAA=&#10;" path="m15,5l10,,5,,,5,,8,,65r5,5l10,70r5,-5l15,60,15,5xe" fillcolor="black" stroked="f">
                  <v:path arrowok="t" o:connecttype="custom" o:connectlocs="15,5;10,0;5,0;0,5;0,8;0,65;5,70;10,70;15,65;15,60;15,5" o:connectangles="0,0,0,0,0,0,0,0,0,0,0"/>
                </v:shape>
                <v:shape id="Freeform 2001" o:spid="_x0000_s1100" style="position:absolute;left:3574;top:8463;width:15;height:71;visibility:visible;mso-wrap-style:square;v-text-anchor:top" coordsize="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rYP8YA&#10;AADdAAAADwAAAGRycy9kb3ducmV2LnhtbESPQWsCMRSE7wX/Q3iCl6VmXaytW6OIIC140vbQ42Pz&#10;ups2eVk20d3+e1MQPA4z8w2z2gzOigt1wXhWMJvmIIgrrw3XCj4/9o8vIEJE1mg9k4I/CrBZjx5W&#10;WGrf85Eup1iLBOFQooImxraUMlQNOQxT3xIn79t3DmOSXS11h32COyuLPF9Ih4bTQoMt7Rqqfk9n&#10;p8D8BLOdPy+fvrJlL6P12cG+ZUpNxsP2FUSkId7Dt/a7VlAUswX8v0lP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rYP8YAAADdAAAADwAAAAAAAAAAAAAAAACYAgAAZHJz&#10;L2Rvd25yZXYueG1sUEsFBgAAAAAEAAQA9QAAAIsDAAAAAA==&#10;" path="m15,4l10,,5,,,4,,9,,64r5,7l10,71r5,-7l15,59,15,4xe" fillcolor="black" stroked="f">
                  <v:path arrowok="t" o:connecttype="custom" o:connectlocs="15,4;10,0;5,0;0,4;0,9;0,64;5,71;10,71;15,64;15,59;15,4" o:connectangles="0,0,0,0,0,0,0,0,0,0,0"/>
                </v:shape>
                <v:shape id="Freeform 2002" o:spid="_x0000_s1101" style="position:absolute;left:3574;top:8561;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5IvMUA&#10;AADdAAAADwAAAGRycy9kb3ducmV2LnhtbESPQWvCQBSE7wX/w/IEb3VjDkmNriKCpeCpVgRvz+wz&#10;G8y+DdnVxH/vFgo9DjPzDbNcD7YRD+p87VjBbJqAIC6drrlScPzZvX+A8AFZY+OYFDzJw3o1elti&#10;oV3P3/Q4hEpECPsCFZgQ2kJKXxqy6KeuJY7e1XUWQ5RdJXWHfYTbRqZJkkmLNccFgy1tDZW3w90q&#10;mO/n+n4zue6z4Xryu+qSnT9zpSbjYbMAEWgI/+G/9pdWkKazHH7fxCc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ki8xQAAAN0AAAAPAAAAAAAAAAAAAAAAAJgCAABkcnMv&#10;ZG93bnJldi54bWxQSwUGAAAAAAQABAD1AAAAigMAAAAA&#10;" path="m15,5l10,,5,,,5,,9,,67r5,2l10,69r5,-2l15,62,15,5xe" fillcolor="black" stroked="f">
                  <v:path arrowok="t" o:connecttype="custom" o:connectlocs="15,5;10,0;5,0;0,5;0,9;0,67;5,69;10,69;15,67;15,62;15,5" o:connectangles="0,0,0,0,0,0,0,0,0,0,0"/>
                </v:shape>
                <v:shape id="Freeform 2003" o:spid="_x0000_s1102" style="position:absolute;left:3574;top:8659;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TOMEA&#10;AADdAAAADwAAAGRycy9kb3ducmV2LnhtbERPTYvCMBC9L/gfwgheljW1B5HatCwLiidl1d6HZmzL&#10;NpPSxLb6681hwePjfaf5ZFoxUO8aywpWywgEcWl1w5WC62X3tQHhPLLG1jIpeJCDPJt9pJhoO/Iv&#10;DWdfiRDCLkEFtfddIqUrazLolrYjDtzN9gZ9gH0ldY9jCDetjKNoLQ02HBpq7OinpvLvfDcKNsfn&#10;vlo3w+futi9kXIyD5+Kk1GI+fW9BeJr8W/zvPmgFcbwKc8Ob8ARk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JUzjBAAAA3QAAAA8AAAAAAAAAAAAAAAAAmAIAAGRycy9kb3du&#10;cmV2LnhtbFBLBQYAAAAABAAEAPUAAACGAwAAAAA=&#10;" path="m15,5l10,,5,,,5r,5l5,29r5,l15,24r5,l15,5xe" fillcolor="black" stroked="f">
                  <v:path arrowok="t" o:connecttype="custom" o:connectlocs="15,5;10,0;5,0;0,5;0,10;5,29;10,29;15,24;20,24;15,5" o:connectangles="0,0,0,0,0,0,0,0,0,0"/>
                </v:shape>
                <v:shape id="Freeform 2004" o:spid="_x0000_s1103" style="position:absolute;left:2889;top:8144;width:36;height:60;visibility:visible;mso-wrap-style:square;v-text-anchor:top" coordsize="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Up8cA&#10;AADdAAAADwAAAGRycy9kb3ducmV2LnhtbESPT2vCQBTE7wW/w/KE3urGFNoaXaWUthQ9+S/i7Zl9&#10;ZoPZtyG71fjtXaHQ4zAzv2Ems87W4kytrxwrGA4SEMSF0xWXCjbrr6c3ED4ga6wdk4IreZhNew8T&#10;zLS78JLOq1CKCGGfoQITQpNJ6QtDFv3ANcTRO7rWYoiyLaVu8RLhtpZpkrxIixXHBYMNfRgqTqtf&#10;q2Cx84fXJpjnLt/MP0f5NtfX/bdSj/3ufQwiUBf+w3/tH60gTYcjuL+JT0B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lKfHAAAA3QAAAA8AAAAAAAAAAAAAAAAAmAIAAGRy&#10;cy9kb3ducmV2LnhtbFBLBQYAAAAABAAEAPUAAACMAwAAAAA=&#10;" path="m14,2l2,,,2,,7,22,55r4,5l34,60r2,-5l36,50,14,2xe" fillcolor="black" stroked="f">
                  <v:path arrowok="t" o:connecttype="custom" o:connectlocs="14,2;2,0;0,2;0,7;22,55;26,60;34,60;36,55;36,50;14,2" o:connectangles="0,0,0,0,0,0,0,0,0,0"/>
                </v:shape>
                <v:shape id="Freeform 2005" o:spid="_x0000_s1104" style="position:absolute;left:2930;top:8228;width:38;height:64;visibility:visible;mso-wrap-style:square;v-text-anchor:top" coordsize="3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ROVsMA&#10;AADdAAAADwAAAGRycy9kb3ducmV2LnhtbERPz2vCMBS+D/wfwhN2m6k5jFGNooK4MShYPejt0Tyb&#10;avNSmky7/fXLYbDjx/d7vhxcK+7Uh8azhukkA0FcedNwreF42L68gQgR2WDrmTR8U4DlYvQ0x9z4&#10;B+/pXsZapBAOOWqwMXa5lKGy5DBMfEecuIvvHcYE+1qaHh8p3LVSZdmrdNhwarDY0cZSdSu/nIa9&#10;su3Pac3k3Ud5druiuJ4/C62fx8NqBiLSEP/Ff+53o0EplfanN+kJ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ROVsMAAADdAAAADwAAAAAAAAAAAAAAAACYAgAAZHJzL2Rv&#10;d25yZXYueG1sUEsFBgAAAAAEAAQA9QAAAIgDAAAAAA==&#10;" path="m14,5l9,,5,,,5,,9,24,60r5,4l33,64r5,-4l38,55,14,5xe" fillcolor="black" stroked="f">
                  <v:path arrowok="t" o:connecttype="custom" o:connectlocs="14,5;9,0;5,0;0,5;0,9;24,60;29,64;33,64;38,60;38,55;14,5" o:connectangles="0,0,0,0,0,0,0,0,0,0,0"/>
                </v:shape>
                <v:shape id="Freeform 2006" o:spid="_x0000_s1105" style="position:absolute;left:2973;top:8316;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4oosQA&#10;AADdAAAADwAAAGRycy9kb3ducmV2LnhtbESPQYvCMBSE7wv7H8Jb8LZNrVCkaxRRFvQkai/ens3b&#10;tti8dJtU6783guBxmJlvmNliMI24UudqywrGUQyCuLC65lJBfvz9noJwHlljY5kU3MnBYv75McNM&#10;2xvv6XrwpQgQdhkqqLxvMyldUZFBF9mWOHh/tjPog+xKqTu8BbhpZBLHqTRYc1iosKVVRcXl0BsF&#10;bpfj/ryl+JQu//N+UtJ6nfZKjb6G5Q8IT4N/h1/tjVaQJMkYnm/CE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KKLEAAAA3QAAAA8AAAAAAAAAAAAAAAAAmAIAAGRycy9k&#10;b3ducmV2LnhtbFBLBQYAAAAABAAEAPUAAACJAwAAAAA=&#10;" path="m14,5l9,,5,,,5r,5l29,63r4,4l38,67r5,-4l43,56,14,5xe" fillcolor="black" stroked="f">
                  <v:path arrowok="t" o:connecttype="custom" o:connectlocs="14,5;9,0;5,0;0,5;0,10;29,63;33,67;38,67;43,63;43,56;14,5" o:connectangles="0,0,0,0,0,0,0,0,0,0,0"/>
                </v:shape>
                <v:shape id="Freeform 2007" o:spid="_x0000_s1106" style="position:absolute;left:3018;top:8405;width:39;height:67;visibility:visible;mso-wrap-style:square;v-text-anchor:top" coordsize="3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058EA&#10;AADdAAAADwAAAGRycy9kb3ducmV2LnhtbERPy4rCMBTdD/gP4QpuBk0VHaQaRYSCC0HH1/raXNti&#10;c1OaWOvfG2Fgzu5wXpz5sjWlaKh2hWUFw0EEgji1uuBMwemY9KcgnEfWWFomBS9ysFx0vuYYa/vk&#10;X2oOPhOhhF2MCnLvq1hKl+Zk0A1sRRy0m60N+kDrTOoan6HclHIURT/SYMFhIceK1jml98PDKDh/&#10;77LNcV8ZnUyS7enix9dmYpXqddvVDISn1v+b/9IbrWAUAJ834Qn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ZdOfBAAAA3QAAAA8AAAAAAAAAAAAAAAAAmAIAAGRycy9kb3du&#10;cmV2LnhtbFBLBQYAAAAABAAEAPUAAACGAwAAAAA=&#10;" path="m17,5l12,,5,,,5r,5l24,62r5,5l34,67r5,-5l39,58,17,5xe" fillcolor="black" stroked="f">
                  <v:path arrowok="t" o:connecttype="custom" o:connectlocs="17,5;12,0;5,0;0,5;0,10;24,62;29,67;34,67;39,62;39,58;17,5" o:connectangles="0,0,0,0,0,0,0,0,0,0,0"/>
                </v:shape>
                <v:shape id="Freeform 2008" o:spid="_x0000_s1107" style="position:absolute;left:3062;top:8496;width:38;height:60;visibility:visible;mso-wrap-style:square;v-text-anchor:top" coordsize="3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kgs8QA&#10;AADdAAAADwAAAGRycy9kb3ducmV2LnhtbESP3WoCMRSE7wu+QzhCbxZNGqGU1SgiFMUrf/oAh83p&#10;7tLNybKJcX37plDwcpiZb5jVZnSdSDSE1rOBt7kCQVx523Jt4Ov6OfsAESKyxc4zGXhQgM168rLC&#10;0vo7nyldYi0yhEOJBpoY+1LKUDXkMMx9T5y9bz84jFkOtbQD3jPcdVIr9S4dtpwXGuxp11D1c7k5&#10;A6zUtUuh6ItbPKSj3tepOJ6MeZ2O2yWISGN8hv/bB2tAa72Avzf5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5ILPEAAAA3QAAAA8AAAAAAAAAAAAAAAAAmAIAAGRycy9k&#10;b3ducmV2LnhtbFBLBQYAAAAABAAEAPUAAACJAwAAAAA=&#10;" path="m14,5l9,,4,,,5,,7,24,55r4,5l33,60r5,-5l38,50,14,5xe" fillcolor="black" stroked="f">
                  <v:path arrowok="t" o:connecttype="custom" o:connectlocs="14,5;9,0;4,0;0,5;0,7;24,55;28,60;33,60;38,55;38,50;14,5" o:connectangles="0,0,0,0,0,0,0,0,0,0,0"/>
                </v:shape>
                <v:shape id="Freeform 2009" o:spid="_x0000_s1108" style="position:absolute;left:3105;top:8580;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dsQA&#10;AADdAAAADwAAAGRycy9kb3ducmV2LnhtbESPQYvCMBSE7wv+h/AEb2tqlbJUo4gi6GnR7cXbs3m2&#10;xealNqnWf78RFvY4zMw3zGLVm1o8qHWVZQWTcQSCOLe64kJB9rP7/ALhPLLG2jIpeJGD1XLwscBU&#10;2ycf6XHyhQgQdikqKL1vUildXpJBN7YNcfCutjXog2wLqVt8BripZRxFiTRYcVgosaFNSfnt1BkF&#10;7jvD4+VA0TlZ37NuWtB2m3RKjYb9eg7CU+//w3/tvVYQx7ME3m/C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VXbEAAAA3QAAAA8AAAAAAAAAAAAAAAAAmAIAAGRycy9k&#10;b3ducmV2LnhtbFBLBQYAAAAABAAEAPUAAACJAwAAAAA=&#10;" path="m14,5l9,,5,,,5r,5l26,62r7,5l38,67r5,-5l43,55,14,5xe" fillcolor="black" stroked="f">
                  <v:path arrowok="t" o:connecttype="custom" o:connectlocs="14,5;9,0;5,0;0,5;0,10;26,62;33,67;38,67;43,62;43,55;14,5" o:connectangles="0,0,0,0,0,0,0,0,0,0,0"/>
                </v:shape>
                <v:shape id="Freeform 2010" o:spid="_x0000_s1109" style="position:absolute;left:3150;top:8669;width:34;height:48;visibility:visible;mso-wrap-style:square;v-text-anchor:top" coordsize="3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B5YMQA&#10;AADdAAAADwAAAGRycy9kb3ducmV2LnhtbESPQWsCMRSE7wX/Q3hCbzXrInZZjSKCoF5KbRGPj81z&#10;s7p5CZuo23/fCIUeh5n5hpkve9uKO3WhcaxgPMpAEFdON1wr+P7avBUgQkTW2DomBT8UYLkYvMyx&#10;1O7Bn3Q/xFokCIcSFZgYfSllqAxZDCPniZN3dp3FmGRXS93hI8FtK/Msm0qLDacFg57Whqrr4WYV&#10;7P3mWBRFvtfmctrhh19ZzmqlXof9agYiUh//w3/trVaQ55N3eL5JT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QeWDEAAAA3QAAAA8AAAAAAAAAAAAAAAAAmAIAAGRycy9k&#10;b3ducmV2LnhtbFBLBQYAAAAABAAEAPUAAACJAwAAAAA=&#10;" path="m15,4l12,,5,,,4,,9,19,48r5,l29,43r5,l15,4xe" fillcolor="black" stroked="f">
                  <v:path arrowok="t" o:connecttype="custom" o:connectlocs="15,4;12,0;5,0;0,4;0,9;19,48;24,48;29,43;34,43;15,4" o:connectangles="0,0,0,0,0,0,0,0,0,0"/>
                </v:shape>
                <v:shape id="Freeform 2011" o:spid="_x0000_s1110" style="position:absolute;left:2165;top:8395;width:51;height:53;visibility:visible;mso-wrap-style:square;v-text-anchor:top" coordsize="5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BrHcAA&#10;AADdAAAADwAAAGRycy9kb3ducmV2LnhtbERPz2vCMBS+D/wfwhO8zdTihlajiODWq1rw+mieTbF5&#10;CU2m1b9+OQx2/Ph+r7eD7cSd+tA6VjCbZiCIa6dbbhRU58P7AkSIyBo7x6TgSQG2m9HbGgvtHnyk&#10;+yk2IoVwKFCBidEXUobakMUwdZ44cVfXW4wJ9o3UPT5SuO1knmWf0mLLqcGgp72h+nb6sQqWlSxv&#10;5ugPu9f3ufogn1+68kupyXjYrUBEGuK/+M9dagV5Pk9z05v0BO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BBrHcAAAADdAAAADwAAAAAAAAAAAAAAAACYAgAAZHJzL2Rvd25y&#10;ZXYueG1sUEsFBgAAAAAEAAQA9QAAAIUDAAAAAA==&#10;" path="m15,8l5,,,8r,2l39,48r2,5l46,53r5,-5l51,44,15,8xe" fillcolor="black" stroked="f">
                  <v:path arrowok="t" o:connecttype="custom" o:connectlocs="15,8;5,0;0,8;0,10;39,48;41,53;46,53;51,48;51,44;15,8" o:connectangles="0,0,0,0,0,0,0,0,0,0"/>
                </v:shape>
                <v:shape id="Freeform 2012" o:spid="_x0000_s1111" style="position:absolute;left:2230;top:8463;width:57;height:55;visibility:visible;mso-wrap-style:square;v-text-anchor:top" coordsize="5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5osgA&#10;AADdAAAADwAAAGRycy9kb3ducmV2LnhtbESPT2vCQBTE74V+h+UVvNWNUURTVzGCtB5E/APW2yP7&#10;moRm34bsqtFP7wqFHoeZ+Q0zmbWmEhdqXGlZQa8bgSDOrC45V3DYL99HIJxH1lhZJgU3cjCbvr5M&#10;MNH2ylu67HwuAoRdggoK7+tESpcVZNB1bU0cvB/bGPRBNrnUDV4D3FQyjqKhNFhyWCiwpkVB2e/u&#10;bBSk3/30dO9Fx+xzNdjqzc2no9Naqc5bO/8A4an1/+G/9pdWEMeDMTzfhCcgp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ePmiyAAAAN0AAAAPAAAAAAAAAAAAAAAAAJgCAABk&#10;cnMvZG93bnJldi54bWxQSwUGAAAAAAQABAD1AAAAjQMAAAAA&#10;" path="m14,4l10,,5,,,4,,9,43,52r5,3l53,55r4,-3l57,47,14,4xe" fillcolor="black" stroked="f">
                  <v:path arrowok="t" o:connecttype="custom" o:connectlocs="14,4;10,0;5,0;0,4;0,9;43,52;48,55;53,55;57,52;57,47;14,4" o:connectangles="0,0,0,0,0,0,0,0,0,0,0"/>
                </v:shape>
                <v:shape id="Freeform 2013" o:spid="_x0000_s1112" style="position:absolute;left:2299;top:8534;width:58;height:56;visibility:visible;mso-wrap-style:square;v-text-anchor:top" coordsize="5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KsEA&#10;AADdAAAADwAAAGRycy9kb3ducmV2LnhtbERPz2vCMBS+D/wfwhN2m6kFxXVG0UFBBA+r7v7WPJtq&#10;8xKaTLv/3hwGHj++38v1YDtxoz60jhVMJxkI4trplhsFp2P5tgARIrLGzjEp+KMA69XoZYmFdnf+&#10;olsVG5FCOBSowMToCylDbchimDhPnLiz6y3GBPtG6h7vKdx2Ms+yubTYcmow6OnTUH2tfq2C9/2P&#10;nNOxMmV+2F+8o28/bEulXsfD5gNEpCE+xf/unVaQ57O0P71JT0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yuCrBAAAA3QAAAA8AAAAAAAAAAAAAAAAAmAIAAGRycy9kb3du&#10;cmV2LnhtbFBLBQYAAAAABAAEAPUAAACGAwAAAAA=&#10;" path="m17,3l12,,5,,,3,,8,44,51r4,5l53,56r5,-5l58,46,17,3xe" fillcolor="black" stroked="f">
                  <v:path arrowok="t" o:connecttype="custom" o:connectlocs="17,3;12,0;5,0;0,3;0,8;44,51;48,56;53,56;58,51;58,46;17,3" o:connectangles="0,0,0,0,0,0,0,0,0,0,0"/>
                </v:shape>
                <v:shape id="Freeform 2014" o:spid="_x0000_s1113" style="position:absolute;left:2371;top:8604;width:55;height:50;visibility:visible;mso-wrap-style:square;v-text-anchor:top" coordsize="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cQA&#10;AADdAAAADwAAAGRycy9kb3ducmV2LnhtbESPQYvCMBSE7wv+h/AEb2vaQl2pRhHZBcWLWg8eH82z&#10;LTYvpYla/70RhD0OM/MNM1/2phF36lxtWUE8jkAQF1bXXCo45X/fUxDOI2tsLJOCJzlYLgZfc8y0&#10;ffCB7kdfigBhl6GCyvs2k9IVFRl0Y9sSB+9iO4M+yK6UusNHgJtGJlE0kQZrDgsVtrSuqLgeb0bB&#10;73aX3iK/nx7SPN60LtnlZ/uj1GjYr2YgPPX+P/xpb7SCJEljeL8JT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i/3EAAAA3QAAAA8AAAAAAAAAAAAAAAAAmAIAAGRycy9k&#10;b3ducmV2LnhtbFBLBQYAAAAABAAEAPUAAACJAwAAAAA=&#10;" path="m15,5l10,,5,,,5r,5l41,50r7,l53,45r2,l15,5xe" fillcolor="black" stroked="f">
                  <v:path arrowok="t" o:connecttype="custom" o:connectlocs="15,5;10,0;5,0;0,5;0,10;41,50;48,50;53,45;55,45;15,5" o:connectangles="0,0,0,0,0,0,0,0,0,0"/>
                </v:shape>
                <v:shape id="Freeform 2015" o:spid="_x0000_s1114" style="position:absolute;left:2443;top:8673;width:51;height:53;visibility:visible;mso-wrap-style:square;v-text-anchor:top" coordsize="5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KKsMA&#10;AADdAAAADwAAAGRycy9kb3ducmV2LnhtbESPQWsCMRSE7wX/Q3gFbzXbgKVdjSKCda/qQq+PzXOz&#10;uHkJm1RXf31TKPQ4zMw3zHI9ul5caYidZw2vswIEceNNx62G+rR7eQcRE7LB3jNpuFOE9WrytMTS&#10;+Bsf6HpMrcgQjiVqsCmFUsrYWHIYZz4QZ+/sB4cpy6GVZsBbhrteqqJ4kw47zgsWA20tNZfjt9Pw&#10;UcvqYg9ht3nsT/Wcgvrqq0+tp8/jZgEi0Zj+w3/tymhQaq7g901+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HKKsMAAADdAAAADwAAAAAAAAAAAAAAAACYAgAAZHJzL2Rv&#10;d25yZXYueG1sUEsFBgAAAAAEAAQA9QAAAIgDAAAAAA==&#10;" path="m12,5l7,,3,,,5r,5l36,48r5,5l46,53r5,-5l51,44,12,5xe" fillcolor="black" stroked="f">
                  <v:path arrowok="t" o:connecttype="custom" o:connectlocs="12,5;7,0;3,0;0,5;0,10;36,48;41,53;46,53;51,48;51,44;12,5" o:connectangles="0,0,0,0,0,0,0,0,0,0,0"/>
                </v:shape>
                <v:shape id="Freeform 2016" o:spid="_x0000_s1115" style="position:absolute;left:2513;top:8745;width:50;height:51;visibility:visible;mso-wrap-style:square;v-text-anchor:top" coordsize="5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MPcMA&#10;AADdAAAADwAAAGRycy9kb3ducmV2LnhtbESPQYvCMBSE7wv+h/AEb2tqRVmrUUQRevCyVViPj+bZ&#10;FpuX0kSN/94sLOxxmJlvmNUmmFY8qHeNZQWTcQKCuLS64UrB+XT4/ALhPLLG1jIpeJGDzXrwscJM&#10;2yd/06PwlYgQdhkqqL3vMildWZNBN7YdcfSutjfoo+wrqXt8RrhpZZokc2mw4bhQY0e7mspbcTcK&#10;jLuk15bm5+L0E3xYhPzo9rlSo2HYLkF4Cv4//NfOtYI0nU3h901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jMPcMAAADdAAAADwAAAAAAAAAAAAAAAACYAgAAZHJzL2Rv&#10;d25yZXYueG1sUEsFBgAAAAAEAAQA9QAAAIgDAAAAAA==&#10;" path="m14,5l9,,5,,,5r,5l38,46r5,5l45,51r5,-5l50,41,14,5xe" fillcolor="black" stroked="f">
                  <v:path arrowok="t" o:connecttype="custom" o:connectlocs="14,5;9,0;5,0;0,5;0,10;38,46;43,51;45,51;50,46;50,41;14,5" o:connectangles="0,0,0,0,0,0,0,0,0,0,0"/>
                </v:shape>
                <v:shape id="Freeform 2017" o:spid="_x0000_s1116" style="position:absolute;left:2582;top:8815;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kJMgA&#10;AADdAAAADwAAAGRycy9kb3ducmV2LnhtbESP3U7CQBSE7018h80x4U62NCKmshDU8JMoMSIPcOwe&#10;2tXu2dJdSnl7lsSEy8nMfJMZTztbiZYabxwrGPQTEMS504YLBdvv+f0TCB+QNVaOScGJPEwntzdj&#10;zLQ78he1m1CICGGfoYIyhDqT0uclWfR9VxNHb+caiyHKppC6wWOE20qmSfIoLRqOCyXW9FpS/rc5&#10;WAVvn/v59jBbvAw/3n9+Q7s26+XIKNW762bPIAJ14Rr+b6+0gjQdPsDlTXwCcn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2QkyAAAAN0AAAAPAAAAAAAAAAAAAAAAAJgCAABk&#10;cnMvZG93bnJldi54bWxQSwUGAAAAAAQABAD1AAAAjQMAAAAA&#10;" path="m15,5l10,,5,,,5,,9,39,48r4,4l48,52r5,-4l53,43,15,5xe" fillcolor="black" stroked="f">
                  <v:path arrowok="t" o:connecttype="custom" o:connectlocs="15,5;10,0;5,0;0,5;0,9;39,48;43,52;48,52;53,48;53,43;15,5" o:connectangles="0,0,0,0,0,0,0,0,0,0,0"/>
                </v:shape>
                <v:shape id="Freeform 2018" o:spid="_x0000_s1117" style="position:absolute;left:2649;top:8882;width:55;height:55;visibility:visible;mso-wrap-style:square;v-text-anchor:top" coordsize="5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DYZsUA&#10;AADdAAAADwAAAGRycy9kb3ducmV2LnhtbESPUWvCMBSF34X9h3AHe5GZrqBIbSqyMZ0PQ3T+gEtz&#10;TYvNTUmi1n+/DIQ9Hs453+GUy8F24ko+tI4VvE0yEMS10y0bBcefz9c5iBCRNXaOScGdAiyrp1GJ&#10;hXY33tP1EI1IEA4FKmhi7AspQ92QxTBxPXHyTs5bjEl6I7XHW4LbTuZZNpMWW04LDfb03lB9Plys&#10;gvlHzWPq6fvuN5vdeovmzGOj1MvzsFqAiDTE//Cj/aUV5Pl0Cn9v0hOQ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NhmxQAAAN0AAAAPAAAAAAAAAAAAAAAAAJgCAABkcnMv&#10;ZG93bnJldi54bWxQSwUGAAAAAAQABAD1AAAAigMAAAAA&#10;" path="m15,5l10,,3,,,5,,9,41,50r5,5l51,55r4,-5l55,45,15,5xe" fillcolor="black" stroked="f">
                  <v:path arrowok="t" o:connecttype="custom" o:connectlocs="15,5;10,0;3,0;0,5;0,9;41,50;46,55;51,55;55,50;55,45;15,5" o:connectangles="0,0,0,0,0,0,0,0,0,0,0"/>
                </v:shape>
                <v:shape id="Freeform 2019" o:spid="_x0000_s1118" style="position:absolute;left:2719;top:8951;width:24;height:20;visibility:visible;mso-wrap-style:square;v-text-anchor:top" coordsize="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8FsUA&#10;AADdAAAADwAAAGRycy9kb3ducmV2LnhtbESPQWvCQBCF70L/wzKF3nRjwCDRVYIgmlu1xV6H7JhE&#10;s7Nhd6upv94tFHp8vHnfm7dcD6YTN3K+taxgOklAEFdWt1wr+PzYjucgfEDW2FkmBT/kYb16GS0x&#10;1/bOB7odQy0ihH2OCpoQ+lxKXzVk0E9sTxy9s3UGQ5SultrhPcJNJ9MkyaTBlmNDgz1tGqqux28T&#10;33Bf5by4nEq5K2f77PB4PxWuVurtdSgWIAIN4f/4L73XCtJ0lsHvmogA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zwWxQAAAN0AAAAPAAAAAAAAAAAAAAAAAJgCAABkcnMv&#10;ZG93bnJldi54bWxQSwUGAAAAAAQABAD1AAAAigMAAAAA&#10;" path="m14,5l9,,5,,,5r,5l9,20r5,l19,15r5,l14,5xe" fillcolor="black" stroked="f">
                  <v:path arrowok="t" o:connecttype="custom" o:connectlocs="14,5;9,0;5,0;0,5;0,10;9,20;14,20;19,15;24,15;14,5" o:connectangles="0,0,0,0,0,0,0,0,0,0"/>
                </v:shape>
                <v:shape id="Freeform 2020" o:spid="_x0000_s1119" style="position:absolute;left:4114;top:8000;width:38;height:67;visibility:visible;mso-wrap-style:square;v-text-anchor:top" coordsize="3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AHcYA&#10;AADdAAAADwAAAGRycy9kb3ducmV2LnhtbESPS2/CMBCE75X4D9Yi9VYcIvWhgEE8RMWFAynivMRL&#10;EojXwXYh5dfXlZB6HM03M5rxtDONuJLztWUFw0ECgriwuuZSwe5r9fIBwgdkjY1lUvBDHqaT3tMY&#10;M21vvKVrHkoRS9hnqKAKoc2k9EVFBv3AtsTRO1pnMETpSqkd3mK5aWSaJG/SYM1xocKWFhUV5/zb&#10;KFju1xd3ishqvskvn35bH873hVLP/W42AhGoC//wI73WCtL09R3+3sQnIC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PAHcYAAADdAAAADwAAAAAAAAAAAAAAAACYAgAAZHJz&#10;L2Rvd25yZXYueG1sUEsFBgAAAAAEAAQA9QAAAIsDAAAAAA==&#10;" path="m38,12l33,7,28,,24,7,,58r,4l7,67r2,l14,62,38,12xe" fillcolor="black" stroked="f">
                  <v:path arrowok="t" o:connecttype="custom" o:connectlocs="38,12;33,7;28,0;24,7;0,58;0,62;7,67;9,67;14,62;38,12" o:connectangles="0,0,0,0,0,0,0,0,0,0"/>
                </v:shape>
                <v:shape id="Freeform 2021" o:spid="_x0000_s1120" style="position:absolute;left:4078;top:8091;width:36;height:65;visibility:visible;mso-wrap-style:square;v-text-anchor:top" coordsize="3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NkMMA&#10;AADdAAAADwAAAGRycy9kb3ducmV2LnhtbERPTWvCQBC9F/wPywi9NRsDakhdRQSLUBASPXicZqdJ&#10;anY2ZLdJ+u+7B8Hj431vdpNpxUC9aywrWEQxCOLS6oYrBdfL8S0F4TyyxtYyKfgjB7vt7GWDmbYj&#10;5zQUvhIhhF2GCmrvu0xKV9Zk0EW2Iw7ct+0N+gD7SuoexxBuWpnE8UoabDg01NjRoabyXvwaBc0t&#10;Peefqx/z1R30Ot/HC/woWqVe59P+HYSnyT/FD/dJK0iSZZgb3oQn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uNkMMAAADdAAAADwAAAAAAAAAAAAAAAACYAgAAZHJzL2Rv&#10;d25yZXYueG1sUEsFBgAAAAAEAAQA9QAAAIgDAAAAAA==&#10;" path="m36,10r,-5l31,,28,,24,5,,55r,5l5,65r4,l12,60,36,10xe" fillcolor="black" stroked="f">
                  <v:path arrowok="t" o:connecttype="custom" o:connectlocs="36,10;36,5;31,0;28,0;24,5;0,55;0,60;5,65;9,65;12,60;36,10" o:connectangles="0,0,0,0,0,0,0,0,0,0,0"/>
                </v:shape>
                <v:shape id="Freeform 2022" o:spid="_x0000_s1121" style="position:absolute;left:4039;top:8180;width:39;height:72;visibility:visible;mso-wrap-style:square;v-text-anchor:top" coordsize="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6+NMYA&#10;AADdAAAADwAAAGRycy9kb3ducmV2LnhtbESP0WrCQBRE34X+w3IFX6TZNGBooquUgmAfRGr7AZfs&#10;TTaYvRuzq4l/3y0U+jjMzBlms5tsJ+40+NaxgpckBUFcOd1yo+D7a//8CsIHZI2dY1LwIA+77dNs&#10;g6V2I3/S/RwaESHsS1RgQuhLKX1lyKJPXE8cvdoNFkOUQyP1gGOE205maZpLiy3HBYM9vRuqLueb&#10;VbCv8XL6aCszZvnJHK95cV3aQqnFfHpbgwg0hf/wX/ugFWTZqoDfN/EJ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6+NMYAAADdAAAADwAAAAAAAAAAAAAAAACYAgAAZHJz&#10;L2Rvd25yZXYueG1sUEsFBgAAAAAEAAQA9QAAAIsDAAAAAA==&#10;" path="m39,9r,-4l34,,29,,24,5,,60r,7l5,72r5,l15,67,39,9xe" fillcolor="black" stroked="f">
                  <v:path arrowok="t" o:connecttype="custom" o:connectlocs="39,9;39,5;34,0;29,0;24,5;0,60;0,67;5,72;10,72;15,67;39,9" o:connectangles="0,0,0,0,0,0,0,0,0,0,0"/>
                </v:shape>
                <v:shape id="Freeform 2023" o:spid="_x0000_s1122" style="position:absolute;left:4006;top:8273;width:33;height:67;visibility:visible;mso-wrap-style:square;v-text-anchor:top" coordsize="3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WQMMA&#10;AADdAAAADwAAAGRycy9kb3ducmV2LnhtbERPS2vCQBC+F/oflin0Vjem1Ed0FRGkvfRQH6C3ITtm&#10;g9nZkB01/vvuodDjx/eeL3vfqBt1sQ5sYDjIQBGXwdZcGdjvNm8TUFGQLTaBycCDIiwXz09zLGy4&#10;8w/dtlKpFMKxQANOpC20jqUjj3EQWuLEnUPnURLsKm07vKdw3+g8y0baY82pwWFLa0flZXv1Bt6/&#10;T4ds6siNr/sj7T4/5HFZizGvL/1qBkqol3/xn/vLGsjzUdqf3qQno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YWQMMAAADdAAAADwAAAAAAAAAAAAAAAACYAgAAZHJzL2Rv&#10;d25yZXYueG1sUEsFBgAAAAAEAAQA9QAAAIgDAAAAAA==&#10;" path="m33,10r,-5l29,,24,,19,5,,58r,5l5,67r4,l14,63,33,10xe" fillcolor="black" stroked="f">
                  <v:path arrowok="t" o:connecttype="custom" o:connectlocs="33,10;33,5;29,0;24,0;19,5;0,58;0,63;5,67;9,67;14,63;33,10" o:connectangles="0,0,0,0,0,0,0,0,0,0,0"/>
                </v:shape>
                <v:shape id="Freeform 2024" o:spid="_x0000_s1123" style="position:absolute;left:3970;top:8364;width:31;height:70;visibility:visible;mso-wrap-style:square;v-text-anchor:top" coordsize="3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VZsYA&#10;AADdAAAADwAAAGRycy9kb3ducmV2LnhtbESP3WrCQBSE7wu+w3IEb6RuTEEkdZUgSFUQ/HuA0+xp&#10;Etw9G7JbjT59VxB6OczMN8xs0VkjrtT62rGC8SgBQVw4XXOp4HxavU9B+ICs0TgmBXfysJj33maY&#10;aXfjA12PoRQRwj5DBVUITSalLyqy6EeuIY7ej2sthijbUuoWbxFujUyTZCIt1hwXKmxoWVFxOf5a&#10;BV9b88gf+w+fN50cLuvvzW5vNkoN+l3+CSJQF/7Dr/ZaK0jTyRi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nVZsYAAADdAAAADwAAAAAAAAAAAAAAAACYAgAAZHJz&#10;L2Rvd25yZXYueG1sUEsFBgAAAAAEAAQA9QAAAIsDAAAAAA==&#10;" path="m31,8r,-3l26,,24,,19,5,,60r,5l5,70r4,l12,65,31,8xe" fillcolor="black" stroked="f">
                  <v:path arrowok="t" o:connecttype="custom" o:connectlocs="31,8;31,5;26,0;24,0;19,5;0,60;0,65;5,70;9,70;12,65;31,8" o:connectangles="0,0,0,0,0,0,0,0,0,0,0"/>
                </v:shape>
                <v:shape id="Freeform 2025" o:spid="_x0000_s1124" style="position:absolute;left:3932;top:8458;width:38;height:64;visibility:visible;mso-wrap-style:square;v-text-anchor:top" coordsize="3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esYA&#10;AADdAAAADwAAAGRycy9kb3ducmV2LnhtbESPQWsCMRSE74X+h/AKvWnWHKRsjdIKokVYcO2h3h6b&#10;1822m5dlE3XtrzeC0OMwM98ws8XgWnGiPjSeNUzGGQjiypuGaw2f+9XoBUSIyAZbz6ThQgEW88eH&#10;GebGn3lHpzLWIkE45KjBxtjlUobKksMw9h1x8r597zAm2dfS9HhOcNdKlWVT6bDhtGCxo6Wl6rc8&#10;Og07Zdu/r3cm7z7Kg1sXxc9hW2j9/DS8vYKINMT/8L29MRqUmiq4vUlP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MesYAAADdAAAADwAAAAAAAAAAAAAAAACYAgAAZHJz&#10;L2Rvd25yZXYueG1sUEsFBgAAAAAEAAQA9QAAAIsDAAAAAA==&#10;" path="m38,9r,-4l33,,28,,24,5,,57r,3l4,64r5,l14,60,38,9xe" fillcolor="black" stroked="f">
                  <v:path arrowok="t" o:connecttype="custom" o:connectlocs="38,9;38,5;33,0;28,0;24,5;0,57;0,60;4,64;9,64;14,60;38,9" o:connectangles="0,0,0,0,0,0,0,0,0,0,0"/>
                </v:shape>
                <v:shape id="Freeform 2026" o:spid="_x0000_s1125" style="position:absolute;left:3893;top:8546;width:39;height:72;visibility:visible;mso-wrap-style:square;v-text-anchor:top" coordsize="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DY8QA&#10;AADdAAAADwAAAGRycy9kb3ducmV2LnhtbESP0YrCMBRE34X9h3AXfBFN7ULRrlEWQdCHRVb9gEtz&#10;bYrNTW2irX9vBGEfh5k5wyxWva3FnVpfOVYwnSQgiAunKy4VnI6b8QyED8gaa8ek4EEeVsuPwQJz&#10;7Tr+o/shlCJC2OeowITQ5FL6wpBFP3ENcfTOrrUYomxLqVvsItzWMk2STFqsOC4YbGhtqLgcblbB&#10;5oyX/a4qTJdme/N7zebXkZ0rNfzsf75BBOrDf/jd3moFaZp9wet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aQ2PEAAAA3QAAAA8AAAAAAAAAAAAAAAAAmAIAAGRycy9k&#10;b3ducmV2LnhtbFBLBQYAAAAABAAEAPUAAACJAwAAAAA=&#10;" path="m39,10r,-5l34,,29,,24,5,,63r,5l5,72r5,l15,68,39,10xe" fillcolor="black" stroked="f">
                  <v:path arrowok="t" o:connecttype="custom" o:connectlocs="39,10;39,5;34,0;29,0;24,5;0,63;0,68;5,72;10,72;15,68;39,10" o:connectangles="0,0,0,0,0,0,0,0,0,0,0"/>
                </v:shape>
                <v:shape id="Freeform 2027" o:spid="_x0000_s1126" style="position:absolute;left:3857;top:8642;width:36;height:65;visibility:visible;mso-wrap-style:square;v-text-anchor:top" coordsize="3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pNKMYA&#10;AADdAAAADwAAAGRycy9kb3ducmV2LnhtbESPQWuDQBSE74X8h+UFeqtrpFgx2QQREgqFgraHHF/c&#10;FzVx34q7Tey/7xYKPQ4z8w2z2c1mEDeaXG9ZwSqKQRA3VvfcKvj82D9lIJxH1jhYJgXf5GC3XTxs&#10;MNf2zhXdat+KAGGXo4LO+zGX0jUdGXSRHYmDd7aTQR/k1Eo94T3AzSCTOE6lwZ7DQocjlR011/rL&#10;KOiP2Xv1ll7MaSz1S1XEKzzUg1KPy7lYg/A0+//wX/tVK0iS9Bl+34Qn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pNKMYAAADdAAAADwAAAAAAAAAAAAAAAACYAgAAZHJz&#10;L2Rvd25yZXYueG1sUEsFBgAAAAAEAAQA9QAAAIsDAAAAAA==&#10;" path="m36,7r,-2l31,,27,,24,5,,55r,5l5,65r5,l12,60,36,7xe" fillcolor="black" stroked="f">
                  <v:path arrowok="t" o:connecttype="custom" o:connectlocs="36,7;36,5;31,0;27,0;24,5;0,55;0,60;5,65;10,65;12,60;36,7" o:connectangles="0,0,0,0,0,0,0,0,0,0,0"/>
                </v:shape>
                <v:shape id="Freeform 2028" o:spid="_x0000_s1127" style="position:absolute;left:4514;top:8115;width:48;height:60;visibility:visible;mso-wrap-style:square;v-text-anchor:top" coordsize="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UPMUA&#10;AADdAAAADwAAAGRycy9kb3ducmV2LnhtbESPT2vCQBTE7wW/w/KE3pqNKUqIriJCSaFQ8M/B4zP7&#10;TILZtyG7Jum37wqCx2FmfsOsNqNpRE+dqy0rmEUxCOLC6ppLBafj10cKwnlkjY1lUvBHDjbrydsK&#10;M20H3lN/8KUIEHYZKqi8bzMpXVGRQRfZljh4V9sZ9EF2pdQdDgFuGpnE8UIarDksVNjSrqLidrgb&#10;BeNVHuOS0t+7zXfzT6x/8nN+Uep9Om6XIDyN/hV+tr+1giRZzOHxJj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xQ8xQAAAN0AAAAPAAAAAAAAAAAAAAAAAJgCAABkcnMv&#10;ZG93bnJldi54bWxQSwUGAAAAAAQABAD1AAAAigMAAAAA&#10;" path="m48,10l43,5,38,,33,5,,50r,5l5,60r5,l14,55,48,10xe" fillcolor="black" stroked="f">
                  <v:path arrowok="t" o:connecttype="custom" o:connectlocs="48,10;43,5;38,0;33,5;0,50;0,55;5,60;10,60;14,55;48,10" o:connectangles="0,0,0,0,0,0,0,0,0,0"/>
                </v:shape>
                <v:shape id="Freeform 2029" o:spid="_x0000_s1128" style="position:absolute;left:4468;top:8199;width:41;height:60;visibility:visible;mso-wrap-style:square;v-text-anchor:top" coordsize="4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34cUA&#10;AADdAAAADwAAAGRycy9kb3ducmV2LnhtbESPX2vCMBTF3wd+h3AFX0RTy6hbZxSRCQNhYifs9dLc&#10;NcXmpmui1m9vBsIeD+fPj7NY9bYRF+p87VjBbJqAIC6drrlScPzaTl5A+ICssXFMCm7kYbUcPC0w&#10;1+7KB7oUoRJxhH2OCkwIbS6lLw1Z9FPXEkfvx3UWQ5RdJXWH1zhuG5kmSSYt1hwJBlvaGCpPxdkq&#10;eL01/v1zn2jzvDn9juff510R4Wo07NdvIAL14T/8aH9oBWmaZfD3Jj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3fhxQAAAN0AAAAPAAAAAAAAAAAAAAAAAJgCAABkcnMv&#10;ZG93bnJldi54bWxQSwUGAAAAAAQABAD1AAAAigMAAAAA&#10;" path="m41,10r,-5l36,,32,,27,5,,53r,4l5,60r3,l12,57,41,10xe" fillcolor="black" stroked="f">
                  <v:path arrowok="t" o:connecttype="custom" o:connectlocs="41,10;41,5;36,0;32,0;27,5;0,53;0,57;5,60;8,60;12,57;41,10" o:connectangles="0,0,0,0,0,0,0,0,0,0,0"/>
                </v:shape>
                <v:shape id="Freeform 2030" o:spid="_x0000_s1129" style="position:absolute;left:4416;top:8283;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6bDMMA&#10;AADdAAAADwAAAGRycy9kb3ducmV2LnhtbESPQWsCMRSE74X+h/AKvdVs92Db1SiystBrtdLrY/NM&#10;Fjcv2yTq1l/fCILHYWa+YebL0fXiRCF2nhW8TgoQxK3XHRsF39vm5R1ETMgae8+k4I8iLBePD3Os&#10;tD/zF502yYgM4VihApvSUEkZW0sO48QPxNnb++AwZRmM1AHPGe56WRbFVDrsOC9YHKi21B42R6eg&#10;5uanrH8/1qbeNcFwfxmlvSj1/DSuZiASjekevrU/tYKynL7B9U1+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6bDMMAAADdAAAADwAAAAAAAAAAAAAAAACYAgAAZHJzL2Rv&#10;d25yZXYueG1sUEsFBgAAAAAEAAQA9QAAAIgDAAAAAA==&#10;" path="m43,9r,-4l38,,33,,28,5,,53r,4l4,62r5,l14,57,43,9xe" fillcolor="black" stroked="f">
                  <v:path arrowok="t" o:connecttype="custom" o:connectlocs="43,9;43,5;38,0;33,0;28,5;0,53;0,57;4,62;9,62;14,57;43,9" o:connectangles="0,0,0,0,0,0,0,0,0,0,0"/>
                </v:shape>
                <v:shape id="Freeform 2031" o:spid="_x0000_s1130" style="position:absolute;left:4363;top:8369;width:43;height:60;visibility:visible;mso-wrap-style:square;v-text-anchor:top" coordsize="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yDL8A&#10;AADdAAAADwAAAGRycy9kb3ducmV2LnhtbERPy4rCMBTdD/gP4QruxtQsRKpRxAfMdlQUd5fm2lSb&#10;m9JErX69WQzM8nDes0XnavGgNlSeNYyGGQjiwpuKSw2H/fZ7AiJEZIO1Z9LwogCLee9rhrnxT/6l&#10;xy6WIoVwyFGDjbHJpQyFJYdh6BvixF186zAm2JbStPhM4a6WKsvG0mHFqcFiQytLxW13dxo2VFRH&#10;e9qQvKy7lz+rt72qvdaDfrecgojUxX/xn/vHaFBqnOamN+kJ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vIMvwAAAN0AAAAPAAAAAAAAAAAAAAAAAJgCAABkcnMvZG93bnJl&#10;di54bWxQSwUGAAAAAAQABAD1AAAAhAMAAAAA&#10;" path="m43,10r,-7l38,,33,,29,3,,50r,5l5,60r5,l14,55,43,10xe" fillcolor="black" stroked="f">
                  <v:path arrowok="t" o:connecttype="custom" o:connectlocs="43,10;43,3;38,0;33,0;29,3;0,50;0,55;5,60;10,60;14,55;43,10" o:connectangles="0,0,0,0,0,0,0,0,0,0,0"/>
                </v:shape>
                <v:shape id="Freeform 2032" o:spid="_x0000_s1131" style="position:absolute;left:4313;top:8453;width:40;height:62;visibility:visible;mso-wrap-style:square;v-text-anchor:top" coordsize="40,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Fn8UA&#10;AADdAAAADwAAAGRycy9kb3ducmV2LnhtbESPQWsCMRSE70L/Q3hCb5p1S8WuRiktLT0o6LbU6yN5&#10;7i5uXpYk1e2/N4LgcZiZb5jFqretOJEPjWMFk3EGglg703Cl4Of7YzQDESKywdYxKfinAKvlw2CB&#10;hXFn3tGpjJVIEA4FKqhj7Aopg67JYhi7jjh5B+ctxiR9JY3Hc4LbVuZZNpUWG04LNXb0VpM+ln9W&#10;Qbl///VBPuebJ95+YjbTsVtrpR6H/escRKQ+3sO39pdRkOfTF7i+SU9AL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aEWfxQAAAN0AAAAPAAAAAAAAAAAAAAAAAJgCAABkcnMv&#10;ZG93bnJldi54bWxQSwUGAAAAAAQABAD1AAAAigMAAAAA&#10;" path="m40,10r,-5l36,,33,,28,5,,50r,7l4,62r5,l14,57,40,10xe" fillcolor="black" stroked="f">
                  <v:path arrowok="t" o:connecttype="custom" o:connectlocs="40,10;40,5;36,0;33,0;28,5;0,50;0,57;4,62;9,62;14,57;40,10" o:connectangles="0,0,0,0,0,0,0,0,0,0,0"/>
                </v:shape>
                <v:shape id="Freeform 2033" o:spid="_x0000_s1132" style="position:absolute;left:4260;top:8537;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6VpcAA&#10;AADdAAAADwAAAGRycy9kb3ducmV2LnhtbERPu27CMBTdK/EP1q3EVpxmKCXFoCpVpK68xHoV39pR&#10;4+tguxD4ejwgdTw67+V6dL04U4idZwWvswIEcet1x0bBfte8vIOICVlj75kUXCnCejV5WmKl/YU3&#10;dN4mI3IIxwoV2JSGSsrYWnIYZ34gztyPDw5ThsFIHfCSw10vy6J4kw47zg0WB6ottb/bP6eg5uZY&#10;1qfFl6kPTTDc30Zpb0pNn8fPDxCJxvQvfri/tYKynOf9+U1+AnJ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B6VpcAAAADdAAAADwAAAAAAAAAAAAAAAACYAgAAZHJzL2Rvd25y&#10;ZXYueG1sUEsFBgAAAAAEAAQA9QAAAIUDAAAAAA==&#10;" path="m43,9r,-4l38,,33,,29,5,,53r,4l5,62r4,l14,57,43,9xe" fillcolor="black" stroked="f">
                  <v:path arrowok="t" o:connecttype="custom" o:connectlocs="43,9;43,5;38,0;33,0;29,5;0,53;0,57;5,62;9,62;14,57;43,9" o:connectangles="0,0,0,0,0,0,0,0,0,0,0"/>
                </v:shape>
                <v:shape id="Freeform 2034" o:spid="_x0000_s1133" style="position:absolute;left:4210;top:8623;width:45;height:60;visibility:visible;mso-wrap-style:square;v-text-anchor:top" coordsize="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HHcYA&#10;AADdAAAADwAAAGRycy9kb3ducmV2LnhtbESPzWrDMBCE74W8g9hALqWRY0pTHCuhDQnkmKY9JLfF&#10;Wtsi1spY8k/fvioUehxm5hsm3022EQN13jhWsFomIIgLpw1XCr4+j0+vIHxA1tg4JgXf5GG3nT3k&#10;mGk38gcNl1CJCGGfoYI6hDaT0hc1WfRL1xJHr3SdxRBlV0nd4RjhtpFpkrxIi4bjQo0t7Wsq7pfe&#10;KjiY0A83c30fH0v7fD6vT+7eX5VazKe3DYhAU/gP/7VPWkGarlfw+yY+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JHHcYAAADdAAAADwAAAAAAAAAAAAAAAACYAgAAZHJz&#10;L2Rvd25yZXYueG1sUEsFBgAAAAAEAAQA9QAAAIsDAAAAAA==&#10;" path="m45,7r,-2l40,,35,,31,5,,50r,5l4,60r5,l12,55,45,7xe" fillcolor="black" stroked="f">
                  <v:path arrowok="t" o:connecttype="custom" o:connectlocs="45,7;45,5;40,0;35,0;31,5;0,50;0,55;4,60;9,60;12,55;45,7" o:connectangles="0,0,0,0,0,0,0,0,0,0,0"/>
                </v:shape>
                <v:shape id="Freeform 2035" o:spid="_x0000_s1134" style="position:absolute;left:4162;top:8707;width:43;height:60;visibility:visible;mso-wrap-style:square;v-text-anchor:top" coordsize="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TO8MA&#10;AADdAAAADwAAAGRycy9kb3ducmV2LnhtbESPQWsCMRSE7wX/Q3hCb92sOdSyGkXUQq/Vonh7bJ6b&#10;1c3Lskl17a9vBMHjMDPfMNN57xpxoS7UnjWMshwEcelNzZWGn+3n2weIEJENNp5Jw40CzGeDlykW&#10;xl/5my6bWIkE4VCgBhtjW0gZSksOQ+Zb4uQdfecwJtlV0nR4TXDXSJXn79JhzWnBYktLS+V58+s0&#10;rKmsd3a/Jnlc9Td/UH/2pLZavw77xQREpD4+w4/2l9Gg1FjB/U16An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TO8MAAADdAAAADwAAAAAAAAAAAAAAAACYAgAAZHJzL2Rv&#10;d25yZXYueG1sUEsFBgAAAAAEAAQA9QAAAIgDAAAAAA==&#10;" path="m43,10r,-5l38,,33,,28,5,,53r,2l4,60r5,l14,55,43,10xe" fillcolor="black" stroked="f">
                  <v:path arrowok="t" o:connecttype="custom" o:connectlocs="43,10;43,5;38,0;33,0;28,5;0,53;0,55;4,60;9,60;14,55;43,10" o:connectangles="0,0,0,0,0,0,0,0,0,0,0"/>
                </v:shape>
                <v:shape id="Freeform 2036" o:spid="_x0000_s1135" style="position:absolute;left:4123;top:8791;width:29;height:38;visibility:visible;mso-wrap-style:square;v-text-anchor:top" coordsize="2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TOosgA&#10;AADdAAAADwAAAGRycy9kb3ducmV2LnhtbESPQWvCQBSE7wX/w/KEXkqzMQYraVYRUVCRltpeentk&#10;n0kw+zZktxr99d2C0OMwM98w+bw3jThT52rLCkZRDIK4sLrmUsHX5/p5CsJ5ZI2NZVJwJQfz2eAh&#10;x0zbC3/Q+eBLESDsMlRQed9mUrqiIoMusi1x8I62M+iD7EqpO7wEuGlkEscTabDmsFBhS8uKitPh&#10;xyi47d8nq+JYvl2/t7t08TRNjb6lSj0O+8UrCE+9/w/f2xutIElexvD3Jjw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NM6iyAAAAN0AAAAPAAAAAAAAAAAAAAAAAJgCAABk&#10;cnMvZG93bnJldi54bWxQSwUGAAAAAAQABAD1AAAAjQMAAAAA&#10;" path="m29,9r,-4l24,,19,,15,5,,33r5,5l15,38,29,9xe" fillcolor="black" stroked="f">
                  <v:path arrowok="t" o:connecttype="custom" o:connectlocs="29,9;29,5;24,0;19,0;15,5;0,33;5,38;15,38;29,9" o:connectangles="0,0,0,0,0,0,0,0,0"/>
                </v:shape>
                <v:line id="Line 2037" o:spid="_x0000_s1136" style="position:absolute;visibility:visible;mso-wrap-style:square" from="1255,9670" to="5765,9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LdrsYAAADdAAAADwAAAGRycy9kb3ducmV2LnhtbESP3WrCQBSE7wu+w3KE3hTdGEoN0VVU&#10;ENIbW38e4JA9JsHdszG7avr2bqHQy2FmvmHmy94acafON44VTMYJCOLS6YYrBafjdpSB8AFZo3FM&#10;Cn7Iw3IxeJljrt2D93Q/hEpECPscFdQhtLmUvqzJoh+7ljh6Z9dZDFF2ldQdPiLcGpkmyYe02HBc&#10;qLGlTU3l5XCzCt6y/emrKNf2nO2On9dvU0ydKZR6HfarGYhAffgP/7ULrSBNp+/w+yY+Abl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i3a7GAAAA3QAAAA8AAAAAAAAA&#10;AAAAAAAAoQIAAGRycy9kb3ducmV2LnhtbFBLBQYAAAAABAAEAPkAAACUAwAAAAA=&#10;" strokeweight=".7pt"/>
                <v:shape id="Freeform 2038" o:spid="_x0000_s1137" style="position:absolute;left:2728;top:8961;width:15;height:65;visibility:visible;mso-wrap-style:square;v-text-anchor:top" coordsize="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vHcYA&#10;AADdAAAADwAAAGRycy9kb3ducmV2LnhtbESPQWsCMRSE7wX/Q3hCL6VmXWgtW6OoULCgB7e99PbY&#10;PDfbJi9LEnX9901B6HGYmW+Y+XJwVpwpxM6zgumkAEHceN1xq+Dz4+3xBURMyBqtZ1JwpQjLxehu&#10;jpX2Fz7QuU6tyBCOFSowKfWVlLEx5DBOfE+cvaMPDlOWoZU64CXDnZVlUTxLhx3nBYM9bQw1P/XJ&#10;KdjZ8I7ten+sv7+0KeTOlg96qtT9eFi9gkg0pP/wrb3VCspy9gR/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wvHcYAAADdAAAADwAAAAAAAAAAAAAAAACYAgAAZHJz&#10;L2Rvd25yZXYueG1sUEsFBgAAAAAEAAQA9QAAAIsDAAAAAA==&#10;" path="m15,5l5,,,5r,5l,62r5,3l10,65r5,-3l15,57,15,5xe" fillcolor="black" stroked="f">
                  <v:path arrowok="t" o:connecttype="custom" o:connectlocs="15,5;5,0;0,5;0,10;0,62;5,65;10,65;15,62;15,57;15,5" o:connectangles="0,0,0,0,0,0,0,0,0,0"/>
                </v:shape>
                <v:shape id="Freeform 2039" o:spid="_x0000_s1138" style="position:absolute;left:2728;top:9054;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66scA&#10;AADdAAAADwAAAGRycy9kb3ducmV2LnhtbESPT2vCQBTE74LfYXmFXkqzaQ5pSV1FlEJVUExtz4/s&#10;yx+afRuyq0Y/vVsoeBxm5jfMZDaYVpyod41lBS9RDIK4sLrhSsHh6+P5DYTzyBpby6TgQg5m0/Fo&#10;gpm2Z97TKfeVCBB2GSqove8yKV1Rk0EX2Y44eKXtDfog+0rqHs8BblqZxHEqDTYcFmrsaFFT8Zsf&#10;jQJdHLYlpvPV5vtnHV936bJtnpZKPT4M83cQngZ/D/+3P7WCJHlN4e9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DOurHAAAA3QAAAA8AAAAAAAAAAAAAAAAAmAIAAGRy&#10;cy9kb3ducmV2LnhtbFBLBQYAAAAABAAEAPUAAACMAwAAAAA=&#10;" path="m15,5l10,,5,,,5r,5l,67r5,5l10,72r5,-5l15,63,15,5xe" fillcolor="black" stroked="f">
                  <v:path arrowok="t" o:connecttype="custom" o:connectlocs="15,5;10,0;5,0;0,5;0,10;0,67;5,72;10,72;15,67;15,63;15,5" o:connectangles="0,0,0,0,0,0,0,0,0,0,0"/>
                </v:shape>
                <v:shape id="Freeform 2040" o:spid="_x0000_s1139" style="position:absolute;left:2728;top:9153;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cccA&#10;AADdAAAADwAAAGRycy9kb3ducmV2LnhtbESPT2vCQBTE7wW/w/IEL6XZmEOU6CqiCGqhotWeH9mX&#10;PzT7NmRXTfvpu4VCj8PM/IaZL3vTiDt1rrasYBzFIIhzq2suFVzety9TEM4ja2wsk4IvcrBcDJ7m&#10;mGn74BPdz74UAcIuQwWV920mpcsrMugi2xIHr7CdQR9kV0rd4SPATSOTOE6lwZrDQoUtrSvKP883&#10;o0Dnl7cC09X+9fpxiL+P6aapnzdKjYb9agbCU+//w3/tnVaQJJMJ/L4JT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Pn3HHAAAA3QAAAA8AAAAAAAAAAAAAAAAAmAIAAGRy&#10;cy9kb3ducmV2LnhtbFBLBQYAAAAABAAEAPUAAACMAwAAAAA=&#10;" path="m15,4l10,,5,,,4,,9,,67r5,5l10,72r5,-5l15,62,15,4xe" fillcolor="black" stroked="f">
                  <v:path arrowok="t" o:connecttype="custom" o:connectlocs="15,4;10,0;5,0;0,4;0,9;0,67;5,72;10,72;15,67;15,62;15,4" o:connectangles="0,0,0,0,0,0,0,0,0,0,0"/>
                </v:shape>
                <v:shape id="Freeform 2041" o:spid="_x0000_s1140" style="position:absolute;left:2728;top:9253;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Bd0MQA&#10;AADdAAAADwAAAGRycy9kb3ducmV2LnhtbERPTWvCQBC9C/0PyxR6q5sGsSW6CVJUCoK1UaHHITtN&#10;gtnZkN3E2F/fPRQ8Pt73MhtNIwbqXG1Zwcs0AkFcWF1zqeB03Dy/gXAeWWNjmRTcyEGWPkyWmGh7&#10;5S8acl+KEMIuQQWV920ipSsqMuimtiUO3I/tDPoAu1LqDq8h3DQyjqK5NFhzaKiwpfeKikveGwV5&#10;37vd9+z3fDvs+3W83X8Oox+UenocVwsQnkZ/F/+7P7SCOH4Nc8Ob8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gXdDEAAAA3QAAAA8AAAAAAAAAAAAAAAAAmAIAAGRycy9k&#10;b3ducmV2LnhtbFBLBQYAAAAABAAEAPUAAACJAwAAAAA=&#10;" path="m15,5l10,,5,,,5r,5l,65r5,5l10,70r5,-5l15,60,15,5xe" fillcolor="black" stroked="f">
                  <v:path arrowok="t" o:connecttype="custom" o:connectlocs="15,5;10,0;5,0;0,5;0,10;0,65;5,70;10,70;15,65;15,60;15,5" o:connectangles="0,0,0,0,0,0,0,0,0,0,0"/>
                </v:shape>
                <v:shape id="Freeform 2042" o:spid="_x0000_s1141" style="position:absolute;left:2728;top:9352;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Kc9cUA&#10;AADdAAAADwAAAGRycy9kb3ducmV2LnhtbESPQWvCQBSE7wX/w/IK3uqmOSRN6ipFsBQ81Yrg7Zl9&#10;ZoPZtyG7mvjv3YLgcZiZb5j5crStuFLvG8cK3mcJCOLK6YZrBbu/9dsHCB+QNbaOScGNPCwXk5c5&#10;ltoN/EvXbahFhLAvUYEJoSul9JUhi37mOuLonVxvMUTZ11L3OES4bWWaJJm02HBcMNjRylB13l6s&#10;gmJT6MvZ5HrIxtPer+tjdvjOlZq+jl+fIAKN4Rl+tH+0gjTNC/h/E5+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cpz1xQAAAN0AAAAPAAAAAAAAAAAAAAAAAJgCAABkcnMv&#10;ZG93bnJldi54bWxQSwUGAAAAAAQABAD1AAAAigMAAAAA&#10;" path="m15,4l10,,5,,,4,,9,,64r5,5l10,69r5,-5l15,62,15,4xe" fillcolor="black" stroked="f">
                  <v:path arrowok="t" o:connecttype="custom" o:connectlocs="15,4;10,0;5,0;0,4;0,9;0,64;5,69;10,69;15,64;15,62;15,4" o:connectangles="0,0,0,0,0,0,0,0,0,0,0"/>
                </v:shape>
                <v:shape id="Freeform 2043" o:spid="_x0000_s1142" style="position:absolute;left:2728;top:9450;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3IsIA&#10;AADdAAAADwAAAGRycy9kb3ducmV2LnhtbERPy4rCMBTdC/5DuIIb0dQuilSjyIigDig+ZtaX5tqW&#10;aW5KE7XO15uF4PJw3rNFaypxp8aVlhWMRxEI4szqknMFl/N6OAHhPLLGyjIpeJKDxbzbmWGq7YOP&#10;dD/5XIQQdikqKLyvUyldVpBBN7I1ceCutjHoA2xyqRt8hHBTyTiKEmmw5NBQYE1fBWV/p5tRoLPL&#10;/orJcvv987uL/g/JqioHK6X6vXY5BeGp9R/x273RCuJ4EvaHN+EJ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c3ciwgAAAN0AAAAPAAAAAAAAAAAAAAAAAJgCAABkcnMvZG93&#10;bnJldi54bWxQSwUGAAAAAAQABAD1AAAAhwMAAAAA&#10;" path="m15,5l10,,5,,,5,,9,,67r5,5l10,72r5,-5l15,62,15,5xe" fillcolor="black" stroked="f">
                  <v:path arrowok="t" o:connecttype="custom" o:connectlocs="15,5;10,0;5,0;0,5;0,9;0,67;5,72;10,72;15,67;15,62;15,5" o:connectangles="0,0,0,0,0,0,0,0,0,0,0"/>
                </v:shape>
                <v:shape id="Freeform 2044" o:spid="_x0000_s1143" style="position:absolute;left:2728;top:9548;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uccA&#10;AADdAAAADwAAAGRycy9kb3ducmV2LnhtbESPQWvCQBSE74X+h+UVvJS6MYcgqatIpdAqWJpGz4/s&#10;MwnNvg3ZbRL99a5Q8DjMzDfMYjWaRvTUudqygtk0AkFcWF1zqSD/eX+Zg3AeWWNjmRScycFq+fiw&#10;wFTbgb+pz3wpAoRdigoq79tUSldUZNBNbUscvJPtDPogu1LqDocAN42MoyiRBmsOCxW29FZR8Zv9&#10;GQW6yPcnTNafu8NxG12+kk1TP2+UmjyN61cQnkZ/D/+3P7SCOJ7P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0rnHAAAA3QAAAA8AAAAAAAAAAAAAAAAAmAIAAGRy&#10;cy9kb3ducmV2LnhtbFBLBQYAAAAABAAEAPUAAACMAwAAAAA=&#10;" path="m15,5l10,,5,,,5r,5l,67r5,5l10,72r5,-5l15,62,15,5xe" fillcolor="black" stroked="f">
                  <v:path arrowok="t" o:connecttype="custom" o:connectlocs="15,5;10,0;5,0;0,5;0,10;0,67;5,72;10,72;15,67;15,62;15,5" o:connectangles="0,0,0,0,0,0,0,0,0,0,0"/>
                </v:shape>
                <v:shape id="Freeform 2045" o:spid="_x0000_s1144" style="position:absolute;left:2728;top:9649;width:20;height:26;visibility:visible;mso-wrap-style:square;v-text-anchor:top" coordsize="2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BSJMcA&#10;AADdAAAADwAAAGRycy9kb3ducmV2LnhtbESPW2vCQBCF3wv9D8sUfGs2TbFK6ipSKagFqRcKfRuy&#10;YxKbnY3ZNcZ/7woFHw/n8nFGk85UoqXGlZYVvEQxCOLM6pJzBbvt5/MQhPPIGivLpOBCDibjx4cR&#10;ptqeeU3txucijLBLUUHhfZ1K6bKCDLrI1sTB29vGoA+yyaVu8BzGTSWTOH6TBksOhAJr+igo+9uc&#10;TIB8L6Zfx9/Bz2B/6Mv5rKXl4XWlVO+pm76D8NT5e/i/PdcKkmSYwO1NeAJyf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AUiTHAAAA3QAAAA8AAAAAAAAAAAAAAAAAmAIAAGRy&#10;cy9kb3ducmV2LnhtbFBLBQYAAAAABAAEAPUAAACMAwAAAAA=&#10;" path="m15,4l10,,5,,,4,,9,5,26r5,l15,24r5,l15,4xe" fillcolor="black" stroked="f">
                  <v:path arrowok="t" o:connecttype="custom" o:connectlocs="15,4;10,0;5,0;0,4;0,9;5,26;10,26;15,24;20,24;15,4" o:connectangles="0,0,0,0,0,0,0,0,0,0"/>
                </v:shape>
                <v:shape id="Freeform 2046" o:spid="_x0000_s1145" style="position:absolute;left:3169;top:8774;width:15;height:65;visibility:visible;mso-wrap-style:square;v-text-anchor:top" coordsize="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xi1cUA&#10;AADdAAAADwAAAGRycy9kb3ducmV2LnhtbESPQWsCMRSE7wX/Q3iCl1KzbkFka5S2UFDQg9teents&#10;npttk5clSXX9940geBxm5htmuR6cFScKsfOsYDYtQBA3XnfcKvj6/HhagIgJWaP1TAouFGG9Gj0s&#10;sdL+zAc61akVGcKxQgUmpb6SMjaGHMap74mzd/TBYcoytFIHPGe4s7Isirl02HFeMNjTu6Hmt/5z&#10;CnY2bLF92x/rn29tCrmz5aOeKTUZD68vIBIN6R6+tTdaQVkunuH6Jj8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GLVxQAAAN0AAAAPAAAAAAAAAAAAAAAAAJgCAABkcnMv&#10;ZG93bnJldi54bWxQSwUGAAAAAAQABAD1AAAAigMAAAAA&#10;" path="m15,7l10,5,5,,,5,,55r,5l5,65r5,l15,60,15,7xe" fillcolor="black" stroked="f">
                  <v:path arrowok="t" o:connecttype="custom" o:connectlocs="15,7;10,5;5,0;0,5;0,55;0,60;5,65;10,65;15,60;15,7" o:connectangles="0,0,0,0,0,0,0,0,0,0"/>
                </v:shape>
                <v:shape id="Freeform 2047" o:spid="_x0000_s1146" style="position:absolute;left:3169;top:8867;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gn8scA&#10;AADdAAAADwAAAGRycy9kb3ducmV2LnhtbESPQWvCQBSE74L/YXmCN90YRCR1E0pREQTbpi30+Mi+&#10;JqHZtyG7ibG/vlsoeBxm5html42mEQN1rrasYLWMQBAXVtdcKnh/Oyy2IJxH1thYJgU3cpCl08kO&#10;E22v/EpD7ksRIOwSVFB53yZSuqIig25pW+LgfdnOoA+yK6Xu8BrgppFxFG2kwZrDQoUtPVVUfOe9&#10;UZD3vTt/rn8+bi+Xfh8fL8/D6Ael5rPx8QGEp9Hfw//tk1YQx9s1/L0JT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4J/LHAAAA3QAAAA8AAAAAAAAAAAAAAAAAmAIAAGRy&#10;cy9kb3ducmV2LnhtbFBLBQYAAAAABAAEAPUAAACMAwAAAAA=&#10;" path="m15,8r,-3l10,,5,,,5,,60r,5l5,70r5,l15,65,15,8xe" fillcolor="black" stroked="f">
                  <v:path arrowok="t" o:connecttype="custom" o:connectlocs="15,8;15,5;10,0;5,0;0,5;0,60;0,65;5,70;10,70;15,65;15,8" o:connectangles="0,0,0,0,0,0,0,0,0,0,0"/>
                </v:shape>
                <v:shape id="Freeform 2048" o:spid="_x0000_s1147" style="position:absolute;left:3169;top:8966;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TUuscA&#10;AADdAAAADwAAAGRycy9kb3ducmV2LnhtbESPW2vCQBSE34X+h+UU+iJm00CDRFeRSqGtoDReng/Z&#10;kwtmz4bsVlN/fbcg9HGYmW+Y+XIwrbhQ7xrLCp6jGARxYXXDlYLD/m0yBeE8ssbWMin4IQfLxcNo&#10;jpm2V/6iS+4rESDsMlRQe99lUrqiJoMush1x8ErbG/RB9pXUPV4D3LQyieNUGmw4LNTY0WtNxTn/&#10;Ngp0cdiWmK4+NsfTZ3zbpeu2Ga+VenocVjMQngb/H76337WCJJm+wN+b8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E1LrHAAAA3QAAAA8AAAAAAAAAAAAAAAAAmAIAAGRy&#10;cy9kb3ducmV2LnhtbFBLBQYAAAAABAAEAPUAAACMAwAAAAA=&#10;" path="m15,9r,-4l10,,5,,,5,,60r,4l5,72r5,l15,64,15,9xe" fillcolor="black" stroked="f">
                  <v:path arrowok="t" o:connecttype="custom" o:connectlocs="15,9;15,5;10,0;5,0;0,5;0,60;0,64;5,72;10,72;15,64;15,9" o:connectangles="0,0,0,0,0,0,0,0,0,0,0"/>
                </v:shape>
                <v:shape id="Freeform 2049" o:spid="_x0000_s1148" style="position:absolute;left:3169;top:9064;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KzcUA&#10;AADdAAAADwAAAGRycy9kb3ducmV2LnhtbESPT4vCMBTE7wt+h/CEvSyabg9FqlFEEdYVXPx7fjTP&#10;tti8lCZq9dMbYcHjMDO/YUaT1lTiSo0rLSv47kcgiDOrS84V7HeL3gCE88gaK8uk4E4OJuPOxwhT&#10;bW+8oevW5yJA2KWooPC+TqV0WUEGXd/WxME72cagD7LJpW7wFuCmknEUJdJgyWGhwJpmBWXn7cUo&#10;0Nl+fcJkulwdjr/R4y+ZV+XXXKnPbjsdgvDU+nf4v/2jFcTxIIHXm/AE5Pg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krNxQAAAN0AAAAPAAAAAAAAAAAAAAAAAJgCAABkcnMv&#10;ZG93bnJldi54bWxQSwUGAAAAAAQABAD1AAAAigMAAAAA&#10;" path="m15,10r,-5l10,,5,,,5,,62r,5l5,72r5,l15,67r,-57xe" fillcolor="black" stroked="f">
                  <v:path arrowok="t" o:connecttype="custom" o:connectlocs="15,10;15,5;10,0;5,0;0,5;0,62;0,67;5,72;10,72;15,67;15,10" o:connectangles="0,0,0,0,0,0,0,0,0,0,0"/>
                </v:shape>
                <v:shape id="Freeform 2050" o:spid="_x0000_s1149" style="position:absolute;left:3169;top:9162;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vVscA&#10;AADdAAAADwAAAGRycy9kb3ducmV2LnhtbESPT2vCQBTE7wW/w/IEL6XZmEMq0VVEEdRCRas9P7Iv&#10;f2j2bciumvbTdwsFj8PM/IaZLXrTiBt1rrasYBzFIIhzq2suFZw/Ni8TEM4ja2wsk4JvcrCYD55m&#10;mGl75yPdTr4UAcIuQwWV920mpcsrMugi2xIHr7CdQR9kV0rd4T3ATSOTOE6lwZrDQoUtrSrKv05X&#10;o0Dn5/cC0+Xu7fK5j38O6bqpn9dKjYb9cgrCU+8f4f/2VitIkskr/L0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a71bHAAAA3QAAAA8AAAAAAAAAAAAAAAAAmAIAAGRy&#10;cy9kb3ducmV2LnhtbFBLBQYAAAAABAAEAPUAAACMAwAAAAA=&#10;" path="m15,10r,-3l10,,5,,,7,,63r,4l5,72r5,l15,67r,-57xe" fillcolor="black" stroked="f">
                  <v:path arrowok="t" o:connecttype="custom" o:connectlocs="15,10;15,7;10,0;5,0;0,7;0,63;0,67;5,72;10,72;15,67;15,10" o:connectangles="0,0,0,0,0,0,0,0,0,0,0"/>
                </v:shape>
                <v:shape id="Freeform 2051" o:spid="_x0000_s1150" style="position:absolute;left:3169;top:9263;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JScIA&#10;AADdAAAADwAAAGRycy9kb3ducmV2LnhtbERPy4rCMBTdC/MP4Qqz09Quqq1GkQFFmJUPhNndaa5N&#10;sbkpTbSdv58sBJeH815tBtuIJ3W+dqxgNk1AEJdO11wpuJx3kwUIH5A1No5JwR952Kw/RisstOv5&#10;SM9TqEQMYV+gAhNCW0jpS0MW/dS1xJG7uc5iiLCrpO6wj+G2kWmSZNJizbHBYEtfhsr76WEV5N+5&#10;ftzNXPfZcLv6XfWb/eznSn2Oh+0SRKAhvMUv90ErSNNF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60lJwgAAAN0AAAAPAAAAAAAAAAAAAAAAAJgCAABkcnMvZG93&#10;bnJldi54bWxQSwUGAAAAAAQABAD1AAAAhwMAAAAA&#10;" path="m15,7r,-2l10,,5,,,5,,60r,5l5,69r5,l15,65,15,7xe" fillcolor="black" stroked="f">
                  <v:path arrowok="t" o:connecttype="custom" o:connectlocs="15,7;15,5;10,0;5,0;0,5;0,60;0,65;5,69;10,69;15,65;15,7" o:connectangles="0,0,0,0,0,0,0,0,0,0,0"/>
                </v:shape>
                <v:shape id="Freeform 2052" o:spid="_x0000_s1151" style="position:absolute;left:3169;top:9361;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IbMcA&#10;AADdAAAADwAAAGRycy9kb3ducmV2LnhtbESPQWvCQBSE74L/YXkFb3XTIGJTVymiIghq0xZ6fGRf&#10;k9Ds25DdxOivd4WCx2FmvmHmy95UoqPGlZYVvIwjEMSZ1SXnCr4+N88zEM4ja6wsk4ILOVguhoM5&#10;Jtqe+YO61OciQNglqKDwvk6kdFlBBt3Y1sTB+7WNQR9kk0vd4DnATSXjKJpKgyWHhQJrWhWU/aWt&#10;UZC2rdv/TK7fl9OhXcfbw7HrfafU6Kl/fwPhqfeP8H97pxXE8ewV7m/C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5iGzHAAAA3QAAAA8AAAAAAAAAAAAAAAAAmAIAAGRy&#10;cy9kb3ducmV2LnhtbFBLBQYAAAAABAAEAPUAAACMAwAAAAA=&#10;" path="m15,10r,-5l10,,5,,,5,,60r,5l5,70r5,l15,65r,-55xe" fillcolor="black" stroked="f">
                  <v:path arrowok="t" o:connecttype="custom" o:connectlocs="15,10;15,5;10,0;5,0;0,5;0,60;0,65;5,70;10,70;15,65;15,10" o:connectangles="0,0,0,0,0,0,0,0,0,0,0"/>
                </v:shape>
                <v:shape id="Freeform 2053" o:spid="_x0000_s1152" style="position:absolute;left:3169;top:9459;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3LMQA&#10;AADdAAAADwAAAGRycy9kb3ducmV2LnhtbERPTWvCQBC9C/0PyxR6q5sGkTa6CVJUCoK1UaHHITtN&#10;gtnZkN3E2F/fPRQ8Pt73MhtNIwbqXG1Zwcs0AkFcWF1zqeB03Dy/gnAeWWNjmRTcyEGWPkyWmGh7&#10;5S8acl+KEMIuQQWV920ipSsqMuimtiUO3I/tDPoAu1LqDq8h3DQyjqK5NFhzaKiwpfeKikveGwV5&#10;37vd9+z3fDvs+3W83X8Oox+UenocVwsQnkZ/F/+7P7SCOH4L+8Ob8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atyzEAAAA3QAAAA8AAAAAAAAAAAAAAAAAmAIAAGRycy9k&#10;b3ducmV2LnhtbFBLBQYAAAAABAAEAPUAAACJAwAAAAA=&#10;" path="m15,10r,-5l10,,5,,,5,,63r,4l5,70r5,l15,67r,-57xe" fillcolor="black" stroked="f">
                  <v:path arrowok="t" o:connecttype="custom" o:connectlocs="15,10;15,5;10,0;5,0;0,5;0,63;0,67;5,70;10,70;15,67;15,10" o:connectangles="0,0,0,0,0,0,0,0,0,0,0"/>
                </v:shape>
                <v:shape id="Freeform 2054" o:spid="_x0000_s1153" style="position:absolute;left:3169;top:9558;width:15;height:71;visibility:visible;mso-wrap-style:square;v-text-anchor:top" coordsize="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BDEcYA&#10;AADdAAAADwAAAGRycy9kb3ducmV2LnhtbESPzWrDMBCE74W+g9hCLiaRY9Ifu1FCCJQUeorbQ46L&#10;tbXVSitjqbH79lUg0OMwM98w6+3krDjTEIxnBctFDoK48dpwq+Dj/WX+BCJEZI3WMyn4pQDbze3N&#10;GivtRz7SuY6tSBAOFSroYuwrKUPTkcOw8D1x8j794DAmObRSDzgmuLOyyPMH6dBwWuiwp31HzXf9&#10;4xSYr2B2q8fy/pSVo4zWZ2/2kCk1u5t2zyAiTfE/fG2/agVFUS7h8iY9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BDEcYAAADdAAAADwAAAAAAAAAAAAAAAACYAgAAZHJz&#10;L2Rvd25yZXYueG1sUEsFBgAAAAAEAAQA9QAAAIsDAAAAAA==&#10;" path="m15,9r,-5l10,,5,,,4,,62r,5l5,71r5,l15,67,15,9xe" fillcolor="black" stroked="f">
                  <v:path arrowok="t" o:connecttype="custom" o:connectlocs="15,9;15,4;10,0;5,0;0,4;0,62;0,67;5,71;10,71;15,67;15,9" o:connectangles="0,0,0,0,0,0,0,0,0,0,0"/>
                </v:shape>
                <v:shape id="Freeform 2055" o:spid="_x0000_s1154" style="position:absolute;left:3574;top:8678;width:15;height:67;visibility:visible;mso-wrap-style:square;v-text-anchor:top" coordsize="1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lPT8QA&#10;AADdAAAADwAAAGRycy9kb3ducmV2LnhtbESPwW7CMBBE70j9B2srcQMHH2gJGARICC49lPABK3tJ&#10;osbr1DaQ/n2NVKnH0cy80aw2g+vEnUJsPWuYTQsQxMbblmsNl+oweQcRE7LFzjNp+KEIm/XLaIWl&#10;9Q/+pPs51SJDOJaooUmpL6WMpiGHcep74uxdfXCYsgy1tAEfGe46qYpiLh22nBca7GnfkPk635yG&#10;4hqMmi2q7/mtTx/H2uzetmqn9fh12C5BJBrSf/ivfbIalFooeL7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JT0/EAAAA3QAAAA8AAAAAAAAAAAAAAAAAmAIAAGRycy9k&#10;b3ducmV2LnhtbFBLBQYAAAAABAAEAPUAAACJAwAAAAA=&#10;" path="m15,5l5,,,5r,5l,63r5,4l10,67r5,-4l15,58,15,5xe" fillcolor="black" stroked="f">
                  <v:path arrowok="t" o:connecttype="custom" o:connectlocs="15,5;5,0;0,5;0,10;0,63;5,67;10,67;15,63;15,58;15,5" o:connectangles="0,0,0,0,0,0,0,0,0,0"/>
                </v:shape>
                <v:shape id="Freeform 2056" o:spid="_x0000_s1155" style="position:absolute;left:3574;top:8774;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gpW8cA&#10;AADdAAAADwAAAGRycy9kb3ducmV2LnhtbESPQWvCQBSE7wX/w/IEb3VjLGJTVxFpS6GgNip4fGRf&#10;k2D2bchuYuyv7wqFHoeZ+YZZrHpTiY4aV1pWMBlHIIgzq0vOFRwPb49zEM4ja6wsk4IbOVgtBw8L&#10;TLS98hd1qc9FgLBLUEHhfZ1I6bKCDLqxrYmD920bgz7IJpe6wWuAm0rGUTSTBksOCwXWtCkou6St&#10;UZC2rfs8P/2cbvtt+xq/b3dd7zulRsN+/QLCU+//w3/tD60gjp+ncH8Tn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IKVvHAAAA3QAAAA8AAAAAAAAAAAAAAAAAmAIAAGRy&#10;cy9kb3ducmV2LnhtbFBLBQYAAAAABAAEAPUAAACMAwAAAAA=&#10;" path="m15,5l10,,5,,,5,,7,,65r5,5l10,70r5,-5l15,60,15,5xe" fillcolor="black" stroked="f">
                  <v:path arrowok="t" o:connecttype="custom" o:connectlocs="15,5;10,0;5,0;0,5;0,7;0,65;5,70;10,70;15,65;15,60;15,5" o:connectangles="0,0,0,0,0,0,0,0,0,0,0"/>
                </v:shape>
                <v:shape id="Freeform 2057" o:spid="_x0000_s1156" style="position:absolute;left:3574;top:8872;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GxL8cA&#10;AADdAAAADwAAAGRycy9kb3ducmV2LnhtbESPQWvCQBSE7wX/w/IK3symQYqNrlJEpVCwNir0+Mi+&#10;JqHZtyG7ibG/visIPQ4z8w2zWA2mFj21rrKs4CmKQRDnVldcKDgdt5MZCOeRNdaWScGVHKyWo4cF&#10;ptpe+JP6zBciQNilqKD0vkmldHlJBl1kG+LgfdvWoA+yLaRu8RLgppZJHD9LgxWHhRIbWpeU/2Sd&#10;UZB1nXv/mv6er4d9t0l2+49+8L1S48fhdQ7C0+D/w/f2m1aQJC9TuL0JT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hsS/HAAAA3QAAAA8AAAAAAAAAAAAAAAAAmAIAAGRy&#10;cy9kb3ducmV2LnhtbFBLBQYAAAAABAAEAPUAAACMAwAAAAA=&#10;" path="m15,3l10,,5,,,3r,7l,65r5,5l10,70r5,-5l15,60,15,3xe" fillcolor="black" stroked="f">
                  <v:path arrowok="t" o:connecttype="custom" o:connectlocs="15,3;10,0;5,0;0,3;0,10;0,65;5,70;10,70;15,65;15,60;15,3" o:connectangles="0,0,0,0,0,0,0,0,0,0,0"/>
                </v:shape>
                <v:shape id="Freeform 2058" o:spid="_x0000_s1157" style="position:absolute;left:3574;top:8971;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wCsUA&#10;AADdAAAADwAAAGRycy9kb3ducmV2LnhtbESPQWvCQBSE74X+h+UJ3urGgNFEVymCUvBUlUJvz+wz&#10;G8y+DdnVpP/eLRR6HGbmG2a1GWwjHtT52rGC6SQBQVw6XXOl4HzavS1A+ICssXFMCn7Iw2b9+rLC&#10;QrueP+lxDJWIEPYFKjAhtIWUvjRk0U9cSxy9q+sshii7SuoO+wi3jUyTJJMWa44LBlvaGipvx7tV&#10;kB9yfb+Zue6z4frld9Ul+97PlRqPhvcliEBD+A//tT+0gjTNZ/D7Jj4B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3AKxQAAAN0AAAAPAAAAAAAAAAAAAAAAAJgCAABkcnMv&#10;ZG93bnJldi54bWxQSwUGAAAAAAQABAD1AAAAigMAAAAA&#10;" path="m15,4l10,,5,,,4,,9,,67r5,2l10,69r5,-2l15,59,15,4xe" fillcolor="black" stroked="f">
                  <v:path arrowok="t" o:connecttype="custom" o:connectlocs="15,4;10,0;5,0;0,4;0,9;0,67;5,69;10,69;15,67;15,59;15,4" o:connectangles="0,0,0,0,0,0,0,0,0,0,0"/>
                </v:shape>
                <v:shape id="Freeform 2059" o:spid="_x0000_s1158" style="position:absolute;left:3574;top:9069;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HufcUA&#10;AADdAAAADwAAAGRycy9kb3ducmV2LnhtbESPQWvCQBSE7wX/w/IEb3VjDrGJriKCIvSkLQVvz+wz&#10;G8y+DdnVxH/fFQo9DjPzDbNcD7YRD+p87VjBbJqAIC6drrlS8P21e/8A4QOyxsYxKXiSh/Vq9LbE&#10;Qruej/Q4hUpECPsCFZgQ2kJKXxqy6KeuJY7e1XUWQ5RdJXWHfYTbRqZJkkmLNccFgy1tDZW3090q&#10;yD9zfb+Zue6z4frjd9UlO+/nSk3Gw2YBItAQ/sN/7YNWkKZ5Bq838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4e59xQAAAN0AAAAPAAAAAAAAAAAAAAAAAJgCAABkcnMv&#10;ZG93bnJldi54bWxQSwUGAAAAAAQABAD1AAAAigMAAAAA&#10;" path="m15,5l10,,5,,,5,,9,,67r5,2l10,69r5,-2l15,62,15,5xe" fillcolor="black" stroked="f">
                  <v:path arrowok="t" o:connecttype="custom" o:connectlocs="15,5;10,0;5,0;0,5;0,9;0,67;5,69;10,69;15,67;15,62;15,5" o:connectangles="0,0,0,0,0,0,0,0,0,0,0"/>
                </v:shape>
                <v:shape id="Freeform 2060" o:spid="_x0000_s1159" style="position:absolute;left:3574;top:9169;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MvWMcA&#10;AADdAAAADwAAAGRycy9kb3ducmV2LnhtbESPQWvCQBSE7wX/w/IEb3VjkGpTVxFpS6GgNip4fGRf&#10;k2D2bchuYuyv7wqFHoeZ+YZZrHpTiY4aV1pWMBlHIIgzq0vOFRwPb49zEM4ja6wsk4IbOVgtBw8L&#10;TLS98hd1qc9FgLBLUEHhfZ1I6bKCDLqxrYmD920bgz7IJpe6wWuAm0rGUfQkDZYcFgqsaVNQdklb&#10;oyBtW/d5nv6cbvtt+xq/b3dd7zulRsN+/QLCU+//w3/tD60gjp9ncH8Tn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L1jHAAAA3QAAAA8AAAAAAAAAAAAAAAAAmAIAAGRy&#10;cy9kb3ducmV2LnhtbFBLBQYAAAAABAAEAPUAAACMAwAAAAA=&#10;" path="m15,3l10,,5,,,3,,8,,65r5,5l10,70r5,-5l15,60,15,3xe" fillcolor="black" stroked="f">
                  <v:path arrowok="t" o:connecttype="custom" o:connectlocs="15,3;10,0;5,0;0,3;0,8;0,65;5,70;10,70;15,65;15,60;15,3" o:connectangles="0,0,0,0,0,0,0,0,0,0,0"/>
                </v:shape>
                <v:shape id="Freeform 2061" o:spid="_x0000_s1160" style="position:absolute;left:3574;top:9268;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LflMEA&#10;AADdAAAADwAAAGRycy9kb3ducmV2LnhtbERPTYvCMBC9L/gfwgje1tQe6rYaRQRF8LSuCN7GZmyK&#10;zaQ00dZ/vzks7PHxvpfrwTbiRZ2vHSuYTRMQxKXTNVcKzj+7zy8QPiBrbByTgjd5WK9GH0sstOv5&#10;m16nUIkYwr5ABSaEtpDSl4Ys+qlriSN3d53FEGFXSd1hH8NtI9MkyaTFmmODwZa2hsrH6WkV5Mdc&#10;Px9mrvtsuF/8rrpl1/1cqcl42CxABBrCv/jPfdAK0jSPc+Ob+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y35TBAAAA3QAAAA8AAAAAAAAAAAAAAAAAmAIAAGRycy9kb3du&#10;cmV2LnhtbFBLBQYAAAAABAAEAPUAAACGAwAAAAA=&#10;" path="m15,2l10,,5,,,2,,9,,64r5,5l10,69r5,-5l15,60,15,2xe" fillcolor="black" stroked="f">
                  <v:path arrowok="t" o:connecttype="custom" o:connectlocs="15,2;10,0;5,0;0,2;0,9;0,64;5,69;10,69;15,64;15,60;15,2" o:connectangles="0,0,0,0,0,0,0,0,0,0,0"/>
                </v:shape>
                <v:shape id="Freeform 2062" o:spid="_x0000_s1161" style="position:absolute;left:3574;top:9366;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56D8UA&#10;AADdAAAADwAAAGRycy9kb3ducmV2LnhtbESPQWvCQBSE74L/YXkFb7ppDtFENyKCpdBTtRR6e80+&#10;syHZtyG7mvjvu4VCj8PMfMPs9pPtxJ0G3zhW8LxKQBBXTjdcK/i4nJYbED4ga+wck4IHediX89kO&#10;C+1Gfqf7OdQiQtgXqMCE0BdS+sqQRb9yPXH0rm6wGKIcaqkHHCPcdjJNkkxabDguGOzpaKhqzzer&#10;IH/L9a01az1m0/XTn+rv7OtlrdTiaTpsQQSawn/4r/2qFaRpnsPvm/gEZ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noPxQAAAN0AAAAPAAAAAAAAAAAAAAAAAJgCAABkcnMv&#10;ZG93bnJldi54bWxQSwUGAAAAAAQABAD1AAAAigMAAAAA&#10;" path="m15,5l10,,5,,,5,,9,,65r5,4l10,69r5,-4l15,60,15,5xe" fillcolor="black" stroked="f">
                  <v:path arrowok="t" o:connecttype="custom" o:connectlocs="15,5;10,0;5,0;0,5;0,9;0,65;5,69;10,69;15,65;15,60;15,5" o:connectangles="0,0,0,0,0,0,0,0,0,0,0"/>
                </v:shape>
                <v:shape id="Freeform 2063" o:spid="_x0000_s1162" style="position:absolute;left:3574;top:9464;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EtNsQA&#10;AADdAAAADwAAAGRycy9kb3ducmV2LnhtbERPTWvCQBC9C/6HZYTe6sa0FIluQhEthYLVtILHITsm&#10;odnZkN3E2F/fPRQ8Pt73OhtNIwbqXG1ZwWIegSAurK65VPD9tXtcgnAeWWNjmRTcyEGWTidrTLS9&#10;8pGG3JcihLBLUEHlfZtI6YqKDLq5bYkDd7GdQR9gV0rd4TWEm0bGUfQiDdYcGipsaVNR8ZP3RkHe&#10;9+7j/Px7uh32/TZ+238Oox+UepiNrysQnkZ/F/+737WC+CkK+8Ob8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xLTbEAAAA3QAAAA8AAAAAAAAAAAAAAAAAmAIAAGRycy9k&#10;b3ducmV2LnhtbFBLBQYAAAAABAAEAPUAAACJAwAAAAA=&#10;" path="m15,5l10,,5,,,5r,5l,65r5,5l10,70r5,-5l15,62,15,5xe" fillcolor="black" stroked="f">
                  <v:path arrowok="t" o:connecttype="custom" o:connectlocs="15,5;10,0;5,0;0,5;0,10;0,65;5,70;10,70;15,65;15,62;15,5" o:connectangles="0,0,0,0,0,0,0,0,0,0,0"/>
                </v:shape>
                <v:shape id="Freeform 2064" o:spid="_x0000_s1163" style="position:absolute;left:3574;top:9562;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3efsYA&#10;AADdAAAADwAAAGRycy9kb3ducmV2LnhtbESPQWsCMRSE70L/Q3iFXqQmKiyyGkUqhVZB0arnx+a5&#10;u7h5WTapbvvrjSB4HGbmG2Yya20lLtT40rGGfk+BIM6cKTnXsP/5fB+B8AHZYOWYNPyRh9n0pTPB&#10;1Lgrb+myC7mIEPYpaihCqFMpfVaQRd9zNXH0Tq6xGKJscmkavEa4reRAqURaLDkuFFjTR0HZefdr&#10;NZhsvz5hMv9eHY5L9b9JFlXZXWj99trOxyACteEZfrS/jIbBUPXh/iY+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3efsYAAADdAAAADwAAAAAAAAAAAAAAAACYAgAAZHJz&#10;L2Rvd25yZXYueG1sUEsFBgAAAAAEAAQA9QAAAIsDAAAAAA==&#10;" path="m15,5l10,,5,,,5r,5l,67r5,5l10,72r5,-5l15,63,15,5xe" fillcolor="black" stroked="f">
                  <v:path arrowok="t" o:connecttype="custom" o:connectlocs="15,5;10,0;5,0;0,5;0,10;0,67;5,72;10,72;15,67;15,63;15,5" o:connectangles="0,0,0,0,0,0,0,0,0,0,0"/>
                </v:shape>
                <v:shape id="Freeform 2065" o:spid="_x0000_s1164" style="position:absolute;left:3574;top:9661;width:20;height:14;visibility:visible;mso-wrap-style:square;v-text-anchor:top" coordsize="2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vrMMA&#10;AADdAAAADwAAAGRycy9kb3ducmV2LnhtbESPy2rDMBBF94X+g5hCdo1cF0xwo4SQxlAvSomTDxis&#10;8YNaIyMptvP3VaHQ5eU+Dne7X8wgJnK+t6zgZZ2AIK6t7rlVcL0UzxsQPiBrHCyTgjt52O8eH7aY&#10;azvzmaYqtCKOsM9RQRfCmEvp644M+rUdiaPXWGcwROlaqR3OcdwMMk2STBrsORI6HOnYUf1d3YyC&#10;sjg375uGyvo0fY2fkY9uyZRaPS2HNxCBlvAf/mt/aAXpa5LC75v4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cvrMMAAADdAAAADwAAAAAAAAAAAAAAAACYAgAAZHJzL2Rv&#10;d25yZXYueG1sUEsFBgAAAAAEAAQA9QAAAIgDAAAAAA==&#10;" path="m15,4l10,,5,,,4r,8l5,14r5,l15,12r5,l15,4xe" fillcolor="black" stroked="f">
                  <v:path arrowok="t" o:connecttype="custom" o:connectlocs="15,4;10,0;5,0;0,4;0,12;5,14;10,14;15,12;20,12;15,4" o:connectangles="0,0,0,0,0,0,0,0,0,0"/>
                </v:shape>
                <v:shape id="Freeform 2066" o:spid="_x0000_s1165" style="position:absolute;left:3857;top:8678;width:12;height:67;visibility:visible;mso-wrap-style:square;v-text-anchor:top" coordsize="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u8YA&#10;AADdAAAADwAAAGRycy9kb3ducmV2LnhtbESPzWrDMBCE74W+g9hCbo3UmJbgRjYhPySnQpL2kNti&#10;bW1TaWUsxXHePioUehxm5htmUY7OioH60HrW8DJVIIgrb1quNXyets9zECEiG7SeScONApTF48MC&#10;c+OvfKDhGGuRIBxy1NDE2OVShqohh2HqO+LkffveYUyyr6Xp8ZrgzsqZUm/SYctpocGOVg1VP8eL&#10;03AYQvZhv3aX29mt1WpjXu1uedZ68jQu30FEGuN/+K+9Nxpmmcrg9016ArK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mu8YAAADdAAAADwAAAAAAAAAAAAAAAACYAgAAZHJz&#10;L2Rvd25yZXYueG1sUEsFBgAAAAAEAAQA9QAAAIsDAAAAAA==&#10;" path="m12,5l5,,,5r,5l,63r5,4l10,67r2,-4l12,58,12,5xe" fillcolor="black" stroked="f">
                  <v:path arrowok="t" o:connecttype="custom" o:connectlocs="12,5;5,0;0,5;0,10;0,63;5,67;10,67;12,63;12,58;12,5" o:connectangles="0,0,0,0,0,0,0,0,0,0"/>
                </v:shape>
                <v:shape id="Freeform 2067" o:spid="_x0000_s1166" style="position:absolute;left:3857;top:8774;width:12;height:70;visibility:visible;mso-wrap-style:square;v-text-anchor:top" coordsize="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l5o8UA&#10;AADdAAAADwAAAGRycy9kb3ducmV2LnhtbESPT2sCMRTE74V+h/AKvWnWP0hdjWIFqdZTV8HrI3lu&#10;FjcvyybV9dsbodDjMDO/YebLztXiSm2oPCsY9DMQxNqbiksFx8Om9wEiRGSDtWdScKcAy8Xryxxz&#10;42/8Q9ciliJBOOSowMbY5FIGbclh6PuGOHln3zqMSbalNC3eEtzVcphlE+mw4rRgsaG1JX0pfp0C&#10;2o2LkXZT/b39+rSrzboq96dCqfe3bjUDEamL/+G/9tYoGI6yMTzfp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XmjxQAAAN0AAAAPAAAAAAAAAAAAAAAAAJgCAABkcnMv&#10;ZG93bnJldi54bWxQSwUGAAAAAAQABAD1AAAAigMAAAAA&#10;" path="m12,5l10,,5,,,5,,7,,65r5,5l10,70r2,-5l12,60,12,5xe" fillcolor="black" stroked="f">
                  <v:path arrowok="t" o:connecttype="custom" o:connectlocs="12,5;10,0;5,0;0,5;0,7;0,65;5,70;10,70;12,65;12,60;12,5" o:connectangles="0,0,0,0,0,0,0,0,0,0,0"/>
                </v:shape>
                <v:shape id="Freeform 2068" o:spid="_x0000_s1167" style="position:absolute;left:3857;top:8872;width:12;height:70;visibility:visible;mso-wrap-style:square;v-text-anchor:top" coordsize="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cOMUA&#10;AADdAAAADwAAAGRycy9kb3ducmV2LnhtbESPQWsCMRSE7wX/Q3iCt5pVW2lXo6ggtXrqKvT6SJ6b&#10;xc3Lskl1+++NUOhxmJlvmPmyc7W4UhsqzwpGwwwEsfam4lLB6bh9fgMRIrLB2jMp+KUAy0XvaY65&#10;8Tf+omsRS5EgHHJUYGNscimDtuQwDH1DnLyzbx3GJNtSmhZvCe5qOc6yqXRYcVqw2NDGkr4UP04B&#10;fb4UE+3e9X73sbar7aYqD9+FUoN+t5qBiNTF//Bfe2cUjCfZKzze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dw4xQAAAN0AAAAPAAAAAAAAAAAAAAAAAJgCAABkcnMv&#10;ZG93bnJldi54bWxQSwUGAAAAAAQABAD1AAAAigMAAAAA&#10;" path="m12,3l10,,5,,,3r,7l,65r5,5l10,70r2,-5l12,60,12,3xe" fillcolor="black" stroked="f">
                  <v:path arrowok="t" o:connecttype="custom" o:connectlocs="12,3;10,0;5,0;0,3;0,10;0,65;5,70;10,70;12,65;12,60;12,3" o:connectangles="0,0,0,0,0,0,0,0,0,0,0"/>
                </v:shape>
                <v:shape id="Freeform 2069" o:spid="_x0000_s1168" style="position:absolute;left:3857;top:8971;width:12;height:69;visibility:visible;mso-wrap-style:square;v-text-anchor:top" coordsize="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XcccA&#10;AADdAAAADwAAAGRycy9kb3ducmV2LnhtbESPT2vCQBTE70K/w/IKXqRumoK0qatIS7SIIEm99PbI&#10;vvyh2bchu5r023cFweMwM79hluvRtOJCvWssK3ieRyCIC6sbrhScvtOnVxDOI2tsLZOCP3KwXj1M&#10;lphoO3BGl9xXIkDYJaig9r5LpHRFTQbd3HbEwSttb9AH2VdS9zgEuGllHEULabDhsFBjRx81Fb/5&#10;2Sj4obQ0n/udzcrZcDoOB/O2GbdKTR/HzTsIT6O/h2/tL60gfokW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WF3HHAAAA3QAAAA8AAAAAAAAAAAAAAAAAmAIAAGRy&#10;cy9kb3ducmV2LnhtbFBLBQYAAAAABAAEAPUAAACMAwAAAAA=&#10;" path="m12,4l10,,5,,,4,,9,,67r5,2l10,69r2,-2l12,59,12,4xe" fillcolor="black" stroked="f">
                  <v:path arrowok="t" o:connecttype="custom" o:connectlocs="12,4;10,0;5,0;0,4;0,9;0,67;5,69;10,69;12,67;12,59;12,4" o:connectangles="0,0,0,0,0,0,0,0,0,0,0"/>
                </v:shape>
                <v:shape id="Freeform 2070" o:spid="_x0000_s1169" style="position:absolute;left:3857;top:9069;width:12;height:69;visibility:visible;mso-wrap-style:square;v-text-anchor:top" coordsize="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qy6sgA&#10;AADdAAAADwAAAGRycy9kb3ducmV2LnhtbESPW2vCQBSE34X+h+UU+lLMRgte0qwiLbZFBIn60rdD&#10;9uSC2bMhuzXpv+8KBR+HmfmGSdeDacSVOldbVjCJYhDEudU1lwrOp+14AcJ5ZI2NZVLwSw7Wq4dR&#10;iom2PWd0PfpSBAi7BBVU3reJlC6vyKCLbEscvMJ2Bn2QXSl1h32Am0ZO43gmDdYcFips6a2i/HL8&#10;MQq+aVuY992nzYrn/nzo92a5GT6UenocNq8gPA3+Hv5vf2kF05d4Drc34Qn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WrLqyAAAAN0AAAAPAAAAAAAAAAAAAAAAAJgCAABk&#10;cnMvZG93bnJldi54bWxQSwUGAAAAAAQABAD1AAAAjQMAAAAA&#10;" path="m12,5l10,,5,,,5,,9,,67r5,2l10,69r2,-2l12,62,12,5xe" fillcolor="black" stroked="f">
                  <v:path arrowok="t" o:connecttype="custom" o:connectlocs="12,5;10,0;5,0;0,5;0,9;0,67;5,69;10,69;12,67;12,62;12,5" o:connectangles="0,0,0,0,0,0,0,0,0,0,0"/>
                </v:shape>
                <v:shape id="Freeform 2071" o:spid="_x0000_s1170" style="position:absolute;left:3857;top:9169;width:12;height:70;visibility:visible;mso-wrap-style:square;v-text-anchor:top" coordsize="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RzpsMA&#10;AADdAAAADwAAAGRycy9kb3ducmV2LnhtbERPW2vCMBR+F/wP4Qh7s6kXxuyaihNkbj6tDvZ6SM6a&#10;YnNSmkzrv18eBnv8+O7ldnSduNIQWs8KFlkOglh703Kj4PN8mD+BCBHZYOeZFNwpwLaaTkosjL/x&#10;B13r2IgUwqFABTbGvpAyaEsOQ+Z74sR9+8FhTHBopBnwlsJdJ5d5/igdtpwaLPa0t6Qv9Y9TQG/r&#10;eqXdRr8fX1/s7rBvm9NXrdTDbNw9g4g0xn/xn/toFCxXeZqb3qQnI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RzpsMAAADdAAAADwAAAAAAAAAAAAAAAACYAgAAZHJzL2Rv&#10;d25yZXYueG1sUEsFBgAAAAAEAAQA9QAAAIgDAAAAAA==&#10;" path="m12,3l10,,5,,,3,,8,,65r5,5l10,70r2,-5l12,60,12,3xe" fillcolor="black" stroked="f">
                  <v:path arrowok="t" o:connecttype="custom" o:connectlocs="12,3;10,0;5,0;0,3;0,8;0,65;5,70;10,70;12,65;12,60;12,3" o:connectangles="0,0,0,0,0,0,0,0,0,0,0"/>
                </v:shape>
                <v:shape id="Freeform 2072" o:spid="_x0000_s1171" style="position:absolute;left:3857;top:9268;width:12;height:69;visibility:visible;mso-wrap-style:square;v-text-anchor:top" coordsize="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mDA8YA&#10;AADdAAAADwAAAGRycy9kb3ducmV2LnhtbESPS4sCMRCE78L+h9ALXmTN6IKso1FE0V1EEB8Xb82k&#10;54GTzjCJzvjvzYLgsaiqr6jpvDWluFPtCssKBv0IBHFidcGZgvNp/fUDwnlkjaVlUvAgB/PZR2eK&#10;sbYNH+h+9JkIEHYxKsi9r2IpXZKTQde3FXHwUlsb9EHWmdQ1NgFuSjmMopE0WHBYyLGiZU7J9Xgz&#10;Ci60Ts1q+2sPaa8575udGS/ajVLdz3YxAeGp9e/wq/2nFQy/ozH8vw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mDA8YAAADdAAAADwAAAAAAAAAAAAAAAACYAgAAZHJz&#10;L2Rvd25yZXYueG1sUEsFBgAAAAAEAAQA9QAAAIsDAAAAAA==&#10;" path="m12,2l10,,5,,,2,,9,,64r5,5l10,69r2,-5l12,60,12,2xe" fillcolor="black" stroked="f">
                  <v:path arrowok="t" o:connecttype="custom" o:connectlocs="12,2;10,0;5,0;0,2;0,9;0,64;5,69;10,69;12,64;12,60;12,2" o:connectangles="0,0,0,0,0,0,0,0,0,0,0"/>
                </v:shape>
                <v:shape id="Freeform 2073" o:spid="_x0000_s1172" style="position:absolute;left:3857;top:9366;width:12;height:69;visibility:visible;mso-wrap-style:square;v-text-anchor:top" coordsize="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8Q8QA&#10;AADdAAAADwAAAGRycy9kb3ducmV2LnhtbERPy2rCQBTdF/yH4QpuSp1oodjoJIiiliKIaTbdXTI3&#10;D8zcCZnRpH/fWRS6PJz3Jh1NKx7Uu8aygsU8AkFcWN1wpSD/OrysQDiPrLG1TAp+yEGaTJ42GGs7&#10;8JUema9ECGEXo4La+y6W0hU1GXRz2xEHrrS9QR9gX0nd4xDCTSuXUfQmDTYcGmrsaFdTccvuRsE3&#10;HUqz/zzZa/k85JfhbN6341Gp2XTcrkF4Gv2/+M/9oRUsXxdhf3gTnoB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qvEPEAAAA3QAAAA8AAAAAAAAAAAAAAAAAmAIAAGRycy9k&#10;b3ducmV2LnhtbFBLBQYAAAAABAAEAPUAAACJAwAAAAA=&#10;" path="m12,5l10,,5,,,5,,9,,65r5,4l10,69r2,-4l12,60,12,5xe" fillcolor="black" stroked="f">
                  <v:path arrowok="t" o:connecttype="custom" o:connectlocs="12,5;10,0;5,0;0,5;0,9;0,65;5,69;10,69;12,65;12,60;12,5" o:connectangles="0,0,0,0,0,0,0,0,0,0,0"/>
                </v:shape>
                <v:shape id="Freeform 2074" o:spid="_x0000_s1173" style="position:absolute;left:3857;top:9464;width:12;height:70;visibility:visible;mso-wrap-style:square;v-text-anchor:top" coordsize="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dM5sUA&#10;AADdAAAADwAAAGRycy9kb3ducmV2LnhtbESPQWsCMRSE7wX/Q3hCbzW7KkW3RlFBqvXkWuj1kbxu&#10;FjcvyybV7b83QqHHYWa+YRar3jXiSl2oPSvIRxkIYu1NzZWCz/PuZQYiRGSDjWdS8EsBVsvB0wIL&#10;4298omsZK5EgHApUYGNsCymDtuQwjHxLnLxv3zmMSXaVNB3eEtw1cpxlr9JhzWnBYktbS/pS/jgF&#10;dJiWE+3m+mP/vrHr3baujl+lUs/Dfv0GIlIf/8N/7b1RMJ7kOTzepCc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0zmxQAAAN0AAAAPAAAAAAAAAAAAAAAAAJgCAABkcnMv&#10;ZG93bnJldi54bWxQSwUGAAAAAAQABAD1AAAAigMAAAAA&#10;" path="m12,5l10,,5,,,5r,5l,65r5,5l10,70r2,-5l12,62,12,5xe" fillcolor="black" stroked="f">
                  <v:path arrowok="t" o:connecttype="custom" o:connectlocs="12,5;10,0;5,0;0,5;0,10;0,65;5,70;10,70;12,65;12,62;12,5" o:connectangles="0,0,0,0,0,0,0,0,0,0,0"/>
                </v:shape>
                <v:shape id="Freeform 2075" o:spid="_x0000_s1174" style="position:absolute;left:3857;top:9562;width:12;height:72;visibility:visible;mso-wrap-style:square;v-text-anchor:top" coordsize="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IMUA&#10;AADdAAAADwAAAGRycy9kb3ducmV2LnhtbESPQWvCQBSE7wX/w/KE3urGCFZSVxEhaE9SjeDxmX3N&#10;BrNvQ3bV+O9dodDjMDPfMPNlbxtxo87XjhWMRwkI4tLpmisFxSH/mIHwAVlj45gUPMjDcjF4m2Om&#10;3Z1/6LYPlYgQ9hkqMCG0mZS+NGTRj1xLHL1f11kMUXaV1B3eI9w2Mk2SqbRYc1ww2NLaUHnZX62C&#10;Zroz6cltP7+L4nTOcZ0fV5ujUu/DfvUFIlAf/sN/7a1WkE7GKbzexCc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JEgxQAAAN0AAAAPAAAAAAAAAAAAAAAAAJgCAABkcnMv&#10;ZG93bnJldi54bWxQSwUGAAAAAAQABAD1AAAAigMAAAAA&#10;" path="m12,5l10,,5,,,5r,5l,67r5,5l10,72r2,-5l12,63,12,5xe" fillcolor="black" stroked="f">
                  <v:path arrowok="t" o:connecttype="custom" o:connectlocs="12,5;10,0;5,0;0,5;0,10;0,67;5,72;10,72;12,67;12,63;12,5" o:connectangles="0,0,0,0,0,0,0,0,0,0,0"/>
                </v:shape>
                <v:shape id="Freeform 2076" o:spid="_x0000_s1175" style="position:absolute;left:3857;top:9661;width:17;height:14;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pJsIA&#10;AADdAAAADwAAAGRycy9kb3ducmV2LnhtbESPUWsCMRCE3wv9D2EF32pOBdueRmnFgj5W+wO2yXo5&#10;vGxCkur13xtB8HGYnW92FqvedeJMMbWeFYxHFQhi7U3LjYKfw9fLG4iUkQ12nknBPyVYLZ+fFlgb&#10;f+FvOu9zIwqEU40KbM6hljJpSw7TyAfi4h19dJiLjI00ES8F7jo5qaqZdNhyabAYaG1Jn/Z/rrwx&#10;M84eY3P6DO9Rb37DTr+ug1LDQf8xB5Gpz4/je3prFEym4ync1hQE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sWkmwgAAAN0AAAAPAAAAAAAAAAAAAAAAAJgCAABkcnMvZG93&#10;bnJldi54bWxQSwUGAAAAAAQABAD1AAAAhwMAAAAA&#10;" path="m12,4l10,,5,,,4r,8l5,14r5,l12,12r5,l12,4xe" fillcolor="black" stroked="f">
                  <v:path arrowok="t" o:connecttype="custom" o:connectlocs="12,4;10,0;5,0;0,4;0,12;5,14;10,14;12,12;17,12;12,4" o:connectangles="0,0,0,0,0,0,0,0,0,0"/>
                </v:shape>
                <v:shape id="Freeform 2077" o:spid="_x0000_s1176" style="position:absolute;left:4157;top:8786;width:14;height:67;visibility:visible;mso-wrap-style:square;v-text-anchor:top" coordsize="1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5lf8YA&#10;AADdAAAADwAAAGRycy9kb3ducmV2LnhtbESPQWsCMRSE74L/ITzBm5vVSrFbo4i04EVobaH09rp5&#10;3V3cvGyTqLG/3giCx2FmvmHmy2hacSTnG8sKxlkOgri0uuFKwefH62gGwgdkja1lUnAmD8tFvzfH&#10;QtsTv9NxFyqRIOwLVFCH0BVS+rImgz6zHXHyfq0zGJJ0ldQOTwluWjnJ80dpsOG0UGNH65rK/e5g&#10;FMzy+BdX3fT/qzz/vHxb/+Temq1Sw0FcPYMIFMM9fGtvtILJw3gK1zfpCc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5lf8YAAADdAAAADwAAAAAAAAAAAAAAAACYAgAAZHJz&#10;L2Rvd25yZXYueG1sUEsFBgAAAAAEAAQA9QAAAIsDAAAAAA==&#10;" path="m14,10l9,5,5,,,5,,58r,4l5,67r4,l14,62r,-52xe" fillcolor="black" stroked="f">
                  <v:path arrowok="t" o:connecttype="custom" o:connectlocs="14,10;9,5;5,0;0,5;0,58;0,62;5,67;9,67;14,62;14,10" o:connectangles="0,0,0,0,0,0,0,0,0,0"/>
                </v:shape>
                <v:shape id="Freeform 2078" o:spid="_x0000_s1177" style="position:absolute;left:4157;top:8882;width:14;height:69;visibility:visible;mso-wrap-style:square;v-text-anchor:top" coordsize="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uXMUA&#10;AADdAAAADwAAAGRycy9kb3ducmV2LnhtbESPQWsCMRSE74X+h/AKvbnZVdRlNUpRCr0VbRGPj+S5&#10;G7t5WTZRt/31TUHocZiZb5jlenCtuFIfrGcFRZaDINbeWK4VfH68jkoQISIbbD2Tgm8KsF49Piyx&#10;Mv7GO7ruYy0ShEOFCpoYu0rKoBtyGDLfESfv5HuHMcm+lqbHW4K7Vo7zfCYdWk4LDXa0aUh/7S9O&#10;gXbSztrDtijnP+fJ7n1z1FP0Sj0/DS8LEJGG+B++t9+MgvGkmML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5C5cxQAAAN0AAAAPAAAAAAAAAAAAAAAAAJgCAABkcnMv&#10;ZG93bnJldi54bWxQSwUGAAAAAAQABAD1AAAAigMAAAAA&#10;" path="m14,9r,-4l9,,5,,,5,,60r,5l5,69r4,l14,65,14,9xe" fillcolor="black" stroked="f">
                  <v:path arrowok="t" o:connecttype="custom" o:connectlocs="14,9;14,5;9,0;5,0;0,5;0,60;0,65;5,69;9,69;14,65;14,9" o:connectangles="0,0,0,0,0,0,0,0,0,0,0"/>
                </v:shape>
                <v:shape id="Freeform 2079" o:spid="_x0000_s1178" style="position:absolute;left:4157;top:8980;width:14;height:70;visibility:visible;mso-wrap-style:square;v-text-anchor:top" coordsize="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KTccA&#10;AADdAAAADwAAAGRycy9kb3ducmV2LnhtbESPQWvCQBSE7wX/w/KEXopuTEEkuooIhh6koK2It0f2&#10;uQlm34bsRmN/fVco9DjMzDfMYtXbWtyo9ZVjBZNxAoK4cLpio+D7azuagfABWWPtmBQ8yMNqOXhZ&#10;YKbdnfd0OwQjIoR9hgrKEJpMSl+UZNGPXUMcvYtrLYYoWyN1i/cIt7VMk2QqLVYcF0psaFNScT10&#10;VoHpdvnx83yZmdM2z6vm+PaTrjulXof9eg4iUB/+w3/tD60gfZ9M4fk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Ck3HAAAA3QAAAA8AAAAAAAAAAAAAAAAAmAIAAGRy&#10;cy9kb3ducmV2LnhtbFBLBQYAAAAABAAEAPUAAACMAwAAAAA=&#10;" path="m14,10r,-5l9,,5,,,5,,60r,5l5,70r4,l14,65r,-55xe" fillcolor="black" stroked="f">
                  <v:path arrowok="t" o:connecttype="custom" o:connectlocs="14,10;14,5;9,0;5,0;0,5;0,60;0,65;5,70;9,70;14,65;14,10" o:connectangles="0,0,0,0,0,0,0,0,0,0,0"/>
                </v:shape>
                <v:shape id="Freeform 2080" o:spid="_x0000_s1179" style="position:absolute;left:4157;top:9078;width:14;height:72;visibility:visible;mso-wrap-style:square;v-text-anchor:top" coordsize="1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d/1MgA&#10;AADdAAAADwAAAGRycy9kb3ducmV2LnhtbESPQUvDQBSE7wX/w/KEXqTdJKItsdtSi4KFgjQtxeMj&#10;+0yC2bdxd9vEf+8KQo/DzHzDLFaDacWFnG8sK0inCQji0uqGKwXHw+tkDsIHZI2tZVLwQx5Wy5vR&#10;AnNte97TpQiViBD2OSqoQ+hyKX1Zk0E/tR1x9D6tMxiidJXUDvsIN63MkuRRGmw4LtTY0aam8qs4&#10;GwXb04c533GWuiJ92O7ev/vnl8NaqfHtsH4CEWgI1/B/+00ryO7TGfy9iU9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13/UyAAAAN0AAAAPAAAAAAAAAAAAAAAAAJgCAABk&#10;cnMvZG93bnJldi54bWxQSwUGAAAAAAQABAD1AAAAjQMAAAAA&#10;" path="m14,10r,-5l9,,5,,,5,,60r,7l5,72r4,l14,67r,-57xe" fillcolor="black" stroked="f">
                  <v:path arrowok="t" o:connecttype="custom" o:connectlocs="14,10;14,5;9,0;5,0;0,5;0,60;0,67;5,72;9,72;14,67;14,10" o:connectangles="0,0,0,0,0,0,0,0,0,0,0"/>
                </v:shape>
                <v:shape id="Freeform 2081" o:spid="_x0000_s1180" style="position:absolute;left:4157;top:9177;width:14;height:71;visibility:visible;mso-wrap-style:square;v-text-anchor:top" coordsize="1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DzMIA&#10;AADdAAAADwAAAGRycy9kb3ducmV2LnhtbERPTWsCMRC9F/wPYYTeaqIFKVujiCh6KJRqZa/DZrpZ&#10;upmsSXS3/fXmUOjx8b4Xq8G14kYhNp41TCcKBHHlTcO1hs/T7ukFREzIBlvPpOGHIqyWo4cFFsb3&#10;/EG3Y6pFDuFYoAabUldIGStLDuPEd8SZ+/LBYcow1NIE7HO4a+VMqbl02HBusNjRxlL1fbw6DZee&#10;f9+3pTpHZcu3ch/MuXVJ68fxsH4FkWhI/+I/98FomD1P89z8Jj8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PMwgAAAN0AAAAPAAAAAAAAAAAAAAAAAJgCAABkcnMvZG93&#10;bnJldi54bWxQSwUGAAAAAAQABAD1AAAAhwMAAAAA&#10;" path="m14,9r,-5l9,,5,,,4,,62r,5l5,71r4,l14,67,14,9xe" fillcolor="black" stroked="f">
                  <v:path arrowok="t" o:connecttype="custom" o:connectlocs="14,9;14,4;9,0;5,0;0,4;0,62;0,67;5,71;9,71;14,67;14,9" o:connectangles="0,0,0,0,0,0,0,0,0,0,0"/>
                </v:shape>
                <v:shape id="Freeform 2082" o:spid="_x0000_s1181" style="position:absolute;left:4157;top:9277;width:14;height:70;visibility:visible;mso-wrap-style:square;v-text-anchor:top" coordsize="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eP8gA&#10;AADdAAAADwAAAGRycy9kb3ducmV2LnhtbESPT2vCQBTE7wW/w/IKvRTdGKFo6ioiGHooQv2D9PbI&#10;Pjeh2bchu9HUT+8WCh6HmfkNM1/2thYXan3lWMF4lIAgLpyu2Cg47DfDKQgfkDXWjknBL3lYLgZP&#10;c8y0u/IXXXbBiAhhn6GCMoQmk9IXJVn0I9cQR+/sWoshytZI3eI1wm0t0yR5kxYrjgslNrQuqfjZ&#10;dVaB6T7z4/b7PDWnTZ5XzfH1lq46pV6e+9U7iEB9eIT/2x9aQToZz+DvTXwCcn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aZ4/yAAAAN0AAAAPAAAAAAAAAAAAAAAAAJgCAABk&#10;cnMvZG93bnJldi54bWxQSwUGAAAAAAQABAD1AAAAjQMAAAAA&#10;" path="m14,7r,-2l9,,5,,,5,,60r,5l5,70r4,l14,65,14,7xe" fillcolor="black" stroked="f">
                  <v:path arrowok="t" o:connecttype="custom" o:connectlocs="14,7;14,5;9,0;5,0;0,5;0,60;0,65;5,70;9,70;14,65;14,7" o:connectangles="0,0,0,0,0,0,0,0,0,0,0"/>
                </v:shape>
                <v:shape id="Freeform 2083" o:spid="_x0000_s1182" style="position:absolute;left:4157;top:9375;width:14;height:70;visibility:visible;mso-wrap-style:square;v-text-anchor:top" coordsize="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9H8QA&#10;AADdAAAADwAAAGRycy9kb3ducmV2LnhtbERPy4rCMBTdD/gP4QpuBk3twCDVKCJYXMjA+EDcXZpr&#10;WmxuSpNqna+fLAZmeTjvxaq3tXhQ6yvHCqaTBARx4XTFRsHpuB3PQPiArLF2TApe5GG1HLwtMNPu&#10;yd/0OAQjYgj7DBWUITSZlL4oyaKfuIY4cjfXWgwRtkbqFp8x3NYyTZJPabHi2FBiQ5uSivuhswpM&#10;t8/PX9fbzFy2eV415/efdN0pNRr26zmIQH34F/+5d1pB+pHG/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R/EAAAA3QAAAA8AAAAAAAAAAAAAAAAAmAIAAGRycy9k&#10;b3ducmV2LnhtbFBLBQYAAAAABAAEAPUAAACJAwAAAAA=&#10;" path="m14,10r,-5l9,,5,,,5,,60r,5l5,70r4,l14,65r,-55xe" fillcolor="black" stroked="f">
                  <v:path arrowok="t" o:connecttype="custom" o:connectlocs="14,10;14,5;9,0;5,0;0,5;0,60;0,65;5,70;9,70;14,65;14,10" o:connectangles="0,0,0,0,0,0,0,0,0,0,0"/>
                </v:shape>
                <v:shape id="Freeform 2084" o:spid="_x0000_s1183" style="position:absolute;left:4157;top:9474;width:14;height:72;visibility:visible;mso-wrap-style:square;v-text-anchor:top" coordsize="1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6IhscA&#10;AADdAAAADwAAAGRycy9kb3ducmV2LnhtbESPQWvCQBSE7wX/w/IEL6VuklKR6CpaLFQQSmMpPT6y&#10;zySYfZvurib9926h0OMwM98wy/VgWnEl5xvLCtJpAoK4tLrhSsHH8eVhDsIHZI2tZVLwQx7Wq9Hd&#10;EnNte36naxEqESHsc1RQh9DlUvqyJoN+ajvi6J2sMxiidJXUDvsIN63MkmQmDTYcF2rs6Lmm8lxc&#10;jIL955e53HOWuiJ92h/evvvt7rhRajIeNgsQgYbwH/5rv2oF2WOWwu+b+AT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eiIbHAAAA3QAAAA8AAAAAAAAAAAAAAAAAmAIAAGRy&#10;cy9kb3ducmV2LnhtbFBLBQYAAAAABAAEAPUAAACMAwAAAAA=&#10;" path="m14,9r,-4l9,,5,,,5,,60r,7l5,72r4,l14,67,14,9xe" fillcolor="black" stroked="f">
                  <v:path arrowok="t" o:connecttype="custom" o:connectlocs="14,9;14,5;9,0;5,0;0,5;0,60;0,67;5,72;9,72;14,67;14,9" o:connectangles="0,0,0,0,0,0,0,0,0,0,0"/>
                </v:shape>
                <v:shape id="Freeform 2085" o:spid="_x0000_s1184" style="position:absolute;left:4157;top:9572;width:14;height:69;visibility:visible;mso-wrap-style:square;v-text-anchor:top" coordsize="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8lcUA&#10;AADdAAAADwAAAGRycy9kb3ducmV2LnhtbESPQWvCQBSE7wX/w/KE3urGSFOJriJKobcSLaXHx+4z&#10;iWbfhuw2if76bqHQ4zAz3zDr7Wgb0VPna8cK5rMEBLF2puZSwcfp9WkJwgdkg41jUnAjD9vN5GGN&#10;uXEDF9QfQykihH2OCqoQ2lxKryuy6GeuJY7e2XUWQ5RdKU2HQ4TbRqZJkkmLNceFClvaV6Svx2+r&#10;QFtZZ83nYb58uV8Wxfv+Sz+jU+pxOu5WIAKN4T/8134zCtJFmsLvm/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XyVxQAAAN0AAAAPAAAAAAAAAAAAAAAAAJgCAABkcnMv&#10;ZG93bnJldi54bWxQSwUGAAAAAAQABAD1AAAAigMAAAAA&#10;" path="m14,10r,-5l9,,5,,,5,,62r,5l5,69r4,l14,67r,-57xe" fillcolor="black" stroked="f">
                  <v:path arrowok="t" o:connecttype="custom" o:connectlocs="14,10;14,5;9,0;5,0;0,5;0,62;0,67;5,69;9,69;14,67;14,10" o:connectangles="0,0,0,0,0,0,0,0,0,0,0"/>
                </v:shape>
                <v:shape id="Freeform 2086" o:spid="_x0000_s1185" style="position:absolute;left:2825;top:8056;width:85;height:85;visibility:visible;mso-wrap-style:square;v-text-anchor:top" coordsize="146,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wgMcA&#10;AADdAAAADwAAAGRycy9kb3ducmV2LnhtbESPQWvCQBSE70L/w/IK3symEURSVykFRZBCGy3k+Mw+&#10;k2D2bchuk7S/visIHoeZ+YZZbUbTiJ46V1tW8BLFIIgLq2suFZyO29kShPPIGhvLpOCXHGzWT5MV&#10;ptoO/EV95ksRIOxSVFB536ZSuqIigy6yLXHwLrYz6IPsSqk7HALcNDKJ44U0WHNYqLCl94qKa/Zj&#10;FIyn+PC92+4+s6X8aBfnfW7Pf7lS0+fx7RWEp9E/wvf2XitI5skcb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WsIDHAAAA3QAAAA8AAAAAAAAAAAAAAAAAmAIAAGRy&#10;cy9kb3ducmV2LnhtbFBLBQYAAAAABAAEAPUAAACMAwAAAAA=&#10;" path="m72,l65,,57,3r-7,l43,5r-5,5l31,12,22,22,12,32r-2,7l5,44,2,51r,7l,65r,7l,80r2,7l2,94r3,7l10,108r2,5l22,125r9,10l38,137r5,2l50,142r7,2l65,147r7,l79,147r7,-3l93,142r8,-3l108,137r5,-2l125,125r9,-12l137,108r2,-7l141,94r3,-7l146,80r,-8l146,65r-2,-7l141,51r-2,-7l137,39r-3,-7l125,22,113,12r-5,-2l101,5,93,3r-7,l79,,72,xe" fillcolor="black" stroked="f">
                  <v:path arrowok="t" o:connecttype="custom" o:connectlocs="42,0;38,0;33,2;29,2;25,3;22,6;18,7;13,13;7,19;6,23;3,25;1,29;1,34;0,38;0,42;0,46;1,50;1,54;3,58;6,62;7,65;13,72;18,78;22,79;25,80;29,82;33,83;38,85;42,85;46,85;50,83;54,82;59,80;63,79;66,78;73,72;78,65;80,62;81,58;82,54;84,50;85,46;85,42;85,38;84,34;82,29;81,25;80,23;78,19;73,13;66,7;63,6;59,3;54,2;50,2;46,0;42,0" o:connectangles="0,0,0,0,0,0,0,0,0,0,0,0,0,0,0,0,0,0,0,0,0,0,0,0,0,0,0,0,0,0,0,0,0,0,0,0,0,0,0,0,0,0,0,0,0,0,0,0,0,0,0,0,0,0,0,0,0"/>
                </v:shape>
                <v:shape id="Freeform 2087" o:spid="_x0000_s1186" style="position:absolute;left:2683;top:8884;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DUsQA&#10;AADdAAAADwAAAGRycy9kb3ducmV2LnhtbESP3YrCMBSE7wXfIRxh7zS1KyLVKLqw4MWu4M8DHJpj&#10;Wm1OahNt9+03guDlMDPfMItVZyvxoMaXjhWMRwkI4tzpko2C0/F7OAPhA7LGyjEp+CMPq2W/t8BM&#10;u5b39DgEIyKEfYYKihDqTEqfF2TRj1xNHL2zayyGKBsjdYNthNtKpkkylRZLjgsF1vRVUH493K2C&#10;zZhuwbW7689saszk5i/73/So1MegW89BBOrCO/xqb7WC9DOdwPN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kA1LEAAAA3QAAAA8AAAAAAAAAAAAAAAAAmAIAAGRycy9k&#10;b3ducmV2LnhtbFBLBQYAAAAABAAEAPUAAACJAwAAAAA=&#10;" path="m45,l36,3,26,5,19,7r-7,8l7,19,2,29,,36,,46r,9l2,63r5,7l12,77r7,5l26,87r10,2l45,89r8,l62,87r7,-5l77,77r4,-7l86,63r3,-8l89,46r,-10l86,29,81,19,77,15,69,7,62,5,53,3,45,xe" fillcolor="black" stroked="f">
                  <v:path arrowok="t" o:connecttype="custom" o:connectlocs="45,0;36,3;26,5;19,7;12,15;7,19;2,29;0,36;0,46;0,55;2,63;7,70;12,77;19,82;26,87;36,89;45,89;53,89;62,87;69,82;77,77;81,70;86,63;89,55;89,46;89,36;86,29;81,19;77,15;69,7;62,5;53,3;45,0" o:connectangles="0,0,0,0,0,0,0,0,0,0,0,0,0,0,0,0,0,0,0,0,0,0,0,0,0,0,0,0,0,0,0,0,0"/>
                </v:shape>
                <v:shape id="Freeform 2088" o:spid="_x0000_s1187" style="position:absolute;left:2683;top:8884;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7Wo8cA&#10;AADdAAAADwAAAGRycy9kb3ducmV2LnhtbESPT2vCQBTE74LfYXlCb7oxYjGpq5RC/13ERg8en9ln&#10;kpp9G3a3Gr99Vyj0OMzMb5jlujetuJDzjWUF00kCgri0uuFKwX73Ol6A8AFZY2uZFNzIw3o1HCwx&#10;1/bKX3QpQiUihH2OCuoQulxKX9Zk0E9sRxy9k3UGQ5SuktrhNcJNK9MkeZQGG44LNXb0UlN5Ln6M&#10;gs/pzGdvx6zYnrPDbXNy79+7OSv1MOqfn0AE6sN/+K/9oRWks3QO9zfx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e1qPHAAAA3QAAAA8AAAAAAAAAAAAAAAAAmAIAAGRy&#10;cy9kb3ducmV2LnhtbFBLBQYAAAAABAAEAPUAAACMAwAAAAA=&#10;" path="m45,l36,3,26,5,19,7r-7,8l7,19,2,29,,36,,46r,9l2,63r5,7l12,77r7,5l26,87r10,2l45,89r8,l62,87r7,-5l77,77r4,-7l86,63r3,-8l89,46r,-10l86,29,81,19,77,15,69,7,62,5,53,3,45,e" filled="f" strokeweight=".7pt">
                  <v:path arrowok="t" o:connecttype="custom" o:connectlocs="45,0;36,3;26,5;19,7;12,15;7,19;2,29;0,36;0,46;0,55;2,63;7,70;12,77;19,82;26,87;36,89;45,89;53,89;62,87;69,82;77,77;81,70;86,63;89,55;89,46;89,36;86,29;81,19;77,15;69,7;62,5;53,3;45,0" o:connectangles="0,0,0,0,0,0,0,0,0,0,0,0,0,0,0,0,0,0,0,0,0,0,0,0,0,0,0,0,0,0,0,0,0"/>
                </v:shape>
                <v:shape id="Freeform 2089" o:spid="_x0000_s1188" style="position:absolute;left:3114;top:8693;width:84;height:88;visibility:visible;mso-wrap-style:square;v-text-anchor:top" coordsize="8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YOgMUA&#10;AADdAAAADwAAAGRycy9kb3ducmV2LnhtbESPzW7CMBCE75X6DtZW6gUVh/DTNmBQVYHKFcoDrOJt&#10;HBGvg22S9O0xUqUeRzPzjWa1GWwjOvKhdqxgMs5AEJdO11wpOH3vXt5AhIissXFMCn4pwGb9+LDC&#10;QrueD9QdYyUShEOBCkyMbSFlKA1ZDGPXEifvx3mLMUlfSe2xT3DbyDzLFtJizWnBYEufhsrz8WoV&#10;vB/4OsxHW//1ejnxrPOmb7ZGqeen4WMJItIQ/8N/7b1WkE/zBdzfp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g6AxQAAAN0AAAAPAAAAAAAAAAAAAAAAAJgCAABkcnMv&#10;ZG93bnJldi54bWxQSwUGAAAAAAQABAD1AAAAigMAAAAA&#10;" path="m43,l34,,27,2,19,7r-4,5l7,19,5,26,3,36,,43r3,9l5,62r2,7l15,74r4,7l27,83r7,5l43,88r8,l60,83r7,-2l72,74r5,-5l82,62,84,52r,-9l84,36,82,26,77,19,72,12,67,7,60,2,51,,43,xe" fillcolor="black" stroked="f">
                  <v:path arrowok="t" o:connecttype="custom" o:connectlocs="43,0;34,0;27,2;19,7;15,12;7,19;5,26;3,36;0,43;3,52;5,62;7,69;15,74;19,81;27,83;34,88;43,88;51,88;60,83;67,81;72,74;77,69;82,62;84,52;84,43;84,36;82,26;77,19;72,12;67,7;60,2;51,0;43,0" o:connectangles="0,0,0,0,0,0,0,0,0,0,0,0,0,0,0,0,0,0,0,0,0,0,0,0,0,0,0,0,0,0,0,0,0"/>
                </v:shape>
                <v:shape id="Freeform 2090" o:spid="_x0000_s1189" style="position:absolute;left:3114;top:8693;width:84;height:88;visibility:visible;mso-wrap-style:square;v-text-anchor:top" coordsize="8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Iyy8QA&#10;AADdAAAADwAAAGRycy9kb3ducmV2LnhtbESPQWvCQBSE74L/YXlCL6VujLXV6CqlIHisWnp+zT6T&#10;aPZtyNtq/PeuUPA4zMw3zGLVuVqdqZXKs4HRMAFFnHtbcWHge79+mYKSgGyx9kwGriSwWvZ7C8ys&#10;v/CWzrtQqAhhydBAGUKTaS15SQ5l6Bvi6B186zBE2RbatniJcFfrNEnetMOK40KJDX2WlJ92f84A&#10;fo3ds8jr7LqZrel4mkx/f7QY8zToPuagAnXhEf5vb6yBdJy+w/1NfAJ6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iMsvEAAAA3QAAAA8AAAAAAAAAAAAAAAAAmAIAAGRycy9k&#10;b3ducmV2LnhtbFBLBQYAAAAABAAEAPUAAACJAwAAAAA=&#10;" path="m43,l34,,27,2,19,7r-4,5l7,19,5,26,3,36,,43r3,9l5,62r2,7l15,74r4,7l27,83r7,5l43,88r8,l60,83r7,-2l72,74r5,-5l82,62,84,52r,-9l84,36,82,26,77,19,72,12,67,7,60,2,51,,43,e" filled="f" strokeweight=".7pt">
                  <v:path arrowok="t" o:connecttype="custom" o:connectlocs="43,0;34,0;27,2;19,7;15,12;7,19;5,26;3,36;0,43;3,52;5,62;7,69;15,74;19,81;27,83;34,88;43,88;51,88;60,83;67,81;72,74;77,69;82,62;84,52;84,43;84,36;82,26;77,19;72,12;67,7;60,2;51,0;43,0" o:connectangles="0,0,0,0,0,0,0,0,0,0,0,0,0,0,0,0,0,0,0,0,0,0,0,0,0,0,0,0,0,0,0,0,0"/>
                </v:shape>
                <v:shape id="Freeform 2091" o:spid="_x0000_s1190" style="position:absolute;left:4116;top:876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kJV8IA&#10;AADdAAAADwAAAGRycy9kb3ducmV2LnhtbERP3WrCMBS+H/gO4QjezbR1FOmMRQcDL7ZBdQ9waI5p&#10;tTmpTbTd2y8Xg11+fP+bcrKdeNDgW8cK0mUCgrh2umWj4Pv0/rwG4QOyxs4xKfghD+V29rTBQruR&#10;K3ocgxExhH2BCpoQ+kJKXzdk0S9dTxy5sxsshggHI/WAYwy3ncySJJcWW44NDfb01lB9Pd6tgn1K&#10;t+DGr+vHOjfm5eYv1Wd2Umoxn3avIAJN4V/85z5oBdkqi3Pjm/g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QlXwgAAAN0AAAAPAAAAAAAAAAAAAAAAAJgCAABkcnMvZG93&#10;bnJldi54bWxQSwUGAAAAAAQABAD1AAAAhwMAAAAA&#10;" path="m43,l36,,26,2,19,7r-7,5l7,19,2,26,,36,,46r,9l2,62r5,8l12,77r7,5l26,86r10,3l43,89r10,l62,86r8,-4l77,77r5,-7l86,62r3,-7l89,46r,-10l86,26,82,19,77,12,70,7,62,2,53,,43,xe" fillcolor="black" stroked="f">
                  <v:path arrowok="t" o:connecttype="custom" o:connectlocs="43,0;36,0;26,2;19,7;12,12;7,19;2,26;0,36;0,46;0,55;2,62;7,70;12,77;19,82;26,86;36,89;43,89;53,89;62,86;70,82;77,77;82,70;86,62;89,55;89,46;89,36;86,26;82,19;77,12;70,7;62,2;53,0;43,0" o:connectangles="0,0,0,0,0,0,0,0,0,0,0,0,0,0,0,0,0,0,0,0,0,0,0,0,0,0,0,0,0,0,0,0,0"/>
                </v:shape>
                <v:shape id="Freeform 2092" o:spid="_x0000_s1191" style="position:absolute;left:4116;top:876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PcpscA&#10;AADdAAAADwAAAGRycy9kb3ducmV2LnhtbESPQWvCQBSE7wX/w/IK3urGiNKkriKC1l6KjT30+Jp9&#10;JqnZt2F3q/HfdwuCx2FmvmHmy9604kzON5YVjEcJCOLS6oYrBZ+HzdMzCB+QNbaWScGVPCwXg4c5&#10;5tpe+IPORahEhLDPUUEdQpdL6cuaDPqR7Yijd7TOYIjSVVI7vES4aWWaJDNpsOG4UGNH65rKU/Fr&#10;FLyNJz7bfmfF/pR9Xd+P7vXnMGWlho/96gVEoD7cw7f2TitIJ2kG/2/i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T3KbHAAAA3QAAAA8AAAAAAAAAAAAAAAAAmAIAAGRy&#10;cy9kb3ducmV2LnhtbFBLBQYAAAAABAAEAPUAAACMAwAAAAA=&#10;" path="m43,l36,,26,2,19,7r-7,5l7,19,2,26,,36,,46r,9l2,62r5,8l12,77r7,5l26,86r10,3l43,89r10,l62,86r8,-4l77,77r5,-7l86,62r3,-7l89,46r,-10l86,26,82,19,77,12,70,7,62,2,53,,43,e" filled="f" strokeweight=".7pt">
                  <v:path arrowok="t" o:connecttype="custom" o:connectlocs="43,0;36,0;26,2;19,7;12,12;7,19;2,26;0,36;0,46;0,55;2,62;7,70;12,77;19,82;26,86;36,89;43,89;53,89;62,86;70,82;77,77;82,70;86,62;89,55;89,46;89,36;86,26;82,19;77,12;70,7;62,2;53,0;43,0" o:connectangles="0,0,0,0,0,0,0,0,0,0,0,0,0,0,0,0,0,0,0,0,0,0,0,0,0,0,0,0,0,0,0,0,0"/>
                </v:shape>
                <v:shape id="Freeform 2093" o:spid="_x0000_s1192" style="position:absolute;left:3819;top:8664;width:91;height:88;visibility:visible;mso-wrap-style:square;v-text-anchor:top" coordsize="9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qQP8IA&#10;AADdAAAADwAAAGRycy9kb3ducmV2LnhtbERPz2vCMBS+D/Y/hCd4m2kryKhGEbfBUC9T6fnRPNNi&#10;81KazMb99cthsOPH93u1ibYTdxp861hBPstAENdOt2wUXM4fL68gfEDW2DkmBQ/ysFk/P62w1G7k&#10;L7qfghEphH2JCpoQ+lJKXzdk0c9cT5y4qxsshgQHI/WAYwq3nSyybCEttpwaGuxp11B9O31bBXFv&#10;2sNP/h6rqnoU5+PbmB9Ho9R0ErdLEIFi+Bf/uT+1gmI+T/vTm/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epA/wgAAAN0AAAAPAAAAAAAAAAAAAAAAAJgCAABkcnMvZG93&#10;bnJldi54bWxQSwUGAAAAAAQABAD1AAAAhwMAAAAA&#10;" path="m45,l36,,29,2,19,7r-5,5l7,19,5,26,2,36,,43,2,53r3,9l7,69r7,8l19,81r10,5l36,88r9,l55,88r7,-2l69,81r8,-4l81,69r5,-7l89,53,91,43,89,36,86,26,81,19,77,12,69,7,62,2,55,,45,xe" fillcolor="black" stroked="f">
                  <v:path arrowok="t" o:connecttype="custom" o:connectlocs="45,0;36,0;29,2;19,7;14,12;7,19;5,26;2,36;0,43;2,53;5,62;7,69;14,77;19,81;29,86;36,88;45,88;55,88;62,86;69,81;77,77;81,69;86,62;89,53;91,43;89,36;86,26;81,19;77,12;69,7;62,2;55,0;45,0" o:connectangles="0,0,0,0,0,0,0,0,0,0,0,0,0,0,0,0,0,0,0,0,0,0,0,0,0,0,0,0,0,0,0,0,0"/>
                </v:shape>
                <v:shape id="Freeform 2094" o:spid="_x0000_s1193" style="position:absolute;left:3819;top:8664;width:91;height:88;visibility:visible;mso-wrap-style:square;v-text-anchor:top" coordsize="9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5h4MUA&#10;AADdAAAADwAAAGRycy9kb3ducmV2LnhtbESPQWvCQBSE7wX/w/KE3urGCKGmrqJiob0IjUHo7ZF9&#10;TUKzb8PuatJ/3xUEj8PMfMOsNqPpxJWcby0rmM8SEMSV1S3XCsrT+8srCB+QNXaWScEfedisJ08r&#10;zLUd+IuuRahFhLDPUUETQp9L6auGDPqZ7Ymj92OdwRClq6V2OES46WSaJJk02HJcaLCnfUPVb3Ex&#10;CobDOTuTK5cpbrNd9vldFukxUep5Om7fQAQawyN8b39oBeliMYfb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mHgxQAAAN0AAAAPAAAAAAAAAAAAAAAAAJgCAABkcnMv&#10;ZG93bnJldi54bWxQSwUGAAAAAAQABAD1AAAAigMAAAAA&#10;" path="m45,l36,,29,2,19,7r-5,5l7,19,5,26,2,36,,43,2,53r3,9l7,69r7,8l19,81r10,5l36,88r9,l55,88r7,-2l69,81r8,-4l81,69r5,-7l89,53,91,43,89,36,86,26,81,19,77,12,69,7,62,2,55,,45,e" filled="f" strokeweight=".7pt">
                  <v:path arrowok="t" o:connecttype="custom" o:connectlocs="45,0;36,0;29,2;19,7;14,12;7,19;5,26;2,36;0,43;2,53;5,62;7,69;14,77;19,81;29,86;36,88;45,88;55,88;62,86;69,81;77,77;81,69;86,62;89,53;91,43;89,36;86,26;81,19;77,12;69,7;62,2;55,0;45,0" o:connectangles="0,0,0,0,0,0,0,0,0,0,0,0,0,0,0,0,0,0,0,0,0,0,0,0,0,0,0,0,0,0,0,0,0"/>
                </v:shape>
                <v:shape id="Freeform 2095" o:spid="_x0000_s1194" style="position:absolute;left:3550;top:8645;width:92;height:88;visibility:visible;mso-wrap-style:square;v-text-anchor:top" coordsize="9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sGMUA&#10;AADdAAAADwAAAGRycy9kb3ducmV2LnhtbESPT4vCMBTE7wt+h/AEb2tqBdlWo4ggirqH9c/92Tzb&#10;YvNSmmjrtzcLC3scZuY3zGzRmUo8qXGlZQWjYQSCOLO65FzB+bT+/ALhPLLGyjIpeJGDxbz3McNU&#10;25Z/6Hn0uQgQdikqKLyvUyldVpBBN7Q1cfButjHog2xyqRtsA9xUMo6iiTRYclgosKZVQdn9+DAK&#10;Ht/LZOcv1W1zuEb5bt8mTl4SpQb9bjkF4anz/+G/9lYriMfjGH7fhCcg5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ywYxQAAAN0AAAAPAAAAAAAAAAAAAAAAAJgCAABkcnMv&#10;ZG93bnJldi54bWxQSwUGAAAAAAQABAD1AAAAigMAAAAA&#10;" path="m46,l36,2,29,4,22,7r-7,7l10,19,5,28,3,36,,45,3,55r2,7l10,69r5,7l22,81r7,5l36,88r10,l56,88r9,-2l72,81r5,-5l84,69r5,-7l92,55r,-10l92,36,89,28,84,19,77,14,72,7,65,4,56,2,46,xe" fillcolor="black" stroked="f">
                  <v:path arrowok="t" o:connecttype="custom" o:connectlocs="46,0;36,2;29,4;22,7;15,14;10,19;5,28;3,36;0,45;3,55;5,62;10,69;15,76;22,81;29,86;36,88;46,88;56,88;65,86;72,81;77,76;84,69;89,62;92,55;92,45;92,36;89,28;84,19;77,14;72,7;65,4;56,2;46,0" o:connectangles="0,0,0,0,0,0,0,0,0,0,0,0,0,0,0,0,0,0,0,0,0,0,0,0,0,0,0,0,0,0,0,0,0"/>
                </v:shape>
                <v:shape id="Freeform 2096" o:spid="_x0000_s1195" style="position:absolute;left:3550;top:8645;width:92;height:88;visibility:visible;mso-wrap-style:square;v-text-anchor:top" coordsize="9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dCB8YA&#10;AADdAAAADwAAAGRycy9kb3ducmV2LnhtbESPQWvCQBSE7wX/w/IEb3U3SSkSswkiFTxYaNWLt0f2&#10;NQnNvo3Zrab/vlso9DjMzDdMUU22FzcafedYQ7JUIIhrZzpuNJxPu8cVCB+QDfaOScM3eajK2UOB&#10;uXF3fqfbMTQiQtjnqKENYcil9HVLFv3SDcTR+3CjxRDl2Egz4j3CbS9TpZ6lxY7jQosDbVuqP49f&#10;VsN+F1zz9nS6rF75wCrZqPSavWi9mE+bNYhAU/gP/7X3RkOaZR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dCB8YAAADdAAAADwAAAAAAAAAAAAAAAACYAgAAZHJz&#10;L2Rvd25yZXYueG1sUEsFBgAAAAAEAAQA9QAAAIsDAAAAAA==&#10;" path="m46,l36,2,29,4,22,7r-7,7l10,19,5,28,3,36,,45,3,55r2,7l10,69r5,7l22,81r7,5l36,88r10,l56,88r9,-2l72,81r5,-5l84,69r5,-7l92,55r,-10l92,36,89,28,84,19,77,14,72,7,65,4,56,2,46,e" filled="f" strokeweight=".7pt">
                  <v:path arrowok="t" o:connecttype="custom" o:connectlocs="46,0;36,2;29,4;22,7;15,14;10,19;5,28;3,36;0,45;3,55;5,62;10,69;15,76;22,81;29,86;36,88;46,88;56,88;65,86;72,81;77,76;84,69;89,62;92,55;92,45;92,36;89,28;84,19;77,14;72,7;65,4;56,2;46,0" o:connectangles="0,0,0,0,0,0,0,0,0,0,0,0,0,0,0,0,0,0,0,0,0,0,0,0,0,0,0,0,0,0,0,0,0"/>
                </v:shape>
                <v:shape id="Freeform 2097" o:spid="_x0000_s1196" style="position:absolute;left:2697;top:9617;width:89;height:92;visibility:visible;mso-wrap-style:square;v-text-anchor:top" coordsize="8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TSJ8cA&#10;AADdAAAADwAAAGRycy9kb3ducmV2LnhtbESPT2vCQBTE70K/w/IKXkQ3TSTa6CoiLdVLwT8gvT2y&#10;zyQ0+zZkVxO/fbdQ6HGYmd8wy3VvanGn1lWWFbxMIhDEudUVFwrOp/fxHITzyBpry6TgQQ7Wq6fB&#10;EjNtOz7Q/egLESDsMlRQet9kUrq8JINuYhvi4F1ta9AH2RZSt9gFuKllHEWpNFhxWCixoW1J+ffx&#10;ZhT002TG6WcSP9Ldvhu9fn28XU6s1PC53yxAeOr9f/ivvdMK4iSZwu+b8AT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E0ifHAAAA3QAAAA8AAAAAAAAAAAAAAAAAmAIAAGRy&#10;cy9kb3ducmV2LnhtbFBLBQYAAAAABAAEAPUAAACMAwAAAAA=&#10;" path="m43,l36,3,27,5r-8,5l12,15,7,22,3,29,,36,,46,,56r3,7l7,70r5,7l19,82r8,5l36,89r7,3l53,89,63,87r7,-5l75,77r7,-7l84,63r5,-7l89,46r,-10l84,29,82,22,75,15,70,10,63,5,53,3,43,xe" fillcolor="black" stroked="f">
                  <v:path arrowok="t" o:connecttype="custom" o:connectlocs="43,0;36,3;27,5;19,10;12,15;7,22;3,29;0,36;0,46;0,56;3,63;7,70;12,77;19,82;27,87;36,89;43,92;53,89;63,87;70,82;75,77;82,70;84,63;89,56;89,46;89,36;84,29;82,22;75,15;70,10;63,5;53,3;43,0" o:connectangles="0,0,0,0,0,0,0,0,0,0,0,0,0,0,0,0,0,0,0,0,0,0,0,0,0,0,0,0,0,0,0,0,0"/>
                </v:shape>
                <v:shape id="Freeform 2098" o:spid="_x0000_s1197" style="position:absolute;left:2697;top:9617;width:89;height:92;visibility:visible;mso-wrap-style:square;v-text-anchor:top" coordsize="8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iWQ8UA&#10;AADdAAAADwAAAGRycy9kb3ducmV2LnhtbESPwW7CMBBE75X6D9ZW6q04JRRVAYOgVRCXHgL9gFW8&#10;xBHxOrVdCH+PkZA4jmbmjWa+HGwnTuRD61jB+ygDQVw73XKj4Hdfvn2CCBFZY+eYFFwowHLx/DTH&#10;QrszV3TaxUYkCIcCFZgY+0LKUBuyGEauJ07ewXmLMUnfSO3xnOC2k+Msm0qLLacFgz19GaqPu3+r&#10;YD8ZTOv76lCW602+/vv+WWWVVur1ZVjNQEQa4iN8b2+1gnGef8D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JZDxQAAAN0AAAAPAAAAAAAAAAAAAAAAAJgCAABkcnMv&#10;ZG93bnJldi54bWxQSwUGAAAAAAQABAD1AAAAigMAAAAA&#10;" path="m43,l36,3,27,5r-8,5l12,15,7,22,3,29,,36,,46,,56r3,7l7,70r5,7l19,82r8,5l36,89r7,3l53,89,63,87r7,-5l75,77r7,-7l84,63r5,-7l89,46r,-10l84,29,82,22,75,15,70,10,63,5,53,3,43,e" filled="f" strokeweight=".7pt">
                  <v:path arrowok="t" o:connecttype="custom" o:connectlocs="43,0;36,3;27,5;19,10;12,15;7,22;3,29;0,36;0,46;0,56;3,63;7,70;12,77;19,82;27,87;36,89;43,92;53,89;63,87;70,82;75,77;82,70;84,63;89,56;89,46;89,36;84,29;82,22;75,15;70,10;63,5;53,3;43,0" o:connectangles="0,0,0,0,0,0,0,0,0,0,0,0,0,0,0,0,0,0,0,0,0,0,0,0,0,0,0,0,0,0,0,0,0"/>
                </v:shape>
                <v:shape id="Freeform 2099" o:spid="_x0000_s1198" style="position:absolute;left:3129;top:9625;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DGscA&#10;AADdAAAADwAAAGRycy9kb3ducmV2LnhtbESPQWvCQBSE7wX/w/IK3upGhaDRVUqt4qEIaovt7TX7&#10;mgSzb2N2a+K/dwXB4zAz3zDTeWtKcabaFZYV9HsRCOLU6oIzBZ/75csIhPPIGkvLpOBCDuazztMU&#10;E20b3tJ55zMRIOwSVJB7XyVSujQng65nK+Lg/dnaoA+yzqSusQlwU8pBFMXSYMFhIceK3nJKj7t/&#10;o+CwXWxOkX3/+Gmacbz4dV+r73Vfqe5z+zoB4an1j/C9vdYKBsNhDLc34Qn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rwxrHAAAA3QAAAA8AAAAAAAAAAAAAAAAAmAIAAGRy&#10;cy9kb3ducmV2LnhtbFBLBQYAAAAABAAEAPUAAACMAwAAAAA=&#10;" path="m45,l36,,28,2,19,7r-5,5l7,19,4,26,2,33,,43r2,9l4,60r3,7l14,74r5,5l28,84r8,2l45,88,55,86r7,-2l69,79r7,-5l81,67r5,-7l88,52r,-9l88,33,86,26,81,19,76,12,69,7,62,2,55,,45,xe" fillcolor="black" stroked="f">
                  <v:path arrowok="t" o:connecttype="custom" o:connectlocs="45,0;36,0;28,2;19,7;14,12;7,19;4,26;2,33;0,43;2,52;4,60;7,67;14,74;19,79;28,84;36,86;45,88;55,86;62,84;69,79;76,74;81,67;86,60;88,52;88,43;88,33;86,26;81,19;76,12;69,7;62,2;55,0;45,0" o:connectangles="0,0,0,0,0,0,0,0,0,0,0,0,0,0,0,0,0,0,0,0,0,0,0,0,0,0,0,0,0,0,0,0,0"/>
                </v:shape>
                <v:shape id="Freeform 2100" o:spid="_x0000_s1199" style="position:absolute;left:3129;top:9625;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Oon8YA&#10;AADdAAAADwAAAGRycy9kb3ducmV2LnhtbESPW2vCQBSE3wv+h+UIfasb462kriKCmAeheKH08ZA9&#10;JsHs2ZjdxvjvXaHg4zAz3zDzZWcq0VLjSssKhoMIBHFmdcm5gtNx8/EJwnlkjZVlUnAnB8tF722O&#10;ibY33lN78LkIEHYJKii8rxMpXVaQQTewNXHwzrYx6INscqkbvAW4qWQcRVNpsOSwUGBN64Kyy+HP&#10;KOhSOTmm+/Np57bVJB5f2x/9+63Ue79bfYHw1PlX+L+dagXxaDSD55vw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Oon8YAAADdAAAADwAAAAAAAAAAAAAAAACYAgAAZHJz&#10;L2Rvd25yZXYueG1sUEsFBgAAAAAEAAQA9QAAAIsDAAAAAA==&#10;" path="m45,l36,,28,2,19,7r-5,5l7,19,4,26,2,33,,43r2,9l4,60r3,7l14,74r5,5l28,84r8,2l45,88,55,86r7,-2l69,79r7,-5l81,67r5,-7l88,52r,-9l88,33,86,26,81,19,76,12,69,7,62,2,55,,45,e" filled="f" strokeweight=".7pt">
                  <v:path arrowok="t" o:connecttype="custom" o:connectlocs="45,0;36,0;28,2;19,7;14,12;7,19;4,26;2,33;0,43;2,52;4,60;7,67;14,74;19,79;28,84;36,86;45,88;55,86;62,84;69,79;76,74;81,67;86,60;88,52;88,43;88,33;86,26;81,19;76,12;69,7;62,2;55,0;45,0" o:connectangles="0,0,0,0,0,0,0,0,0,0,0,0,0,0,0,0,0,0,0,0,0,0,0,0,0,0,0,0,0,0,0,0,0"/>
                </v:shape>
                <v:shape id="Freeform 2101" o:spid="_x0000_s1200" style="position:absolute;left:3539;top:9637;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y88QA&#10;AADdAAAADwAAAGRycy9kb3ducmV2LnhtbERPy2rCQBTdF/yH4Rbc1YkKotFRii9ciOAL291t5jYJ&#10;Zu7EzGji33cWQpeH857MGlOIB1Uut6yg24lAECdW55wqOB1XH0MQziNrLCyTgic5mE1bbxOMta15&#10;T4+DT0UIYRejgsz7MpbSJRkZdB1bEgfu11YGfYBVKnWFdQg3hexF0UAazDk0ZFjSPKPkergbBZf9&#10;YneL7HL7XdejweLHnddfm65S7ffmcwzCU+P/xS/3Rivo9fthbngTnoC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48vPEAAAA3QAAAA8AAAAAAAAAAAAAAAAAmAIAAGRycy9k&#10;b3ducmV2LnhtbFBLBQYAAAAABAAEAPUAAACJAwAAAAA=&#10;" path="m43,l35,2,26,4,19,9r-8,5l7,21,2,28,,36r,9l,55r2,7l7,69r4,7l19,81r7,5l35,88r8,l52,88,62,86r7,-5l76,76r5,-7l86,62r2,-7l88,45r,-9l86,28,81,21,76,14,69,9,62,4,52,2,43,xe" fillcolor="black" stroked="f">
                  <v:path arrowok="t" o:connecttype="custom" o:connectlocs="43,0;35,2;26,4;19,9;11,14;7,21;2,28;0,36;0,45;0,55;2,62;7,69;11,76;19,81;26,86;35,88;43,88;52,88;62,86;69,81;76,76;81,69;86,62;88,55;88,45;88,36;86,28;81,21;76,14;69,9;62,4;52,2;43,0" o:connectangles="0,0,0,0,0,0,0,0,0,0,0,0,0,0,0,0,0,0,0,0,0,0,0,0,0,0,0,0,0,0,0,0,0"/>
                </v:shape>
                <v:shape id="Freeform 2102" o:spid="_x0000_s1201" style="position:absolute;left:3539;top:9637;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ZdscA&#10;AADdAAAADwAAAGRycy9kb3ducmV2LnhtbESPW2vCQBSE3wv+h+UIfasb4wWbuooIYh6E4oXSx0P2&#10;mASzZ2N2G+O/d4WCj8PMfMPMl52pREuNKy0rGA4iEMSZ1SXnCk7HzccMhPPIGivLpOBODpaL3tsc&#10;E21vvKf24HMRIOwSVFB4XydSuqwgg25ga+LgnW1j0AfZ5FI3eAtwU8k4iqbSYMlhocCa1gVll8Of&#10;UdClcnJM9+fTzm2rSTy+tj/691up9363+gLhqfOv8H871Qri0egTnm/CE5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QmXbHAAAA3QAAAA8AAAAAAAAAAAAAAAAAmAIAAGRy&#10;cy9kb3ducmV2LnhtbFBLBQYAAAAABAAEAPUAAACMAwAAAAA=&#10;" path="m43,l35,2,26,4,19,9r-8,5l7,21,2,28,,36r,9l,55r2,7l7,69r4,7l19,81r7,5l35,88r8,l52,88,62,86r7,-5l76,76r5,-7l86,62r2,-7l88,45r,-9l86,28,81,21,76,14,69,9,62,4,52,2,43,e" filled="f" strokeweight=".7pt">
                  <v:path arrowok="t" o:connecttype="custom" o:connectlocs="43,0;35,2;26,4;19,9;11,14;7,21;2,28;0,36;0,45;0,55;2,62;7,69;11,76;19,81;26,86;35,88;43,88;52,88;62,86;69,81;76,76;81,69;86,62;88,55;88,45;88,36;86,28;81,21;76,14;69,9;62,4;52,2;43,0" o:connectangles="0,0,0,0,0,0,0,0,0,0,0,0,0,0,0,0,0,0,0,0,0,0,0,0,0,0,0,0,0,0,0,0,0"/>
                </v:shape>
                <v:shape id="Freeform 2103" o:spid="_x0000_s1202" style="position:absolute;left:4116;top:9625;width:89;height:88;visibility:visible;mso-wrap-style:square;v-text-anchor:top" coordsize="8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6JcAA&#10;AADdAAAADwAAAGRycy9kb3ducmV2LnhtbERPTUsDMRC9C/6HMII3m20VkbVpkWJBEASrB4/DZrqJ&#10;JpNlM27Xf+8cBI+P973ezjmZicYaCztYLhowxF3xkXsH72/7qzswVZA9psLk4IcqbDfnZ2tsfTnx&#10;K00H6Y2GcG3RQRAZWmtrFyhjXZSBWLljGTOKwrG3fsSThudkV01zazNG1oaAA+0CdV+H7+xgJbuj&#10;TwE/5SU+f6S4n5aPdnLu8mJ+uAcjNMu/+M/95NV3faP79Y0+Abv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C6JcAAAADdAAAADwAAAAAAAAAAAAAAAACYAgAAZHJzL2Rvd25y&#10;ZXYueG1sUEsFBgAAAAAEAAQA9QAAAIUDAAAAAA==&#10;" path="m43,l36,,26,2,19,7r-7,5l7,19,2,26,,33,,43r,9l2,60r5,7l12,74r7,5l26,84r10,2l43,88,53,86r9,-2l70,79r7,-5l82,67r4,-7l89,52r,-9l89,33,86,26,82,19,77,12,70,7,62,2,53,,43,xe" fillcolor="black" stroked="f">
                  <v:path arrowok="t" o:connecttype="custom" o:connectlocs="43,0;36,0;26,2;19,7;12,12;7,19;2,26;0,33;0,43;0,52;2,60;7,67;12,74;19,79;26,84;36,86;43,88;53,86;62,84;70,79;77,74;82,67;86,60;89,52;89,43;89,33;86,26;82,19;77,12;70,7;62,2;53,0;43,0" o:connectangles="0,0,0,0,0,0,0,0,0,0,0,0,0,0,0,0,0,0,0,0,0,0,0,0,0,0,0,0,0,0,0,0,0"/>
                </v:shape>
                <v:shape id="Freeform 2104" o:spid="_x0000_s1203" style="position:absolute;left:4116;top:9625;width:89;height:88;visibility:visible;mso-wrap-style:square;v-text-anchor:top" coordsize="8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L0YsQA&#10;AADdAAAADwAAAGRycy9kb3ducmV2LnhtbESPQWvCQBSE7wX/w/IEL0U3MVIluooIgtBLm4rnR/aZ&#10;RLNvl+yq8d+7hUKPw8x8w6w2vWnFnTrfWFaQThIQxKXVDVcKjj/78QKED8gaW8uk4EkeNuvB2wpz&#10;bR/8TfciVCJC2OeooA7B5VL6siaDfmIdcfTOtjMYouwqqTt8RLhp5TRJPqTBhuNCjY52NZXX4mYU&#10;zNzX7nAqsozTd3e5fM75Wc1ZqdGw3y5BBOrDf/ivfdAKptkshd838Qn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y9GLEAAAA3QAAAA8AAAAAAAAAAAAAAAAAmAIAAGRycy9k&#10;b3ducmV2LnhtbFBLBQYAAAAABAAEAPUAAACJAwAAAAA=&#10;" path="m43,l36,,26,2,19,7r-7,5l7,19,2,26,,33,,43r,9l2,60r5,7l12,74r7,5l26,84r10,2l43,88,53,86r9,-2l70,79r7,-5l82,67r4,-7l89,52r,-9l89,33,86,26,82,19,77,12,70,7,62,2,53,,43,e" filled="f" strokeweight=".7pt">
                  <v:path arrowok="t" o:connecttype="custom" o:connectlocs="43,0;36,0;26,2;19,7;12,12;7,19;2,26;0,33;0,43;0,52;2,60;7,67;12,74;19,79;26,84;36,86;43,88;53,86;62,84;70,79;77,74;82,67;86,60;89,52;89,43;89,33;86,26;82,19;77,12;70,7;62,2;53,0;43,0" o:connectangles="0,0,0,0,0,0,0,0,0,0,0,0,0,0,0,0,0,0,0,0,0,0,0,0,0,0,0,0,0,0,0,0,0"/>
                </v:shape>
                <v:shape id="Freeform 2105" o:spid="_x0000_s1204" style="position:absolute;left:3824;top:9637;width:91;height:88;visibility:visible;mso-wrap-style:square;v-text-anchor:top" coordsize="9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YrsYA&#10;AADdAAAADwAAAGRycy9kb3ducmV2LnhtbESPzWrDMBCE74W+g9hCbo1sp5TiRAmlP1CaXJoEnxdr&#10;I5tYK2OpsdKnjwKBHoeZ+YZZrKLtxIkG3zpWkE8zEMS10y0bBfvd5+MLCB+QNXaOScGZPKyW93cL&#10;LLUb+YdO22BEgrAvUUETQl9K6euGLPqp64mTd3CDxZDkYKQecExw28kiy56lxZbTQoM9vTVUH7e/&#10;VkH8Nu36L/+IVVWdi93mfcw3o1Fq8hBf5yACxfAfvrW/tIJi9lTA9U1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LYrsYAAADdAAAADwAAAAAAAAAAAAAAAACYAgAAZHJz&#10;L2Rvd25yZXYueG1sUEsFBgAAAAAEAAQA9QAAAIsDAAAAAA==&#10;" path="m45,l36,2,28,4,19,9r-5,5l7,21,4,28,2,36,,45,2,55r2,7l7,69r7,7l19,81r9,5l36,88r9,l55,88r7,-2l69,81r7,-5l84,69r2,-7l88,55,91,45,88,36,86,28,84,21,76,14,69,9,62,4,55,2,45,xe" fillcolor="black" stroked="f">
                  <v:path arrowok="t" o:connecttype="custom" o:connectlocs="45,0;36,2;28,4;19,9;14,14;7,21;4,28;2,36;0,45;2,55;4,62;7,69;14,76;19,81;28,86;36,88;45,88;55,88;62,86;69,81;76,76;84,69;86,62;88,55;91,45;88,36;86,28;84,21;76,14;69,9;62,4;55,2;45,0" o:connectangles="0,0,0,0,0,0,0,0,0,0,0,0,0,0,0,0,0,0,0,0,0,0,0,0,0,0,0,0,0,0,0,0,0"/>
                </v:shape>
                <v:shape id="Freeform 2106" o:spid="_x0000_s1205" style="position:absolute;left:3824;top:9637;width:91;height:88;visibility:visible;mso-wrap-style:square;v-text-anchor:top" coordsize="9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YpccYA&#10;AADdAAAADwAAAGRycy9kb3ducmV2LnhtbESPQWvCQBSE7wX/w/IEb3VjLKFGV9Fiob0UGoPg7ZF9&#10;JsHs27C7Nem/7xYKPQ4z8w2z2Y2mE3dyvrWsYDFPQBBXVrdcKyhPr4/PIHxA1thZJgXf5GG3nTxs&#10;MNd24E+6F6EWEcI+RwVNCH0upa8aMujntieO3tU6gyFKV0vtcIhw08k0STJpsOW40GBPLw1Vt+LL&#10;KBiO5+xMrlyluM8O2fulLNKPRKnZdNyvQQQaw3/4r/2mFaTLpyX8vo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YpccYAAADdAAAADwAAAAAAAAAAAAAAAACYAgAAZHJz&#10;L2Rvd25yZXYueG1sUEsFBgAAAAAEAAQA9QAAAIsDAAAAAA==&#10;" path="m45,l36,2,28,4,19,9r-5,5l7,21,4,28,2,36,,45,2,55r2,7l7,69r7,7l19,81r9,5l36,88r9,l55,88r7,-2l69,81r7,-5l84,69r2,-7l88,55,91,45,88,36,86,28,84,21,76,14,69,9,62,4,55,2,45,e" filled="f" strokeweight=".7pt">
                  <v:path arrowok="t" o:connecttype="custom" o:connectlocs="45,0;36,2;28,4;19,9;14,14;7,21;4,28;2,36;0,45;2,55;4,62;7,69;14,76;19,81;28,86;36,88;45,88;55,88;62,86;69,81;76,76;84,69;86,62;88,55;91,45;88,36;86,28;84,21;76,14;69,9;62,4;55,2;45,0" o:connectangles="0,0,0,0,0,0,0,0,0,0,0,0,0,0,0,0,0,0,0,0,0,0,0,0,0,0,0,0,0,0,0,0,0"/>
                </v:shape>
                <v:rect id="Rectangle 2107" o:spid="_x0000_s1206" style="position:absolute;left:6201;top:9552;width:1558;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UJJ8YA&#10;AADdAAAADwAAAGRycy9kb3ducmV2LnhtbESPT4vCMBTE74LfITzBm6brimg1iuiKHv2z4O7t0Tzb&#10;ss1LaaKtfnojCHscZuY3zGzRmELcqHK5ZQUf/QgEcWJ1zqmC79OmNwbhPLLGwjIpuJODxbzdmmGs&#10;bc0Huh19KgKEXYwKMu/LWEqXZGTQ9W1JHLyLrQz6IKtU6grrADeFHETRSBrMOSxkWNIqo+TveDUK&#10;tuNy+bOzjzotvn635/15sj5NvFLdTrOcgvDU+P/wu73TCgaf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UJJ8YAAADdAAAADwAAAAAAAAAAAAAAAACYAgAAZHJz&#10;L2Rvd25yZXYueG1sUEsFBgAAAAAEAAQA9QAAAIsDAAAAAA==&#10;" filled="f" stroked="f">
                  <v:textbox inset="0,0,0,0">
                    <w:txbxContent>
                      <w:p w14:paraId="2CDD9CE3" w14:textId="77777777" w:rsidR="004D6677" w:rsidRPr="00A1415D" w:rsidRDefault="004D6677" w:rsidP="007B58AF">
                        <w:pPr>
                          <w:rPr>
                            <w:rFonts w:ascii="Times New Roman" w:hAnsi="Times New Roman" w:cs="Times New Roman"/>
                            <w:sz w:val="20"/>
                          </w:rPr>
                        </w:pPr>
                        <w:r w:rsidRPr="00A1415D">
                          <w:rPr>
                            <w:rFonts w:ascii="Times New Roman" w:hAnsi="Times New Roman" w:cs="Times New Roman"/>
                            <w:color w:val="000000"/>
                            <w:sz w:val="20"/>
                          </w:rPr>
                          <w:t>Mặt phẳng bản đồ.</w:t>
                        </w:r>
                      </w:p>
                    </w:txbxContent>
                  </v:textbox>
                </v:rect>
                <v:rect id="Rectangle 2108" o:spid="_x0000_s1207" style="position:absolute;left:7773;top:9472;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svMcA&#10;AADdAAAADwAAAGRycy9kb3ducmV2LnhtbESPQWvCQBSE74X+h+UVequbWi2auopoJTlqLKi3R/Y1&#10;Cc2+DdmtSfvrXUHwOMzMN8xs0ZtanKl1lWUFr4MIBHFudcWFgq/95mUCwnlkjbVlUvBHDhbzx4cZ&#10;xtp2vKNz5gsRIOxiVFB638RSurwkg25gG+LgfdvWoA+yLaRusQtwU8thFL1LgxWHhRIbWpWU/2S/&#10;RkEyaZbH1P53Rf15Sg7bw3S9n3qlnp/65QcIT72/h2/tVCsYvo3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5rLzHAAAA3QAAAA8AAAAAAAAAAAAAAAAAmAIAAGRy&#10;cy9kb3ducmV2LnhtbFBLBQYAAAAABAAEAPUAAACMAwAAAAA=&#10;" filled="f" stroked="f">
                  <v:textbox inset="0,0,0,0">
                    <w:txbxContent>
                      <w:p w14:paraId="252E3E56" w14:textId="77777777" w:rsidR="004D6677" w:rsidRDefault="004D6677" w:rsidP="007B58AF">
                        <w:r>
                          <w:rPr>
                            <w:color w:val="000000"/>
                          </w:rPr>
                          <w:t xml:space="preserve"> </w:t>
                        </w:r>
                      </w:p>
                    </w:txbxContent>
                  </v:textbox>
                </v:rect>
                <v:line id="Line 2109" o:spid="_x0000_s1208" style="position:absolute;flip:x;visibility:visible;mso-wrap-style:square" from="5796,9673" to="6130,9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2MgAAADdAAAADwAAAGRycy9kb3ducmV2LnhtbESPT2vCQBTE7wW/w/IKvYS6afyDRFex&#10;gdhceqiWQm+P7DMJzb5Ns6um394VhB6HmfkNs9oMphVn6l1jWcHLOAZBXFrdcKXg85A/L0A4j6yx&#10;tUwK/sjBZj16WGGq7YU/6Lz3lQgQdikqqL3vUildWZNBN7YdcfCOtjfog+wrqXu8BLhpZRLHc2mw&#10;4bBQY0dZTeXP/mQULF7fv2dfNInamKLM5Lvk961IlHp6HLZLEJ4G/x++twutIJlM53B7E56AXF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nG2MgAAADdAAAADwAAAAAA&#10;AAAAAAAAAAChAgAAZHJzL2Rvd25yZXYueG1sUEsFBgAAAAAEAAQA+QAAAJYDAAAAAA==&#10;" strokeweight=".7pt">
                  <v:stroke dashstyle="1 1" startarrowwidth="narrow" endarrow="block" endarrowwidth="narrow" endcap="round"/>
                </v:line>
                <v:shape id="Freeform 2110" o:spid="_x0000_s1209" style="position:absolute;left:2175;top:7696;width:285;height:285;visibility:visible;mso-wrap-style:square;v-text-anchor:top" coordsize="28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3n4scA&#10;AADdAAAADwAAAGRycy9kb3ducmV2LnhtbESPQWvCQBSE70L/w/IKvemmGqxEVxFRWqE9VFvw+Jp9&#10;yUazb0N2q/Hfu0Khx2FmvmFmi87W4kytrxwreB4kIIhzpysuFXztN/0JCB+QNdaOScGVPCzmD70Z&#10;Ztpd+JPOu1CKCGGfoQITQpNJ6XNDFv3ANcTRK1xrMUTZllK3eIlwW8thkoylxYrjgsGGVoby0+7X&#10;Kvg26Ue6XybVwa2LcTF5b46vP1ulnh675RREoC78h//ab1rBcJS+wP1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d5+LHAAAA3QAAAA8AAAAAAAAAAAAAAAAAmAIAAGRy&#10;cy9kb3ducmV2LnhtbFBLBQYAAAAABAAEAPUAAACMAwAAAAA=&#10;" path="m144,l129,,115,2,100,5,86,9,74,17,62,24r-9,7l41,41r-8,9l24,62,17,74,12,86,7,100,2,112,,127r,14l,156r2,14l7,184r5,15l17,211r7,12l33,232r8,12l53,251r9,10l74,268r12,5l100,278r15,5l129,285r15,l158,285r14,-2l184,278r15,-5l211,268r12,-7l235,251r9,-7l254,232r7,-9l268,211r7,-12l280,184r3,-14l285,156r,-15l285,127r-2,-15l280,100,275,86,268,74,261,62,254,50,244,41,235,31,223,24,211,17,199,9,184,5,172,2,158,,144,xe" stroked="f">
                  <v:path arrowok="t" o:connecttype="custom" o:connectlocs="129,0;100,5;74,17;53,31;33,50;17,74;7,100;0,127;0,156;7,184;17,211;33,232;53,251;74,268;100,278;129,285;158,285;184,278;211,268;235,251;254,232;268,211;280,184;285,156;285,127;280,100;268,74;254,50;235,31;211,17;184,5;158,0" o:connectangles="0,0,0,0,0,0,0,0,0,0,0,0,0,0,0,0,0,0,0,0,0,0,0,0,0,0,0,0,0,0,0,0"/>
                </v:shape>
                <v:shape id="Freeform 2111" o:spid="_x0000_s1210" style="position:absolute;left:2175;top:7696;width:285;height:285;visibility:visible;mso-wrap-style:square;v-text-anchor:top" coordsize="28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W8MA&#10;AADdAAAADwAAAGRycy9kb3ducmV2LnhtbERPy2rCQBTdC/2H4Ra60xmTIiU6SilKu6gLY3F9yVyT&#10;aOZOyIx5/H1nUejycN6b3Wgb0VPna8calgsFgrhwpuZSw8/5MH8D4QOywcYxaZjIw277NNtgZtzA&#10;J+rzUIoYwj5DDVUIbSalLyqy6BeuJY7c1XUWQ4RdKU2HQwy3jUyUWkmLNceGClv6qKi45w+r4Xic&#10;bt+H/HKpl3tcqdOYJlP6qfXL8/i+BhFoDP/iP/eX0ZCkr3FufBOf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RW8MAAADdAAAADwAAAAAAAAAAAAAAAACYAgAAZHJzL2Rv&#10;d25yZXYueG1sUEsFBgAAAAAEAAQA9QAAAIgDAAAAAA==&#10;" path="m144,l129,,115,2,100,5,86,9,74,17,62,24r-9,7l41,41r-8,9l24,62,17,74,12,86,7,100,2,112,,127r,14l,156r2,14l7,184r5,15l17,211r7,12l33,232r8,12l53,251r9,10l74,268r12,5l100,278r15,5l129,285r15,l158,285r14,-2l184,278r15,-5l211,268r12,-7l235,251r9,-7l254,232r7,-9l268,211r7,-12l280,184r3,-14l285,156r,-15l285,127r-2,-15l280,100,275,86,268,74,261,62,254,50,244,41,235,31,223,24,211,17,199,9,184,5,172,2,158,,144,e" filled="f" strokeweight="1.45pt">
                  <v:path arrowok="t" o:connecttype="custom" o:connectlocs="129,0;100,5;74,17;53,31;33,50;17,74;7,100;0,127;0,156;7,184;17,211;33,232;53,251;74,268;100,278;129,285;158,285;184,278;211,268;235,251;254,232;268,211;280,184;285,156;285,127;280,100;268,74;254,50;235,31;211,17;184,5;158,0" o:connectangles="0,0,0,0,0,0,0,0,0,0,0,0,0,0,0,0,0,0,0,0,0,0,0,0,0,0,0,0,0,0,0,0"/>
                </v:shape>
                <v:rect id="Rectangle 2112" o:spid="_x0000_s1211" style="position:absolute;left:2268;top:7748;width:82;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mucYA&#10;AADdAAAADwAAAGRycy9kb3ducmV2LnhtbESPQWvCQBSE74L/YXkFb7qpFj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SmucYAAADdAAAADwAAAAAAAAAAAAAAAACYAgAAZHJz&#10;L2Rvd25yZXYueG1sUEsFBgAAAAAEAAQA9QAAAIsDAAAAAA==&#10;" filled="f" stroked="f">
                  <v:textbox inset="0,0,0,0">
                    <w:txbxContent>
                      <w:p w14:paraId="594D93AD" w14:textId="77777777" w:rsidR="004D6677" w:rsidRDefault="004D6677" w:rsidP="007B58AF">
                        <w:r>
                          <w:rPr>
                            <w:color w:val="000000"/>
                            <w:sz w:val="16"/>
                            <w:szCs w:val="16"/>
                          </w:rPr>
                          <w:t>1</w:t>
                        </w:r>
                      </w:p>
                    </w:txbxContent>
                  </v:textbox>
                </v:rect>
                <v:rect id="Rectangle 2113" o:spid="_x0000_s1212" style="position:absolute;left:2350;top:7708;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Z+cMA&#10;AADdAAAADwAAAGRycy9kb3ducmV2LnhtbERPTYvCMBC9C/sfwix403RdFK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eZ+cMAAADdAAAADwAAAAAAAAAAAAAAAACYAgAAZHJzL2Rv&#10;d25yZXYueG1sUEsFBgAAAAAEAAQA9QAAAIgDAAAAAA==&#10;" filled="f" stroked="f">
                  <v:textbox inset="0,0,0,0">
                    <w:txbxContent>
                      <w:p w14:paraId="4A444848" w14:textId="77777777" w:rsidR="004D6677" w:rsidRDefault="004D6677" w:rsidP="007B58AF">
                        <w:r>
                          <w:rPr>
                            <w:color w:val="000000"/>
                          </w:rPr>
                          <w:t xml:space="preserve"> </w:t>
                        </w:r>
                      </w:p>
                    </w:txbxContent>
                  </v:textbox>
                </v:rect>
                <v:shape id="Freeform 2114" o:spid="_x0000_s1213" style="position:absolute;left:2599;top:8400;width:285;height:288;visibility:visible;mso-wrap-style:square;v-text-anchor:top" coordsize="285,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DmscA&#10;AADdAAAADwAAAGRycy9kb3ducmV2LnhtbESP3UoDMRSE74W+QzgFb6TNdkWRbdMi4k+FXui2D3DY&#10;HDeLm5Mlic3ap28EoZfDzHzDrDaj7cWRfOgcK1jMCxDEjdMdtwoO+5fZA4gQkTX2jknBLwXYrCdX&#10;K6y0S/xJxzq2IkM4VKjAxDhUUobGkMUwdwNx9r6ctxiz9K3UHlOG216WRXEvLXacFwwO9GSo+a5/&#10;rILWp7LZ7W8+DrtX89y/16e3lE5KXU/HxyWISGO8hP/bW62gvL1bwN+b/ATk+g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8Q5rHAAAA3QAAAA8AAAAAAAAAAAAAAAAAmAIAAGRy&#10;cy9kb3ducmV2LnhtbFBLBQYAAAAABAAEAPUAAACMAwAAAAA=&#10;" path="m141,l127,,113,3,101,7,86,12,74,17,62,24,50,34r-9,9l31,53,24,63,17,75,10,89,5,101,2,115,,130r,14l,158r2,15l5,187r5,12l17,211r7,12l31,235r10,10l50,254r12,10l74,271r12,5l101,281r12,4l127,285r14,3l156,285r14,l185,281r14,-5l211,271r12,-7l233,254r11,-9l252,235r9,-12l268,211r5,-12l278,187r5,-14l285,158r,-14l285,130r-2,-15l278,101,273,89,268,75,261,63,252,53,244,43,233,34,223,24,211,17,199,12,185,7,170,3,156,,141,xe" stroked="f">
                  <v:path arrowok="t" o:connecttype="custom" o:connectlocs="127,0;101,7;74,17;50,34;31,53;17,75;5,101;0,130;0,158;5,187;17,211;31,235;50,254;74,271;101,281;127,285;156,285;185,281;211,271;233,254;252,235;268,211;278,187;285,158;285,130;278,101;268,75;252,53;233,34;211,17;185,7;156,0" o:connectangles="0,0,0,0,0,0,0,0,0,0,0,0,0,0,0,0,0,0,0,0,0,0,0,0,0,0,0,0,0,0,0,0"/>
                </v:shape>
                <v:shape id="Freeform 2115" o:spid="_x0000_s1214" style="position:absolute;left:2599;top:8400;width:285;height:288;visibility:visible;mso-wrap-style:square;v-text-anchor:top" coordsize="285,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ck98UA&#10;AADdAAAADwAAAGRycy9kb3ducmV2LnhtbESPQUvDQBSE7wX/w/IK3tpNI5qQdltUENRbq4LH191n&#10;Esy+Ddlnmv57VxB6HGbmG2azm3ynRhpiG9jAapmBIrbBtVwbeH97WpSgoiA77AKTgTNF2G2vZhus&#10;XDjxnsaD1CpBOFZooBHpK62jbchjXIaeOHlfYfAoSQ61dgOeEtx3Os+yO+2x5bTQYE+PDdnvw483&#10;sP84PhTluSg/X1tv87EQG1/EmOv5dL8GJTTJJfzffnYG8pvbHP7epCe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yT3xQAAAN0AAAAPAAAAAAAAAAAAAAAAAJgCAABkcnMv&#10;ZG93bnJldi54bWxQSwUGAAAAAAQABAD1AAAAigMAAAAA&#10;" path="m141,l127,,113,3,101,7,86,12,74,17,62,24,50,34r-9,9l31,53,24,63,17,75,10,89,5,101,2,115,,130r,14l,158r2,15l5,187r5,12l17,211r7,12l31,235r10,10l50,254r12,10l74,271r12,5l101,281r12,4l127,285r14,3l156,285r14,l185,281r14,-5l211,271r12,-7l233,254r11,-9l252,235r9,-12l268,211r5,-12l278,187r5,-14l285,158r,-14l285,130r-2,-15l278,101,273,89,268,75,261,63,252,53,244,43,233,34,223,24,211,17,199,12,185,7,170,3,156,,141,e" filled="f" strokeweight="1.45pt">
                  <v:path arrowok="t" o:connecttype="custom" o:connectlocs="127,0;101,7;74,17;50,34;31,53;17,75;5,101;0,130;0,158;5,187;17,211;31,235;50,254;74,271;101,281;127,285;156,285;185,281;211,271;233,254;252,235;268,211;278,187;285,158;285,130;278,101;268,75;252,53;233,34;211,17;185,7;156,0" o:connectangles="0,0,0,0,0,0,0,0,0,0,0,0,0,0,0,0,0,0,0,0,0,0,0,0,0,0,0,0,0,0,0,0"/>
                </v:shape>
                <v:rect id="Rectangle 2116" o:spid="_x0000_s1215" style="position:absolute;left:2693;top:8455;width:82;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UHjsYA&#10;AADdAAAADwAAAGRycy9kb3ducmV2LnhtbESPT4vCMBTE7wt+h/AEb2uq4qLVKLKr6NE/C+rt0Tzb&#10;YvNSmmirn94IC3scZuY3zHTemELcqXK5ZQW9bgSCOLE651TB72H1OQLhPLLGwjIpeJCD+az1McVY&#10;25p3dN/7VAQIuxgVZN6XsZQuycig69qSOHgXWxn0QVap1BXWAW4K2Y+iL2kw57CQYUnfGSXX/c0o&#10;WI/KxWljn3VaLM/r4/Y4/jmMvVKddrOYgPDU+P/wX3ujFfQHw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UHjsYAAADdAAAADwAAAAAAAAAAAAAAAACYAgAAZHJz&#10;L2Rvd25yZXYueG1sUEsFBgAAAAAEAAQA9QAAAIsDAAAAAA==&#10;" filled="f" stroked="f">
                  <v:textbox inset="0,0,0,0">
                    <w:txbxContent>
                      <w:p w14:paraId="661043AF" w14:textId="77777777" w:rsidR="004D6677" w:rsidRDefault="004D6677" w:rsidP="007B58AF">
                        <w:r>
                          <w:rPr>
                            <w:color w:val="000000"/>
                            <w:sz w:val="16"/>
                            <w:szCs w:val="16"/>
                          </w:rPr>
                          <w:t>2</w:t>
                        </w:r>
                      </w:p>
                    </w:txbxContent>
                  </v:textbox>
                </v:rect>
                <v:rect id="Rectangle 2117" o:spid="_x0000_s1216" style="position:absolute;left:2774;top:8415;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yf+scA&#10;AADdAAAADwAAAGRycy9kb3ducmV2LnhtbESPQWvCQBSE74X+h+UVequbWi2auopoJTlqLKi3R/Y1&#10;Cc2+DdmtSfvrXUHwOMzMN8xs0ZtanKl1lWUFr4MIBHFudcWFgq/95mUCwnlkjbVlUvBHDhbzx4cZ&#10;xtp2vKNz5gsRIOxiVFB638RSurwkg25gG+LgfdvWoA+yLaRusQtwU8thFL1LgxWHhRIbWpWU/2S/&#10;RkEyaZbH1P53Rf15Sg7bw3S9n3qlnp/65QcIT72/h2/tVCsYvo1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sn/rHAAAA3QAAAA8AAAAAAAAAAAAAAAAAmAIAAGRy&#10;cy9kb3ducmV2LnhtbFBLBQYAAAAABAAEAPUAAACMAwAAAAA=&#10;" filled="f" stroked="f">
                  <v:textbox inset="0,0,0,0">
                    <w:txbxContent>
                      <w:p w14:paraId="6BFF3541" w14:textId="77777777" w:rsidR="004D6677" w:rsidRDefault="004D6677" w:rsidP="007B58AF">
                        <w:r>
                          <w:rPr>
                            <w:color w:val="000000"/>
                          </w:rPr>
                          <w:t xml:space="preserve"> </w:t>
                        </w:r>
                      </w:p>
                    </w:txbxContent>
                  </v:textbox>
                </v:rect>
                <v:shape id="Freeform 2118" o:spid="_x0000_s1217" style="position:absolute;left:2810;top:9098;width:285;height:285;visibility:visible;mso-wrap-style:square;v-text-anchor:top" coordsize="28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K08cA&#10;AADdAAAADwAAAGRycy9kb3ducmV2LnhtbESPW2sCMRSE3wv9D+EIvtWsV2Q1ipSWKtQHb+DjcXN2&#10;s+3mZNmkuv77Rij0cZiZb5j5srWVuFLjS8cK+r0EBHHmdMmFguPh/WUKwgdkjZVjUnAnD8vF89Mc&#10;U+1uvKPrPhQiQtinqMCEUKdS+syQRd9zNXH0ctdYDFE2hdQN3iLcVnKQJBNpseS4YLCmV0PZ9/7H&#10;KjiZ0XZ0WCXl2b3lk3z6WX99XDZKdTvtagYiUBv+w3/ttVYwGI7H8HgTn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aStPHAAAA3QAAAA8AAAAAAAAAAAAAAAAAmAIAAGRy&#10;cy9kb3ducmV2LnhtbFBLBQYAAAAABAAEAPUAAACMAwAAAAA=&#10;" path="m144,l129,,115,2,101,4,86,9,74,16,62,23r-9,8l41,40,33,50,24,62,17,74,12,86,7,100,2,112,,127r,14l,155r2,15l7,184r5,14l17,210r7,12l33,232r8,12l53,251r9,10l74,268r12,5l101,277r14,5l129,285r15,l158,285r14,-3l184,277r15,-4l211,268r12,-7l235,251r9,-7l254,232r7,-10l268,210r8,-12l280,184r3,-14l285,155r,-14l285,127r-2,-15l280,100,276,86,268,74,261,62,254,50,244,40r-9,-9l223,23,211,16,199,9,184,4,172,2,158,,144,xe" stroked="f">
                  <v:path arrowok="t" o:connecttype="custom" o:connectlocs="129,0;101,4;74,16;53,31;33,50;17,74;7,100;0,127;0,155;7,184;17,210;33,232;53,251;74,268;101,277;129,285;158,285;184,277;211,268;235,251;254,232;268,210;280,184;285,155;285,127;280,100;268,74;254,50;235,31;211,16;184,4;158,0" o:connectangles="0,0,0,0,0,0,0,0,0,0,0,0,0,0,0,0,0,0,0,0,0,0,0,0,0,0,0,0,0,0,0,0"/>
                </v:shape>
                <v:shape id="Freeform 2119" o:spid="_x0000_s1218" style="position:absolute;left:2810;top:9098;width:285;height:285;visibility:visible;mso-wrap-style:square;v-text-anchor:top" coordsize="28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U2b8UA&#10;AADdAAAADwAAAGRycy9kb3ducmV2LnhtbESPQWvCQBSE7wX/w/IEb3VjQkOJriKi6KEeTMXzI/tM&#10;otm3Ibtq8u+7hUKPw8x8wyxWvWnEkzpXW1Ywm0YgiAuray4VnL93758gnEfW2FgmBQM5WC1HbwvM&#10;tH3xiZ65L0WAsMtQQeV9m0npiooMuqltiYN3tZ1BH2RXSt3hK8BNI+MoSqXBmsNChS1tKiru+cMo&#10;OB6H29cuv1zq2RbT6NQn8ZDslZqM+/UchKfe/4f/2getIE4+Uvh9E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TZvxQAAAN0AAAAPAAAAAAAAAAAAAAAAAJgCAABkcnMv&#10;ZG93bnJldi54bWxQSwUGAAAAAAQABAD1AAAAigMAAAAA&#10;" path="m144,l129,,115,2,101,4,86,9,74,16,62,23r-9,8l41,40,33,50,24,62,17,74,12,86,7,100,2,112,,127r,14l,155r2,15l7,184r5,14l17,210r7,12l33,232r8,12l53,251r9,10l74,268r12,5l101,277r14,5l129,285r15,l158,285r14,-3l184,277r15,-4l211,268r12,-7l235,251r9,-7l254,232r7,-10l268,210r8,-12l280,184r3,-14l285,155r,-14l285,127r-2,-15l280,100,276,86,268,74,261,62,254,50,244,40r-9,-9l223,23,211,16,199,9,184,4,172,2,158,,144,e" filled="f" strokeweight="1.45pt">
                  <v:path arrowok="t" o:connecttype="custom" o:connectlocs="129,0;101,4;74,16;53,31;33,50;17,74;7,100;0,127;0,155;7,184;17,210;33,232;53,251;74,268;101,277;129,285;158,285;184,277;211,268;235,251;254,232;268,210;280,184;285,155;285,127;280,100;268,74;254,50;235,31;211,16;184,4;158,0" o:connectangles="0,0,0,0,0,0,0,0,0,0,0,0,0,0,0,0,0,0,0,0,0,0,0,0,0,0,0,0,0,0,0,0"/>
                </v:shape>
                <v:rect id="Rectangle 2120" o:spid="_x0000_s1219" style="position:absolute;left:2903;top:9150;width:82;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4BjccA&#10;AADdAAAADwAAAGRycy9kb3ducmV2LnhtbESPQWvCQBSE74X+h+UVequbWrSauopoJTlqLKi3R/Y1&#10;Cc2+DdmtSfvrXUHwOMzMN8xs0ZtanKl1lWUFr4MIBHFudcWFgq/95mUCwnlkjbVlUvBHDhbzx4cZ&#10;xtp2vKNz5gsRIOxiVFB638RSurwkg25gG+LgfdvWoA+yLaRusQtwU8thFI2lwYrDQokNrUrKf7Jf&#10;oyCZNMtjav+7ov48JYftYbreT71Sz0/98gOEp97fw7d2qhUM30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AY3HAAAA3QAAAA8AAAAAAAAAAAAAAAAAmAIAAGRy&#10;cy9kb3ducmV2LnhtbFBLBQYAAAAABAAEAPUAAACMAwAAAAA=&#10;" filled="f" stroked="f">
                  <v:textbox inset="0,0,0,0">
                    <w:txbxContent>
                      <w:p w14:paraId="135A658A" w14:textId="77777777" w:rsidR="004D6677" w:rsidRDefault="004D6677" w:rsidP="007B58AF">
                        <w:r>
                          <w:rPr>
                            <w:color w:val="000000"/>
                            <w:sz w:val="16"/>
                            <w:szCs w:val="16"/>
                          </w:rPr>
                          <w:t>3</w:t>
                        </w:r>
                      </w:p>
                    </w:txbxContent>
                  </v:textbox>
                </v:rect>
                <v:rect id="Rectangle 2121" o:spid="_x0000_s1220" style="position:absolute;left:2985;top:9110;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GV/8MA&#10;AADdAAAADwAAAGRycy9kb3ducmV2LnhtbERPTYvCMBC9C/sfwix403RdFK1GEV3Ro1sX1NvQjG3Z&#10;ZlKaaKu/3hwEj4/3PVu0phQ3ql1hWcFXPwJBnFpdcKbg77DpjUE4j6yxtEwK7uRgMf/ozDDWtuFf&#10;uiU+EyGEXYwKcu+rWEqX5mTQ9W1FHLiLrQ36AOtM6hqbEG5KOYiikTRYcGjIsaJVTul/cjUKtuNq&#10;edrZR5OVP+ftcX+crA8Tr1T3s11OQXhq/Vv8cu+0gsH3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GV/8MAAADdAAAADwAAAAAAAAAAAAAAAACYAgAAZHJzL2Rv&#10;d25yZXYueG1sUEsFBgAAAAAEAAQA9QAAAIgDAAAAAA==&#10;" filled="f" stroked="f">
                  <v:textbox inset="0,0,0,0">
                    <w:txbxContent>
                      <w:p w14:paraId="32AAEE10" w14:textId="77777777" w:rsidR="004D6677" w:rsidRDefault="004D6677" w:rsidP="007B58AF">
                        <w:r>
                          <w:rPr>
                            <w:color w:val="000000"/>
                          </w:rPr>
                          <w:t xml:space="preserve"> </w:t>
                        </w:r>
                      </w:p>
                    </w:txbxContent>
                  </v:textbox>
                </v:rect>
                <v:shape id="Freeform 2122" o:spid="_x0000_s1221" style="position:absolute;left:5981;top:10094;width:287;height:285;visibility:visible;mso-wrap-style:square;v-text-anchor:top" coordsize="28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PIOsYA&#10;AADdAAAADwAAAGRycy9kb3ducmV2LnhtbESPT4vCMBTE7wt+h/CEva2pFUWrUURw8d9Bq+D10Tzb&#10;YvNSmqjdb78RFvY4zMxvmNmiNZV4UuNKywr6vQgEcWZ1ybmCy3n9NQbhPLLGyjIp+CEHi3nnY4aJ&#10;ti8+0TP1uQgQdgkqKLyvEyldVpBB17M1cfButjHog2xyqRt8BbipZBxFI2mw5LBQYE2rgrJ7+jAK&#10;0uN2d17fo81+uJeH22TwfdpdY6U+u+1yCsJT6//Df+2NVhAPhhN4vw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PIOsYAAADdAAAADwAAAAAAAAAAAAAAAACYAgAAZHJz&#10;L2Rvd25yZXYueG1sUEsFBgAAAAAEAAQA9QAAAIsDAAAAAA==&#10;" path="m143,l129,,115,3,100,5,88,10,76,17,64,24,52,31,43,41,33,53,24,63,16,75,12,87,7,101,2,115r,15l,144r2,14l2,173r5,12l12,199r4,12l24,223r9,12l43,245r9,9l64,261r12,8l88,276r12,5l115,283r14,2l143,285r15,l172,283r15,-2l199,276r14,-7l223,261r11,-7l244,245r10,-10l263,223r7,-12l275,199r5,-14l285,173r,-15l287,144r-2,-14l285,115r-5,-14l275,87,270,75,263,63,254,53,244,41,234,31,223,24,213,17,199,10,187,5,172,3,158,,143,xe" stroked="f">
                  <v:path arrowok="t" o:connecttype="custom" o:connectlocs="129,0;100,5;76,17;52,31;33,53;16,75;7,101;2,130;2,158;7,185;16,211;33,235;52,254;76,269;100,281;129,285;158,285;187,281;213,269;234,254;254,235;270,211;280,185;285,158;285,130;280,101;270,75;254,53;234,31;213,17;187,5;158,0" o:connectangles="0,0,0,0,0,0,0,0,0,0,0,0,0,0,0,0,0,0,0,0,0,0,0,0,0,0,0,0,0,0,0,0"/>
                </v:shape>
                <v:shape id="Freeform 2123" o:spid="_x0000_s1222" style="position:absolute;left:5981;top:10094;width:287;height:285;visibility:visible;mso-wrap-style:square;v-text-anchor:top" coordsize="28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DQ8UA&#10;AADdAAAADwAAAGRycy9kb3ducmV2LnhtbERPy07CQBTdm/APk0vCzk55SLQwECUQNS6M1YXsLp1L&#10;p9C503RGWv7eWZi4PDnv5bq3tbhQ6yvHCsZJCoK4cLriUsHX5+72HoQPyBprx6TgSh7Wq8HNEjPt&#10;Ov6gSx5KEUPYZ6jAhNBkUvrCkEWfuIY4ckfXWgwRtqXULXYx3NZykqZzabHi2GCwoY2h4pz/WAXd&#10;/mHb3X2P399mr+bk813/bA9PSo2G/eMCRKA+/Iv/3C9awWQ6j/vj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ANDxQAAAN0AAAAPAAAAAAAAAAAAAAAAAJgCAABkcnMv&#10;ZG93bnJldi54bWxQSwUGAAAAAAQABAD1AAAAigMAAAAA&#10;" path="m143,l129,,115,3,100,5,88,10,76,17,64,24,52,31,43,41,33,53,24,63,16,75,12,87,7,101,2,115r,15l,144r2,14l2,173r5,12l12,199r4,12l24,223r9,12l43,245r9,9l64,261r12,8l88,276r12,5l115,283r14,2l143,285r15,l172,283r15,-2l199,276r14,-7l223,261r11,-7l244,245r10,-10l263,223r7,-12l275,199r5,-14l285,173r,-15l287,144r-2,-14l285,115r-5,-14l275,87,270,75,263,63,254,53,244,41,234,31,223,24,213,17,199,10,187,5,172,3,158,,143,e" filled="f" strokeweight="1.45pt">
                  <v:path arrowok="t" o:connecttype="custom" o:connectlocs="129,0;100,5;76,17;52,31;33,53;16,75;7,101;2,130;2,158;7,185;16,211;33,235;52,254;76,269;100,281;129,285;158,285;187,281;213,269;234,254;254,235;270,211;280,185;285,158;285,130;280,101;270,75;254,53;234,31;213,17;187,5;158,0" o:connectangles="0,0,0,0,0,0,0,0,0,0,0,0,0,0,0,0,0,0,0,0,0,0,0,0,0,0,0,0,0,0,0,0"/>
                </v:shape>
                <v:rect id="Rectangle 2124" o:spid="_x0000_s1223" style="position:absolute;left:6076;top:10149;width:82;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238YA&#10;AADdAAAADwAAAGRycy9kb3ducmV2LnhtbESPQWvCQBSE70L/w/KE3swmFkSjq4S2osdWC9HbI/tM&#10;gtm3IbuatL++WxB6HGbmG2a1GUwj7tS52rKCJIpBEBdW11wq+DpuJ3MQziNrbCyTgm9ysFk/jVaY&#10;atvzJ90PvhQBwi5FBZX3bSqlKyoy6CLbEgfvYjuDPsiulLrDPsBNI6dxPJMGaw4LFbb0WlFxPdyM&#10;gt28zU57+9OXzft5l3/ki7fjwiv1PB6yJQhPg/8PP9p7rWD6M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f238YAAADdAAAADwAAAAAAAAAAAAAAAACYAgAAZHJz&#10;L2Rvd25yZXYueG1sUEsFBgAAAAAEAAQA9QAAAIsDAAAAAA==&#10;" filled="f" stroked="f">
                  <v:textbox inset="0,0,0,0">
                    <w:txbxContent>
                      <w:p w14:paraId="3D428CDE" w14:textId="77777777" w:rsidR="004D6677" w:rsidRDefault="004D6677" w:rsidP="007B58AF">
                        <w:r>
                          <w:rPr>
                            <w:color w:val="000000"/>
                            <w:sz w:val="16"/>
                            <w:szCs w:val="16"/>
                          </w:rPr>
                          <w:t>1</w:t>
                        </w:r>
                      </w:p>
                    </w:txbxContent>
                  </v:textbox>
                </v:rect>
                <v:rect id="Rectangle 2125" o:spid="_x0000_s1224" style="position:absolute;left:6158;top:10109;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VoqMcA&#10;AADdAAAADwAAAGRycy9kb3ducmV2LnhtbESPQWvCQBSE74L/YXlCb7oxBdHoGoKtJMdWC9bbI/ua&#10;hGbfhuxq0v76bqHQ4zAz3zC7dDStuFPvGssKlosIBHFpdcOVgrfzcb4G4TyyxtYyKfgiB+l+Otlh&#10;ou3Ar3Q/+UoECLsEFdTed4mUrqzJoFvYjjh4H7Y36IPsK6l7HALctDKOopU02HBYqLGjQ03l5+lm&#10;FOTrLnsv7PdQtc/X/PJy2TydN16ph9mYbUF4Gv1/+K9daAXx4y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laKjHAAAA3QAAAA8AAAAAAAAAAAAAAAAAmAIAAGRy&#10;cy9kb3ducmV2LnhtbFBLBQYAAAAABAAEAPUAAACMAwAAAAA=&#10;" filled="f" stroked="f">
                  <v:textbox inset="0,0,0,0">
                    <w:txbxContent>
                      <w:p w14:paraId="0323F140" w14:textId="77777777" w:rsidR="004D6677" w:rsidRDefault="004D6677" w:rsidP="007B58AF">
                        <w:r>
                          <w:rPr>
                            <w:color w:val="000000"/>
                          </w:rPr>
                          <w:t xml:space="preserve"> </w:t>
                        </w:r>
                      </w:p>
                    </w:txbxContent>
                  </v:textbox>
                </v:rect>
                <v:rect id="Rectangle 2126" o:spid="_x0000_s1225" style="position:absolute;left:6395;top:10062;width:2088;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NM8UA&#10;AADdAAAADwAAAGRycy9kb3ducmV2LnhtbESPQYvCMBSE74L/ITxhb5qugmg1iqiLHtUuuHt7NM+2&#10;bPNSmmirv94Iwh6HmfmGmS9bU4ob1a6wrOBzEIEgTq0uOFPwnXz1JyCcR9ZYWiYFd3KwXHQ7c4y1&#10;bfhIt5PPRICwi1FB7n0VS+nSnAy6ga2Ig3extUEfZJ1JXWMT4KaUwygaS4MFh4UcK1rnlP6drkbB&#10;blKtfvb20WTl9nd3Ppynm2TqlfrotasZCE+t/w+/23utYDga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6c0zxQAAAN0AAAAPAAAAAAAAAAAAAAAAAJgCAABkcnMv&#10;ZG93bnJldi54bWxQSwUGAAAAAAQABAD1AAAAigMAAAAA&#10;" filled="f" stroked="f">
                  <v:textbox inset="0,0,0,0">
                    <w:txbxContent>
                      <w:p w14:paraId="0D7A4DBE" w14:textId="77777777" w:rsidR="004D6677" w:rsidRPr="00A1415D" w:rsidRDefault="004D6677" w:rsidP="007B58AF">
                        <w:pPr>
                          <w:rPr>
                            <w:rFonts w:ascii="Times New Roman" w:hAnsi="Times New Roman" w:cs="Times New Roman"/>
                            <w:sz w:val="20"/>
                          </w:rPr>
                        </w:pPr>
                        <w:r w:rsidRPr="00A1415D">
                          <w:rPr>
                            <w:rFonts w:ascii="Times New Roman" w:hAnsi="Times New Roman" w:cs="Times New Roman"/>
                            <w:color w:val="000000"/>
                            <w:sz w:val="20"/>
                          </w:rPr>
                          <w:t>Chiếu thẳng góc  mặt toán học</w:t>
                        </w:r>
                      </w:p>
                    </w:txbxContent>
                  </v:textbox>
                </v:rect>
                <v:rect id="Rectangle 2127" o:spid="_x0000_s1226" style="position:absolute;left:7893;top:10169;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VR8cA&#10;AADdAAAADwAAAGRycy9kb3ducmV2LnhtbESPQWvCQBSE7wX/w/KE3uqmtohGVxFtSY41Cra3R/aZ&#10;hGbfhuw2SfvrXaHgcZiZb5jVZjC16Kh1lWUFz5MIBHFudcWFgtPx/WkOwnlkjbVlUvBLDjbr0cMK&#10;Y217PlCX+UIECLsYFZTeN7GULi/JoJvYhjh4F9sa9EG2hdQt9gFuajmNopk0WHFYKLGhXUn5d/Zj&#10;FCTzZvuZ2r++qN++kvPHebE/LrxSj+NhuwThafD38H871QqmL7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AVUfHAAAA3QAAAA8AAAAAAAAAAAAAAAAAmAIAAGRy&#10;cy9kb3ducmV2LnhtbFBLBQYAAAAABAAEAPUAAACMAwAAAAA=&#10;" filled="f" stroked="f">
                  <v:textbox inset="0,0,0,0">
                    <w:txbxContent>
                      <w:p w14:paraId="6AD81603" w14:textId="77777777" w:rsidR="004D6677" w:rsidRDefault="004D6677" w:rsidP="007B58AF">
                        <w:r>
                          <w:rPr>
                            <w:color w:val="000000"/>
                          </w:rPr>
                          <w:t xml:space="preserve"> </w:t>
                        </w:r>
                      </w:p>
                    </w:txbxContent>
                  </v:textbox>
                </v:rect>
                <v:shape id="Freeform 2128" o:spid="_x0000_s1227" style="position:absolute;left:5981;top:10657;width:287;height:288;visibility:visible;mso-wrap-style:square;v-text-anchor:top" coordsize="287,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z0MUA&#10;AADdAAAADwAAAGRycy9kb3ducmV2LnhtbESPwWrDMBBE74X8g9hAb42cmJjgRgmhpWDoyW4IPS7W&#10;1ja1Vq6k2M7fR4VCj8PMvGH2x9n0YiTnO8sK1qsEBHFtdceNgvPH29MOhA/IGnvLpOBGHo6HxcMe&#10;c20nLmmsQiMihH2OCtoQhlxKX7dk0K/sQBy9L+sMhihdI7XDKcJNLzdJkkmDHceFFgd6aan+rq5G&#10;wXt6q9xrX37WGCp9LQbzU2YXpR6X8+kZRKA5/If/2oVWsEmzLfy+iU9AH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1/PQxQAAAN0AAAAPAAAAAAAAAAAAAAAAAJgCAABkcnMv&#10;ZG93bnJldi54bWxQSwUGAAAAAAQABAD1AAAAigMAAAAA&#10;" path="m143,l129,3r-14,l100,8,88,12,76,20,64,27,52,34,43,44,33,53,24,65,16,77,12,89,7,101,2,115r,15l,144r2,15l2,173r5,14l12,202r4,12l24,226r9,9l43,247r9,10l64,264r12,7l88,278r12,5l115,286r14,2l143,288r15,l172,286r15,-3l199,278r14,-7l223,264r11,-7l244,247r10,-12l263,226r7,-12l275,202r5,-15l285,173r,-14l287,144r-2,-14l285,115r-5,-14l275,89,270,77,263,65,254,53,244,44,234,34,223,27,213,20,199,12,187,8,172,3r-14,l143,xe" stroked="f">
                  <v:path arrowok="t" o:connecttype="custom" o:connectlocs="129,3;100,8;76,20;52,34;33,53;16,77;7,101;2,130;2,159;7,187;16,214;33,235;52,257;76,271;100,283;129,288;158,288;187,283;213,271;234,257;254,235;270,214;280,187;285,159;285,130;280,101;270,77;254,53;234,34;213,20;187,8;158,3" o:connectangles="0,0,0,0,0,0,0,0,0,0,0,0,0,0,0,0,0,0,0,0,0,0,0,0,0,0,0,0,0,0,0,0"/>
                </v:shape>
                <v:shape id="Freeform 2129" o:spid="_x0000_s1228" style="position:absolute;left:5981;top:10657;width:287;height:288;visibility:visible;mso-wrap-style:square;v-text-anchor:top" coordsize="287,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O4A8YA&#10;AADdAAAADwAAAGRycy9kb3ducmV2LnhtbESPT2vCQBTE7wW/w/KE3upGA0Giq4hY8GAP9c/B2yP7&#10;zMZk34bsNkm/fbdQ6HGYmd8w6+1oG9FT5yvHCuazBARx4XTFpYLr5f1tCcIHZI2NY1LwTR62m8nL&#10;GnPtBv6k/hxKESHsc1RgQmhzKX1hyKKfuZY4eg/XWQxRdqXUHQ4Rbhu5SJJMWqw4LhhsaW+oqM9f&#10;VkFqhtQW94+6pvB8HobbaXnpvVKv03G3AhFoDP/hv/ZRK1ikWQa/b+IT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O4A8YAAADdAAAADwAAAAAAAAAAAAAAAACYAgAAZHJz&#10;L2Rvd25yZXYueG1sUEsFBgAAAAAEAAQA9QAAAIsDAAAAAA==&#10;" path="m143,l129,3r-14,l100,8,88,12,76,20,64,27,52,34,43,44,33,53,24,65,16,77,12,89,7,101,2,115r,15l,144r2,15l2,173r5,14l12,202r4,12l24,226r9,9l43,247r9,10l64,264r12,7l88,278r12,5l115,286r14,2l143,288r15,l172,286r15,-3l199,278r14,-7l223,264r11,-7l244,247r10,-12l263,226r7,-12l275,202r5,-15l285,173r,-14l287,144r-2,-14l285,115r-5,-14l275,89,270,77,263,65,254,53,244,44,234,34,223,27,213,20,199,12,187,8,172,3r-14,l143,e" filled="f" strokeweight="1.45pt">
                  <v:path arrowok="t" o:connecttype="custom" o:connectlocs="129,3;100,8;76,20;52,34;33,53;16,77;7,101;2,130;2,159;7,187;16,214;33,235;52,257;76,271;100,283;129,288;158,288;187,283;213,271;234,257;254,235;270,214;280,187;285,159;285,130;280,101;270,77;254,53;234,34;213,20;187,8;158,3" o:connectangles="0,0,0,0,0,0,0,0,0,0,0,0,0,0,0,0,0,0,0,0,0,0,0,0,0,0,0,0,0,0,0,0"/>
                </v:shape>
                <v:rect id="Rectangle 2130" o:spid="_x0000_s1229" style="position:absolute;left:6076;top:10714;width:82;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LMMYA&#10;AADdAAAADwAAAGRycy9kb3ducmV2LnhtbESPS4vCQBCE74L/YWjBm07WBR/RUURX9Ohjwd1bk2mT&#10;sJmekBlN9Nc7grDHoqq+omaLxhTiRpXLLSv46EcgiBOrc04VfJ82vTEI55E1FpZJwZ0cLObt1gxj&#10;bWs+0O3oUxEg7GJUkHlfxlK6JCODrm9L4uBdbGXQB1mlUldYB7gp5CCKhtJgzmEhw5JWGSV/x6tR&#10;sB2Xy5+dfdRp8fW7Pe/Pk/Vp4pXqdprlFISnxv+H3+2dVjD4H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LLMMYAAADdAAAADwAAAAAAAAAAAAAAAACYAgAAZHJz&#10;L2Rvd25yZXYueG1sUEsFBgAAAAAEAAQA9QAAAIsDAAAAAA==&#10;" filled="f" stroked="f">
                  <v:textbox inset="0,0,0,0">
                    <w:txbxContent>
                      <w:p w14:paraId="40ACC1C2" w14:textId="77777777" w:rsidR="004D6677" w:rsidRDefault="004D6677" w:rsidP="007B58AF">
                        <w:r>
                          <w:rPr>
                            <w:color w:val="000000"/>
                            <w:sz w:val="16"/>
                            <w:szCs w:val="16"/>
                          </w:rPr>
                          <w:t>2</w:t>
                        </w:r>
                      </w:p>
                    </w:txbxContent>
                  </v:textbox>
                </v:rect>
                <v:rect id="Rectangle 2131" o:spid="_x0000_s1230" style="position:absolute;left:6158;top:10674;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fQsMA&#10;AADdAAAADwAAAGRycy9kb3ducmV2LnhtbERPTWvCQBC9F/wPywje6sYI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1fQsMAAADdAAAADwAAAAAAAAAAAAAAAACYAgAAZHJzL2Rv&#10;d25yZXYueG1sUEsFBgAAAAAEAAQA9QAAAIgDAAAAAA==&#10;" filled="f" stroked="f">
                  <v:textbox inset="0,0,0,0">
                    <w:txbxContent>
                      <w:p w14:paraId="00D5D89F" w14:textId="77777777" w:rsidR="004D6677" w:rsidRDefault="004D6677" w:rsidP="007B58AF">
                        <w:r>
                          <w:rPr>
                            <w:color w:val="000000"/>
                          </w:rPr>
                          <w:t xml:space="preserve"> </w:t>
                        </w:r>
                      </w:p>
                    </w:txbxContent>
                  </v:textbox>
                </v:rect>
                <v:rect id="Rectangle 2132" o:spid="_x0000_s1231" style="position:absolute;left:6381;top:10602;width:2270;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62cUA&#10;AADdAAAADwAAAGRycy9kb3ducmV2LnhtbESPT4vCMBTE7wv7HcJb8LamqyC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frZxQAAAN0AAAAPAAAAAAAAAAAAAAAAAJgCAABkcnMv&#10;ZG93bnJldi54bWxQSwUGAAAAAAQABAD1AAAAigMAAAAA&#10;" filled="f" stroked="f">
                  <v:textbox inset="0,0,0,0">
                    <w:txbxContent>
                      <w:p w14:paraId="15B7C255" w14:textId="77777777" w:rsidR="004D6677" w:rsidRPr="00A1415D" w:rsidRDefault="004D6677" w:rsidP="007B58AF">
                        <w:pPr>
                          <w:rPr>
                            <w:rFonts w:ascii="Times New Roman" w:hAnsi="Times New Roman" w:cs="Times New Roman"/>
                            <w:sz w:val="20"/>
                          </w:rPr>
                        </w:pPr>
                        <w:r w:rsidRPr="00A1415D">
                          <w:rPr>
                            <w:rFonts w:ascii="Times New Roman" w:hAnsi="Times New Roman" w:cs="Times New Roman"/>
                            <w:color w:val="000000"/>
                            <w:sz w:val="20"/>
                          </w:rPr>
                          <w:t>Thu nhỏ theo tỉ lệ bản đồ cần vẽ</w:t>
                        </w:r>
                      </w:p>
                    </w:txbxContent>
                  </v:textbox>
                </v:rect>
                <v:rect id="Rectangle 2133" o:spid="_x0000_s1232" style="position:absolute;left:7749;top:10742;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mcMA&#10;AADdAAAADwAAAGRycy9kb3ducmV2LnhtbERPy4rCMBTdC/MP4Q6403Qc8FGNIjqiS6cOqLtLc23L&#10;NDelibb69WYhuDyc92zRmlLcqHaFZQVf/QgEcWp1wZmCv8OmNwbhPLLG0jIpuJODxfyjM8NY24Z/&#10;6Zb4TIQQdjEqyL2vYildmpNB17cVceAutjboA6wzqWtsQrgp5SCKhtJgwaEhx4pWOaX/ydUo2I6r&#10;5WlnH01W/py3x/1xsj5MvFLdz3Y5BeGp9W/xy73TCgbf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FmcMAAADdAAAADwAAAAAAAAAAAAAAAACYAgAAZHJzL2Rv&#10;d25yZXYueG1sUEsFBgAAAAAEAAQA9QAAAIgDAAAAAA==&#10;" filled="f" stroked="f">
                  <v:textbox inset="0,0,0,0">
                    <w:txbxContent>
                      <w:p w14:paraId="32E79F39" w14:textId="77777777" w:rsidR="004D6677" w:rsidRDefault="004D6677" w:rsidP="007B58AF">
                        <w:r>
                          <w:rPr>
                            <w:color w:val="000000"/>
                          </w:rPr>
                          <w:t xml:space="preserve"> </w:t>
                        </w:r>
                      </w:p>
                    </w:txbxContent>
                  </v:textbox>
                </v:rect>
                <v:shape id="Freeform 2134" o:spid="_x0000_s1233" style="position:absolute;left:5981;top:11223;width:287;height:287;visibility:visible;mso-wrap-style:square;v-text-anchor:top" coordsize="287,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Pu8UA&#10;AADdAAAADwAAAGRycy9kb3ducmV2LnhtbESP0WrCQBRE3wv+w3IFX0rdmIBK6ipSifRJiPoBl+xt&#10;Epq9G7PbmPj1XaHQx2FmzjCb3WAa0VPnassKFvMIBHFhdc2lgusle1uDcB5ZY2OZFIzkYLedvGww&#10;1fbOOfVnX4oAYZeigsr7NpXSFRUZdHPbEgfvy3YGfZBdKXWH9wA3jYyjaCkN1hwWKmzpo6Li+/xj&#10;FBSPLPZxfSr7cTisj4ldcv56U2o2HfbvIDwN/j/81/7UCuJktYDn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Y+7xQAAAN0AAAAPAAAAAAAAAAAAAAAAAJgCAABkcnMv&#10;ZG93bnJldi54bWxQSwUGAAAAAAQABAD1AAAAigMAAAAA&#10;" path="m143,l129,,115,2,100,7,88,12,76,17,64,24,52,33,43,43,33,53r-9,9l16,74,12,89,7,101,2,115r,14l,144r2,14l2,172r5,15l12,199r4,12l24,223r9,12l43,244r9,10l64,261r12,7l88,275r12,5l115,283r14,2l143,287r15,-2l172,283r15,-3l199,275r14,-7l223,261r11,-7l244,244r10,-9l263,223r7,-12l275,199r5,-12l285,172r,-14l287,144r-2,-15l285,115r-5,-14l275,89,270,74,263,62r-9,-9l244,43,234,33,223,24,213,17,199,12,187,7,172,2,158,,143,xe" stroked="f">
                  <v:path arrowok="t" o:connecttype="custom" o:connectlocs="129,0;100,7;76,17;52,33;33,53;16,74;7,101;2,129;2,158;7,187;16,211;33,235;52,254;76,268;100,280;129,285;158,285;187,280;213,268;234,254;254,235;270,211;280,187;285,158;285,129;280,101;270,74;254,53;234,33;213,17;187,7;158,0" o:connectangles="0,0,0,0,0,0,0,0,0,0,0,0,0,0,0,0,0,0,0,0,0,0,0,0,0,0,0,0,0,0,0,0"/>
                </v:shape>
                <v:shape id="Freeform 2135" o:spid="_x0000_s1234" style="position:absolute;left:5981;top:11223;width:287;height:287;visibility:visible;mso-wrap-style:square;v-text-anchor:top" coordsize="287,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QIsYA&#10;AADdAAAADwAAAGRycy9kb3ducmV2LnhtbESPQWvCQBSE74L/YXmF3nRjCrWkrhIUIaUUaYz0+sg+&#10;k9Ds25DdJum/7xYEj8PMfMNsdpNpxUC9aywrWC0jEMSl1Q1XCorzcfECwnlkja1lUvBLDnbb+WyD&#10;ibYjf9KQ+0oECLsEFdTed4mUrqzJoFvajjh4V9sb9EH2ldQ9jgFuWhlH0bM02HBYqLGjfU3ld/5j&#10;FKSjvk6H9ywt+Eu/pavLR2NPXqnHhyl9BeFp8vfwrZ1pBfHTOob/N+EJ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KQIsYAAADdAAAADwAAAAAAAAAAAAAAAACYAgAAZHJz&#10;L2Rvd25yZXYueG1sUEsFBgAAAAAEAAQA9QAAAIsDAAAAAA==&#10;" path="m143,l129,,115,2,100,7,88,12,76,17,64,24,52,33,43,43,33,53r-9,9l16,74,12,89,7,101,2,115r,14l,144r2,14l2,172r5,15l12,199r4,12l24,223r9,12l43,244r9,10l64,261r12,7l88,275r12,5l115,283r14,2l143,287r15,-2l172,283r15,-3l199,275r14,-7l223,261r11,-7l244,244r10,-9l263,223r7,-12l275,199r5,-12l285,172r,-14l287,144r-2,-15l285,115r-5,-14l275,89,270,74,263,62r-9,-9l244,43,234,33,223,24,213,17,199,12,187,7,172,2,158,,143,e" filled="f" strokeweight="1.45pt">
                  <v:path arrowok="t" o:connecttype="custom" o:connectlocs="129,0;100,7;76,17;52,33;33,53;16,74;7,101;2,129;2,158;7,187;16,211;33,235;52,254;76,268;100,280;129,285;158,285;187,280;213,268;234,254;254,235;270,211;280,187;285,158;285,129;280,101;270,74;254,53;234,33;213,17;187,7;158,0" o:connectangles="0,0,0,0,0,0,0,0,0,0,0,0,0,0,0,0,0,0,0,0,0,0,0,0,0,0,0,0,0,0,0,0"/>
                </v:shape>
                <v:rect id="Rectangle 2136" o:spid="_x0000_s1235" style="position:absolute;left:6076;top:11277;width:82;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b7sYA&#10;AADdAAAADwAAAGRycy9kb3ducmV2LnhtbESPT4vCMBTE7wt+h/AEb2uqgqvVKLKr6NE/C+rt0Tzb&#10;YvNSmmirn94IC3scZuY3zHTemELcqXK5ZQW9bgSCOLE651TB72H1OQLhPLLGwjIpeJCD+az1McVY&#10;25p3dN/7VAQIuxgVZN6XsZQuycig69qSOHgXWxn0QVap1BXWAW4K2Y+ioTSYc1jIsKTvjJLr/mYU&#10;rEfl4rSxzzotluf1cXsc/xzGXqlOu1lMQHhq/H/4r73RCvqD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Bb7sYAAADdAAAADwAAAAAAAAAAAAAAAACYAgAAZHJz&#10;L2Rvd25yZXYueG1sUEsFBgAAAAAEAAQA9QAAAIsDAAAAAA==&#10;" filled="f" stroked="f">
                  <v:textbox inset="0,0,0,0">
                    <w:txbxContent>
                      <w:p w14:paraId="36182D63" w14:textId="77777777" w:rsidR="004D6677" w:rsidRDefault="004D6677" w:rsidP="007B58AF">
                        <w:r>
                          <w:rPr>
                            <w:color w:val="000000"/>
                            <w:sz w:val="16"/>
                            <w:szCs w:val="16"/>
                          </w:rPr>
                          <w:t>3</w:t>
                        </w:r>
                      </w:p>
                    </w:txbxContent>
                  </v:textbox>
                </v:rect>
                <v:rect id="Rectangle 2137" o:spid="_x0000_s1236" style="position:absolute;left:6158;top:11237;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DmscA&#10;AADdAAAADwAAAGRycy9kb3ducmV2LnhtbESPQWvCQBSE74X+h+UVequbWrG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Zw5rHAAAA3QAAAA8AAAAAAAAAAAAAAAAAmAIAAGRy&#10;cy9kb3ducmV2LnhtbFBLBQYAAAAABAAEAPUAAACMAwAAAAA=&#10;" filled="f" stroked="f">
                  <v:textbox inset="0,0,0,0">
                    <w:txbxContent>
                      <w:p w14:paraId="763D4EEF" w14:textId="77777777" w:rsidR="004D6677" w:rsidRDefault="004D6677" w:rsidP="007B58AF">
                        <w:r>
                          <w:rPr>
                            <w:color w:val="000000"/>
                          </w:rPr>
                          <w:t xml:space="preserve"> </w:t>
                        </w:r>
                      </w:p>
                    </w:txbxContent>
                  </v:textbox>
                </v:rect>
                <v:rect id="Rectangle 2138" o:spid="_x0000_s1237" style="position:absolute;left:6396;top:11142;width:2255;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mAccA&#10;AADdAAAADwAAAGRycy9kb3ducmV2LnhtbESPQWvCQBSE74X+h+UVequbWrS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VZgHHAAAA3QAAAA8AAAAAAAAAAAAAAAAAmAIAAGRy&#10;cy9kb3ducmV2LnhtbFBLBQYAAAAABAAEAPUAAACMAwAAAAA=&#10;" filled="f" stroked="f">
                  <v:textbox inset="0,0,0,0">
                    <w:txbxContent>
                      <w:p w14:paraId="05C186B5" w14:textId="77777777" w:rsidR="004D6677" w:rsidRPr="00A1415D" w:rsidRDefault="004D6677" w:rsidP="007B58AF">
                        <w:pPr>
                          <w:rPr>
                            <w:rFonts w:ascii="Times New Roman" w:hAnsi="Times New Roman" w:cs="Times New Roman"/>
                            <w:sz w:val="20"/>
                          </w:rPr>
                        </w:pPr>
                        <w:r w:rsidRPr="00A1415D">
                          <w:rPr>
                            <w:rFonts w:ascii="Times New Roman" w:hAnsi="Times New Roman" w:cs="Times New Roman"/>
                            <w:color w:val="000000"/>
                            <w:sz w:val="20"/>
                          </w:rPr>
                          <w:t>Chiếu xuống mặt phẳng bản đồ</w:t>
                        </w:r>
                      </w:p>
                    </w:txbxContent>
                  </v:textbox>
                </v:rect>
                <v:rect id="Rectangle 2139" o:spid="_x0000_s1238" style="position:absolute;left:5346;top:11403;width:124;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4dsYA&#10;AADdAAAADwAAAGRycy9kb3ducmV2LnhtbESPS4vCQBCE74L/YWjBm07WBR/RUURX9Ohjwd1bk2mT&#10;sJmekBlN9Nc7grDHoqq+omaLxhTiRpXLLSv46EcgiBOrc04VfJ82vTEI55E1FpZJwZ0cLObt1gxj&#10;bWs+0O3oUxEg7GJUkHlfxlK6JCODrm9L4uBdbGXQB1mlUldYB7gp5CCKhtJgzmEhw5JWGSV/x6tR&#10;sB2Xy5+dfdRp8fW7Pe/Pk/Vp4pXqdprlFISnxv+H3+2dVjD4H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4dsYAAADdAAAADwAAAAAAAAAAAAAAAACYAgAAZHJz&#10;L2Rvd25yZXYueG1sUEsFBgAAAAAEAAQA9QAAAIsDAAAAAA==&#10;" filled="f" stroked="f">
                  <v:textbox inset="0,0,0,0">
                    <w:txbxContent>
                      <w:p w14:paraId="40DF24AF" w14:textId="77777777" w:rsidR="004D6677" w:rsidRDefault="004D6677" w:rsidP="007B58AF">
                        <w:r>
                          <w:rPr>
                            <w:i/>
                            <w:iCs/>
                            <w:color w:val="000000"/>
                          </w:rPr>
                          <w:t xml:space="preserve"> </w:t>
                        </w:r>
                      </w:p>
                    </w:txbxContent>
                  </v:textbox>
                </v:rect>
                <v:shape id="Freeform 2140" o:spid="_x0000_s1239" style="position:absolute;left:4866;top:8727;width:975;height:720;visibility:visible;mso-wrap-style:square;v-text-anchor:top" coordsize="144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b1McA&#10;AADdAAAADwAAAGRycy9kb3ducmV2LnhtbESPQWvCQBSE74X+h+UVequbRjES3UhpLfRQkaai10f2&#10;mYRk36bZVeO/7wqCx2FmvmEWy8G04kS9qy0reB1FIIgLq2suFWx/P19mIJxH1thaJgUXcrDMHh8W&#10;mGp75h865b4UAcIuRQWV910qpSsqMuhGtiMO3sH2Bn2QfSl1j+cAN62Mo2gqDdYcFirs6L2iosmP&#10;RsGq8W68X682H0l3jP+S/Hu3ncyUen4a3uYgPA3+Hr61v7SCeJwkcH0TnoDM/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29THAAAA3QAAAA8AAAAAAAAAAAAAAAAAmAIAAGRy&#10;cy9kb3ducmV2LnhtbFBLBQYAAAAABAAEAPUAAACMAwAAAAA=&#10;" path="m1440,c1020,30,600,60,360,180,120,300,60,510,,720e" filled="f">
                  <v:stroke dashstyle="1 1" endarrow="block" endarrowwidth="narrow" endcap="round"/>
                  <v:path arrowok="t" o:connecttype="custom" o:connectlocs="975,0;244,180;0,720" o:connectangles="0,0,0"/>
                </v:shape>
                <v:shape id="Freeform 2141" o:spid="_x0000_s1240" style="position:absolute;left:4965;top:8018;width:810;height:450;visibility:visible;mso-wrap-style:square;v-text-anchor:top" coordsize="81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e+cIA&#10;AADdAAAADwAAAGRycy9kb3ducmV2LnhtbERPz2vCMBS+D/wfwhN2GTbV0SnVKG4w5o5T6fnZPJti&#10;81KSTOt/vxyEHT++36vNYDtxJR9axwqmWQ6CuHa65UbB8fA5WYAIEVlj55gU3CnAZj16WmGp3Y1/&#10;6LqPjUghHEpUYGLsSylDbchiyFxPnLiz8xZjgr6R2uMthdtOzvL8TVpsOTUY7OnDUH3Z/1oFxfyu&#10;34tvk5/k13A8+5cKbVEp9TwetksQkYb4L364d1rB7HWe5qY36Qn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t75wgAAAN0AAAAPAAAAAAAAAAAAAAAAAJgCAABkcnMvZG93&#10;bnJldi54bWxQSwUGAAAAAAQABAD1AAAAhwMAAAAA&#10;" path="m810,c724,16,441,19,306,94,171,169,64,376,,450e" filled="f">
                  <v:stroke dashstyle="1 1" endarrow="block" endarrowwidth="narrow" endcap="round"/>
                  <v:path arrowok="t" o:connecttype="custom" o:connectlocs="810,0;306,94;0,450" o:connectangles="0,0,0"/>
                </v:shape>
                <v:shape id="Freeform 2142" o:spid="_x0000_s1241" style="position:absolute;left:4221;top:7227;width:85;height:85;visibility:visible;mso-wrap-style:square;v-text-anchor:top" coordsize="14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tacUA&#10;AADdAAAADwAAAGRycy9kb3ducmV2LnhtbESPzW7CMBCE75V4B2uReqnAIS1/AYMq1KocuPDzACt7&#10;SSLidRSbJLx9XakSx9HMfKNZb3tbiZYaXzpWMBknIIi1MyXnCi7n79EChA/IBivHpOBBHrabwcsa&#10;M+M6PlJ7CrmIEPYZKihCqDMpvS7Ioh+7mjh6V9dYDFE2uTQNdhFuK5kmyUxaLDkuFFjTriB9O92t&#10;gv3X9O2Dr1y3ualundb28MOpUq/D/nMFIlAfnuH/9t4oSN/nS/h7E5+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1pxQAAAN0AAAAPAAAAAAAAAAAAAAAAAJgCAABkcnMv&#10;ZG93bnJldi54bWxQSwUGAAAAAAQABAD1AAAAigMAAAAA&#10;" path="m71,l64,2r-7,l50,5,43,7r-8,3l31,14,19,22,12,34,7,41,4,45,2,53,,60r,7l,74r,7l,89r2,7l4,103r3,7l12,115r7,12l31,134r4,5l43,141r7,3l57,146r7,3l71,149r8,l86,146r7,-2l100,141r5,-2l112,134r10,-7l131,115r3,-5l139,103r2,-7l141,89r2,-8l143,74r,-7l141,60r,-7l139,45r-5,-4l131,34,122,22,112,14r-7,-4l100,7,93,5,86,2r-7,l71,xe" fillcolor="black" stroked="f">
                  <v:path arrowok="t" o:connecttype="custom" o:connectlocs="42,0;38,1;34,1;30,3;26,4;21,6;18,8;11,13;7,19;4,23;2,26;1,30;0,34;0,38;0,42;0,46;0,51;1,55;2,59;4,63;7,66;11,72;18,76;21,79;26,80;30,82;34,83;38,85;42,85;47,85;51,83;55,82;59,80;62,79;67,76;73,72;78,66;80,63;83,59;84,55;84,51;85,46;85,42;85,38;84,34;84,30;83,26;80,23;78,19;73,13;67,8;62,6;59,4;55,3;51,1;47,1;42,0" o:connectangles="0,0,0,0,0,0,0,0,0,0,0,0,0,0,0,0,0,0,0,0,0,0,0,0,0,0,0,0,0,0,0,0,0,0,0,0,0,0,0,0,0,0,0,0,0,0,0,0,0,0,0,0,0,0,0,0,0"/>
                </v:shape>
                <v:shape id="Freeform 2143" o:spid="_x0000_s1242" style="position:absolute;left:4656;top:7782;width:85;height:85;visibility:visible;mso-wrap-style:square;v-text-anchor:top" coordsize="14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A008EA&#10;AADdAAAADwAAAGRycy9kb3ducmV2LnhtbERPzYrCMBC+C75DGGEvoql1V6QaRUTRw162+gBDMrbF&#10;ZlKa2Hbf3hwW9vjx/W/3g61FR62vHCtYzBMQxNqZigsF99t5tgbhA7LB2jEp+CUP+914tMXMuJ5/&#10;qMtDIWII+wwVlCE0mZRel2TRz11DHLmHay2GCNtCmhb7GG5rmSbJSlqsODaU2NCxJP3MX1bB9fQ1&#10;/eQHN11h6mevtf2+cKrUx2Q4bEAEGsK/+M99NQrS5Truj2/iE5C7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QNNPBAAAA3QAAAA8AAAAAAAAAAAAAAAAAmAIAAGRycy9kb3du&#10;cmV2LnhtbFBLBQYAAAAABAAEAPUAAACGAwAAAAA=&#10;" path="m71,l64,2r-7,l50,5,43,7r-8,3l31,14,19,22,12,34,7,41,4,45,2,53,,60r,7l,74r,7l,89r2,7l4,103r3,7l12,115r7,12l31,134r4,5l43,141r7,3l57,146r7,3l71,149r8,l86,146r7,-2l100,141r5,-2l112,134r10,-7l131,115r3,-5l139,103r2,-7l141,89r2,-8l143,74r,-7l141,60r,-7l139,45r-5,-4l131,34,122,22,112,14r-7,-4l100,7,93,5,86,2r-7,l71,xe" fillcolor="black" stroked="f">
                  <v:path arrowok="t" o:connecttype="custom" o:connectlocs="42,0;38,1;34,1;30,3;26,4;21,6;18,8;11,13;7,19;4,23;2,26;1,30;0,34;0,38;0,42;0,46;0,51;1,55;2,59;4,63;7,66;11,72;18,76;21,79;26,80;30,82;34,83;38,85;42,85;47,85;51,83;55,82;59,80;62,79;67,76;73,72;78,66;80,63;83,59;84,55;84,51;85,46;85,42;85,38;84,34;84,30;83,26;80,23;78,19;73,13;67,8;62,6;59,4;55,3;51,1;47,1;42,0" o:connectangles="0,0,0,0,0,0,0,0,0,0,0,0,0,0,0,0,0,0,0,0,0,0,0,0,0,0,0,0,0,0,0,0,0,0,0,0,0,0,0,0,0,0,0,0,0,0,0,0,0,0,0,0,0,0,0,0,0"/>
                </v:shape>
                <v:shape id="Freeform 2144" o:spid="_x0000_s1243" style="position:absolute;left:4476;top:8142;width:85;height:85;visibility:visible;mso-wrap-style:square;v-text-anchor:top" coordsize="14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yRSMQA&#10;AADdAAAADwAAAGRycy9kb3ducmV2LnhtbESP3YrCMBSE74V9h3AW9kY0tf4gXaMssqIX3ujuAxyS&#10;Y1tsTkoT2/r2RhC8HGbmG2a16W0lWmp86VjBZJyAINbOlJwr+P/bjZYgfEA2WDkmBXfysFl/DFaY&#10;GdfxidpzyEWEsM9QQRFCnUnpdUEW/djVxNG7uMZiiLLJpWmwi3BbyTRJFtJiyXGhwJq2Benr+WYV&#10;HH7nwxlfuG5zU107re1xz6lSX5/9zzeIQH14h1/tg1GQTpcTeL6JT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ckUjEAAAA3QAAAA8AAAAAAAAAAAAAAAAAmAIAAGRycy9k&#10;b3ducmV2LnhtbFBLBQYAAAAABAAEAPUAAACJAwAAAAA=&#10;" path="m71,l64,2r-7,l50,5,43,7r-8,3l31,14,19,22,12,34,7,41,4,45,2,53,,60r,7l,74r,7l,89r2,7l4,103r3,7l12,115r7,12l31,134r4,5l43,141r7,3l57,146r7,3l71,149r8,l86,146r7,-2l100,141r5,-2l112,134r10,-7l131,115r3,-5l139,103r2,-7l141,89r2,-8l143,74r,-7l141,60r,-7l139,45r-5,-4l131,34,122,22,112,14r-7,-4l100,7,93,5,86,2r-7,l71,xe" fillcolor="black" stroked="f">
                  <v:path arrowok="t" o:connecttype="custom" o:connectlocs="42,0;38,1;34,1;30,3;26,4;21,6;18,8;11,13;7,19;4,23;2,26;1,30;0,34;0,38;0,42;0,46;0,51;1,55;2,59;4,63;7,66;11,72;18,76;21,79;26,80;30,82;34,83;38,85;42,85;47,85;51,83;55,82;59,80;62,79;67,76;73,72;78,66;80,63;83,59;84,55;84,51;85,46;85,42;85,38;84,34;84,30;83,26;80,23;78,19;73,13;67,8;62,6;59,4;55,3;51,1;47,1;42,0" o:connectangles="0,0,0,0,0,0,0,0,0,0,0,0,0,0,0,0,0,0,0,0,0,0,0,0,0,0,0,0,0,0,0,0,0,0,0,0,0,0,0,0,0,0,0,0,0,0,0,0,0,0,0,0,0,0,0,0,0"/>
                </v:shape>
                <v:shape id="Freeform 2145" o:spid="_x0000_s1244" style="position:absolute;left:4086;top:7992;width:85;height:85;visibility:visible;mso-wrap-style:square;v-text-anchor:top" coordsize="14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PP8UA&#10;AADdAAAADwAAAGRycy9kb3ducmV2LnhtbESPwWrDMBBE74X+g9hCLyWR66TFOJFNKQ3JIZe4/YBF&#10;2tgm1spYqu38fRQo9DjMzBtmW862EyMNvnWs4HWZgCDWzrRcK/j53i0yED4gG+wck4IreSiLx4ct&#10;5sZNfKKxCrWIEPY5KmhC6HMpvW7Iol+6njh6ZzdYDFEOtTQDThFuO5kmybu02HJcaLCnz4b0pfq1&#10;Cg5fby9rPnM/1qa7TFrb455TpZ6f5o8NiEBz+A//tQ9GQbrKUri/iU9AF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g8/xQAAAN0AAAAPAAAAAAAAAAAAAAAAAJgCAABkcnMv&#10;ZG93bnJldi54bWxQSwUGAAAAAAQABAD1AAAAigMAAAAA&#10;" path="m71,l64,2r-7,l50,5,43,7r-8,3l31,14,19,22,12,34,7,41,4,45,2,53,,60r,7l,74r,7l,89r2,7l4,103r3,7l12,115r7,12l31,134r4,5l43,141r7,3l57,146r7,3l71,149r8,l86,146r7,-2l100,141r5,-2l112,134r10,-7l131,115r3,-5l139,103r2,-7l141,89r2,-8l143,74r,-7l141,60r,-7l139,45r-5,-4l131,34,122,22,112,14r-7,-4l100,7,93,5,86,2r-7,l71,xe" fillcolor="black" stroked="f">
                  <v:path arrowok="t" o:connecttype="custom" o:connectlocs="42,0;38,1;34,1;30,3;26,4;21,6;18,8;11,13;7,19;4,23;2,26;1,30;0,34;0,38;0,42;0,46;0,51;1,55;2,59;4,63;7,66;11,72;18,76;21,79;26,80;30,82;34,83;38,85;42,85;47,85;51,83;55,82;59,80;62,79;67,76;73,72;78,66;80,63;83,59;84,55;84,51;85,46;85,42;85,38;84,34;84,30;83,26;80,23;78,19;73,13;67,8;62,6;59,4;55,3;51,1;47,1;42,0" o:connectangles="0,0,0,0,0,0,0,0,0,0,0,0,0,0,0,0,0,0,0,0,0,0,0,0,0,0,0,0,0,0,0,0,0,0,0,0,0,0,0,0,0,0,0,0,0,0,0,0,0,0,0,0,0,0,0,0,0"/>
                </v:shape>
                <v:shape id="Freeform 2146" o:spid="_x0000_s1245" style="position:absolute;left:3531;top:7932;width:85;height:85;visibility:visible;mso-wrap-style:square;v-text-anchor:top" coordsize="14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KqpMUA&#10;AADdAAAADwAAAGRycy9kb3ducmV2LnhtbESPwWrDMBBE74X8g9hALyWRa7chOJFNCCn1oZcm+YBF&#10;2tgm1spYqu3+fVUo9DjMzBtmX862EyMNvnWs4HmdgCDWzrRcK7he3lZbED4gG+wck4Jv8lAWi4c9&#10;5sZN/EnjOdQiQtjnqKAJoc+l9Lohi37teuLo3dxgMUQ51NIMOEW47WSaJBtpseW40GBPx4b0/fxl&#10;FVSn16cXvnE/1qa7T1rbj3dOlXpczocdiEBz+A//tSujIM22Gfy+iU9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qqkxQAAAN0AAAAPAAAAAAAAAAAAAAAAAJgCAABkcnMv&#10;ZG93bnJldi54bWxQSwUGAAAAAAQABAD1AAAAigMAAAAA&#10;" path="m71,l64,2r-7,l50,5,43,7r-8,3l31,14,19,22,12,34,7,41,4,45,2,53,,60r,7l,74r,7l,89r2,7l4,103r3,7l12,115r7,12l31,134r4,5l43,141r7,3l57,146r7,3l71,149r8,l86,146r7,-2l100,141r5,-2l112,134r10,-7l131,115r3,-5l139,103r2,-7l141,89r2,-8l143,74r,-7l141,60r,-7l139,45r-5,-4l131,34,122,22,112,14r-7,-4l100,7,93,5,86,2r-7,l71,xe" fillcolor="black" stroked="f">
                  <v:path arrowok="t" o:connecttype="custom" o:connectlocs="42,0;38,1;34,1;30,3;26,4;21,6;18,8;11,13;7,19;4,23;2,26;1,30;0,34;0,38;0,42;0,46;0,51;1,55;2,59;4,63;7,66;11,72;18,76;21,79;26,80;30,82;34,83;38,85;42,85;47,85;51,83;55,82;59,80;62,79;67,76;73,72;78,66;80,63;83,59;84,55;84,51;85,46;85,42;85,38;84,34;84,30;83,26;80,23;78,19;73,13;67,8;62,6;59,4;55,3;51,1;47,1;42,0" o:connectangles="0,0,0,0,0,0,0,0,0,0,0,0,0,0,0,0,0,0,0,0,0,0,0,0,0,0,0,0,0,0,0,0,0,0,0,0,0,0,0,0,0,0,0,0,0,0,0,0,0,0,0,0,0,0,0,0,0"/>
                </v:shape>
                <v:shape id="Freeform 2147" o:spid="_x0000_s1246" style="position:absolute;left:2166;top:8397;width:85;height:85;visibility:visible;mso-wrap-style:square;v-text-anchor:top" coordsize="146,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3zsYA&#10;AADdAAAADwAAAGRycy9kb3ducmV2LnhtbESPQYvCMBSE78L+h/AW9qbpuiKlGmVZUAQRtCp4fDbP&#10;tti8lCar1V9vBMHjMDPfMONpaypxocaVlhV89yIQxJnVJecKdttZNwbhPLLGyjIpuJGD6eSjM8ZE&#10;2ytv6JL6XAQIuwQVFN7XiZQuK8ig69maOHgn2xj0QTa51A1eA9xUsh9FQ2mw5LBQYE1/BWXn9N8o&#10;aHfRcj+fzddpLFf18Lg42OP9oNTXZ/s7AuGp9e/wq73QCvo/8QCeb8ITkJ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l3zsYAAADdAAAADwAAAAAAAAAAAAAAAACYAgAAZHJz&#10;L2Rvd25yZXYueG1sUEsFBgAAAAAEAAQA9QAAAIsDAAAAAA==&#10;" path="m72,l65,,57,3r-7,l43,5r-5,5l31,12,22,22,12,32r-2,7l5,44,2,51r,7l,65r,7l,80r2,7l2,94r3,7l10,108r2,5l22,125r9,10l38,137r5,2l50,142r7,2l65,147r7,l79,147r7,-3l93,142r8,-3l108,137r5,-2l125,125r9,-12l137,108r2,-7l141,94r3,-7l146,80r,-8l146,65r-2,-7l141,51r-2,-7l137,39r-3,-7l125,22,113,12r-5,-2l101,5,93,3r-7,l79,,72,xe" fillcolor="black" stroked="f">
                  <v:path arrowok="t" o:connecttype="custom" o:connectlocs="42,0;38,0;33,2;29,2;25,3;22,6;18,7;13,13;7,19;6,23;3,25;1,29;1,34;0,38;0,42;0,46;1,50;1,54;3,58;6,62;7,65;13,72;18,78;22,79;25,80;29,82;33,83;38,85;42,85;46,85;50,83;54,82;59,80;63,79;66,78;73,72;78,65;80,62;81,58;82,54;84,50;85,46;85,42;85,38;84,34;82,29;81,25;80,23;78,19;73,13;66,7;63,6;59,3;54,2;50,2;46,0;42,0" o:connectangles="0,0,0,0,0,0,0,0,0,0,0,0,0,0,0,0,0,0,0,0,0,0,0,0,0,0,0,0,0,0,0,0,0,0,0,0,0,0,0,0,0,0,0,0,0,0,0,0,0,0,0,0,0,0,0,0,0"/>
                </v:shape>
                <v:shape id="Freeform 2148" o:spid="_x0000_s1247" style="position:absolute;left:1281;top:7377;width:85;height:85;visibility:visible;mso-wrap-style:square;v-text-anchor:top" coordsize="146,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XSVcYA&#10;AADdAAAADwAAAGRycy9kb3ducmV2LnhtbESPQYvCMBSE78L+h/AW9qbpuiilGmVZUAQRtCp4fDbP&#10;tti8lCar1V9vBMHjMDPfMONpaypxocaVlhV89yIQxJnVJecKdttZNwbhPLLGyjIpuJGD6eSjM8ZE&#10;2ytv6JL6XAQIuwQVFN7XiZQuK8ig69maOHgn2xj0QTa51A1eA9xUsh9FQ2mw5LBQYE1/BWXn9N8o&#10;aHfRcj+fzddpLFf18Lg42OP9oNTXZ/s7AuGp9e/wq73QCvo/8QCeb8ITkJ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XSVcYAAADdAAAADwAAAAAAAAAAAAAAAACYAgAAZHJz&#10;L2Rvd25yZXYueG1sUEsFBgAAAAAEAAQA9QAAAIsDAAAAAA==&#10;" path="m72,l65,,57,3r-7,l43,5r-5,5l31,12,22,22,12,32r-2,7l5,44,2,51r,7l,65r,7l,80r2,7l2,94r3,7l10,108r2,5l22,125r9,10l38,137r5,2l50,142r7,2l65,147r7,l79,147r7,-3l93,142r8,-3l108,137r5,-2l125,125r9,-12l137,108r2,-7l141,94r3,-7l146,80r,-8l146,65r-2,-7l141,51r-2,-7l137,39r-3,-7l125,22,113,12r-5,-2l101,5,93,3r-7,l79,,72,xe" fillcolor="black" stroked="f">
                  <v:path arrowok="t" o:connecttype="custom" o:connectlocs="42,0;38,0;33,2;29,2;25,3;22,6;18,7;13,13;7,19;6,23;3,25;1,29;1,34;0,38;0,42;0,46;1,50;1,54;3,58;6,62;7,65;13,72;18,78;22,79;25,80;29,82;33,83;38,85;42,85;46,85;50,83;54,82;59,80;63,79;66,78;73,72;78,65;80,62;81,58;82,54;84,50;85,46;85,42;85,38;84,34;82,29;81,25;80,23;78,19;73,13;66,7;63,6;59,3;54,2;50,2;46,0;42,0" o:connectangles="0,0,0,0,0,0,0,0,0,0,0,0,0,0,0,0,0,0,0,0,0,0,0,0,0,0,0,0,0,0,0,0,0,0,0,0,0,0,0,0,0,0,0,0,0,0,0,0,0,0,0,0,0,0,0,0,0"/>
                </v:shape>
                <v:rect id="Rectangle 2149" o:spid="_x0000_s1248" style="position:absolute;left:1161;top:6282;width:7521;height:6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Q7cQA&#10;AADdAAAADwAAAGRycy9kb3ducmV2LnhtbESPQWvCQBSE7wX/w/KE3uomClajq4hatEejl9we2dds&#10;aPZtyK4a/70rFHocZuYbZrnubSNu1PnasYJ0lIAgLp2uuVJwOX99zED4gKyxcUwKHuRhvRq8LTHT&#10;7s4nuuWhEhHCPkMFJoQ2k9KXhiz6kWuJo/fjOoshyq6SusN7hNtGjpNkKi3WHBcMtrQ1VP7mV6vg&#10;WuS7+fFzu2+/i0MhbZqkZn5R6n3YbxYgAvXhP/zXPmoF48lsCq838Qn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pEO3EAAAA3QAAAA8AAAAAAAAAAAAAAAAAmAIAAGRycy9k&#10;b3ducmV2LnhtbFBLBQYAAAAABAAEAPUAAACJAwAAAAA=&#10;" filled="f">
                  <v:stroke dashstyle="1 1" endcap="round"/>
                </v:rect>
                <v:shape id="Text Box 2150" o:spid="_x0000_s1249" type="#_x0000_t202" style="position:absolute;left:5841;top:7564;width:277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m+8YA&#10;AADdAAAADwAAAGRycy9kb3ducmV2LnhtbESPQWvCQBSE70L/w/KE3nSjBbXRVaRYEIRijIcen9ln&#10;sph9G7NbTf99tyB4HGbmG2ax6mwtbtR641jBaJiAIC6cNlwqOOafgxkIH5A11o5JwS95WC1fegtM&#10;tbtzRrdDKEWEsE9RQRVCk0rpi4os+qFriKN3dq3FEGVbSt3iPcJtLcdJMpEWDceFChv6qKi4HH6s&#10;gvU3Zxtz/Trts3Nm8vw94d3kotRrv1vPQQTqwjP8aG+1gvHbbAr/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m+8YAAADdAAAADwAAAAAAAAAAAAAAAACYAgAAZHJz&#10;L2Rvd25yZXYueG1sUEsFBgAAAAAEAAQA9QAAAIsDAAAAAA==&#10;" filled="f" stroked="f">
                  <v:textbox inset="0,0,0,0">
                    <w:txbxContent>
                      <w:p w14:paraId="4CCE2BDA" w14:textId="77777777" w:rsidR="004D6677" w:rsidRPr="00A1415D" w:rsidRDefault="004D6677" w:rsidP="007B58AF">
                        <w:pPr>
                          <w:rPr>
                            <w:rFonts w:ascii="Times New Roman" w:hAnsi="Times New Roman" w:cs="Times New Roman"/>
                            <w:sz w:val="20"/>
                          </w:rPr>
                        </w:pPr>
                        <w:r w:rsidRPr="00A1415D">
                          <w:rPr>
                            <w:rFonts w:ascii="Times New Roman" w:hAnsi="Times New Roman" w:cs="Times New Roman"/>
                            <w:sz w:val="20"/>
                          </w:rPr>
                          <w:t>Mặt toán học biểu diễn trái đất (Ellipsesoid)</w:t>
                        </w:r>
                      </w:p>
                    </w:txbxContent>
                  </v:textbox>
                </v:shape>
                <v:shape id="Text Box 2151" o:spid="_x0000_s1250" type="#_x0000_t202" style="position:absolute;left:5901;top:8284;width:18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JyicQA&#10;AADdAAAADwAAAGRycy9kb3ducmV2LnhtbERPz2vCMBS+D/wfwht4W9M5KNoZRWTCQBhr68HjW/Ns&#10;g81L10Tb/ffLYbDjx/d7vZ1sJ+40eONYwXOSgiCunTbcKDhVh6clCB+QNXaOScEPedhuZg9rzLUb&#10;uaB7GRoRQ9jnqKANoc+l9HVLFn3ieuLIXdxgMUQ4NFIPOMZw28lFmmbSouHY0GJP+5bqa3mzCnZn&#10;Lt7M98fXZ3EpTFWtUj5mV6Xmj9PuFUSgKfyL/9zvWsHiZRn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conEAAAA3QAAAA8AAAAAAAAAAAAAAAAAmAIAAGRycy9k&#10;b3ducmV2LnhtbFBLBQYAAAAABAAEAPUAAACJAwAAAAA=&#10;" filled="f" stroked="f">
                  <v:textbox inset="0,0,0,0">
                    <w:txbxContent>
                      <w:p w14:paraId="57EB1CCC" w14:textId="77777777" w:rsidR="004D6677" w:rsidRPr="00A1415D" w:rsidRDefault="004D6677" w:rsidP="007B58AF">
                        <w:pPr>
                          <w:jc w:val="both"/>
                          <w:rPr>
                            <w:rFonts w:ascii="Times New Roman" w:hAnsi="Times New Roman" w:cs="Times New Roman"/>
                            <w:sz w:val="20"/>
                          </w:rPr>
                        </w:pPr>
                        <w:r w:rsidRPr="00A1415D">
                          <w:rPr>
                            <w:rFonts w:ascii="Times New Roman" w:hAnsi="Times New Roman" w:cs="Times New Roman"/>
                            <w:color w:val="000000"/>
                            <w:sz w:val="20"/>
                          </w:rPr>
                          <w:t>Mặt toán học biểu điễn trái đất thu nhỏ theo tỷ lệ</w:t>
                        </w:r>
                      </w:p>
                      <w:p w14:paraId="71BCB013" w14:textId="77777777" w:rsidR="004D6677" w:rsidRPr="00A1415D" w:rsidRDefault="004D6677" w:rsidP="007B58AF">
                        <w:pPr>
                          <w:rPr>
                            <w:rFonts w:ascii="Times New Roman" w:hAnsi="Times New Roman" w:cs="Times New Roman"/>
                          </w:rPr>
                        </w:pPr>
                      </w:p>
                    </w:txbxContent>
                  </v:textbox>
                </v:shape>
              </v:group>
            </w:pict>
          </mc:Fallback>
        </mc:AlternateContent>
      </w:r>
    </w:p>
    <w:p w14:paraId="7FD1C2D5" w14:textId="77777777" w:rsidR="007B58AF" w:rsidRPr="00A1415D" w:rsidRDefault="007B58AF" w:rsidP="007B58AF">
      <w:pPr>
        <w:spacing w:before="120" w:after="120"/>
        <w:jc w:val="both"/>
        <w:rPr>
          <w:rFonts w:ascii="Times New Roman" w:hAnsi="Times New Roman" w:cs="Times New Roman"/>
          <w:sz w:val="26"/>
          <w:szCs w:val="26"/>
        </w:rPr>
      </w:pPr>
    </w:p>
    <w:p w14:paraId="2D2C7398" w14:textId="77777777" w:rsidR="007B58AF" w:rsidRPr="00A1415D" w:rsidRDefault="007B58AF" w:rsidP="007B58AF">
      <w:pPr>
        <w:spacing w:before="120" w:after="120"/>
        <w:jc w:val="both"/>
        <w:rPr>
          <w:rFonts w:ascii="Times New Roman" w:hAnsi="Times New Roman" w:cs="Times New Roman"/>
          <w:sz w:val="26"/>
          <w:szCs w:val="26"/>
        </w:rPr>
      </w:pPr>
    </w:p>
    <w:p w14:paraId="1D5B5EC5" w14:textId="77777777" w:rsidR="007B58AF" w:rsidRPr="00A1415D" w:rsidRDefault="007B58AF" w:rsidP="007B58AF">
      <w:pPr>
        <w:spacing w:before="120" w:after="120"/>
        <w:jc w:val="both"/>
        <w:rPr>
          <w:rFonts w:ascii="Times New Roman" w:hAnsi="Times New Roman" w:cs="Times New Roman"/>
          <w:sz w:val="26"/>
          <w:szCs w:val="26"/>
        </w:rPr>
      </w:pPr>
    </w:p>
    <w:p w14:paraId="554F6928" w14:textId="77777777" w:rsidR="007B58AF" w:rsidRPr="00A1415D" w:rsidRDefault="007B58AF" w:rsidP="007B58AF">
      <w:pPr>
        <w:spacing w:before="120" w:after="120"/>
        <w:jc w:val="both"/>
        <w:rPr>
          <w:rFonts w:ascii="Times New Roman" w:hAnsi="Times New Roman" w:cs="Times New Roman"/>
          <w:sz w:val="26"/>
          <w:szCs w:val="26"/>
        </w:rPr>
      </w:pPr>
    </w:p>
    <w:p w14:paraId="62820935" w14:textId="77777777" w:rsidR="007B58AF" w:rsidRPr="00A1415D" w:rsidRDefault="007B58AF" w:rsidP="007B58AF">
      <w:pPr>
        <w:spacing w:before="120" w:after="120"/>
        <w:jc w:val="both"/>
        <w:rPr>
          <w:rFonts w:ascii="Times New Roman" w:hAnsi="Times New Roman" w:cs="Times New Roman"/>
          <w:sz w:val="26"/>
          <w:szCs w:val="26"/>
        </w:rPr>
      </w:pPr>
    </w:p>
    <w:p w14:paraId="31A822C0" w14:textId="77777777" w:rsidR="007B58AF" w:rsidRPr="00A1415D" w:rsidRDefault="007B58AF" w:rsidP="007B58AF">
      <w:pPr>
        <w:spacing w:before="120" w:after="120"/>
        <w:jc w:val="both"/>
        <w:rPr>
          <w:rFonts w:ascii="Times New Roman" w:hAnsi="Times New Roman" w:cs="Times New Roman"/>
          <w:sz w:val="26"/>
          <w:szCs w:val="26"/>
        </w:rPr>
      </w:pPr>
    </w:p>
    <w:p w14:paraId="1A49FA31" w14:textId="77777777" w:rsidR="007B58AF" w:rsidRPr="00A1415D" w:rsidRDefault="007B58AF" w:rsidP="007B58AF">
      <w:pPr>
        <w:spacing w:before="120" w:after="120"/>
        <w:jc w:val="both"/>
        <w:rPr>
          <w:rFonts w:ascii="Times New Roman" w:hAnsi="Times New Roman" w:cs="Times New Roman"/>
          <w:sz w:val="26"/>
          <w:szCs w:val="26"/>
        </w:rPr>
      </w:pPr>
    </w:p>
    <w:p w14:paraId="230FE67F" w14:textId="77777777" w:rsidR="007B58AF" w:rsidRPr="00A1415D" w:rsidRDefault="007B58AF" w:rsidP="007B58AF">
      <w:pPr>
        <w:spacing w:before="120" w:after="120"/>
        <w:jc w:val="both"/>
        <w:rPr>
          <w:rFonts w:ascii="Times New Roman" w:hAnsi="Times New Roman" w:cs="Times New Roman"/>
          <w:sz w:val="26"/>
          <w:szCs w:val="26"/>
        </w:rPr>
      </w:pPr>
      <w:r w:rsidRPr="00A1415D">
        <w:rPr>
          <w:rFonts w:ascii="Times New Roman" w:hAnsi="Times New Roman" w:cs="Times New Roman"/>
          <w:sz w:val="26"/>
          <w:szCs w:val="26"/>
        </w:rPr>
        <w:tab/>
      </w:r>
    </w:p>
    <w:p w14:paraId="340A4E8F" w14:textId="77777777" w:rsidR="007B58AF" w:rsidRPr="00A1415D" w:rsidRDefault="007B58AF" w:rsidP="007B58AF">
      <w:pPr>
        <w:spacing w:before="120" w:after="120"/>
        <w:jc w:val="both"/>
        <w:rPr>
          <w:rFonts w:ascii="Times New Roman" w:hAnsi="Times New Roman" w:cs="Times New Roman"/>
          <w:sz w:val="26"/>
          <w:szCs w:val="26"/>
        </w:rPr>
      </w:pPr>
    </w:p>
    <w:p w14:paraId="0A74952D" w14:textId="77777777" w:rsidR="007B58AF" w:rsidRPr="00283743" w:rsidRDefault="007B58AF" w:rsidP="007B58AF">
      <w:pPr>
        <w:spacing w:before="120" w:after="120"/>
        <w:jc w:val="both"/>
        <w:rPr>
          <w:rFonts w:ascii="Times New Roman" w:hAnsi="Times New Roman" w:cs="Times New Roman"/>
          <w:sz w:val="26"/>
          <w:szCs w:val="26"/>
        </w:rPr>
      </w:pPr>
    </w:p>
    <w:p w14:paraId="358B8EEE" w14:textId="77777777" w:rsidR="007B58AF" w:rsidRPr="00283743" w:rsidRDefault="007B58AF" w:rsidP="007B58AF">
      <w:pPr>
        <w:spacing w:before="120" w:after="120"/>
        <w:jc w:val="both"/>
        <w:rPr>
          <w:rFonts w:ascii="Times New Roman" w:hAnsi="Times New Roman" w:cs="Times New Roman"/>
          <w:sz w:val="26"/>
          <w:szCs w:val="26"/>
        </w:rPr>
      </w:pPr>
    </w:p>
    <w:p w14:paraId="45F7010D" w14:textId="39826510" w:rsidR="007B58AF" w:rsidRPr="00283743" w:rsidRDefault="007B58AF" w:rsidP="00A1415D">
      <w:pPr>
        <w:spacing w:before="120" w:after="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Hệ tọa độ chiếu được định nghĩa trên </w:t>
      </w:r>
      <w:del w:id="114" w:author="Windows User" w:date="2019-02-20T13:40:00Z">
        <w:r w:rsidRPr="00283743" w:rsidDel="00FD38D8">
          <w:rPr>
            <w:rFonts w:ascii="Times New Roman" w:hAnsi="Times New Roman" w:cs="Times New Roman"/>
            <w:sz w:val="26"/>
            <w:szCs w:val="26"/>
          </w:rPr>
          <w:delText xml:space="preserve">bề </w:delText>
        </w:r>
      </w:del>
      <w:r w:rsidRPr="00283743">
        <w:rPr>
          <w:rFonts w:ascii="Times New Roman" w:hAnsi="Times New Roman" w:cs="Times New Roman"/>
          <w:sz w:val="26"/>
          <w:szCs w:val="26"/>
        </w:rPr>
        <w:t>mặt phẳng hai chiều. Khác với hệ tọa độ địa lý, hệ tọa độ chiếu có chiều dài, góc và diện tích cố định theo hai chiều</w:t>
      </w:r>
      <w:del w:id="115" w:author="Windows User" w:date="2019-02-20T13:40:00Z">
        <w:r w:rsidRPr="00283743" w:rsidDel="00FD38D8">
          <w:rPr>
            <w:rFonts w:ascii="Times New Roman" w:hAnsi="Times New Roman" w:cs="Times New Roman"/>
            <w:sz w:val="26"/>
            <w:szCs w:val="26"/>
          </w:rPr>
          <w:delText>. Hệ tọa độ chiếu</w:delText>
        </w:r>
      </w:del>
      <w:r w:rsidRPr="00283743">
        <w:rPr>
          <w:rFonts w:ascii="Times New Roman" w:hAnsi="Times New Roman" w:cs="Times New Roman"/>
          <w:sz w:val="26"/>
          <w:szCs w:val="26"/>
        </w:rPr>
        <w:t xml:space="preserve"> được xây dựng trên cơ sở một hệ tọa độ địa lý</w:t>
      </w:r>
      <w:del w:id="116" w:author="Windows User" w:date="2019-02-20T13:40:00Z">
        <w:r w:rsidRPr="00283743" w:rsidDel="00FD38D8">
          <w:rPr>
            <w:rFonts w:ascii="Times New Roman" w:hAnsi="Times New Roman" w:cs="Times New Roman"/>
            <w:sz w:val="26"/>
            <w:szCs w:val="26"/>
          </w:rPr>
          <w:delText>,</w:delText>
        </w:r>
      </w:del>
      <w:r w:rsidRPr="00283743">
        <w:rPr>
          <w:rFonts w:ascii="Times New Roman" w:hAnsi="Times New Roman" w:cs="Times New Roman"/>
          <w:sz w:val="26"/>
          <w:szCs w:val="26"/>
        </w:rPr>
        <w:t xml:space="preserve"> </w:t>
      </w:r>
      <w:del w:id="117" w:author="Windows User" w:date="2019-02-20T13:40:00Z">
        <w:r w:rsidRPr="00283743" w:rsidDel="00FD38D8">
          <w:rPr>
            <w:rFonts w:ascii="Times New Roman" w:hAnsi="Times New Roman" w:cs="Times New Roman"/>
            <w:sz w:val="26"/>
            <w:szCs w:val="26"/>
          </w:rPr>
          <w:delText xml:space="preserve">mà </w:delText>
        </w:r>
      </w:del>
      <w:del w:id="118" w:author="Windows User" w:date="2019-02-20T13:41:00Z">
        <w:r w:rsidRPr="00283743" w:rsidDel="00FD38D8">
          <w:rPr>
            <w:rFonts w:ascii="Times New Roman" w:hAnsi="Times New Roman" w:cs="Times New Roman"/>
            <w:sz w:val="26"/>
            <w:szCs w:val="26"/>
          </w:rPr>
          <w:delText xml:space="preserve">được </w:delText>
        </w:r>
      </w:del>
      <w:r w:rsidRPr="00283743">
        <w:rPr>
          <w:rFonts w:ascii="Times New Roman" w:hAnsi="Times New Roman" w:cs="Times New Roman"/>
          <w:sz w:val="26"/>
          <w:szCs w:val="26"/>
        </w:rPr>
        <w:t xml:space="preserve">xác định bởi một mặt cầu. Trong hệ tọa độ chiếu, vị trí được xác định </w:t>
      </w:r>
      <w:del w:id="119" w:author="Windows User" w:date="2019-02-20T13:41:00Z">
        <w:r w:rsidRPr="00283743" w:rsidDel="00E53F5E">
          <w:rPr>
            <w:rFonts w:ascii="Times New Roman" w:hAnsi="Times New Roman" w:cs="Times New Roman"/>
            <w:sz w:val="26"/>
            <w:szCs w:val="26"/>
          </w:rPr>
          <w:delText xml:space="preserve">trên </w:delText>
        </w:r>
      </w:del>
      <w:r w:rsidRPr="00283743">
        <w:rPr>
          <w:rFonts w:ascii="Times New Roman" w:hAnsi="Times New Roman" w:cs="Times New Roman"/>
          <w:sz w:val="26"/>
          <w:szCs w:val="26"/>
        </w:rPr>
        <w:t xml:space="preserve">bởi cặp tọa độ x, y. </w:t>
      </w:r>
    </w:p>
    <w:p w14:paraId="2FF0193B" w14:textId="77777777" w:rsidR="007B58AF" w:rsidRPr="00283743" w:rsidRDefault="007B58AF" w:rsidP="00A1415D">
      <w:pPr>
        <w:spacing w:before="120" w:after="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Có nhiều phương pháp chiếu như phép chiếu hình trụ, hình nón, … ở nước ta thường sử dụng phép chiếu hình trụ ngang. </w:t>
      </w:r>
    </w:p>
    <w:p w14:paraId="2904A72E" w14:textId="77777777" w:rsidR="007B58AF" w:rsidRPr="00283743" w:rsidRDefault="007B58AF" w:rsidP="007B58AF">
      <w:pPr>
        <w:spacing w:before="120" w:after="120"/>
        <w:ind w:firstLine="36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860992" behindDoc="0" locked="0" layoutInCell="1" allowOverlap="1" wp14:anchorId="587F065C" wp14:editId="1C23ED70">
                <wp:simplePos x="0" y="0"/>
                <wp:positionH relativeFrom="column">
                  <wp:posOffset>979805</wp:posOffset>
                </wp:positionH>
                <wp:positionV relativeFrom="paragraph">
                  <wp:posOffset>3175</wp:posOffset>
                </wp:positionV>
                <wp:extent cx="4914900" cy="2102485"/>
                <wp:effectExtent l="13335" t="12065" r="5715" b="0"/>
                <wp:wrapNone/>
                <wp:docPr id="2389" name="Group 2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102485"/>
                          <a:chOff x="1221" y="1084"/>
                          <a:chExt cx="6840" cy="4860"/>
                        </a:xfrm>
                      </wpg:grpSpPr>
                      <wpg:grpSp>
                        <wpg:cNvPr id="2390" name="Group 1610"/>
                        <wpg:cNvGrpSpPr>
                          <a:grpSpLocks/>
                        </wpg:cNvGrpSpPr>
                        <wpg:grpSpPr bwMode="auto">
                          <a:xfrm>
                            <a:off x="1221" y="1084"/>
                            <a:ext cx="6840" cy="4140"/>
                            <a:chOff x="1221" y="1084"/>
                            <a:chExt cx="6840" cy="4140"/>
                          </a:xfrm>
                        </wpg:grpSpPr>
                        <wpg:grpSp>
                          <wpg:cNvPr id="2391" name="Group 1611"/>
                          <wpg:cNvGrpSpPr>
                            <a:grpSpLocks/>
                          </wpg:cNvGrpSpPr>
                          <wpg:grpSpPr bwMode="auto">
                            <a:xfrm>
                              <a:off x="1341" y="1280"/>
                              <a:ext cx="2700" cy="3420"/>
                              <a:chOff x="2601" y="5944"/>
                              <a:chExt cx="3090" cy="4140"/>
                            </a:xfrm>
                          </wpg:grpSpPr>
                          <wpg:grpSp>
                            <wpg:cNvPr id="2392" name="Group 1612"/>
                            <wpg:cNvGrpSpPr>
                              <a:grpSpLocks/>
                            </wpg:cNvGrpSpPr>
                            <wpg:grpSpPr bwMode="auto">
                              <a:xfrm>
                                <a:off x="2601" y="6619"/>
                                <a:ext cx="3090" cy="2850"/>
                                <a:chOff x="1701" y="4490"/>
                                <a:chExt cx="3090" cy="2850"/>
                              </a:xfrm>
                            </wpg:grpSpPr>
                            <wpg:grpSp>
                              <wpg:cNvPr id="2393" name="Group 1613"/>
                              <wpg:cNvGrpSpPr>
                                <a:grpSpLocks/>
                              </wpg:cNvGrpSpPr>
                              <wpg:grpSpPr bwMode="auto">
                                <a:xfrm>
                                  <a:off x="1701" y="4505"/>
                                  <a:ext cx="3090" cy="2835"/>
                                  <a:chOff x="2781" y="2884"/>
                                  <a:chExt cx="3090" cy="2835"/>
                                </a:xfrm>
                              </wpg:grpSpPr>
                              <wps:wsp>
                                <wps:cNvPr id="2394" name="Oval 1614"/>
                                <wps:cNvSpPr>
                                  <a:spLocks noChangeArrowheads="1"/>
                                </wps:cNvSpPr>
                                <wps:spPr bwMode="auto">
                                  <a:xfrm>
                                    <a:off x="2781" y="2884"/>
                                    <a:ext cx="3090" cy="283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5" name="AutoShape 1615"/>
                                <wps:cNvSpPr>
                                  <a:spLocks noChangeArrowheads="1"/>
                                </wps:cNvSpPr>
                                <wps:spPr bwMode="auto">
                                  <a:xfrm rot="16200000">
                                    <a:off x="4206" y="2419"/>
                                    <a:ext cx="180" cy="1440"/>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6" name="AutoShape 1616"/>
                                <wps:cNvSpPr>
                                  <a:spLocks noChangeArrowheads="1"/>
                                </wps:cNvSpPr>
                                <wps:spPr bwMode="auto">
                                  <a:xfrm rot="16200000">
                                    <a:off x="4139" y="2411"/>
                                    <a:ext cx="360" cy="2055"/>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7" name="AutoShape 1617"/>
                                <wps:cNvSpPr>
                                  <a:spLocks noChangeArrowheads="1"/>
                                </wps:cNvSpPr>
                                <wps:spPr bwMode="auto">
                                  <a:xfrm rot="16200000">
                                    <a:off x="4101" y="2479"/>
                                    <a:ext cx="435" cy="2625"/>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8" name="AutoShape 1618"/>
                                <wps:cNvSpPr>
                                  <a:spLocks noChangeArrowheads="1"/>
                                </wps:cNvSpPr>
                                <wps:spPr bwMode="auto">
                                  <a:xfrm rot="16200000">
                                    <a:off x="4156" y="2784"/>
                                    <a:ext cx="340" cy="3060"/>
                                  </a:xfrm>
                                  <a:prstGeom prst="moon">
                                    <a:avLst>
                                      <a:gd name="adj" fmla="val 0"/>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9" name="AutoShape 1619"/>
                                <wps:cNvSpPr>
                                  <a:spLocks noChangeArrowheads="1"/>
                                </wps:cNvSpPr>
                                <wps:spPr bwMode="auto">
                                  <a:xfrm rot="16200000">
                                    <a:off x="4215" y="4386"/>
                                    <a:ext cx="222" cy="2100"/>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0" name="AutoShape 1620"/>
                                <wps:cNvSpPr>
                                  <a:spLocks noChangeArrowheads="1"/>
                                </wps:cNvSpPr>
                                <wps:spPr bwMode="auto">
                                  <a:xfrm rot="16200000">
                                    <a:off x="4206" y="3859"/>
                                    <a:ext cx="225" cy="2595"/>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1" name="AutoShape 1621"/>
                                <wps:cNvSpPr>
                                  <a:spLocks noChangeArrowheads="1"/>
                                </wps:cNvSpPr>
                                <wps:spPr bwMode="auto">
                                  <a:xfrm rot="16200000">
                                    <a:off x="4146" y="3199"/>
                                    <a:ext cx="360" cy="3030"/>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2402" name="Group 1622"/>
                              <wpg:cNvGrpSpPr>
                                <a:grpSpLocks/>
                              </wpg:cNvGrpSpPr>
                              <wpg:grpSpPr bwMode="auto">
                                <a:xfrm>
                                  <a:off x="1701" y="4490"/>
                                  <a:ext cx="3090" cy="2850"/>
                                  <a:chOff x="6426" y="2689"/>
                                  <a:chExt cx="3090" cy="2850"/>
                                </a:xfrm>
                              </wpg:grpSpPr>
                              <wps:wsp>
                                <wps:cNvPr id="2403" name="Oval 1623"/>
                                <wps:cNvSpPr>
                                  <a:spLocks noChangeArrowheads="1"/>
                                </wps:cNvSpPr>
                                <wps:spPr bwMode="auto">
                                  <a:xfrm>
                                    <a:off x="6426" y="2701"/>
                                    <a:ext cx="3090" cy="283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4" name="AutoShape 1624"/>
                                <wps:cNvSpPr>
                                  <a:spLocks noChangeArrowheads="1"/>
                                </wps:cNvSpPr>
                                <wps:spPr bwMode="auto">
                                  <a:xfrm>
                                    <a:off x="7461" y="2701"/>
                                    <a:ext cx="540" cy="2835"/>
                                  </a:xfrm>
                                  <a:prstGeom prst="moon">
                                    <a:avLst>
                                      <a:gd name="adj" fmla="val 66667"/>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5" name="AutoShape 1625"/>
                                <wps:cNvSpPr>
                                  <a:spLocks noChangeArrowheads="1"/>
                                </wps:cNvSpPr>
                                <wps:spPr bwMode="auto">
                                  <a:xfrm>
                                    <a:off x="7101" y="2704"/>
                                    <a:ext cx="90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6" name="AutoShape 1626"/>
                                <wps:cNvSpPr>
                                  <a:spLocks noChangeArrowheads="1"/>
                                </wps:cNvSpPr>
                                <wps:spPr bwMode="auto">
                                  <a:xfrm>
                                    <a:off x="6831" y="2689"/>
                                    <a:ext cx="1215"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7" name="AutoShape 1627"/>
                                <wps:cNvSpPr>
                                  <a:spLocks noChangeArrowheads="1"/>
                                </wps:cNvSpPr>
                                <wps:spPr bwMode="auto">
                                  <a:xfrm>
                                    <a:off x="6591" y="2704"/>
                                    <a:ext cx="144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8" name="AutoShape 1628"/>
                                <wps:cNvSpPr>
                                  <a:spLocks noChangeArrowheads="1"/>
                                </wps:cNvSpPr>
                                <wps:spPr bwMode="auto">
                                  <a:xfrm flipH="1">
                                    <a:off x="7971" y="2689"/>
                                    <a:ext cx="36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9" name="AutoShape 1629"/>
                                <wps:cNvSpPr>
                                  <a:spLocks noChangeArrowheads="1"/>
                                </wps:cNvSpPr>
                                <wps:spPr bwMode="auto">
                                  <a:xfrm flipH="1">
                                    <a:off x="8001" y="2704"/>
                                    <a:ext cx="72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0" name="AutoShape 1630"/>
                                <wps:cNvSpPr>
                                  <a:spLocks noChangeArrowheads="1"/>
                                </wps:cNvSpPr>
                                <wps:spPr bwMode="auto">
                                  <a:xfrm flipH="1">
                                    <a:off x="8046" y="2704"/>
                                    <a:ext cx="108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s:wsp>
                            <wps:cNvPr id="2411" name="AutoShape 1631"/>
                            <wps:cNvSpPr>
                              <a:spLocks noChangeArrowheads="1"/>
                            </wps:cNvSpPr>
                            <wps:spPr bwMode="auto">
                              <a:xfrm>
                                <a:off x="2601" y="5944"/>
                                <a:ext cx="3090" cy="4140"/>
                              </a:xfrm>
                              <a:prstGeom prst="can">
                                <a:avLst>
                                  <a:gd name="adj" fmla="val 19905"/>
                                </a:avLst>
                              </a:pr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2" name="Oval 1632"/>
                            <wps:cNvSpPr>
                              <a:spLocks noChangeArrowheads="1"/>
                            </wps:cNvSpPr>
                            <wps:spPr bwMode="auto">
                              <a:xfrm>
                                <a:off x="2601" y="9679"/>
                                <a:ext cx="3060" cy="3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3" name="Oval 1633"/>
                            <wps:cNvSpPr>
                              <a:spLocks noChangeArrowheads="1"/>
                            </wps:cNvSpPr>
                            <wps:spPr bwMode="auto">
                              <a:xfrm>
                                <a:off x="2601" y="9544"/>
                                <a:ext cx="3090" cy="540"/>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2414" name="Group 1634"/>
                          <wpg:cNvGrpSpPr>
                            <a:grpSpLocks/>
                          </wpg:cNvGrpSpPr>
                          <wpg:grpSpPr bwMode="auto">
                            <a:xfrm>
                              <a:off x="4401" y="1835"/>
                              <a:ext cx="3570" cy="2357"/>
                              <a:chOff x="4251" y="1835"/>
                              <a:chExt cx="3570" cy="2357"/>
                            </a:xfrm>
                          </wpg:grpSpPr>
                          <wpg:grpSp>
                            <wpg:cNvPr id="2415" name="Group 1635"/>
                            <wpg:cNvGrpSpPr>
                              <a:grpSpLocks/>
                            </wpg:cNvGrpSpPr>
                            <wpg:grpSpPr bwMode="auto">
                              <a:xfrm>
                                <a:off x="4686" y="1838"/>
                                <a:ext cx="2700" cy="2354"/>
                                <a:chOff x="4581" y="5782"/>
                                <a:chExt cx="2700" cy="2354"/>
                              </a:xfrm>
                            </wpg:grpSpPr>
                            <wps:wsp>
                              <wps:cNvPr id="2416" name="Oval 1636"/>
                              <wps:cNvSpPr>
                                <a:spLocks noChangeArrowheads="1"/>
                              </wps:cNvSpPr>
                              <wps:spPr bwMode="auto">
                                <a:xfrm>
                                  <a:off x="4581" y="5794"/>
                                  <a:ext cx="2700" cy="2342"/>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7" name="AutoShape 1637"/>
                              <wps:cNvSpPr>
                                <a:spLocks noChangeArrowheads="1"/>
                              </wps:cNvSpPr>
                              <wps:spPr bwMode="auto">
                                <a:xfrm rot="16200000">
                                  <a:off x="5830" y="5376"/>
                                  <a:ext cx="149" cy="1258"/>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8" name="AutoShape 1638"/>
                              <wps:cNvSpPr>
                                <a:spLocks noChangeArrowheads="1"/>
                              </wps:cNvSpPr>
                              <wps:spPr bwMode="auto">
                                <a:xfrm rot="16200000">
                                  <a:off x="5776" y="5355"/>
                                  <a:ext cx="297" cy="1795"/>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9" name="AutoShape 1639"/>
                              <wps:cNvSpPr>
                                <a:spLocks noChangeArrowheads="1"/>
                              </wps:cNvSpPr>
                              <wps:spPr bwMode="auto">
                                <a:xfrm rot="16200000">
                                  <a:off x="5745" y="5397"/>
                                  <a:ext cx="359" cy="2293"/>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0" name="AutoShape 1640"/>
                              <wps:cNvSpPr>
                                <a:spLocks noChangeArrowheads="1"/>
                              </wps:cNvSpPr>
                              <wps:spPr bwMode="auto">
                                <a:xfrm rot="16200000">
                                  <a:off x="5790" y="5639"/>
                                  <a:ext cx="281" cy="2674"/>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1" name="AutoShape 1641"/>
                              <wps:cNvSpPr>
                                <a:spLocks noChangeArrowheads="1"/>
                              </wps:cNvSpPr>
                              <wps:spPr bwMode="auto">
                                <a:xfrm rot="16200000">
                                  <a:off x="5839" y="6986"/>
                                  <a:ext cx="183" cy="1834"/>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2" name="AutoShape 1642"/>
                              <wps:cNvSpPr>
                                <a:spLocks noChangeArrowheads="1"/>
                              </wps:cNvSpPr>
                              <wps:spPr bwMode="auto">
                                <a:xfrm rot="16200000">
                                  <a:off x="5832" y="6537"/>
                                  <a:ext cx="186" cy="2267"/>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3" name="AutoShape 1643"/>
                              <wps:cNvSpPr>
                                <a:spLocks noChangeArrowheads="1"/>
                              </wps:cNvSpPr>
                              <wps:spPr bwMode="auto">
                                <a:xfrm rot="16200000">
                                  <a:off x="5782" y="5982"/>
                                  <a:ext cx="297" cy="2648"/>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424" name="Group 1644"/>
                              <wpg:cNvGrpSpPr>
                                <a:grpSpLocks/>
                              </wpg:cNvGrpSpPr>
                              <wpg:grpSpPr bwMode="auto">
                                <a:xfrm>
                                  <a:off x="4581" y="5782"/>
                                  <a:ext cx="2700" cy="2354"/>
                                  <a:chOff x="6426" y="2689"/>
                                  <a:chExt cx="3090" cy="2850"/>
                                </a:xfrm>
                              </wpg:grpSpPr>
                              <wps:wsp>
                                <wps:cNvPr id="2425" name="Oval 1645"/>
                                <wps:cNvSpPr>
                                  <a:spLocks noChangeArrowheads="1"/>
                                </wps:cNvSpPr>
                                <wps:spPr bwMode="auto">
                                  <a:xfrm>
                                    <a:off x="6426" y="2701"/>
                                    <a:ext cx="3090" cy="283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6" name="AutoShape 1646"/>
                                <wps:cNvSpPr>
                                  <a:spLocks noChangeArrowheads="1"/>
                                </wps:cNvSpPr>
                                <wps:spPr bwMode="auto">
                                  <a:xfrm>
                                    <a:off x="7461" y="2701"/>
                                    <a:ext cx="540" cy="2835"/>
                                  </a:xfrm>
                                  <a:prstGeom prst="moon">
                                    <a:avLst>
                                      <a:gd name="adj" fmla="val 66667"/>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7" name="AutoShape 1647"/>
                                <wps:cNvSpPr>
                                  <a:spLocks noChangeArrowheads="1"/>
                                </wps:cNvSpPr>
                                <wps:spPr bwMode="auto">
                                  <a:xfrm>
                                    <a:off x="7101" y="2704"/>
                                    <a:ext cx="90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8" name="AutoShape 1648"/>
                                <wps:cNvSpPr>
                                  <a:spLocks noChangeArrowheads="1"/>
                                </wps:cNvSpPr>
                                <wps:spPr bwMode="auto">
                                  <a:xfrm>
                                    <a:off x="6831" y="2689"/>
                                    <a:ext cx="1215"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9" name="AutoShape 1649"/>
                                <wps:cNvSpPr>
                                  <a:spLocks noChangeArrowheads="1"/>
                                </wps:cNvSpPr>
                                <wps:spPr bwMode="auto">
                                  <a:xfrm>
                                    <a:off x="6591" y="2704"/>
                                    <a:ext cx="144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0" name="AutoShape 1650"/>
                                <wps:cNvSpPr>
                                  <a:spLocks noChangeArrowheads="1"/>
                                </wps:cNvSpPr>
                                <wps:spPr bwMode="auto">
                                  <a:xfrm flipH="1">
                                    <a:off x="7971" y="2689"/>
                                    <a:ext cx="360" cy="2835"/>
                                  </a:xfrm>
                                  <a:prstGeom prst="moon">
                                    <a:avLst>
                                      <a:gd name="adj" fmla="val 0"/>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1" name="AutoShape 1651"/>
                                <wps:cNvSpPr>
                                  <a:spLocks noChangeArrowheads="1"/>
                                </wps:cNvSpPr>
                                <wps:spPr bwMode="auto">
                                  <a:xfrm flipH="1">
                                    <a:off x="8001" y="2704"/>
                                    <a:ext cx="72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2" name="AutoShape 1652"/>
                                <wps:cNvSpPr>
                                  <a:spLocks noChangeArrowheads="1"/>
                                </wps:cNvSpPr>
                                <wps:spPr bwMode="auto">
                                  <a:xfrm flipH="1">
                                    <a:off x="8046" y="2704"/>
                                    <a:ext cx="108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s:wsp>
                            <wps:cNvPr id="2433" name="AutoShape 1653"/>
                            <wps:cNvSpPr>
                              <a:spLocks noChangeArrowheads="1"/>
                            </wps:cNvSpPr>
                            <wps:spPr bwMode="auto">
                              <a:xfrm rot="5400000">
                                <a:off x="4874" y="1227"/>
                                <a:ext cx="2340" cy="3555"/>
                              </a:xfrm>
                              <a:prstGeom prst="can">
                                <a:avLst>
                                  <a:gd name="adj" fmla="val 11282"/>
                                </a:avLst>
                              </a:pr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4" name="Oval 1654"/>
                            <wps:cNvSpPr>
                              <a:spLocks noChangeArrowheads="1"/>
                            </wps:cNvSpPr>
                            <wps:spPr bwMode="auto">
                              <a:xfrm rot="5400000">
                                <a:off x="3253" y="2833"/>
                                <a:ext cx="2325" cy="330"/>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2435" name="Rectangle 1655"/>
                          <wps:cNvSpPr>
                            <a:spLocks noChangeArrowheads="1"/>
                          </wps:cNvSpPr>
                          <wps:spPr bwMode="auto">
                            <a:xfrm>
                              <a:off x="1221" y="1084"/>
                              <a:ext cx="6840" cy="4140"/>
                            </a:xfrm>
                            <a:prstGeom prst="rect">
                              <a:avLst/>
                            </a:prstGeom>
                            <a:noFill/>
                            <a:ln w="9525" cap="rnd">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6" name="Text Box 1656"/>
                          <wps:cNvSpPr txBox="1">
                            <a:spLocks noChangeArrowheads="1"/>
                          </wps:cNvSpPr>
                          <wps:spPr bwMode="auto">
                            <a:xfrm>
                              <a:off x="1521" y="4864"/>
                              <a:ext cx="252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F47276"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a) Phép chiếu hình trụ đứng</w:t>
                                </w:r>
                              </w:p>
                            </w:txbxContent>
                          </wps:txbx>
                          <wps:bodyPr rot="0" vert="horz" wrap="square" lIns="0" tIns="0" rIns="0" bIns="0" anchor="t" anchorCtr="0" upright="1">
                            <a:noAutofit/>
                          </wps:bodyPr>
                        </wps:wsp>
                        <wps:wsp>
                          <wps:cNvPr id="2437" name="Text Box 1657"/>
                          <wps:cNvSpPr txBox="1">
                            <a:spLocks noChangeArrowheads="1"/>
                          </wps:cNvSpPr>
                          <wps:spPr bwMode="auto">
                            <a:xfrm>
                              <a:off x="4941" y="4864"/>
                              <a:ext cx="252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A0E5C5"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b) Phép chiếu hình trụ ngang</w:t>
                                </w:r>
                              </w:p>
                            </w:txbxContent>
                          </wps:txbx>
                          <wps:bodyPr rot="0" vert="horz" wrap="square" lIns="0" tIns="0" rIns="0" bIns="0" anchor="t" anchorCtr="0" upright="1">
                            <a:noAutofit/>
                          </wps:bodyPr>
                        </wps:wsp>
                      </wpg:grpSp>
                      <wps:wsp>
                        <wps:cNvPr id="2438" name="Text Box 1658"/>
                        <wps:cNvSpPr txBox="1">
                          <a:spLocks noChangeArrowheads="1"/>
                        </wps:cNvSpPr>
                        <wps:spPr bwMode="auto">
                          <a:xfrm>
                            <a:off x="1341" y="5404"/>
                            <a:ext cx="666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5850FD" w14:textId="77777777" w:rsidR="004D6677" w:rsidRPr="00407E72" w:rsidRDefault="004D6677" w:rsidP="007B58AF">
                              <w:pPr>
                                <w:jc w:val="center"/>
                                <w:rPr>
                                  <w:rFonts w:ascii="Times New Roman" w:hAnsi="Times New Roman" w:cs="Times New Roman"/>
                                  <w:i/>
                                  <w:iCs/>
                                </w:rPr>
                              </w:pPr>
                              <w:r w:rsidRPr="00407E72">
                                <w:rPr>
                                  <w:rFonts w:ascii="Times New Roman" w:hAnsi="Times New Roman" w:cs="Times New Roman"/>
                                  <w:b/>
                                  <w:bCs/>
                                  <w:i/>
                                  <w:iCs/>
                                </w:rPr>
                                <w:t>Hình 2.8.</w:t>
                              </w:r>
                              <w:r w:rsidRPr="00407E72">
                                <w:rPr>
                                  <w:rFonts w:ascii="Times New Roman" w:hAnsi="Times New Roman" w:cs="Times New Roman"/>
                                  <w:i/>
                                  <w:iCs/>
                                </w:rPr>
                                <w:t xml:space="preserve"> Những dạng thường gặp trong phép chiếu hình trụ</w:t>
                              </w:r>
                            </w:p>
                          </w:txbxContent>
                        </wps:txbx>
                        <wps:bodyPr rot="0" vert="horz" wrap="square" lIns="0" tIns="0" rIns="1800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7F065C" id="Group 2389" o:spid="_x0000_s1251" style="position:absolute;left:0;text-align:left;margin-left:77.15pt;margin-top:.25pt;width:387pt;height:165.55pt;z-index:251860992" coordorigin="1221,1084" coordsize="684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">
                <v:group id="Group 1610" o:spid="_x0000_s1252" style="position:absolute;left:1221;top:1084;width:6840;height:4140" coordorigin="1221,1084" coordsize="6840,4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gicQAAADdAAAA&#10;DwAAAAAAAAAAAAAAAACqAgAAZHJzL2Rvd25yZXYueG1sUEsFBgAAAAAEAAQA+gAAAJsDAAAAAA==&#10;">
                  <v:group id="Group 1611" o:spid="_x0000_s1253" style="position:absolute;left:1341;top:1280;width:2700;height:3420" coordorigin="2601,5944" coordsize="3090,4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NFEsUAAADdAAAADwAAAGRycy9kb3ducmV2LnhtbESPQYvCMBSE78L+h/AE&#10;b5pWWXGrUURW2YMsqAvi7dE822LzUprY1n9vhAWPw8x8wyxWnSlFQ7UrLCuIRxEI4tTqgjMFf6ft&#10;cAbCeWSNpWVS8CAHq+VHb4GJti0fqDn6TAQIuwQV5N5XiZQuzcmgG9mKOHhXWxv0QdaZ1DW2AW5K&#10;OY6iqTRYcFjIsaJNTunteDcKdi2260n83exv183jcvr8Pe9jUmrQ79ZzEJ46/w7/t3+0gvHkK4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qTRRLFAAAA3QAA&#10;AA8AAAAAAAAAAAAAAAAAqgIAAGRycy9kb3ducmV2LnhtbFBLBQYAAAAABAAEAPoAAACcAwAAAAA=&#10;">
                    <v:group id="Group 1612" o:spid="_x0000_s1254" style="position:absolute;left:2601;top:6619;width:3090;height:2850" coordorigin="1701,4490" coordsize="3090,2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HbZcYAAADdAAAADwAAAGRycy9kb3ducmV2LnhtbESPQWvCQBSE7wX/w/KE&#10;3uomkZYaXUVESw8iVAXx9sg+k2D2bciuSfz3riD0OMzMN8xs0ZtKtNS40rKCeBSBIM6sLjlXcDxs&#10;Pr5BOI+ssbJMCu7kYDEfvM0w1bbjP2r3PhcBwi5FBYX3dSqlywoy6Ea2Jg7exTYGfZBNLnWDXYCb&#10;SiZR9CUNlhwWCqxpVVB23d+Mgp8Ou+U4Xrfb62V1Px8+d6dtTEq9D/vlFISn3v+HX+1frSAZTxJ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QdtlxgAAAN0A&#10;AAAPAAAAAAAAAAAAAAAAAKoCAABkcnMvZG93bnJldi54bWxQSwUGAAAAAAQABAD6AAAAnQMAAAAA&#10;">
                      <v:group id="Group 1613" o:spid="_x0000_s1255" style="position:absolute;left:1701;top:4505;width:3090;height:2835" coordorigin="2781,2884" coordsize="3090,2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Q1+/sYAAADdAAAADwAAAGRycy9kb3ducmV2LnhtbESPQWvCQBSE7wX/w/KE&#10;3uomhpYaXUVESw8iVAXx9sg+k2D2bciuSfz3riD0OMzMN8xs0ZtKtNS40rKCeBSBIM6sLjlXcDxs&#10;Pr5BOI+ssbJMCu7kYDEfvM0w1bbjP2r3PhcBwi5FBYX3dSqlywoy6Ea2Jg7exTYGfZBNLnWDXYCb&#10;So6j6EsaLDksFFjTqqDsur8ZBT8ddsskXrfb62V1Px8+d6dtTEq9D/vlFISn3v+HX+1frWCcTBJ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DX7+xgAAAN0A&#10;AAAPAAAAAAAAAAAAAAAAAKoCAABkcnMvZG93bnJldi54bWxQSwUGAAAAAAQABAD6AAAAnQMAAAAA&#10;">
                        <v:oval id="Oval 1614" o:spid="_x0000_s1256" style="position:absolute;left:2781;top:2884;width:309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EXcUA&#10;AADdAAAADwAAAGRycy9kb3ducmV2LnhtbESPQWsCMRSE70L/Q3gFL6LZWim6GkXLVhRPVcHrY/O6&#10;u3XzsiRRt/++EQSPw8x8w8wWranFlZyvLCt4GyQgiHOrKy4UHA9f/TEIH5A11pZJwR95WMxfOjNM&#10;tb3xN133oRARwj5FBWUITSqlz0sy6Ae2IY7ej3UGQ5SukNrhLcJNLYdJ8iENVhwXSmzos6T8vL8Y&#10;Bc328Jv1gtM0WslstzoZs87WSnVf2+UURKA2PMOP9kYrGL5PRnB/E5+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IRdxQAAAN0AAAAPAAAAAAAAAAAAAAAAAJgCAABkcnMv&#10;ZG93bnJldi54bWxQSwUGAAAAAAQABAD1AAAAigMAAAAA&#10;" filled="f" fillcolor="black" strokeweight="1pt"/>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AutoShape 1615" o:spid="_x0000_s1257" type="#_x0000_t184" style="position:absolute;left:4206;top:2419;width:180;height:14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JQ7scA&#10;AADdAAAADwAAAGRycy9kb3ducmV2LnhtbESPQWvCQBSE7wX/w/KE3upGpaLRVdQitIcipoXS2yP7&#10;sglm34bsGmN/fVco9DjMzDfMatPbWnTU+sqxgvEoAUGcO12xUfD5cXiag/ABWWPtmBTcyMNmPXhY&#10;YardlU/UZcGICGGfooIyhCaV0uclWfQj1xBHr3CtxRBla6Ru8RrhtpaTJJlJixXHhRIb2peUn7OL&#10;VTCll51pzM13i+L4nhU/b/uv3bdSj8N+uwQRqA//4b/2q1YwmS6e4f4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CUO7HAAAA3QAAAA8AAAAAAAAAAAAAAAAAmAIAAGRy&#10;cy9kb3ducmV2LnhtbFBLBQYAAAAABAAEAPUAAACMAwAAAAA=&#10;" adj="0" strokeweight="1pt"/>
                        <v:shape id="AutoShape 1616" o:spid="_x0000_s1258" type="#_x0000_t184" style="position:absolute;left:4139;top:2411;width:360;height:20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OmccA&#10;AADdAAAADwAAAGRycy9kb3ducmV2LnhtbESPQWvCQBSE7wX/w/IK3ppNFaSmrlKVgj2IGAult0f2&#10;ZROafRuy2xj7612h4HGYmW+YxWqwjeip87VjBc9JCoK4cLpmo+Dz9P70AsIHZI2NY1JwIQ+r5ehh&#10;gZl2Zz5SnwcjIoR9hgqqENpMSl9UZNEnriWOXuk6iyHKzkjd4TnCbSMnaTqTFmuOCxW2tKmo+Ml/&#10;rYIpbdemNRffz8vDPi//PjZf62+lxo/D2yuIQEO4h//bO61gMp3P4PYmPg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QzpnHAAAA3QAAAA8AAAAAAAAAAAAAAAAAmAIAAGRy&#10;cy9kb3ducmV2LnhtbFBLBQYAAAAABAAEAPUAAACMAwAAAAA=&#10;" adj="0" strokeweight="1pt"/>
                        <v:shape id="AutoShape 1617" o:spid="_x0000_s1259" type="#_x0000_t184" style="position:absolute;left:4101;top:2479;width:435;height:262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xrAscA&#10;AADdAAAADwAAAGRycy9kb3ducmV2LnhtbESPQWvCQBSE7wX/w/KE3upGharRVdQitIcipoXS2yP7&#10;sglm34bsGmN/fVco9DjMzDfMatPbWnTU+sqxgvEoAUGcO12xUfD5cXiag/ABWWPtmBTcyMNmPXhY&#10;YardlU/UZcGICGGfooIyhCaV0uclWfQj1xBHr3CtxRBla6Ru8RrhtpaTJHmWFiuOCyU2tC8pP2cX&#10;q2BKLzvTmJvvFsXxPSt+3vZfu2+lHof9dgkiUB/+w3/tV61gMl3M4P4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cawLHAAAA3QAAAA8AAAAAAAAAAAAAAAAAmAIAAGRy&#10;cy9kb3ducmV2LnhtbFBLBQYAAAAABAAEAPUAAACMAwAAAAA=&#10;" adj="0" strokeweight="1pt"/>
                        <v:shape id="AutoShape 1618" o:spid="_x0000_s1260" type="#_x0000_t184" style="position:absolute;left:4156;top:2784;width:340;height:30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WxesEA&#10;AADdAAAADwAAAGRycy9kb3ducmV2LnhtbERPy4rCMBTdC/MP4Q7MThMriFajiDAyggtfC5eX5toG&#10;m5tOk9HO35uF4PJw3vNl52pxpzZYzxqGAwWCuPDGcqnhfPruT0CEiGyw9kwa/inAcvHRm2Nu/IMP&#10;dD/GUqQQDjlqqGJscilDUZHDMPANceKuvnUYE2xLaVp8pHBXy0ypsXRoOTVU2NC6ouJ2/HMawm6r&#10;MlVshrbcXMz+d7T2W2m1/vrsVjMQkbr4Fr/cP0ZDNpqmuelNegJ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lsXrBAAAA3QAAAA8AAAAAAAAAAAAAAAAAmAIAAGRycy9kb3du&#10;cmV2LnhtbFBLBQYAAAAABAAEAPUAAACGAwAAAAA=&#10;" adj="0" strokeweight="1.5pt"/>
                        <v:shape id="AutoShape 1619" o:spid="_x0000_s1261" type="#_x0000_t184" style="position:absolute;left:4215;top:4386;width:222;height:21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9a68cA&#10;AADdAAAADwAAAGRycy9kb3ducmV2LnhtbESPQWvCQBSE74L/YXmCN91UQZrUVaoitAcpTQult0f2&#10;ZROafRuya4z+erdQ6HGYmW+Y9Xawjeip87VjBQ/zBARx4XTNRsHnx3H2CMIHZI2NY1JwJQ/bzXi0&#10;xky7C79TnwcjIoR9hgqqENpMSl9UZNHPXUscvdJ1FkOUnZG6w0uE20YukmQlLdYcFypsaV9R8ZOf&#10;rYIlHXamNVffp+XbKS9vr/uv3bdS08nw/AQi0BD+w3/tF61gsUxT+H0Tn4D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PWuvHAAAA3QAAAA8AAAAAAAAAAAAAAAAAmAIAAGRy&#10;cy9kb3ducmV2LnhtbFBLBQYAAAAABAAEAPUAAACMAwAAAAA=&#10;" adj="0" strokeweight="1pt"/>
                        <v:shape id="AutoShape 1620" o:spid="_x0000_s1262" type="#_x0000_t184" style="position:absolute;left:4206;top:3859;width:225;height:259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WrlMQA&#10;AADdAAAADwAAAGRycy9kb3ducmV2LnhtbERPy2rCQBTdF/oPwxW604kPiqaOUhXBLkppFMTdJXMz&#10;Cc3cCZlpjH59ZyF0eTjv5bq3teio9ZVjBeNRAoI4d7pio+B03A/nIHxA1lg7JgU38rBePT8tMdXu&#10;yt/UZcGIGMI+RQVlCE0qpc9LsuhHriGOXOFaiyHC1kjd4jWG21pOkuRVWqw4NpTY0Lak/Cf7tQqm&#10;tNuYxtx8tyi+PrPi/rE9by5KvQz69zcQgfrwL364D1rBZJbE/fFNf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Vq5TEAAAA3QAAAA8AAAAAAAAAAAAAAAAAmAIAAGRycy9k&#10;b3ducmV2LnhtbFBLBQYAAAAABAAEAPUAAACJAwAAAAA=&#10;" adj="0" strokeweight="1pt"/>
                        <v:shape id="AutoShape 1621" o:spid="_x0000_s1263" type="#_x0000_t184" style="position:absolute;left:4146;top:3199;width:360;height:303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OD8gA&#10;AADdAAAADwAAAGRycy9kb3ducmV2LnhtbESPT2vCQBTE74V+h+UVvNWNWqRNXcU/CPUgpWlBvD2y&#10;L5vQ7NuQXWP007tCocdhZn7DzBa9rUVHra8cKxgNExDEudMVGwU/39vnVxA+IGusHZOCC3lYzB8f&#10;Zphqd+Yv6rJgRISwT1FBGUKTSunzkiz6oWuIo1e41mKIsjVSt3iOcFvLcZJMpcWK40KJDa1Lyn+z&#10;k1Uwoc3KNObiu7fic58V1936sDoqNXjql+8gAvXhP/zX/tAKxi/JCO5v4hO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2Q4PyAAAAN0AAAAPAAAAAAAAAAAAAAAAAJgCAABk&#10;cnMvZG93bnJldi54bWxQSwUGAAAAAAQABAD1AAAAjQMAAAAA&#10;" adj="0" strokeweight="1pt"/>
                      </v:group>
                      <v:group id="Group 1622" o:spid="_x0000_s1264" style="position:absolute;left:1701;top:4490;width:3090;height:2850" coordorigin="6426,2689" coordsize="3090,2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GDh8YAAADdAAAADwAAAGRycy9kb3ducmV2LnhtbESPT2vCQBTE7wW/w/IE&#10;b3WT2IpEVxFR6UEK/gHx9sg+k2D2bciuSfz23UKhx2FmfsMsVr2pREuNKy0riMcRCOLM6pJzBZfz&#10;7n0GwnlkjZVlUvAiB6vl4G2BqbYdH6k9+VwECLsUFRTe16mULivIoBvbmjh4d9sY9EE2udQNdgFu&#10;KplE0VQaLDksFFjTpqDscXoaBfsOu/Uk3raHx33zup0/v6+HmJQaDfv1HISn3v+H/9pfWkHyESX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4YOHxgAAAN0A&#10;AAAPAAAAAAAAAAAAAAAAAKoCAABkcnMvZG93bnJldi54bWxQSwUGAAAAAAQABAD6AAAAnQMAAAAA&#10;">
                        <v:oval id="Oval 1623" o:spid="_x0000_s1265" style="position:absolute;left:6426;top:2701;width:309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1BFccA&#10;AADdAAAADwAAAGRycy9kb3ducmV2LnhtbESPQWvCQBSE74L/YXmCF6mbqohEVylFUQ8Kain09sw+&#10;k9js25jdavz3XUHwOMzMN8xkVptCXKlyuWUF790IBHFidc6pgq/D4m0EwnlkjYVlUnAnB7NpszHB&#10;WNsb7+i696kIEHYxKsi8L2MpXZKRQde1JXHwTrYy6IOsUqkrvAW4KWQviobSYM5hIcOSPjNKfvd/&#10;RsGPOZ6/D8vhZt4/Jie6UCddL7dKtVv1xxiEp9q/ws/2SivoDaI+P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NQRXHAAAA3QAAAA8AAAAAAAAAAAAAAAAAmAIAAGRy&#10;cy9kb3ducmV2LnhtbFBLBQYAAAAABAAEAPUAAACMAwAAAAA=&#10;" filled="f" strokeweight="1pt"/>
                        <v:shape id="AutoShape 1624" o:spid="_x0000_s1266" type="#_x0000_t184" style="position:absolute;left:7461;top:2701;width:54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16cgA&#10;AADdAAAADwAAAGRycy9kb3ducmV2LnhtbESPT2vCQBTE7wW/w/IEL0U3/ktLdJVaKHiQgqYUj4/s&#10;Mwlm36a725h++25B6HGYmd8w621vGtGR87VlBdNJAoK4sLrmUsFH/jZ+BuEDssbGMin4IQ/bzeBh&#10;jZm2Nz5SdwqliBD2GSqoQmgzKX1RkUE/sS1x9C7WGQxRulJqh7cIN42cJUkqDdYcFyps6bWi4nr6&#10;NgrSfL9zy8dz2s3fP+f5+emYfx16pUbD/mUFIlAf/sP39l4rmC2SBfy9iU9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d3XpyAAAAN0AAAAPAAAAAAAAAAAAAAAAAJgCAABk&#10;cnMvZG93bnJldi54bWxQSwUGAAAAAAQABAD1AAAAjQMAAAAA&#10;" adj="14400" filled="f" strokeweight="1pt"/>
                        <v:shape id="AutoShape 1625" o:spid="_x0000_s1267" type="#_x0000_t184" style="position:absolute;left:7101;top:2704;width:90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Unl8gA&#10;AADdAAAADwAAAGRycy9kb3ducmV2LnhtbESPT2sCMRTE74LfITyhF6lZRftnaxSxFRShsLaH9vbY&#10;vO4uJi/rJtX12xtB8DjMzG+Y6by1Rhyp8ZVjBcNBAoI4d7riQsH31+rxBYQPyBqNY1JwJg/zWbcz&#10;xVS7E2d03IVCRAj7FBWUIdSplD4vyaIfuJo4en+usRiibAqpGzxFuDVylCRP0mLFcaHEmpYl5fvd&#10;v1XwEQ6bjdk+v5qKs3b5+f7zm/edUg+9dvEGIlAb7uFbe60VjMbJBK5v4hOQs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5SeXyAAAAN0AAAAPAAAAAAAAAAAAAAAAAJgCAABk&#10;cnMvZG93bnJldi54bWxQSwUGAAAAAAQABAD1AAAAjQMAAAAA&#10;" adj="0" filled="f" strokeweight="1pt"/>
                        <v:shape id="AutoShape 1626" o:spid="_x0000_s1268" type="#_x0000_t184" style="position:absolute;left:6831;top:2689;width:1215;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e54McA&#10;AADdAAAADwAAAGRycy9kb3ducmV2LnhtbESPT2sCMRTE70K/Q3gFL1KzSvHP1ihFLSiFgtaD3h6b&#10;192lycu6ibp+eyMIHoeZ+Q0zmTXWiDPVvnSsoNdNQBBnTpecK9j9fr2NQPiArNE4JgVX8jCbvrQm&#10;mGp34Q2dtyEXEcI+RQVFCFUqpc8Ksui7riKO3p+rLYYo61zqGi8Rbo3sJ8lAWiw5LhRY0byg7H97&#10;sgqW4bhem+/h2JS8aeY/i/0h6zil2q/N5weIQE14hh/tlVbQf08G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3ueDHAAAA3QAAAA8AAAAAAAAAAAAAAAAAmAIAAGRy&#10;cy9kb3ducmV2LnhtbFBLBQYAAAAABAAEAPUAAACMAwAAAAA=&#10;" adj="0" filled="f" strokeweight="1pt"/>
                        <v:shape id="AutoShape 1627" o:spid="_x0000_s1269" type="#_x0000_t184" style="position:absolute;left:6591;top:2704;width:144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ce8YA&#10;AADdAAAADwAAAGRycy9kb3ducmV2LnhtbESPQWsCMRSE70L/Q3gFL1KzSlG7GqWoBaUgaHvQ22Pz&#10;3F2avKybqOu/N4LQ4zAz3zCTWWONuFDtS8cKet0EBHHmdMm5gt+fr7cRCB+QNRrHpOBGHmbTl9YE&#10;U+2uvKXLLuQiQtinqKAIoUql9FlBFn3XVcTRO7raYoiyzqWu8Rrh1sh+kgykxZLjQoEVzQvK/nZn&#10;q2AZTuu1+R5+mJK3zXyz2B+yjlOq/dp8jkEEasJ/+NleaQX992QIjzfxCc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sce8YAAADdAAAADwAAAAAAAAAAAAAAAACYAgAAZHJz&#10;L2Rvd25yZXYueG1sUEsFBgAAAAAEAAQA9QAAAIsDAAAAAA==&#10;" adj="0" filled="f" strokeweight="1pt"/>
                        <v:shape id="AutoShape 1628" o:spid="_x0000_s1270" type="#_x0000_t184" style="position:absolute;left:7971;top:2689;width:360;height:28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soIsAA&#10;AADdAAAADwAAAGRycy9kb3ducmV2LnhtbERPTYvCMBC9C/sfwizsTVOLiHSNUpcV9iCCVe9DM9sW&#10;m0lpoo3+enMQPD7e93IdTCtu1LvGsoLpJAFBXFrdcKXgdNyOFyCcR9bYWiYFd3KwXn2MlphpO/CB&#10;boWvRAxhl6GC2vsuk9KVNRl0E9sRR+7f9gZ9hH0ldY9DDDetTJNkLg02HBtq7OinpvJSXI2CWb6z&#10;Q8rht9hT7h+bU1uG81Spr8+Qf4PwFPxb/HL/aQXpLIlz45v4BO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soIsAAAADdAAAADwAAAAAAAAAAAAAAAACYAgAAZHJzL2Rvd25y&#10;ZXYueG1sUEsFBgAAAAAEAAQA9QAAAIUDAAAAAA==&#10;" adj="0" filled="f" strokeweight="1pt"/>
                        <v:shape id="AutoShape 1629" o:spid="_x0000_s1271" type="#_x0000_t184" style="position:absolute;left:8001;top:2704;width:720;height:28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NucQA&#10;AADdAAAADwAAAGRycy9kb3ducmV2LnhtbESPQWvCQBSE74L/YXmCN90YpNjUVaJU6KEIpvb+yL4m&#10;odm3Ibs1W3+9Kwgeh5n5hllvg2nFhXrXWFawmCcgiEurG64UnL8OsxUI55E1tpZJwT852G7GozVm&#10;2g58okvhKxEh7DJUUHvfZVK6siaDbm474uj92N6gj7KvpO5xiHDTyjRJXqTBhuNCjR3tayp/iz+j&#10;YJl/2iHl8F4cKffX3bktw/dCqekk5G8gPAX/DD/aH1pBukxe4f4mP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3jbnEAAAA3QAAAA8AAAAAAAAAAAAAAAAAmAIAAGRycy9k&#10;b3ducmV2LnhtbFBLBQYAAAAABAAEAPUAAACJAwAAAAA=&#10;" adj="0" filled="f" strokeweight="1pt"/>
                        <v:shape id="AutoShape 1630" o:spid="_x0000_s1272" type="#_x0000_t184" style="position:absolute;left:8046;top:2704;width:1080;height:28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y+cIA&#10;AADdAAAADwAAAGRycy9kb3ducmV2LnhtbERPz2vCMBS+C/sfwhvspmmLiFTTUscGOwzBzt0fzbMt&#10;Ni+lyWy2v345CB4/vt/7MphB3GhyvWUF6SoBQdxY3XOr4Pz1vtyCcB5Z42CZFPySg7J4Wuwx13bm&#10;E91q34oYwi5HBZ33Yy6lazoy6FZ2JI7cxU4GfYRTK/WEcww3g8ySZCMN9hwbOhzptaPmWv8YBevq&#10;084Zh7f6SJX/O5yHJnynSr08h2oHwlPwD/Hd/aEVZOs07o9v4hO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LL5wgAAAN0AAAAPAAAAAAAAAAAAAAAAAJgCAABkcnMvZG93&#10;bnJldi54bWxQSwUGAAAAAAQABAD1AAAAhwMAAAAA&#10;" adj="0" filled="f" strokeweight="1pt"/>
                      </v:group>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631" o:spid="_x0000_s1273" type="#_x0000_t22" style="position:absolute;left:2601;top:5944;width:3090;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BapMYA&#10;AADdAAAADwAAAGRycy9kb3ducmV2LnhtbESPQWvCQBSE74X+h+UVequbiJWSukopBKo3oyC9PbKv&#10;2aTZt2l21fXfdwXB4zAz3zCLVbS9ONHoW8cK8kkGgrh2uuVGwX5XvryB8AFZY++YFFzIw2r5+LDA&#10;Qrszb+lUhUYkCPsCFZgQhkJKXxuy6CduIE7ejxsthiTHRuoRzwlueznNsrm02HJaMDjQp6H6tzpa&#10;BZ2Zl3+zdbb97jbHQ1fFMr6uc6Wen+LHO4hAMdzDt/aXVjCd5T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BapMYAAADdAAAADwAAAAAAAAAAAAAAAACYAgAAZHJz&#10;L2Rvd25yZXYueG1sUEsFBgAAAAAEAAQA9QAAAIsDAAAAAA==&#10;" adj="3209" filled="f" strokeweight="1.5pt"/>
                    <v:oval id="Oval 1632" o:spid="_x0000_s1274" style="position:absolute;left:2601;top:9679;width:30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GkbMUA&#10;AADdAAAADwAAAGRycy9kb3ducmV2LnhtbESPT2vCQBTE74V+h+UJ3urmT5USXUUqBT300LS9P7LP&#10;JJh9G7KvMX57t1DocZiZ3zCb3eQ6NdIQWs8G0kUCirjytuXawNfn29MLqCDIFjvPZOBGAXbbx4cN&#10;FtZf+YPGUmoVIRwKNNCI9IXWoWrIYVj4njh6Zz84lCiHWtsBrxHuOp0lyUo7bDkuNNjTa0PVpfxx&#10;Bg71vlyNOpdlfj4cZXn5fj/lqTHz2bRfgxKa5D/81z5aA9lzmsHvm/gE9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aRsxQAAAN0AAAAPAAAAAAAAAAAAAAAAAJgCAABkcnMv&#10;ZG93bnJldi54bWxQSwUGAAAAAAQABAD1AAAAigMAAAAA&#10;"/>
                    <v:oval id="Oval 1633" o:spid="_x0000_s1275" style="position:absolute;left:2601;top:9544;width:309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wsUA&#10;AADdAAAADwAAAGRycy9kb3ducmV2LnhtbESPT4vCMBTE78J+h/AWvIim/kGkGmURF71axfOjeTZ1&#10;m5faZLX66TcLgsdhZn7DLFatrcSNGl86VjAcJCCIc6dLLhQcD9/9GQgfkDVWjknBgzyslh+dBaba&#10;3XlPtywUIkLYp6jAhFCnUvrckEU/cDVx9M6usRiibAqpG7xHuK3kKEmm0mLJccFgTWtD+U/2axVM&#10;L4etSarT5vTsXcJuvL9mz+1Vqe5n+zUHEagN7/CrvdMKRpPhGP7fx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xD/CxQAAAN0AAAAPAAAAAAAAAAAAAAAAAJgCAABkcnMv&#10;ZG93bnJldi54bWxQSwUGAAAAAAQABAD1AAAAigMAAAAA&#10;" strokeweight="1.5pt"/>
                  </v:group>
                  <v:group id="Group 1634" o:spid="_x0000_s1276" style="position:absolute;left:4401;top:1835;width:3570;height:2357" coordorigin="4251,1835" coordsize="3570,2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0otcUAAADdAAAADwAAAGRycy9kb3ducmV2LnhtbESPQYvCMBSE78L+h/CE&#10;vWlaV2WpRhFZlz2IoC6It0fzbIvNS2liW/+9EQSPw8x8w8yXnSlFQ7UrLCuIhxEI4tTqgjMF/8fN&#10;4BuE88gaS8uk4E4OlouP3hwTbVveU3PwmQgQdgkqyL2vEildmpNBN7QVcfAutjbog6wzqWtsA9yU&#10;chRFU2mw4LCQY0XrnNLr4WYU/LbYrr7in2Z7vazv5+Nkd9rGpNRnv1vNQHjq/Dv8av9pBaNxPI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edKLXFAAAA3QAA&#10;AA8AAAAAAAAAAAAAAAAAqgIAAGRycy9kb3ducmV2LnhtbFBLBQYAAAAABAAEAPoAAACcAwAAAAA=&#10;">
                    <v:group id="Group 1635" o:spid="_x0000_s1277" style="position:absolute;left:4686;top:1838;width:2700;height:2354" coordorigin="4581,5782" coordsize="2700,2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GNLscAAADdAAAADwAAAGRycy9kb3ducmV2LnhtbESPQWvCQBSE7wX/w/KE&#10;3ppNbFMkZhURKx5CoSqU3h7ZZxLMvg3ZbRL/fbdQ6HGYmW+YfDOZVgzUu8aygiSKQRCXVjdcKbic&#10;356WIJxH1thaJgV3crBZzx5yzLQd+YOGk69EgLDLUEHtfZdJ6cqaDLrIdsTBu9reoA+yr6TucQxw&#10;08pFHL9Kgw2HhRo72tVU3k7fRsFhxHH7nOyH4nbd3b/O6ftnkZBSj/NpuwLhafL/4b/2UStYvC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NGNLscAAADd&#10;AAAADwAAAAAAAAAAAAAAAACqAgAAZHJzL2Rvd25yZXYueG1sUEsFBgAAAAAEAAQA+gAAAJ4DAAAA&#10;AA==&#10;">
                      <v:oval id="Oval 1636" o:spid="_x0000_s1278" style="position:absolute;left:4581;top:5794;width:2700;height:2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xjsQA&#10;AADdAAAADwAAAGRycy9kb3ducmV2LnhtbESPT4vCMBTE7wv7HcJb8CKaKiJSjbIuVRRP/gGvj+bZ&#10;1m1eSpLV+u2NIOxxmJnfMLNFa2pxI+crywoG/QQEcW51xYWC03HVm4DwAVljbZkUPMjDYv75McNU&#10;2zvv6XYIhYgQ9ikqKENoUil9XpJB37cNcfQu1hkMUbpCaof3CDe1HCbJWBqsOC6U2NBPSfnv4c8o&#10;aLbHa9YNTtNoKbPd8mzMOlsr1flqv6cgArXhP/xub7SC4Wgwhteb+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LcY7EAAAA3QAAAA8AAAAAAAAAAAAAAAAAmAIAAGRycy9k&#10;b3ducmV2LnhtbFBLBQYAAAAABAAEAPUAAACJAwAAAAA=&#10;" filled="f" fillcolor="black" strokeweight="1pt"/>
                      <v:shape id="AutoShape 1637" o:spid="_x0000_s1279" type="#_x0000_t184" style="position:absolute;left:5830;top:5376;width:149;height:125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WlPcgA&#10;AADdAAAADwAAAGRycy9kb3ducmV2LnhtbESPT2vCQBTE7wW/w/KE3upGW6qNruIfCu1BxLRQvD2y&#10;L5tg9m3IrjH203cLhR6HmfkNs1j1thYdtb5yrGA8SkAQ505XbBR8frw+zED4gKyxdkwKbuRhtRzc&#10;LTDV7spH6rJgRISwT1FBGUKTSunzkiz6kWuIo1e41mKIsjVSt3iNcFvLSZI8S4sVx4USG9qWlJ+z&#10;i1XwSLuNaczNdy/FYZ8V3+/br81Jqfthv56DCNSH//Bf+00rmDyNp/D7Jj4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paU9yAAAAN0AAAAPAAAAAAAAAAAAAAAAAJgCAABk&#10;cnMvZG93bnJldi54bWxQSwUGAAAAAAQABAD1AAAAjQMAAAAA&#10;" adj="0" strokeweight="1pt"/>
                      <v:shape id="AutoShape 1638" o:spid="_x0000_s1280" type="#_x0000_t184" style="position:absolute;left:5776;top:5355;width:297;height:179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xT8QA&#10;AADdAAAADwAAAGRycy9kb3ducmV2LnhtbERPz2vCMBS+D/Y/hCd401QnY+uMMh2CHoasE2S3R/Oa&#10;FpuX0sRa/evNQdjx4/s9X/a2Fh21vnKsYDJOQBDnTldsFBx+N6M3ED4ga6wdk4IreVgunp/mmGp3&#10;4R/qsmBEDGGfooIyhCaV0uclWfRj1xBHrnCtxRBha6Ru8RLDbS2nSfIqLVYcG0psaF1SfsrOVsEL&#10;fa1MY66+ey/231lx262Pqz+lhoP+8wNEoD78ix/urVYwnU3i3PgmPg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6MU/EAAAA3QAAAA8AAAAAAAAAAAAAAAAAmAIAAGRycy9k&#10;b3ducmV2LnhtbFBLBQYAAAAABAAEAPUAAACJAwAAAAA=&#10;" adj="0" strokeweight="1pt"/>
                      <v:shape id="AutoShape 1639" o:spid="_x0000_s1281" type="#_x0000_t184" style="position:absolute;left:5745;top:5397;width:359;height:229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U1MgA&#10;AADdAAAADwAAAGRycy9kb3ducmV2LnhtbESPT2vCQBTE7wW/w/KE3upGW0Sjq/gHoT0UMS2U3h7Z&#10;l00w+zZk1xj76btCocdhZn7DLNe9rUVHra8cKxiPEhDEudMVGwWfH4enGQgfkDXWjknBjTysV4OH&#10;JabaXflEXRaMiBD2KSooQ2hSKX1ekkU/cg1x9ArXWgxRtkbqFq8Rbms5SZKptFhxXCixoV1J+Tm7&#10;WAXPtN+axtx8Ny+O71nx87b72n4r9TjsNwsQgfrwH/5rv2oFk5fxHO5v4hO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dpTUyAAAAN0AAAAPAAAAAAAAAAAAAAAAAJgCAABk&#10;cnMvZG93bnJldi54bWxQSwUGAAAAAAQABAD1AAAAjQMAAAAA&#10;" adj="0" strokeweight="1pt"/>
                      <v:shape id="AutoShape 1640" o:spid="_x0000_s1282" type="#_x0000_t184" style="position:absolute;left:5790;top:5639;width:281;height:267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39MQA&#10;AADdAAAADwAAAGRycy9kb3ducmV2LnhtbERPz2vCMBS+D/wfwht403SdjK0zijoEPYyxbiDeHs1r&#10;Wta8lCbW6l9vDsKOH9/v+XKwjeip87VjBU/TBARx4XTNRsHvz3byCsIHZI2NY1JwIQ/Lxehhjpl2&#10;Z/6mPg9GxBD2GSqoQmgzKX1RkUU/dS1x5ErXWQwRdkbqDs8x3DYyTZIXabHm2FBhS5uKir/8ZBU8&#10;08fatObi+7fy6zMvr/vNYX1Uavw4rN5BBBrCv/ju3mkF6SyN++Ob+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g9/TEAAAA3QAAAA8AAAAAAAAAAAAAAAAAmAIAAGRycy9k&#10;b3ducmV2LnhtbFBLBQYAAAAABAAEAPUAAACJAwAAAAA=&#10;" adj="0" strokeweight="1pt"/>
                      <v:shape id="AutoShape 1641" o:spid="_x0000_s1283" type="#_x0000_t184" style="position:absolute;left:5839;top:6986;width:183;height:183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Sb8gA&#10;AADdAAAADwAAAGRycy9kb3ducmV2LnhtbESPzWrDMBCE74W8g9hAb40ct4TUiRLyQ6A9lFKnUHpb&#10;rLVsYq2MpThOn74KFHocZuYbZrkebCN66nztWMF0koAgLpyu2Sj4PB4e5iB8QNbYOCYFV/KwXo3u&#10;lphpd+EP6vNgRISwz1BBFUKbSemLiiz6iWuJo1e6zmKIsjNSd3iJcNvINElm0mLNcaHClnYVFaf8&#10;bBU80n5rWnP1/XP5/paXP6+7r+23UvfjYbMAEWgI/+G/9otWkD6lU7i9iU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bFJvyAAAAN0AAAAPAAAAAAAAAAAAAAAAAJgCAABk&#10;cnMvZG93bnJldi54bWxQSwUGAAAAAAQABAD1AAAAjQMAAAAA&#10;" adj="0" strokeweight="1pt"/>
                      <v:shape id="AutoShape 1642" o:spid="_x0000_s1284" type="#_x0000_t184" style="position:absolute;left:5832;top:6537;width:186;height:226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MGMgA&#10;AADdAAAADwAAAGRycy9kb3ducmV2LnhtbESPzWrDMBCE74W8g9hAb40ct5TEjRLyQ6A9lBCnUHpb&#10;rLVsYq2MpThOn74qFHocZuYbZrEabCN66nztWMF0koAgLpyu2Sj4OO0fZiB8QNbYOCYFN/KwWo7u&#10;Fphpd+Uj9XkwIkLYZ6igCqHNpPRFRRb9xLXE0StdZzFE2RmpO7xGuG1kmiTP0mLNcaHClrYVFef8&#10;YhU80m5jWnPz/bw8vOfl99v2c/Ol1P14WL+ACDSE//Bf+1UrSJ/SFH7fxCc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vswYyAAAAN0AAAAPAAAAAAAAAAAAAAAAAJgCAABk&#10;cnMvZG93bnJldi54bWxQSwUGAAAAAAQABAD1AAAAjQMAAAAA&#10;" adj="0" strokeweight="1pt"/>
                      <v:shape id="AutoShape 1643" o:spid="_x0000_s1285" type="#_x0000_t184" style="position:absolute;left:5782;top:5982;width:297;height:26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g8cA&#10;AADdAAAADwAAAGRycy9kb3ducmV2LnhtbESPQWvCQBSE7wX/w/KE3urGWMRGV1GL0B5KaSyU3h7Z&#10;l00w+zZk1xj767tCocdhZr5hVpvBNqKnzteOFUwnCQjiwumajYLP4+FhAcIHZI2NY1JwJQ+b9ehu&#10;hZl2F/6gPg9GRAj7DBVUIbSZlL6oyKKfuJY4eqXrLIYoOyN1h5cIt41Mk2QuLdYcFypsaV9RccrP&#10;VsGMnnemNVffP5Xvb3n587r/2n0rdT8etksQgYbwH/5rv2gF6WM6g9ub+AT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yaYPHAAAA3QAAAA8AAAAAAAAAAAAAAAAAmAIAAGRy&#10;cy9kb3ducmV2LnhtbFBLBQYAAAAABAAEAPUAAACMAwAAAAA=&#10;" adj="0" strokeweight="1pt"/>
                      <v:group id="Group 1644" o:spid="_x0000_s1286" style="position:absolute;left:4581;top:5782;width:2700;height:2354" coordorigin="6426,2689" coordsize="3090,2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HiCMYAAADdAAAADwAAAGRycy9kb3ducmV2LnhtbESPQWvCQBSE7wX/w/IE&#10;b3WTaItEVxGx4kGEqiDeHtlnEsy+DdltEv99tyD0OMzMN8xi1ZtKtNS40rKCeByBIM6sLjlXcDl/&#10;vc9AOI+ssbJMCp7kYLUcvC0w1bbjb2pPPhcBwi5FBYX3dSqlywoy6Ma2Jg7e3TYGfZBNLnWDXYCb&#10;SiZR9CkNlhwWCqxpU1D2OP0YBbsOu/Uk3raHx33zvJ0/jtdDTEqNhv16DsJT7//Dr/ZeK0imyR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8eIIxgAAAN0A&#10;AAAPAAAAAAAAAAAAAAAAAKoCAABkcnMvZG93bnJldi54bWxQSwUGAAAAAAQABAD6AAAAnQMAAAAA&#10;">
                        <v:oval id="Oval 1645" o:spid="_x0000_s1287" style="position:absolute;left:6426;top:2701;width:309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0gmsgA&#10;AADdAAAADwAAAGRycy9kb3ducmV2LnhtbESPT2vCQBTE70K/w/IKvYhuGqtI6iqlVNSDgn8Qentm&#10;n0na7Ns0u2r89q5Q8DjMzG+Y0aQxpThT7QrLCl67EQji1OqCMwW77bQzBOE8ssbSMim4koPJ+Kk1&#10;wkTbC6/pvPGZCBB2CSrIva8SKV2ak0HXtRVx8I62NuiDrDOpa7wEuCllHEUDabDgsJBjRZ85pb+b&#10;k1HwbQ4/++1ssPzqHdIj/VE7W8xWSr08Nx/vIDw1/hH+b8+1gvgt7sP9TXgCcn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3SCayAAAAN0AAAAPAAAAAAAAAAAAAAAAAJgCAABk&#10;cnMvZG93bnJldi54bWxQSwUGAAAAAAQABAD1AAAAjQMAAAAA&#10;" filled="f" strokeweight="1pt"/>
                        <v:shape id="AutoShape 1646" o:spid="_x0000_s1288" type="#_x0000_t184" style="position:absolute;left:7461;top:2701;width:54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SZcgA&#10;AADdAAAADwAAAGRycy9kb3ducmV2LnhtbESPQUvDQBSE74L/YXmCF7EbU00lZlNUEHqQQhMpPT6y&#10;zySYfRt31zT9911B8DjMzDdMsZ7NICZyvres4G6RgCBurO65VfBRv90+gvABWeNgmRScyMO6vLwo&#10;MNf2yDuaqtCKCGGfo4IuhDGX0jcdGfQLOxJH79M6gyFK10rt8BjhZpBpkmTSYM9xocORXjtqvqof&#10;oyCrNy/u4eaQTcvtflkfVrv6+31W6vpqfn4CEWgO/+G/9kYrSO/TDH7fxCcgy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XBJlyAAAAN0AAAAPAAAAAAAAAAAAAAAAAJgCAABk&#10;cnMvZG93bnJldi54bWxQSwUGAAAAAAQABAD1AAAAjQMAAAAA&#10;" adj="14400" filled="f" strokeweight="1pt"/>
                        <v:shape id="AutoShape 1647" o:spid="_x0000_s1289" type="#_x0000_t184" style="position:absolute;left:7101;top:2704;width:90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AG8cA&#10;AADdAAAADwAAAGRycy9kb3ducmV2LnhtbESPT2sCMRTE74LfITzBi2jWpdS6GqWoBaVQ8M+hvT02&#10;z92lycu6ibp++6ZQ6HGYmd8w82VrjbhR4yvHCsajBARx7nTFhYLT8W34AsIHZI3GMSl4kIflotuZ&#10;Y6bdnfd0O4RCRAj7DBWUIdSZlD4vyaIfuZo4emfXWAxRNoXUDd4j3BqZJsmztFhxXCixplVJ+ffh&#10;ahVswmW3M++Tqal4364+1p9f+cAp1e+1rzMQgdrwH/5rb7WC9CmdwO+b+AT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OQBvHAAAA3QAAAA8AAAAAAAAAAAAAAAAAmAIAAGRy&#10;cy9kb3ducmV2LnhtbFBLBQYAAAAABAAEAPUAAACMAwAAAAA=&#10;" adj="0" filled="f" strokeweight="1pt"/>
                        <v:shape id="AutoShape 1648" o:spid="_x0000_s1290" type="#_x0000_t184" style="position:absolute;left:6831;top:2689;width:1215;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HUacUA&#10;AADdAAAADwAAAGRycy9kb3ducmV2LnhtbERPy2rCQBTdF/yH4Qpuik4aStXoJIi2UCkUfCx0d8lc&#10;k+DMnTQz1fTvO4tCl4fzXha9NeJGnW8cK3iaJCCIS6cbrhQcD2/jGQgfkDUax6TghzwU+eBhiZl2&#10;d97RbR8qEUPYZ6igDqHNpPRlTRb9xLXEkbu4zmKIsKuk7vAew62RaZK8SIsNx4YaW1rXVF7331bB&#10;a/jabs3HdG4a3vXrz83pXD46pUbDfrUAEagP/+I/97tWkD6ncW58E5+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dRpxQAAAN0AAAAPAAAAAAAAAAAAAAAAAJgCAABkcnMv&#10;ZG93bnJldi54bWxQSwUGAAAAAAQABAD1AAAAigMAAAAA&#10;" adj="0" filled="f" strokeweight="1pt"/>
                        <v:shape id="AutoShape 1649" o:spid="_x0000_s1291" type="#_x0000_t184" style="position:absolute;left:6591;top:2704;width:144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1x8scA&#10;AADdAAAADwAAAGRycy9kb3ducmV2LnhtbESPT2sCMRTE70K/Q3iCl6LZLtLWrVGKVVAEwT8He3ts&#10;nrtLk5ftJur67U2h4HGYmd8w42lrjbhQ4yvHCl4GCQji3OmKCwWH/aL/DsIHZI3GMSm4kYfp5Kkz&#10;xky7K2/psguFiBD2GSooQ6gzKX1ekkU/cDVx9E6usRiibAqpG7xGuDUyTZJXabHiuFBiTbOS8p/d&#10;2SqYh9/VyqzfRqbibTvbfB2/82enVK/bfn6ACNSGR/i/vdQK0mE6gr838QnIy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dcfLHAAAA3QAAAA8AAAAAAAAAAAAAAAAAmAIAAGRy&#10;cy9kb3ducmV2LnhtbFBLBQYAAAAABAAEAPUAAACMAwAAAAA=&#10;" adj="0" filled="f" strokeweight="1pt"/>
                        <v:shape id="AutoShape 1650" o:spid="_x0000_s1292" type="#_x0000_t184" style="position:absolute;left:7971;top:2689;width:360;height:28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9Kb8UA&#10;AADdAAAADwAAAGRycy9kb3ducmV2LnhtbERPz0/CMBS+m/g/NM+Em3QMQsigEKIBNXJxSoy3Z/vs&#10;puvrsnYw/3t6MPH45fu92gyuESfqQu1ZwWScgSDW3tRsFby97m4XIEJENth4JgW/FGCzvr5aYWH8&#10;mV/oVEYrUgiHAhVUMbaFlEFX5DCMfUucuC/fOYwJdlaaDs8p3DUyz7K5dFhzaqiwpbuK9E/ZOwX9&#10;s/58t/eHp33/8XC081LTd75QanQzbJcgIg3xX/znfjQK8tk07U9v0hOQ6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0pvxQAAAN0AAAAPAAAAAAAAAAAAAAAAAJgCAABkcnMv&#10;ZG93bnJldi54bWxQSwUGAAAAAAQABAD1AAAAigMAAAAA&#10;" adj="0" filled="f" strokeweight="1.5pt"/>
                        <v:shape id="AutoShape 1651" o:spid="_x0000_s1293" type="#_x0000_t184" style="position:absolute;left:8001;top:2704;width:720;height:28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1LAsQA&#10;AADdAAAADwAAAGRycy9kb3ducmV2LnhtbESPQWvCQBSE7wX/w/KE3uomUYpEV4mi0EMpNOr9kX0m&#10;wezbkF3Ntr++Wyj0OMzMN8x6G0wnHjS41rKCdJaAIK6sbrlWcD4dX5YgnEfW2FkmBV/kYLuZPK0x&#10;13bkT3qUvhYRwi5HBY33fS6lqxoy6Ga2J47e1Q4GfZRDLfWAY4SbTmZJ8ioNthwXGuxp31B1K+9G&#10;waJ4t2PG4VB+UOG/d+euCpdUqedpKFYgPAX/H/5rv2kF2WKewu+b+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tSwLEAAAA3QAAAA8AAAAAAAAAAAAAAAAAmAIAAGRycy9k&#10;b3ducmV2LnhtbFBLBQYAAAAABAAEAPUAAACJAwAAAAA=&#10;" adj="0" filled="f" strokeweight="1pt"/>
                        <v:shape id="AutoShape 1652" o:spid="_x0000_s1294" type="#_x0000_t184" style="position:absolute;left:8046;top:2704;width:1080;height:28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dcQA&#10;AADdAAAADwAAAGRycy9kb3ducmV2LnhtbESPQWvCQBSE70L/w/IKvenGVERSV0mLBQ8iGO39kX1N&#10;QrNvQ3Y1W3+9Kwgeh5n5hlmug2nFhXrXWFYwnSQgiEurG64UnI7f4wUI55E1tpZJwT85WK9eRkvM&#10;tB34QJfCVyJC2GWooPa+y6R0ZU0G3cR2xNH7tb1BH2VfSd3jEOGmlWmSzKXBhuNCjR191VT+FWej&#10;YJbv7JBy2BR7yv3189SW4Weq1NtryD9AeAr+GX60t1pBOntP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1XXEAAAA3QAAAA8AAAAAAAAAAAAAAAAAmAIAAGRycy9k&#10;b3ducmV2LnhtbFBLBQYAAAAABAAEAPUAAACJAwAAAAA=&#10;" adj="0" filled="f" strokeweight="1pt"/>
                      </v:group>
                    </v:group>
                    <v:shape id="AutoShape 1653" o:spid="_x0000_s1295" type="#_x0000_t22" style="position:absolute;left:4874;top:1227;width:2340;height:35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C6MYA&#10;AADdAAAADwAAAGRycy9kb3ducmV2LnhtbESPQWvCQBSE70L/w/IKvYhuGqVIdCNSWrAISlXw+sg+&#10;k2D2bchuk+2/7xYEj8PMfMOs1sE0oqfO1ZYVvE4TEMSF1TWXCs6nz8kChPPIGhvLpOCXHKzzp9EK&#10;M20H/qb+6EsRIewyVFB532ZSuqIig25qW+LoXW1n0EfZlVJ3OES4aWSaJG/SYM1xocKW3isqbscf&#10;o2C3Dfay0fMg0/JjvNubw1e675V6eQ6bJQhPwT/C9/ZWK0jnsxn8v4lP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tC6MYAAADdAAAADwAAAAAAAAAAAAAAAACYAgAAZHJz&#10;L2Rvd25yZXYueG1sUEsFBgAAAAAEAAQA9QAAAIsDAAAAAA==&#10;" adj="1604" filled="f" strokeweight="1.5pt"/>
                    <v:oval id="Oval 1654" o:spid="_x0000_s1296" style="position:absolute;left:3253;top:2833;width:2325;height:33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JesIA&#10;AADdAAAADwAAAGRycy9kb3ducmV2LnhtbESP0YrCMBRE34X9h3AF3zTVLe5SjSLCwqJPVj/g0lzb&#10;YnNTkqjx740g+DjMzBlmuY6mEzdyvrWsYDrJQBBXVrdcKzgd/8a/IHxA1thZJgUP8rBefQ2WWGh7&#10;5wPdylCLBGFfoIImhL6Q0lcNGfQT2xMn72ydwZCkq6V2eE9w08lZls2lwZbTQoM9bRuqLuXVKMg2&#10;29Ltf+LcXvPHLo8ksT6dlRoN42YBIlAMn/C7/a8VzPLvHF5v0hO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kl6wgAAAN0AAAAPAAAAAAAAAAAAAAAAAJgCAABkcnMvZG93&#10;bnJldi54bWxQSwUGAAAAAAQABAD1AAAAhwMAAAAA&#10;" strokeweight="1.5pt"/>
                  </v:group>
                  <v:rect id="Rectangle 1655" o:spid="_x0000_s1297" style="position:absolute;left:1221;top:1084;width:6840;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6KGMYA&#10;AADdAAAADwAAAGRycy9kb3ducmV2LnhtbESPzW7CMBCE75V4B2srcStOoJSSYhDiR6VHUi65reJt&#10;HDVeR7GB9O1xJSSOo5n5RrNY9bYRF+p87VhBOkpAEJdO11wpOH3vX95B+ICssXFMCv7Iw2o5eFpg&#10;pt2Vj3TJQyUihH2GCkwIbSalLw1Z9CPXEkfvx3UWQ5RdJXWH1wi3jRwnyZu0WHNcMNjSxlD5m5+t&#10;gnORb+eH2WbXfhWfhbRpkpr5Sanhc7/+ABGoD4/wvX3QCsavkyn8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6KGMYAAADdAAAADwAAAAAAAAAAAAAAAACYAgAAZHJz&#10;L2Rvd25yZXYueG1sUEsFBgAAAAAEAAQA9QAAAIsDAAAAAA==&#10;" filled="f">
                    <v:stroke dashstyle="1 1" endcap="round"/>
                  </v:rect>
                  <v:shape id="Text Box 1656" o:spid="_x0000_s1298" type="#_x0000_t202" style="position:absolute;left:1521;top:4864;width:25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H4sYA&#10;AADdAAAADwAAAGRycy9kb3ducmV2LnhtbESPQWvCQBSE74X+h+UVvNVNVUKbuooUBUGQxvTg8Zl9&#10;JovZt2l21fjvXaHQ4zAz3zDTeW8bcaHOG8cK3oYJCOLSacOVgp9i9foOwgdkjY1jUnAjD/PZ89MU&#10;M+2unNNlFyoRIewzVFCH0GZS+rImi37oWuLoHV1nMUTZVVJ3eI1w28hRkqTSouG4UGNLXzWVp93Z&#10;KljsOV+a3+3hOz/mpig+Et6kJ6UGL/3iE0SgPvyH/9prrWA0GafweB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RH4sYAAADdAAAADwAAAAAAAAAAAAAAAACYAgAAZHJz&#10;L2Rvd25yZXYueG1sUEsFBgAAAAAEAAQA9QAAAIsDAAAAAA==&#10;" filled="f" stroked="f">
                    <v:textbox inset="0,0,0,0">
                      <w:txbxContent>
                        <w:p w14:paraId="30F47276"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a) Phép chiếu hình trụ đứng</w:t>
                          </w:r>
                        </w:p>
                      </w:txbxContent>
                    </v:textbox>
                  </v:shape>
                  <v:shape id="Text Box 1657" o:spid="_x0000_s1299" type="#_x0000_t202" style="position:absolute;left:4941;top:4864;width:25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ieccA&#10;AADdAAAADwAAAGRycy9kb3ducmV2LnhtbESPQWvCQBSE7wX/w/IKvdVNrdgaXUXEgiAUk/Tg8Zl9&#10;JovZtzG71fjvu4VCj8PMfMPMl71txJU6bxwreBkmIIhLpw1XCr6Kj+d3ED4ga2wck4I7eVguBg9z&#10;TLW7cUbXPFQiQtinqKAOoU2l9GVNFv3QtcTRO7nOYoiyq6Tu8BbhtpGjJJlIi4bjQo0trWsqz/m3&#10;VbA6cLYxl8/jPjtlpiimCe8mZ6WeHvvVDESgPvyH/9pbrWA0fn2D3zfxCc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44nnHAAAA3QAAAA8AAAAAAAAAAAAAAAAAmAIAAGRy&#10;cy9kb3ducmV2LnhtbFBLBQYAAAAABAAEAPUAAACMAwAAAAA=&#10;" filled="f" stroked="f">
                    <v:textbox inset="0,0,0,0">
                      <w:txbxContent>
                        <w:p w14:paraId="72A0E5C5"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b) Phép chiếu hình trụ ngang</w:t>
                          </w:r>
                        </w:p>
                      </w:txbxContent>
                    </v:textbox>
                  </v:shape>
                </v:group>
                <v:shape id="Text Box 1658" o:spid="_x0000_s1300" type="#_x0000_t202" style="position:absolute;left:1341;top:5404;width:66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9CGMIA&#10;AADdAAAADwAAAGRycy9kb3ducmV2LnhtbERPy4rCMBTdD/gP4QqzG1MflLEaRQTFhTBMx4XLS3Nt&#10;q81NSaLGv58sBmZ5OO/lOppOPMj51rKC8SgDQVxZ3XKt4PSz+/gE4QOyxs4yKXiRh/Vq8LbEQtsn&#10;f9OjDLVIIewLVNCE0BdS+qohg35ke+LEXawzGBJ0tdQOnyncdHKSZbk02HJqaLCnbUPVrbwbBfl8&#10;nLlT/NLHWIbrYX9+mXy3Vep9GDcLEIFi+Bf/uQ9awWQ2TXPTm/Q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b0IYwgAAAN0AAAAPAAAAAAAAAAAAAAAAAJgCAABkcnMvZG93&#10;bnJldi54bWxQSwUGAAAAAAQABAD1AAAAhwMAAAAA&#10;" filled="f" stroked="f">
                  <v:textbox inset="0,0,.5mm,0">
                    <w:txbxContent>
                      <w:p w14:paraId="6B5850FD" w14:textId="77777777" w:rsidR="004D6677" w:rsidRPr="00407E72" w:rsidRDefault="004D6677" w:rsidP="007B58AF">
                        <w:pPr>
                          <w:jc w:val="center"/>
                          <w:rPr>
                            <w:rFonts w:ascii="Times New Roman" w:hAnsi="Times New Roman" w:cs="Times New Roman"/>
                            <w:i/>
                            <w:iCs/>
                          </w:rPr>
                        </w:pPr>
                        <w:r w:rsidRPr="00407E72">
                          <w:rPr>
                            <w:rFonts w:ascii="Times New Roman" w:hAnsi="Times New Roman" w:cs="Times New Roman"/>
                            <w:b/>
                            <w:bCs/>
                            <w:i/>
                            <w:iCs/>
                          </w:rPr>
                          <w:t>Hình 2.8.</w:t>
                        </w:r>
                        <w:r w:rsidRPr="00407E72">
                          <w:rPr>
                            <w:rFonts w:ascii="Times New Roman" w:hAnsi="Times New Roman" w:cs="Times New Roman"/>
                            <w:i/>
                            <w:iCs/>
                          </w:rPr>
                          <w:t xml:space="preserve"> Những dạng thường gặp trong phép chiếu hình trụ</w:t>
                        </w:r>
                      </w:p>
                    </w:txbxContent>
                  </v:textbox>
                </v:shape>
              </v:group>
            </w:pict>
          </mc:Fallback>
        </mc:AlternateContent>
      </w:r>
    </w:p>
    <w:p w14:paraId="328E52C6"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190A3F36"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3927C6D2"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460335B7"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043075A4"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521DC4FB"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5B1AB80F" w14:textId="77777777" w:rsidR="007B58AF" w:rsidRPr="00283743" w:rsidRDefault="007B58AF" w:rsidP="007B58AF">
      <w:pPr>
        <w:pStyle w:val="Heading4"/>
        <w:ind w:left="720"/>
        <w:rPr>
          <w:szCs w:val="26"/>
        </w:rPr>
      </w:pPr>
    </w:p>
    <w:p w14:paraId="2B14005A" w14:textId="77777777" w:rsidR="007B58AF" w:rsidRPr="00283743" w:rsidRDefault="007B58AF" w:rsidP="007E6A1E">
      <w:pPr>
        <w:pStyle w:val="Heading4"/>
        <w:numPr>
          <w:ilvl w:val="2"/>
          <w:numId w:val="38"/>
        </w:numPr>
        <w:rPr>
          <w:szCs w:val="26"/>
        </w:rPr>
        <w:pPrChange w:id="120" w:author="Windows User" w:date="2019-02-20T13:24:00Z">
          <w:pPr>
            <w:pStyle w:val="Heading4"/>
            <w:numPr>
              <w:ilvl w:val="2"/>
              <w:numId w:val="39"/>
            </w:numPr>
            <w:ind w:left="720" w:hanging="720"/>
          </w:pPr>
        </w:pPrChange>
      </w:pPr>
      <w:r w:rsidRPr="00283743">
        <w:rPr>
          <w:szCs w:val="26"/>
        </w:rPr>
        <w:t>Phân loại lưới chiếu bản đồ</w:t>
      </w:r>
    </w:p>
    <w:p w14:paraId="395E3B90" w14:textId="65B3ECC0"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Theo đặc điểm sai số: khi biểu diễn từ mặt ellipsoid hay mặt cầu lên mặt phẳng luôn có sai số, có 3 loại sai số cơ bản là sai số chiều dài, góc và diện tích. Tuy nhiên, các loại sai số cũng có liên quan chặt chẽ với nhau</w:t>
      </w:r>
      <w:ins w:id="121" w:author="Windows User" w:date="2019-02-20T13:41:00Z">
        <w:r w:rsidR="00E53F5E">
          <w:rPr>
            <w:rFonts w:ascii="Times New Roman" w:hAnsi="Times New Roman" w:cs="Times New Roman"/>
            <w:sz w:val="26"/>
            <w:szCs w:val="26"/>
          </w:rPr>
          <w:t xml:space="preserve">. Nghĩa là, </w:t>
        </w:r>
      </w:ins>
      <w:del w:id="122" w:author="Windows User" w:date="2019-02-20T13:41:00Z">
        <w:r w:rsidRPr="00283743" w:rsidDel="00E53F5E">
          <w:rPr>
            <w:rFonts w:ascii="Times New Roman" w:hAnsi="Times New Roman" w:cs="Times New Roman"/>
            <w:sz w:val="26"/>
            <w:szCs w:val="26"/>
          </w:rPr>
          <w:delText xml:space="preserve">, </w:delText>
        </w:r>
      </w:del>
      <w:r w:rsidRPr="00283743">
        <w:rPr>
          <w:rFonts w:ascii="Times New Roman" w:hAnsi="Times New Roman" w:cs="Times New Roman"/>
          <w:sz w:val="26"/>
          <w:szCs w:val="26"/>
        </w:rPr>
        <w:t>khi giảm nhỏ sai số diện tích sẽ làm tăng sai số góc và ngược lại</w:t>
      </w:r>
      <w:del w:id="123" w:author="Windows User" w:date="2019-02-20T13:42:00Z">
        <w:r w:rsidRPr="00283743" w:rsidDel="00E53F5E">
          <w:rPr>
            <w:rFonts w:ascii="Times New Roman" w:hAnsi="Times New Roman" w:cs="Times New Roman"/>
            <w:sz w:val="26"/>
            <w:szCs w:val="26"/>
          </w:rPr>
          <w:delText>, khi giảm nhỏ sai số độ dài sẽ làm tăng các sai số khác</w:delText>
        </w:r>
      </w:del>
      <w:r w:rsidRPr="00283743">
        <w:rPr>
          <w:rFonts w:ascii="Times New Roman" w:hAnsi="Times New Roman" w:cs="Times New Roman"/>
          <w:sz w:val="26"/>
          <w:szCs w:val="26"/>
        </w:rPr>
        <w:t>. Theo đặc điểm sai số của phép chiếu, người ta chia ra các loại phép chiếu sau: giữ góc, giữ diện tích và phép chiếu tự do (có sự tham gia của 3 loại sai số, tiêu biểu cho lưới chiếu tự do là lưới chiếu đồng khoảng cách).</w:t>
      </w:r>
    </w:p>
    <w:p w14:paraId="6F1FC5FF" w14:textId="77777777" w:rsidR="007B58AF" w:rsidRPr="00283743" w:rsidRDefault="007B58AF" w:rsidP="005F5568">
      <w:pPr>
        <w:numPr>
          <w:ilvl w:val="0"/>
          <w:numId w:val="36"/>
        </w:numPr>
        <w:tabs>
          <w:tab w:val="num" w:pos="567"/>
        </w:tabs>
        <w:spacing w:before="120" w:after="120" w:line="24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ab/>
        <w:t>Theo vị trí mặt chiếu so với mặt cầu: lưới chiếu đứng, ngang, nghiêng</w:t>
      </w:r>
    </w:p>
    <w:p w14:paraId="30FBBACE" w14:textId="201A7946" w:rsidR="007B58AF" w:rsidRPr="00283743" w:rsidRDefault="007B58AF" w:rsidP="005F5568">
      <w:pPr>
        <w:numPr>
          <w:ilvl w:val="0"/>
          <w:numId w:val="36"/>
        </w:numPr>
        <w:tabs>
          <w:tab w:val="num" w:pos="567"/>
        </w:tabs>
        <w:spacing w:before="120" w:after="120" w:line="24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ab/>
        <w:t>Theo đặc điểm dạng lưới kinh</w:t>
      </w:r>
      <w:ins w:id="124" w:author="Windows User" w:date="2019-02-20T13:42:00Z">
        <w:r w:rsidR="00E53F5E">
          <w:rPr>
            <w:rFonts w:ascii="Times New Roman" w:hAnsi="Times New Roman" w:cs="Times New Roman"/>
            <w:sz w:val="26"/>
            <w:szCs w:val="26"/>
          </w:rPr>
          <w:t xml:space="preserve"> tuyến</w:t>
        </w:r>
      </w:ins>
      <w:r w:rsidRPr="00283743">
        <w:rPr>
          <w:rFonts w:ascii="Times New Roman" w:hAnsi="Times New Roman" w:cs="Times New Roman"/>
          <w:sz w:val="26"/>
          <w:szCs w:val="26"/>
        </w:rPr>
        <w:t>, vĩ tuyến: lưới chiếu hình trụ, nón.</w:t>
      </w:r>
    </w:p>
    <w:p w14:paraId="443A2B5B" w14:textId="6AAC0905"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lastRenderedPageBreak/>
        <w:tab/>
        <w:t>Sai số trên bản đồ có liên quan đến tỉ lệ, có 2 dạng tỉ lệ là tỉ lệ chung và tỉ lệ riêng.</w:t>
      </w:r>
      <w:ins w:id="125" w:author="Windows User" w:date="2019-02-20T13:42:00Z">
        <w:r w:rsidR="00E53F5E">
          <w:rPr>
            <w:rFonts w:ascii="Times New Roman" w:hAnsi="Times New Roman" w:cs="Times New Roman"/>
            <w:sz w:val="26"/>
            <w:szCs w:val="26"/>
          </w:rPr>
          <w:t xml:space="preserve"> Trong đó:</w:t>
        </w:r>
      </w:ins>
    </w:p>
    <w:p w14:paraId="069E1695" w14:textId="77777777" w:rsidR="007B58AF" w:rsidRPr="00283743" w:rsidRDefault="007B58AF" w:rsidP="005F5568">
      <w:pPr>
        <w:numPr>
          <w:ilvl w:val="0"/>
          <w:numId w:val="36"/>
        </w:numPr>
        <w:tabs>
          <w:tab w:val="num" w:pos="567"/>
        </w:tabs>
        <w:spacing w:before="120" w:after="120" w:line="24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Tỉ lệ chung là tỉ số thể hiện mức độ </w:t>
      </w:r>
      <w:r w:rsidRPr="00283743">
        <w:rPr>
          <w:rFonts w:ascii="Times New Roman" w:hAnsi="Times New Roman" w:cs="Times New Roman"/>
          <w:bCs/>
          <w:iCs/>
          <w:sz w:val="26"/>
          <w:szCs w:val="26"/>
        </w:rPr>
        <w:t>thu nhỏ</w:t>
      </w:r>
      <w:r w:rsidRPr="00283743">
        <w:rPr>
          <w:rFonts w:ascii="Times New Roman" w:hAnsi="Times New Roman" w:cs="Times New Roman"/>
          <w:sz w:val="26"/>
          <w:szCs w:val="26"/>
        </w:rPr>
        <w:t xml:space="preserve"> của bề mặt trái đất, không có sai số và tại bất kỳ điểm nào trên bản đồ đều có tỉ lệ chung giống nhau (1: 10000, 1: 100000).</w:t>
      </w:r>
    </w:p>
    <w:p w14:paraId="79D50168" w14:textId="5A18C3FE" w:rsidR="007B58AF" w:rsidRPr="00283743" w:rsidRDefault="007B58AF" w:rsidP="005F5568">
      <w:pPr>
        <w:numPr>
          <w:ilvl w:val="0"/>
          <w:numId w:val="36"/>
        </w:numPr>
        <w:tabs>
          <w:tab w:val="num" w:pos="567"/>
        </w:tabs>
        <w:spacing w:before="120" w:after="120" w:line="24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Tỉ lệ riêng là tỉ số </w:t>
      </w:r>
      <w:del w:id="126" w:author="Windows User" w:date="2019-02-20T13:43:00Z">
        <w:r w:rsidRPr="00283743" w:rsidDel="00141C06">
          <w:rPr>
            <w:rFonts w:ascii="Times New Roman" w:hAnsi="Times New Roman" w:cs="Times New Roman"/>
            <w:sz w:val="26"/>
            <w:szCs w:val="26"/>
          </w:rPr>
          <w:delText xml:space="preserve">để </w:delText>
        </w:r>
      </w:del>
      <w:r w:rsidRPr="00283743">
        <w:rPr>
          <w:rFonts w:ascii="Times New Roman" w:hAnsi="Times New Roman" w:cs="Times New Roman"/>
          <w:sz w:val="26"/>
          <w:szCs w:val="26"/>
        </w:rPr>
        <w:t xml:space="preserve">chỉ sự phóng to hay thu nhỏ khi </w:t>
      </w:r>
      <w:r w:rsidRPr="00283743">
        <w:rPr>
          <w:rFonts w:ascii="Times New Roman" w:hAnsi="Times New Roman" w:cs="Times New Roman"/>
          <w:bCs/>
          <w:iCs/>
          <w:sz w:val="26"/>
          <w:szCs w:val="26"/>
        </w:rPr>
        <w:t>chiếu</w:t>
      </w:r>
      <w:r w:rsidRPr="00283743">
        <w:rPr>
          <w:rFonts w:ascii="Times New Roman" w:hAnsi="Times New Roman" w:cs="Times New Roman"/>
          <w:sz w:val="26"/>
          <w:szCs w:val="26"/>
        </w:rPr>
        <w:t xml:space="preserve"> từ mặt ellipsoid thu nhỏ lên mặt phẳng, đặc trưng cho sự sai số của phép chiếu, tỉ lệ riêng tại mỗi điểm </w:t>
      </w:r>
      <w:ins w:id="127" w:author="Windows User" w:date="2019-02-20T13:43:00Z">
        <w:r w:rsidR="00141C06">
          <w:rPr>
            <w:rFonts w:ascii="Times New Roman" w:hAnsi="Times New Roman" w:cs="Times New Roman"/>
            <w:sz w:val="26"/>
            <w:szCs w:val="26"/>
          </w:rPr>
          <w:t xml:space="preserve">phân biệt là </w:t>
        </w:r>
      </w:ins>
      <w:del w:id="128" w:author="Windows User" w:date="2019-02-20T13:43:00Z">
        <w:r w:rsidRPr="00283743" w:rsidDel="00141C06">
          <w:rPr>
            <w:rFonts w:ascii="Times New Roman" w:hAnsi="Times New Roman" w:cs="Times New Roman"/>
            <w:sz w:val="26"/>
            <w:szCs w:val="26"/>
          </w:rPr>
          <w:delText xml:space="preserve">khác </w:delText>
        </w:r>
      </w:del>
      <w:ins w:id="129" w:author="Windows User" w:date="2019-02-20T13:43:00Z">
        <w:r w:rsidR="00141C06">
          <w:rPr>
            <w:rFonts w:ascii="Times New Roman" w:hAnsi="Times New Roman" w:cs="Times New Roman"/>
            <w:sz w:val="26"/>
            <w:szCs w:val="26"/>
          </w:rPr>
          <w:t>không giống</w:t>
        </w:r>
        <w:r w:rsidR="00141C06"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nhau.</w:t>
      </w:r>
    </w:p>
    <w:p w14:paraId="7BA3E438" w14:textId="77777777" w:rsidR="007B58AF" w:rsidRPr="00283743" w:rsidRDefault="007B58AF" w:rsidP="007B58AF">
      <w:pPr>
        <w:spacing w:before="120" w:after="120"/>
        <w:ind w:firstLine="360"/>
        <w:jc w:val="both"/>
        <w:rPr>
          <w:rFonts w:ascii="Times New Roman" w:hAnsi="Times New Roman" w:cs="Times New Roman"/>
          <w:sz w:val="26"/>
          <w:szCs w:val="26"/>
        </w:rPr>
      </w:pPr>
      <w:r w:rsidRPr="00283743">
        <w:rPr>
          <w:rFonts w:ascii="Times New Roman" w:hAnsi="Times New Roman" w:cs="Times New Roman"/>
          <w:sz w:val="26"/>
          <w:szCs w:val="26"/>
        </w:rPr>
        <w:t>Mô hình phép chiếu và tỉ lệ có thể biểu diễn qua hình sau:</w:t>
      </w:r>
    </w:p>
    <w:p w14:paraId="597738D8" w14:textId="77777777" w:rsidR="007B58AF" w:rsidRPr="00283743" w:rsidRDefault="007B58AF" w:rsidP="007B58AF">
      <w:pPr>
        <w:spacing w:before="120" w:after="120"/>
        <w:ind w:firstLine="36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866112" behindDoc="0" locked="0" layoutInCell="1" allowOverlap="1" wp14:anchorId="29589863" wp14:editId="46DAD85E">
                <wp:simplePos x="0" y="0"/>
                <wp:positionH relativeFrom="column">
                  <wp:posOffset>65405</wp:posOffset>
                </wp:positionH>
                <wp:positionV relativeFrom="paragraph">
                  <wp:posOffset>203200</wp:posOffset>
                </wp:positionV>
                <wp:extent cx="6286500" cy="2171700"/>
                <wp:effectExtent l="3810" t="8890" r="0" b="635"/>
                <wp:wrapNone/>
                <wp:docPr id="2439" name="Group 2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2171700"/>
                          <a:chOff x="1296" y="2524"/>
                          <a:chExt cx="6825" cy="3780"/>
                        </a:xfrm>
                      </wpg:grpSpPr>
                      <wps:wsp>
                        <wps:cNvPr id="2440" name="Text Box 1750"/>
                        <wps:cNvSpPr txBox="1">
                          <a:spLocks noChangeArrowheads="1"/>
                        </wps:cNvSpPr>
                        <wps:spPr bwMode="auto">
                          <a:xfrm>
                            <a:off x="6651" y="3709"/>
                            <a:ext cx="1440"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C13F3" w14:textId="77777777" w:rsidR="004D6677" w:rsidRPr="00407E72" w:rsidRDefault="004D6677" w:rsidP="007B58AF">
                              <w:pPr>
                                <w:jc w:val="center"/>
                                <w:rPr>
                                  <w:rFonts w:ascii="Times New Roman" w:hAnsi="Times New Roman" w:cs="Times New Roman"/>
                                  <w:sz w:val="20"/>
                                </w:rPr>
                              </w:pPr>
                              <w:r w:rsidRPr="00407E72">
                                <w:rPr>
                                  <w:rFonts w:ascii="Times New Roman" w:hAnsi="Times New Roman" w:cs="Times New Roman"/>
                                  <w:sz w:val="20"/>
                                </w:rPr>
                                <w:t>tỉ lệ chung</w:t>
                              </w:r>
                            </w:p>
                            <w:p w14:paraId="62F60FC4" w14:textId="77777777" w:rsidR="004D6677" w:rsidRPr="00407E72" w:rsidRDefault="004D6677" w:rsidP="007B58AF">
                              <w:pPr>
                                <w:rPr>
                                  <w:rFonts w:ascii="Times New Roman" w:hAnsi="Times New Roman" w:cs="Times New Roman"/>
                                </w:rPr>
                              </w:pPr>
                            </w:p>
                          </w:txbxContent>
                        </wps:txbx>
                        <wps:bodyPr rot="0" vert="horz" wrap="square" lIns="91440" tIns="45720" rIns="91440" bIns="45720" anchor="t" anchorCtr="0" upright="1">
                          <a:noAutofit/>
                        </wps:bodyPr>
                      </wps:wsp>
                      <wps:wsp>
                        <wps:cNvPr id="2441" name="Text Box 1751"/>
                        <wps:cNvSpPr txBox="1">
                          <a:spLocks noChangeArrowheads="1"/>
                        </wps:cNvSpPr>
                        <wps:spPr bwMode="auto">
                          <a:xfrm>
                            <a:off x="6681" y="4399"/>
                            <a:ext cx="1440"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E9356" w14:textId="77777777" w:rsidR="004D6677" w:rsidRPr="00407E72" w:rsidRDefault="004D6677" w:rsidP="007B58AF">
                              <w:pPr>
                                <w:jc w:val="center"/>
                                <w:rPr>
                                  <w:rFonts w:ascii="Times New Roman" w:hAnsi="Times New Roman" w:cs="Times New Roman"/>
                                  <w:sz w:val="20"/>
                                </w:rPr>
                              </w:pPr>
                              <w:r w:rsidRPr="00407E72">
                                <w:rPr>
                                  <w:rFonts w:ascii="Times New Roman" w:hAnsi="Times New Roman" w:cs="Times New Roman"/>
                                  <w:sz w:val="20"/>
                                </w:rPr>
                                <w:t>tỉ lệ riêng</w:t>
                              </w:r>
                            </w:p>
                          </w:txbxContent>
                        </wps:txbx>
                        <wps:bodyPr rot="0" vert="horz" wrap="square" lIns="91440" tIns="45720" rIns="91440" bIns="45720" anchor="t" anchorCtr="0" upright="1">
                          <a:noAutofit/>
                        </wps:bodyPr>
                      </wps:wsp>
                      <wps:wsp>
                        <wps:cNvPr id="2442" name="Freeform 1752"/>
                        <wps:cNvSpPr>
                          <a:spLocks/>
                        </wps:cNvSpPr>
                        <wps:spPr bwMode="auto">
                          <a:xfrm>
                            <a:off x="2724" y="3064"/>
                            <a:ext cx="2769" cy="459"/>
                          </a:xfrm>
                          <a:custGeom>
                            <a:avLst/>
                            <a:gdLst>
                              <a:gd name="T0" fmla="*/ 0 w 2769"/>
                              <a:gd name="T1" fmla="*/ 469 h 469"/>
                              <a:gd name="T2" fmla="*/ 288 w 2769"/>
                              <a:gd name="T3" fmla="*/ 181 h 469"/>
                              <a:gd name="T4" fmla="*/ 714 w 2769"/>
                              <a:gd name="T5" fmla="*/ 118 h 469"/>
                              <a:gd name="T6" fmla="*/ 1152 w 2769"/>
                              <a:gd name="T7" fmla="*/ 37 h 469"/>
                              <a:gd name="T8" fmla="*/ 1749 w 2769"/>
                              <a:gd name="T9" fmla="*/ 13 h 469"/>
                              <a:gd name="T10" fmla="*/ 2094 w 2769"/>
                              <a:gd name="T11" fmla="*/ 118 h 469"/>
                              <a:gd name="T12" fmla="*/ 2499 w 2769"/>
                              <a:gd name="T13" fmla="*/ 238 h 469"/>
                              <a:gd name="T14" fmla="*/ 2769 w 2769"/>
                              <a:gd name="T15" fmla="*/ 463 h 46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69" h="469">
                                <a:moveTo>
                                  <a:pt x="0" y="469"/>
                                </a:moveTo>
                                <a:cubicBezTo>
                                  <a:pt x="84" y="349"/>
                                  <a:pt x="169" y="239"/>
                                  <a:pt x="288" y="181"/>
                                </a:cubicBezTo>
                                <a:cubicBezTo>
                                  <a:pt x="407" y="123"/>
                                  <a:pt x="570" y="142"/>
                                  <a:pt x="714" y="118"/>
                                </a:cubicBezTo>
                                <a:cubicBezTo>
                                  <a:pt x="858" y="94"/>
                                  <a:pt x="980" y="54"/>
                                  <a:pt x="1152" y="37"/>
                                </a:cubicBezTo>
                                <a:cubicBezTo>
                                  <a:pt x="1324" y="20"/>
                                  <a:pt x="1592" y="0"/>
                                  <a:pt x="1749" y="13"/>
                                </a:cubicBezTo>
                                <a:cubicBezTo>
                                  <a:pt x="1906" y="26"/>
                                  <a:pt x="1969" y="81"/>
                                  <a:pt x="2094" y="118"/>
                                </a:cubicBezTo>
                                <a:cubicBezTo>
                                  <a:pt x="2219" y="155"/>
                                  <a:pt x="2386" y="181"/>
                                  <a:pt x="2499" y="238"/>
                                </a:cubicBezTo>
                                <a:cubicBezTo>
                                  <a:pt x="2612" y="295"/>
                                  <a:pt x="2713" y="416"/>
                                  <a:pt x="2769" y="463"/>
                                </a:cubicBezTo>
                              </a:path>
                            </a:pathLst>
                          </a:custGeom>
                          <a:noFill/>
                          <a:ln w="19050" cap="flat"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3" name="Freeform 1753"/>
                        <wps:cNvSpPr>
                          <a:spLocks/>
                        </wps:cNvSpPr>
                        <wps:spPr bwMode="auto">
                          <a:xfrm>
                            <a:off x="3423" y="4133"/>
                            <a:ext cx="1335" cy="117"/>
                          </a:xfrm>
                          <a:custGeom>
                            <a:avLst/>
                            <a:gdLst>
                              <a:gd name="T0" fmla="*/ 0 w 1335"/>
                              <a:gd name="T1" fmla="*/ 120 h 120"/>
                              <a:gd name="T2" fmla="*/ 120 w 1335"/>
                              <a:gd name="T3" fmla="*/ 75 h 120"/>
                              <a:gd name="T4" fmla="*/ 420 w 1335"/>
                              <a:gd name="T5" fmla="*/ 15 h 120"/>
                              <a:gd name="T6" fmla="*/ 705 w 1335"/>
                              <a:gd name="T7" fmla="*/ 0 h 120"/>
                              <a:gd name="T8" fmla="*/ 960 w 1335"/>
                              <a:gd name="T9" fmla="*/ 15 h 120"/>
                              <a:gd name="T10" fmla="*/ 1200 w 1335"/>
                              <a:gd name="T11" fmla="*/ 60 h 120"/>
                              <a:gd name="T12" fmla="*/ 1335 w 1335"/>
                              <a:gd name="T13" fmla="*/ 105 h 120"/>
                            </a:gdLst>
                            <a:ahLst/>
                            <a:cxnLst>
                              <a:cxn ang="0">
                                <a:pos x="T0" y="T1"/>
                              </a:cxn>
                              <a:cxn ang="0">
                                <a:pos x="T2" y="T3"/>
                              </a:cxn>
                              <a:cxn ang="0">
                                <a:pos x="T4" y="T5"/>
                              </a:cxn>
                              <a:cxn ang="0">
                                <a:pos x="T6" y="T7"/>
                              </a:cxn>
                              <a:cxn ang="0">
                                <a:pos x="T8" y="T9"/>
                              </a:cxn>
                              <a:cxn ang="0">
                                <a:pos x="T10" y="T11"/>
                              </a:cxn>
                              <a:cxn ang="0">
                                <a:pos x="T12" y="T13"/>
                              </a:cxn>
                            </a:cxnLst>
                            <a:rect l="0" t="0" r="r" b="b"/>
                            <a:pathLst>
                              <a:path w="1335" h="120">
                                <a:moveTo>
                                  <a:pt x="0" y="120"/>
                                </a:moveTo>
                                <a:cubicBezTo>
                                  <a:pt x="22" y="113"/>
                                  <a:pt x="50" y="92"/>
                                  <a:pt x="120" y="75"/>
                                </a:cubicBezTo>
                                <a:cubicBezTo>
                                  <a:pt x="190" y="58"/>
                                  <a:pt x="323" y="27"/>
                                  <a:pt x="420" y="15"/>
                                </a:cubicBezTo>
                                <a:cubicBezTo>
                                  <a:pt x="517" y="3"/>
                                  <a:pt x="615" y="0"/>
                                  <a:pt x="705" y="0"/>
                                </a:cubicBezTo>
                                <a:cubicBezTo>
                                  <a:pt x="795" y="0"/>
                                  <a:pt x="878" y="5"/>
                                  <a:pt x="960" y="15"/>
                                </a:cubicBezTo>
                                <a:cubicBezTo>
                                  <a:pt x="1042" y="25"/>
                                  <a:pt x="1138" y="45"/>
                                  <a:pt x="1200" y="60"/>
                                </a:cubicBezTo>
                                <a:cubicBezTo>
                                  <a:pt x="1262" y="75"/>
                                  <a:pt x="1307" y="96"/>
                                  <a:pt x="1335" y="105"/>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4" name="Line 1754"/>
                        <wps:cNvCnPr>
                          <a:cxnSpLocks noChangeShapeType="1"/>
                        </wps:cNvCnPr>
                        <wps:spPr bwMode="auto">
                          <a:xfrm>
                            <a:off x="3459" y="5128"/>
                            <a:ext cx="12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45" name="Text Box 1755"/>
                        <wps:cNvSpPr txBox="1">
                          <a:spLocks noChangeArrowheads="1"/>
                        </wps:cNvSpPr>
                        <wps:spPr bwMode="auto">
                          <a:xfrm>
                            <a:off x="1374" y="3171"/>
                            <a:ext cx="1332" cy="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38282" w14:textId="77777777" w:rsidR="004D6677" w:rsidRPr="00407E72" w:rsidRDefault="004D6677" w:rsidP="007B58AF">
                              <w:pPr>
                                <w:rPr>
                                  <w:rFonts w:ascii="Times New Roman" w:hAnsi="Times New Roman" w:cs="Times New Roman"/>
                                  <w:i/>
                                  <w:iCs/>
                                </w:rPr>
                              </w:pPr>
                              <w:r w:rsidRPr="00407E72">
                                <w:rPr>
                                  <w:rFonts w:ascii="Times New Roman" w:hAnsi="Times New Roman" w:cs="Times New Roman"/>
                                  <w:i/>
                                  <w:iCs/>
                                </w:rPr>
                                <w:t>Bề mặt trái đất</w:t>
                              </w:r>
                            </w:p>
                          </w:txbxContent>
                        </wps:txbx>
                        <wps:bodyPr rot="0" vert="horz" wrap="square" lIns="91440" tIns="45720" rIns="91440" bIns="45720" anchor="t" anchorCtr="0" upright="1">
                          <a:noAutofit/>
                        </wps:bodyPr>
                      </wps:wsp>
                      <wps:wsp>
                        <wps:cNvPr id="2446" name="Text Box 1756"/>
                        <wps:cNvSpPr txBox="1">
                          <a:spLocks noChangeArrowheads="1"/>
                        </wps:cNvSpPr>
                        <wps:spPr bwMode="auto">
                          <a:xfrm>
                            <a:off x="1296" y="4144"/>
                            <a:ext cx="1980"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5A5CD" w14:textId="77777777" w:rsidR="004D6677" w:rsidRPr="00407E72" w:rsidRDefault="004D6677" w:rsidP="007B58AF">
                              <w:pPr>
                                <w:rPr>
                                  <w:rFonts w:ascii="Times New Roman" w:hAnsi="Times New Roman" w:cs="Times New Roman"/>
                                  <w:i/>
                                  <w:iCs/>
                                </w:rPr>
                              </w:pPr>
                              <w:r w:rsidRPr="00407E72">
                                <w:rPr>
                                  <w:rFonts w:ascii="Times New Roman" w:hAnsi="Times New Roman" w:cs="Times New Roman"/>
                                  <w:i/>
                                  <w:iCs/>
                                </w:rPr>
                                <w:t>Bề mặt Ellipsesoid</w:t>
                              </w:r>
                            </w:p>
                            <w:p w14:paraId="47166BEF" w14:textId="77777777" w:rsidR="004D6677" w:rsidRPr="00407E72" w:rsidRDefault="004D6677" w:rsidP="007B58AF">
                              <w:pPr>
                                <w:rPr>
                                  <w:rFonts w:ascii="Times New Roman" w:hAnsi="Times New Roman" w:cs="Times New Roman"/>
                                  <w:i/>
                                  <w:iCs/>
                                </w:rPr>
                              </w:pPr>
                              <w:r w:rsidRPr="00407E72">
                                <w:rPr>
                                  <w:rFonts w:ascii="Times New Roman" w:hAnsi="Times New Roman" w:cs="Times New Roman"/>
                                  <w:i/>
                                  <w:iCs/>
                                </w:rPr>
                                <w:t xml:space="preserve"> thu nhỏ</w:t>
                              </w:r>
                            </w:p>
                          </w:txbxContent>
                        </wps:txbx>
                        <wps:bodyPr rot="0" vert="horz" wrap="square" lIns="91440" tIns="45720" rIns="91440" bIns="45720" anchor="t" anchorCtr="0" upright="1">
                          <a:noAutofit/>
                        </wps:bodyPr>
                      </wps:wsp>
                      <wps:wsp>
                        <wps:cNvPr id="2447" name="Text Box 1757"/>
                        <wps:cNvSpPr txBox="1">
                          <a:spLocks noChangeArrowheads="1"/>
                        </wps:cNvSpPr>
                        <wps:spPr bwMode="auto">
                          <a:xfrm>
                            <a:off x="3012" y="5272"/>
                            <a:ext cx="2448"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2A8CC" w14:textId="77777777" w:rsidR="004D6677" w:rsidRPr="00407E72" w:rsidRDefault="004D6677" w:rsidP="00407E72">
                              <w:pPr>
                                <w:jc w:val="center"/>
                                <w:rPr>
                                  <w:rFonts w:ascii="Times New Roman" w:hAnsi="Times New Roman" w:cs="Times New Roman"/>
                                  <w:i/>
                                  <w:iCs/>
                                </w:rPr>
                              </w:pPr>
                              <w:r w:rsidRPr="00407E72">
                                <w:rPr>
                                  <w:rFonts w:ascii="Times New Roman" w:hAnsi="Times New Roman" w:cs="Times New Roman"/>
                                  <w:i/>
                                  <w:iCs/>
                                </w:rPr>
                                <w:t>Mặt phẳng bản đồ</w:t>
                              </w:r>
                            </w:p>
                          </w:txbxContent>
                        </wps:txbx>
                        <wps:bodyPr rot="0" vert="horz" wrap="square" lIns="91440" tIns="45720" rIns="91440" bIns="45720" anchor="t" anchorCtr="0" upright="1">
                          <a:noAutofit/>
                        </wps:bodyPr>
                      </wps:wsp>
                      <wps:wsp>
                        <wps:cNvPr id="2448" name="Line 1758"/>
                        <wps:cNvCnPr>
                          <a:cxnSpLocks noChangeShapeType="1"/>
                        </wps:cNvCnPr>
                        <wps:spPr bwMode="auto">
                          <a:xfrm>
                            <a:off x="4596" y="4227"/>
                            <a:ext cx="0" cy="845"/>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49" name="Line 1759"/>
                        <wps:cNvCnPr>
                          <a:cxnSpLocks noChangeShapeType="1"/>
                        </wps:cNvCnPr>
                        <wps:spPr bwMode="auto">
                          <a:xfrm>
                            <a:off x="3588" y="4227"/>
                            <a:ext cx="0" cy="845"/>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0" name="Line 1760"/>
                        <wps:cNvCnPr>
                          <a:cxnSpLocks noChangeShapeType="1"/>
                        </wps:cNvCnPr>
                        <wps:spPr bwMode="auto">
                          <a:xfrm>
                            <a:off x="3444" y="4242"/>
                            <a:ext cx="0" cy="845"/>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1" name="Line 1761"/>
                        <wps:cNvCnPr>
                          <a:cxnSpLocks noChangeShapeType="1"/>
                        </wps:cNvCnPr>
                        <wps:spPr bwMode="auto">
                          <a:xfrm>
                            <a:off x="4740" y="4227"/>
                            <a:ext cx="0" cy="845"/>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2" name="Line 1762"/>
                        <wps:cNvCnPr>
                          <a:cxnSpLocks noChangeShapeType="1"/>
                        </wps:cNvCnPr>
                        <wps:spPr bwMode="auto">
                          <a:xfrm>
                            <a:off x="4080" y="4115"/>
                            <a:ext cx="0" cy="986"/>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3" name="Line 1763"/>
                        <wps:cNvCnPr>
                          <a:cxnSpLocks noChangeShapeType="1"/>
                        </wps:cNvCnPr>
                        <wps:spPr bwMode="auto">
                          <a:xfrm>
                            <a:off x="3747" y="4227"/>
                            <a:ext cx="0" cy="845"/>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4" name="Line 1764"/>
                        <wps:cNvCnPr>
                          <a:cxnSpLocks noChangeShapeType="1"/>
                        </wps:cNvCnPr>
                        <wps:spPr bwMode="auto">
                          <a:xfrm>
                            <a:off x="4263" y="4115"/>
                            <a:ext cx="0" cy="986"/>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5" name="Line 1765"/>
                        <wps:cNvCnPr>
                          <a:cxnSpLocks noChangeShapeType="1"/>
                        </wps:cNvCnPr>
                        <wps:spPr bwMode="auto">
                          <a:xfrm>
                            <a:off x="4422" y="4183"/>
                            <a:ext cx="15" cy="904"/>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6" name="Line 1766"/>
                        <wps:cNvCnPr>
                          <a:cxnSpLocks noChangeShapeType="1"/>
                        </wps:cNvCnPr>
                        <wps:spPr bwMode="auto">
                          <a:xfrm>
                            <a:off x="3921" y="4198"/>
                            <a:ext cx="15" cy="903"/>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7" name="Line 1767"/>
                        <wps:cNvCnPr>
                          <a:cxnSpLocks noChangeShapeType="1"/>
                        </wps:cNvCnPr>
                        <wps:spPr bwMode="auto">
                          <a:xfrm flipH="1">
                            <a:off x="4740" y="3523"/>
                            <a:ext cx="720" cy="70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58" name="Line 1768"/>
                        <wps:cNvCnPr>
                          <a:cxnSpLocks noChangeShapeType="1"/>
                        </wps:cNvCnPr>
                        <wps:spPr bwMode="auto">
                          <a:xfrm>
                            <a:off x="2724" y="3523"/>
                            <a:ext cx="720" cy="70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59" name="Line 1769"/>
                        <wps:cNvCnPr>
                          <a:cxnSpLocks noChangeShapeType="1"/>
                        </wps:cNvCnPr>
                        <wps:spPr bwMode="auto">
                          <a:xfrm>
                            <a:off x="3012" y="3241"/>
                            <a:ext cx="576" cy="97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0" name="Line 1770"/>
                        <wps:cNvCnPr>
                          <a:cxnSpLocks noChangeShapeType="1"/>
                        </wps:cNvCnPr>
                        <wps:spPr bwMode="auto">
                          <a:xfrm flipH="1">
                            <a:off x="4596" y="3256"/>
                            <a:ext cx="576" cy="98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1" name="Line 1771"/>
                        <wps:cNvCnPr>
                          <a:cxnSpLocks noChangeShapeType="1"/>
                        </wps:cNvCnPr>
                        <wps:spPr bwMode="auto">
                          <a:xfrm flipH="1">
                            <a:off x="4452" y="3159"/>
                            <a:ext cx="288" cy="98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2" name="Line 1772"/>
                        <wps:cNvCnPr>
                          <a:cxnSpLocks noChangeShapeType="1"/>
                        </wps:cNvCnPr>
                        <wps:spPr bwMode="auto">
                          <a:xfrm>
                            <a:off x="3444" y="3182"/>
                            <a:ext cx="288" cy="98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3" name="Line 1773"/>
                        <wps:cNvCnPr>
                          <a:cxnSpLocks noChangeShapeType="1"/>
                        </wps:cNvCnPr>
                        <wps:spPr bwMode="auto">
                          <a:xfrm flipV="1">
                            <a:off x="4080" y="3071"/>
                            <a:ext cx="0" cy="112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4" name="Line 1774"/>
                        <wps:cNvCnPr>
                          <a:cxnSpLocks noChangeShapeType="1"/>
                        </wps:cNvCnPr>
                        <wps:spPr bwMode="auto">
                          <a:xfrm flipH="1">
                            <a:off x="4263" y="3071"/>
                            <a:ext cx="144" cy="112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5" name="Line 1775"/>
                        <wps:cNvCnPr>
                          <a:cxnSpLocks noChangeShapeType="1"/>
                        </wps:cNvCnPr>
                        <wps:spPr bwMode="auto">
                          <a:xfrm>
                            <a:off x="3762" y="3144"/>
                            <a:ext cx="144" cy="98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6" name="Text Box 1776"/>
                        <wps:cNvSpPr txBox="1">
                          <a:spLocks noChangeArrowheads="1"/>
                        </wps:cNvSpPr>
                        <wps:spPr bwMode="auto">
                          <a:xfrm>
                            <a:off x="5361" y="3754"/>
                            <a:ext cx="1353"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437E2"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thu nhỏ</w:t>
                              </w:r>
                            </w:p>
                          </w:txbxContent>
                        </wps:txbx>
                        <wps:bodyPr rot="0" vert="horz" wrap="square" lIns="91440" tIns="45720" rIns="91440" bIns="45720" anchor="t" anchorCtr="0" upright="1">
                          <a:noAutofit/>
                        </wps:bodyPr>
                      </wps:wsp>
                      <wps:wsp>
                        <wps:cNvPr id="2467" name="Text Box 1777"/>
                        <wps:cNvSpPr txBox="1">
                          <a:spLocks noChangeArrowheads="1"/>
                        </wps:cNvSpPr>
                        <wps:spPr bwMode="auto">
                          <a:xfrm>
                            <a:off x="5382" y="4398"/>
                            <a:ext cx="864"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CAADE"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chiếu</w:t>
                              </w:r>
                            </w:p>
                          </w:txbxContent>
                        </wps:txbx>
                        <wps:bodyPr rot="0" vert="horz" wrap="square" lIns="91440" tIns="45720" rIns="91440" bIns="45720" anchor="t" anchorCtr="0" upright="1">
                          <a:noAutofit/>
                        </wps:bodyPr>
                      </wps:wsp>
                      <wps:wsp>
                        <wps:cNvPr id="2468" name="Line 1778"/>
                        <wps:cNvCnPr>
                          <a:cxnSpLocks noChangeShapeType="1"/>
                        </wps:cNvCnPr>
                        <wps:spPr bwMode="auto">
                          <a:xfrm flipH="1">
                            <a:off x="4815" y="4649"/>
                            <a:ext cx="432"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2469" name="Line 1779"/>
                        <wps:cNvCnPr>
                          <a:cxnSpLocks noChangeShapeType="1"/>
                        </wps:cNvCnPr>
                        <wps:spPr bwMode="auto">
                          <a:xfrm flipH="1">
                            <a:off x="5022" y="3990"/>
                            <a:ext cx="432"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2470" name="Line 1780"/>
                        <wps:cNvCnPr>
                          <a:cxnSpLocks noChangeShapeType="1"/>
                        </wps:cNvCnPr>
                        <wps:spPr bwMode="auto">
                          <a:xfrm>
                            <a:off x="6201" y="3964"/>
                            <a:ext cx="576"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2471" name="Line 1781"/>
                        <wps:cNvCnPr>
                          <a:cxnSpLocks noChangeShapeType="1"/>
                        </wps:cNvCnPr>
                        <wps:spPr bwMode="auto">
                          <a:xfrm>
                            <a:off x="6237" y="4661"/>
                            <a:ext cx="576"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2472" name="Text Box 1782"/>
                        <wps:cNvSpPr txBox="1">
                          <a:spLocks noChangeArrowheads="1"/>
                        </wps:cNvSpPr>
                        <wps:spPr bwMode="auto">
                          <a:xfrm>
                            <a:off x="1425" y="5764"/>
                            <a:ext cx="61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6C8D0" w14:textId="77777777" w:rsidR="004D6677" w:rsidRPr="00407E72" w:rsidRDefault="004D6677" w:rsidP="007B58AF">
                              <w:pPr>
                                <w:jc w:val="center"/>
                                <w:rPr>
                                  <w:rFonts w:ascii="Times New Roman" w:hAnsi="Times New Roman" w:cs="Times New Roman"/>
                                  <w:i/>
                                  <w:iCs/>
                                </w:rPr>
                              </w:pPr>
                              <w:r w:rsidRPr="00407E72">
                                <w:rPr>
                                  <w:rFonts w:ascii="Times New Roman" w:hAnsi="Times New Roman" w:cs="Times New Roman"/>
                                  <w:b/>
                                  <w:bCs/>
                                  <w:i/>
                                  <w:iCs/>
                                </w:rPr>
                                <w:t xml:space="preserve">Hình 2.9. </w:t>
                              </w:r>
                              <w:r w:rsidRPr="00407E72">
                                <w:rPr>
                                  <w:rFonts w:ascii="Times New Roman" w:hAnsi="Times New Roman" w:cs="Times New Roman"/>
                                  <w:i/>
                                  <w:iCs/>
                                </w:rPr>
                                <w:t xml:space="preserve"> Mô hình phép chiếu và tỉ lệ</w:t>
                              </w:r>
                            </w:p>
                          </w:txbxContent>
                        </wps:txbx>
                        <wps:bodyPr rot="0" vert="horz" wrap="square" lIns="91440" tIns="45720" rIns="91440" bIns="45720" anchor="t" anchorCtr="0" upright="1">
                          <a:noAutofit/>
                        </wps:bodyPr>
                      </wps:wsp>
                      <wps:wsp>
                        <wps:cNvPr id="2473" name="Rectangle 1783"/>
                        <wps:cNvSpPr>
                          <a:spLocks noChangeArrowheads="1"/>
                        </wps:cNvSpPr>
                        <wps:spPr bwMode="auto">
                          <a:xfrm>
                            <a:off x="1341" y="2524"/>
                            <a:ext cx="6660" cy="3240"/>
                          </a:xfrm>
                          <a:prstGeom prst="rect">
                            <a:avLst/>
                          </a:prstGeom>
                          <a:noFill/>
                          <a:ln w="9525" cap="rnd">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589863" id="Group 2439" o:spid="_x0000_s1301" style="position:absolute;left:0;text-align:left;margin-left:5.15pt;margin-top:16pt;width:495pt;height:171pt;z-index:251866112" coordorigin="1296,2524" coordsize="6825,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">
                <v:shape id="Text Box 1750" o:spid="_x0000_s1302" type="#_x0000_t202" style="position:absolute;left:6651;top:3709;width:1440;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P48EA&#10;AADdAAAADwAAAGRycy9kb3ducmV2LnhtbERPTYvCMBC9C/sfwix402SlinaNIorgSVF3hb0NzdiW&#10;bSalibb+e3MQPD7e93zZ2UrcqfGlYw1fQwWCOHOm5FzDz3k7mILwAdlg5Zg0PMjDcvHRm2NqXMtH&#10;up9CLmII+xQ1FCHUqZQ+K8iiH7qaOHJX11gMETa5NA22MdxWcqTURFosOTYUWNO6oOz/dLMafvfX&#10;v0uiDvnGjuvWdUqynUmt+5/d6htEoC68xS/3zmgYJUn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mD+PBAAAA3QAAAA8AAAAAAAAAAAAAAAAAmAIAAGRycy9kb3du&#10;cmV2LnhtbFBLBQYAAAAABAAEAPUAAACGAwAAAAA=&#10;" filled="f" stroked="f">
                  <v:textbox>
                    <w:txbxContent>
                      <w:p w14:paraId="31DC13F3" w14:textId="77777777" w:rsidR="004D6677" w:rsidRPr="00407E72" w:rsidRDefault="004D6677" w:rsidP="007B58AF">
                        <w:pPr>
                          <w:jc w:val="center"/>
                          <w:rPr>
                            <w:rFonts w:ascii="Times New Roman" w:hAnsi="Times New Roman" w:cs="Times New Roman"/>
                            <w:sz w:val="20"/>
                          </w:rPr>
                        </w:pPr>
                        <w:r w:rsidRPr="00407E72">
                          <w:rPr>
                            <w:rFonts w:ascii="Times New Roman" w:hAnsi="Times New Roman" w:cs="Times New Roman"/>
                            <w:sz w:val="20"/>
                          </w:rPr>
                          <w:t>tỉ lệ chung</w:t>
                        </w:r>
                      </w:p>
                      <w:p w14:paraId="62F60FC4" w14:textId="77777777" w:rsidR="004D6677" w:rsidRPr="00407E72" w:rsidRDefault="004D6677" w:rsidP="007B58AF">
                        <w:pPr>
                          <w:rPr>
                            <w:rFonts w:ascii="Times New Roman" w:hAnsi="Times New Roman" w:cs="Times New Roman"/>
                          </w:rPr>
                        </w:pPr>
                      </w:p>
                    </w:txbxContent>
                  </v:textbox>
                </v:shape>
                <v:shape id="Text Box 1751" o:spid="_x0000_s1303" type="#_x0000_t202" style="position:absolute;left:6681;top:4399;width:1440;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qeMUA&#10;AADdAAAADwAAAGRycy9kb3ducmV2LnhtbESPQWvCQBSE74L/YXlCb2Y3IZaauopYCj1ZqlXw9sg+&#10;k9Ds25DdmvTfdwsFj8PMfMOsNqNtxY163zjWkCYKBHHpTMOVhs/j6/wJhA/IBlvHpOGHPGzW08kK&#10;C+MG/qDbIVQiQtgXqKEOoSuk9GVNFn3iOuLoXV1vMUTZV9L0OES4bWWm1KO02HBcqLGjXU3l1+Hb&#10;ajjtr5dzrt6rF7voBjcqyXYptX6YjdtnEIHGcA//t9+MhizP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6qp4xQAAAN0AAAAPAAAAAAAAAAAAAAAAAJgCAABkcnMv&#10;ZG93bnJldi54bWxQSwUGAAAAAAQABAD1AAAAigMAAAAA&#10;" filled="f" stroked="f">
                  <v:textbox>
                    <w:txbxContent>
                      <w:p w14:paraId="4DEE9356" w14:textId="77777777" w:rsidR="004D6677" w:rsidRPr="00407E72" w:rsidRDefault="004D6677" w:rsidP="007B58AF">
                        <w:pPr>
                          <w:jc w:val="center"/>
                          <w:rPr>
                            <w:rFonts w:ascii="Times New Roman" w:hAnsi="Times New Roman" w:cs="Times New Roman"/>
                            <w:sz w:val="20"/>
                          </w:rPr>
                        </w:pPr>
                        <w:r w:rsidRPr="00407E72">
                          <w:rPr>
                            <w:rFonts w:ascii="Times New Roman" w:hAnsi="Times New Roman" w:cs="Times New Roman"/>
                            <w:sz w:val="20"/>
                          </w:rPr>
                          <w:t>tỉ lệ riêng</w:t>
                        </w:r>
                      </w:p>
                    </w:txbxContent>
                  </v:textbox>
                </v:shape>
                <v:shape id="Freeform 1752" o:spid="_x0000_s1304" style="position:absolute;left:2724;top:3064;width:2769;height:459;visibility:visible;mso-wrap-style:square;v-text-anchor:top" coordsize="2769,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COcUA&#10;AADdAAAADwAAAGRycy9kb3ducmV2LnhtbESPT2vCQBTE70K/w/IK3uqmwapEV5GipT0o/r0/ss8k&#10;mH0bdreafPuuUPA4zMxvmNmiNbW4kfOVZQXvgwQEcW51xYWC03H9NgHhA7LG2jIp6MjDYv7Sm2Gm&#10;7Z33dDuEQkQI+wwVlCE0mZQ+L8mgH9iGOHoX6wyGKF0htcN7hJtapkkykgYrjgslNvRZUn49/BoF&#10;9LE5hfWuO6+60Zert5Pd+Oe6VKr/2i6nIAK14Rn+b39rBelwmMLjTX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0sI5xQAAAN0AAAAPAAAAAAAAAAAAAAAAAJgCAABkcnMv&#10;ZG93bnJldi54bWxQSwUGAAAAAAQABAD1AAAAigMAAAAA&#10;" path="m,469c84,349,169,239,288,181,407,123,570,142,714,118,858,94,980,54,1152,37,1324,20,1592,,1749,13v157,13,220,68,345,105c2219,155,2386,181,2499,238v113,57,214,178,270,225e" filled="f" strokeweight="1.5pt">
                  <v:path arrowok="t" o:connecttype="custom" o:connectlocs="0,459;288,177;714,115;1152,36;1749,13;2094,115;2499,233;2769,453" o:connectangles="0,0,0,0,0,0,0,0"/>
                </v:shape>
                <v:shape id="Freeform 1753" o:spid="_x0000_s1305" style="position:absolute;left:3423;top:4133;width:1335;height:117;visibility:visible;mso-wrap-style:square;v-text-anchor:top" coordsize="133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rNcMA&#10;AADdAAAADwAAAGRycy9kb3ducmV2LnhtbESPUWvCMBSF3wf+h3AF32aqljI6o4ggK+xpnT/g0lzT&#10;YnNTk6idv94MBns8nHO+w1lvR9uLG/nQOVawmGcgiBunOzYKjt+H1zcQISJr7B2Tgh8KsN1MXtZY&#10;anfnL7rV0YgE4VCigjbGoZQyNC1ZDHM3ECfv5LzFmKQ3Unu8J7jt5TLLCmmx47TQ4kD7lppzfbUK&#10;OM+i80VtHp/FicywqI4fl0qp2XTcvYOINMb/8F+70gqWeb6C3zfpCc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mrNcMAAADdAAAADwAAAAAAAAAAAAAAAACYAgAAZHJzL2Rv&#10;d25yZXYueG1sUEsFBgAAAAAEAAQA9QAAAIgDAAAAAA==&#10;" path="m,120c22,113,50,92,120,75,190,58,323,27,420,15,517,3,615,,705,v90,,173,5,255,15c1042,25,1138,45,1200,60v62,15,107,36,135,45e" filled="f" strokeweight="1.5pt">
                  <v:path arrowok="t" o:connecttype="custom" o:connectlocs="0,117;120,73;420,15;705,0;960,15;1200,59;1335,102" o:connectangles="0,0,0,0,0,0,0"/>
                </v:shape>
                <v:line id="Line 1754" o:spid="_x0000_s1306" style="position:absolute;visibility:visible;mso-wrap-style:square" from="3459,5128" to="4755,5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I4zsUAAADdAAAADwAAAGRycy9kb3ducmV2LnhtbESPQWvCQBSE7wX/w/IEb3VTG4qkrlIE&#10;q/RmWgRvj+wzSZN9G3c3mv57VxB6HGbmG2axGkwrLuR8bVnByzQBQVxYXXOp4Od78zwH4QOyxtYy&#10;KfgjD6vl6GmBmbZX3tMlD6WIEPYZKqhC6DIpfVGRQT+1HXH0TtYZDFG6UmqH1wg3rZwlyZs0WHNc&#10;qLCjdUVFk/dGwaHP+fjbbFyL/ed2ezqcG//6pdRkPHy8gwg0hP/wo73TCmZpmsL9TX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I4zsUAAADdAAAADwAAAAAAAAAA&#10;AAAAAAChAgAAZHJzL2Rvd25yZXYueG1sUEsFBgAAAAAEAAQA+QAAAJMDAAAAAA==&#10;" strokeweight="1.5pt"/>
                <v:shape id="Text Box 1755" o:spid="_x0000_s1307" type="#_x0000_t202" style="position:absolute;left:1374;top:3171;width:1332;height: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se8UA&#10;AADdAAAADwAAAGRycy9kb3ducmV2LnhtbESPQWvCQBSE7wX/w/KE3uquIRaNriItQk8ttSp4e2Sf&#10;STD7NmTXJP33XUHocZiZb5jVZrC16Kj1lWMN04kCQZw7U3Gh4fCze5mD8AHZYO2YNPySh8169LTC&#10;zLiev6nbh0JECPsMNZQhNJmUPi/Jop+4hjh6F9daDFG2hTQt9hFua5ko9SotVhwXSmzoraT8ur9Z&#10;DcfPy/mUqq/i3c6a3g1Ksl1IrZ/Hw3YJItAQ/sOP9ofRkKTpDO5v4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ax7xQAAAN0AAAAPAAAAAAAAAAAAAAAAAJgCAABkcnMv&#10;ZG93bnJldi54bWxQSwUGAAAAAAQABAD1AAAAigMAAAAA&#10;" filled="f" stroked="f">
                  <v:textbox>
                    <w:txbxContent>
                      <w:p w14:paraId="46138282" w14:textId="77777777" w:rsidR="004D6677" w:rsidRPr="00407E72" w:rsidRDefault="004D6677" w:rsidP="007B58AF">
                        <w:pPr>
                          <w:rPr>
                            <w:rFonts w:ascii="Times New Roman" w:hAnsi="Times New Roman" w:cs="Times New Roman"/>
                            <w:i/>
                            <w:iCs/>
                          </w:rPr>
                        </w:pPr>
                        <w:r w:rsidRPr="00407E72">
                          <w:rPr>
                            <w:rFonts w:ascii="Times New Roman" w:hAnsi="Times New Roman" w:cs="Times New Roman"/>
                            <w:i/>
                            <w:iCs/>
                          </w:rPr>
                          <w:t>Bề mặt trái đất</w:t>
                        </w:r>
                      </w:p>
                    </w:txbxContent>
                  </v:textbox>
                </v:shape>
                <v:shape id="Text Box 1756" o:spid="_x0000_s1308" type="#_x0000_t202" style="position:absolute;left:1296;top:4144;width:1980;height: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MyDMUA&#10;AADdAAAADwAAAGRycy9kb3ducmV2LnhtbESPQWvCQBSE7wX/w/IEb3XXEKWmriItBU+VahW8PbLP&#10;JDT7NmS3SfrvXaHgcZiZb5jVZrC16Kj1lWMNs6kCQZw7U3Gh4fv48fwCwgdkg7Vj0vBHHjbr0dMK&#10;M+N6/qLuEAoRIewz1FCG0GRS+rwki37qGuLoXV1rMUTZFtK02Ee4rWWi1EJarDgulNjQW0n5z+HX&#10;ajh9Xi/nVO2LdztvejcoyXYptZ6Mh+0riEBDeIT/2zujIUnTBdzfx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zIMxQAAAN0AAAAPAAAAAAAAAAAAAAAAAJgCAABkcnMv&#10;ZG93bnJldi54bWxQSwUGAAAAAAQABAD1AAAAigMAAAAA&#10;" filled="f" stroked="f">
                  <v:textbox>
                    <w:txbxContent>
                      <w:p w14:paraId="2AE5A5CD" w14:textId="77777777" w:rsidR="004D6677" w:rsidRPr="00407E72" w:rsidRDefault="004D6677" w:rsidP="007B58AF">
                        <w:pPr>
                          <w:rPr>
                            <w:rFonts w:ascii="Times New Roman" w:hAnsi="Times New Roman" w:cs="Times New Roman"/>
                            <w:i/>
                            <w:iCs/>
                          </w:rPr>
                        </w:pPr>
                        <w:r w:rsidRPr="00407E72">
                          <w:rPr>
                            <w:rFonts w:ascii="Times New Roman" w:hAnsi="Times New Roman" w:cs="Times New Roman"/>
                            <w:i/>
                            <w:iCs/>
                          </w:rPr>
                          <w:t>Bề mặt Ellipsesoid</w:t>
                        </w:r>
                      </w:p>
                      <w:p w14:paraId="47166BEF" w14:textId="77777777" w:rsidR="004D6677" w:rsidRPr="00407E72" w:rsidRDefault="004D6677" w:rsidP="007B58AF">
                        <w:pPr>
                          <w:rPr>
                            <w:rFonts w:ascii="Times New Roman" w:hAnsi="Times New Roman" w:cs="Times New Roman"/>
                            <w:i/>
                            <w:iCs/>
                          </w:rPr>
                        </w:pPr>
                        <w:r w:rsidRPr="00407E72">
                          <w:rPr>
                            <w:rFonts w:ascii="Times New Roman" w:hAnsi="Times New Roman" w:cs="Times New Roman"/>
                            <w:i/>
                            <w:iCs/>
                          </w:rPr>
                          <w:t xml:space="preserve"> thu nhỏ</w:t>
                        </w:r>
                      </w:p>
                    </w:txbxContent>
                  </v:textbox>
                </v:shape>
                <v:shape id="Text Box 1757" o:spid="_x0000_s1309" type="#_x0000_t202" style="position:absolute;left:3012;top:5272;width:2448;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Xl8UA&#10;AADdAAAADwAAAGRycy9kb3ducmV2LnhtbESPW2sCMRSE3wX/QziCbzWprNquG6VUCj4p2gv4dtic&#10;vdDNybJJ3e2/b4SCj8PMfMNk28E24kqdrx1reJwpEMS5MzWXGj7e3x6eQPiAbLBxTBp+ycN2Mx5l&#10;mBrX84mu51CKCGGfooYqhDaV0ucVWfQz1xJHr3CdxRBlV0rTYR/htpFzpZbSYs1xocKWXivKv88/&#10;VsPnobh8JepY7uyi7d2gJNtnqfV0MrysQQQawj38394bDfMkWcHt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5eXxQAAAN0AAAAPAAAAAAAAAAAAAAAAAJgCAABkcnMv&#10;ZG93bnJldi54bWxQSwUGAAAAAAQABAD1AAAAigMAAAAA&#10;" filled="f" stroked="f">
                  <v:textbox>
                    <w:txbxContent>
                      <w:p w14:paraId="6852A8CC" w14:textId="77777777" w:rsidR="004D6677" w:rsidRPr="00407E72" w:rsidRDefault="004D6677" w:rsidP="00407E72">
                        <w:pPr>
                          <w:jc w:val="center"/>
                          <w:rPr>
                            <w:rFonts w:ascii="Times New Roman" w:hAnsi="Times New Roman" w:cs="Times New Roman"/>
                            <w:i/>
                            <w:iCs/>
                          </w:rPr>
                        </w:pPr>
                        <w:r w:rsidRPr="00407E72">
                          <w:rPr>
                            <w:rFonts w:ascii="Times New Roman" w:hAnsi="Times New Roman" w:cs="Times New Roman"/>
                            <w:i/>
                            <w:iCs/>
                          </w:rPr>
                          <w:t>Mặt phẳng bản đồ</w:t>
                        </w:r>
                      </w:p>
                    </w:txbxContent>
                  </v:textbox>
                </v:shape>
                <v:line id="Line 1758" o:spid="_x0000_s1310" style="position:absolute;visibility:visible;mso-wrap-style:square" from="4596,4227" to="4596,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9thMIAAADdAAAADwAAAGRycy9kb3ducmV2LnhtbERPTYvCMBC9C/sfwizszaZKEalGWQsr&#10;HhZB3UWPQzO2xWZSkqj135uD4PHxvufL3rTiRs43lhWMkhQEcWl1w5WCv8PPcArCB2SNrWVS8CAP&#10;y8XHYI65tnfe0W0fKhFD2OeooA6hy6X0ZU0GfWI74sidrTMYInSV1A7vMdy0cpymE2mw4dhQY0dF&#10;TeVlfzUKVq7ZHtf/xW/AbFcUp9F1dXRbpb4+++8ZiEB9eItf7o1WMM6yODe+iU9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9thMIAAADdAAAADwAAAAAAAAAAAAAA&#10;AAChAgAAZHJzL2Rvd25yZXYueG1sUEsFBgAAAAAEAAQA+QAAAJADAAAAAA==&#10;" strokecolor="red">
                  <v:stroke dashstyle="dash"/>
                </v:line>
                <v:line id="Line 1759" o:spid="_x0000_s1311" style="position:absolute;visibility:visible;mso-wrap-style:square" from="3588,4227" to="3588,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PIH8UAAADdAAAADwAAAGRycy9kb3ducmV2LnhtbESPQWvCQBSE70L/w/IEb7pRQrHRVTRQ&#10;8VAEbYseH9nXJDT7NuyuGv+9Kwgeh5n5hpkvO9OICzlfW1YwHiUgiAuray4V/Hx/DqcgfEDW2Fgm&#10;BTfysFy89eaYaXvlPV0OoRQRwj5DBVUIbSalLyoy6Ee2JY7en3UGQ5SulNrhNcJNIydJ8i4N1hwX&#10;Kmwpr6j4P5yNgrWrd8fNb/4VMN3n+Wl8Xh/dTqlBv1vNQATqwiv8bG+1gkmafsDjTX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3PIH8UAAADdAAAADwAAAAAAAAAA&#10;AAAAAAChAgAAZHJzL2Rvd25yZXYueG1sUEsFBgAAAAAEAAQA+QAAAJMDAAAAAA==&#10;" strokecolor="red">
                  <v:stroke dashstyle="dash"/>
                </v:line>
                <v:line id="Line 1760" o:spid="_x0000_s1312" style="position:absolute;visibility:visible;mso-wrap-style:square" from="3444,4242" to="3444,5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D3X8IAAADdAAAADwAAAGRycy9kb3ducmV2LnhtbERPTYvCMBC9L/gfwix4W1NFRapR1oLi&#10;QQTrLnocmtm2bDMpSdT6781B8Ph434tVZxpxI+drywqGgwQEcWF1zaWCn9PmawbCB2SNjWVS8CAP&#10;q2XvY4Gptnc+0i0PpYgh7FNUUIXQplL6oiKDfmBb4sj9WWcwROhKqR3eY7hp5ChJptJgzbGhwpay&#10;ior//GoUrF19OG9/s33A8THLLsPr+uwOSvU/u+85iEBdeItf7p1WMBpP4v74Jj4B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D3X8IAAADdAAAADwAAAAAAAAAAAAAA&#10;AAChAgAAZHJzL2Rvd25yZXYueG1sUEsFBgAAAAAEAAQA+QAAAJADAAAAAA==&#10;" strokecolor="red">
                  <v:stroke dashstyle="dash"/>
                </v:line>
                <v:line id="Line 1761" o:spid="_x0000_s1313" style="position:absolute;visibility:visible;mso-wrap-style:square" from="4740,4227" to="4740,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xSxMUAAADdAAAADwAAAGRycy9kb3ducmV2LnhtbESPQWvCQBSE7wX/w/IEb3UTsSLRVTSg&#10;9FAEtUWPj+xrEpp9G3ZXTf+9Kwgeh5n5hpkvO9OIKzlfW1aQDhMQxIXVNZcKvo+b9ykIH5A1NpZJ&#10;wT95WC56b3PMtL3xnq6HUIoIYZ+hgiqENpPSFxUZ9EPbEkfv1zqDIUpXSu3wFuGmkaMkmUiDNceF&#10;ClvKKyr+DhejYO3q3Wn7k38FHO/z/Jxe1ie3U2rQ71YzEIG68Ao/259awWj8kcLjTX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xSxMUAAADdAAAADwAAAAAAAAAA&#10;AAAAAAChAgAAZHJzL2Rvd25yZXYueG1sUEsFBgAAAAAEAAQA+QAAAJMDAAAAAA==&#10;" strokecolor="red">
                  <v:stroke dashstyle="dash"/>
                </v:line>
                <v:line id="Line 1762" o:spid="_x0000_s1314" style="position:absolute;visibility:visible;mso-wrap-style:square" from="4080,4115" to="4080,5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Ms8UAAADdAAAADwAAAGRycy9kb3ducmV2LnhtbESPQWvCQBSE70L/w/IEb7oxWCnRVTRQ&#10;8VAEbYseH9nXJDT7NuyuGv+9Kwgeh5n5hpkvO9OICzlfW1YwHiUgiAuray4V/Hx/Dj9A+ICssbFM&#10;Cm7kYbl4680x0/bKe7ocQikihH2GCqoQ2kxKX1Rk0I9sSxy9P+sMhihdKbXDa4SbRqZJMpUGa44L&#10;FbaUV1T8H85GwdrVu+PmN/8KONnn+Wl8Xh/dTqlBv1vNQATqwiv8bG+1gnTynsLjTX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7Ms8UAAADdAAAADwAAAAAAAAAA&#10;AAAAAAChAgAAZHJzL2Rvd25yZXYueG1sUEsFBgAAAAAEAAQA+QAAAJMDAAAAAA==&#10;" strokecolor="red">
                  <v:stroke dashstyle="dash"/>
                </v:line>
                <v:line id="Line 1763" o:spid="_x0000_s1315" style="position:absolute;visibility:visible;mso-wrap-style:square" from="3747,4227" to="3747,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JpKMYAAADdAAAADwAAAGRycy9kb3ducmV2LnhtbESPQWvCQBSE74X+h+UVeqsbrS0SXUUD&#10;lh5EMCp6fGSfSTD7NuyuGv+9KxR6HGbmG2Yy60wjruR8bVlBv5eAIC6srrlUsNsuP0YgfEDW2Fgm&#10;BXfyMJu+vkww1fbGG7rmoRQRwj5FBVUIbSqlLyoy6Hu2JY7eyTqDIUpXSu3wFuGmkYMk+ZYGa44L&#10;FbaUVVSc84tRsHD1+vCzz1YBh5ssO/Yvi4NbK/X+1s3HIAJ14T/81/7VCgbDr094volPQE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CaSjGAAAA3QAAAA8AAAAAAAAA&#10;AAAAAAAAoQIAAGRycy9kb3ducmV2LnhtbFBLBQYAAAAABAAEAPkAAACUAwAAAAA=&#10;" strokecolor="red">
                  <v:stroke dashstyle="dash"/>
                </v:line>
                <v:line id="Line 1764" o:spid="_x0000_s1316" style="position:absolute;visibility:visible;mso-wrap-style:square" from="4263,4115" to="4263,5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vxXMUAAADdAAAADwAAAGRycy9kb3ducmV2LnhtbESPQWvCQBSE70L/w/IEb7pRUinRVTRQ&#10;8VAEbYseH9nXJDT7NuyuGv+9Kwgeh5n5hpkvO9OICzlfW1YwHiUgiAuray4V/Hx/Dj9A+ICssbFM&#10;Cm7kYbl4680x0/bKe7ocQikihH2GCqoQ2kxKX1Rk0I9sSxy9P+sMhihdKbXDa4SbRk6SZCoN1hwX&#10;Kmwpr6j4P5yNgrWrd8fNb/4VMN3n+Wl8Xh/dTqlBv1vNQATqwiv8bG+1gkn6nsLjTX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vxXMUAAADdAAAADwAAAAAAAAAA&#10;AAAAAAChAgAAZHJzL2Rvd25yZXYueG1sUEsFBgAAAAAEAAQA+QAAAJMDAAAAAA==&#10;" strokecolor="red">
                  <v:stroke dashstyle="dash"/>
                </v:line>
                <v:line id="Line 1765" o:spid="_x0000_s1317" style="position:absolute;visibility:visible;mso-wrap-style:square" from="4422,4183" to="4437,5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Ux8UAAADdAAAADwAAAGRycy9kb3ducmV2LnhtbESPQYvCMBSE78L+h/AWvGmqqCzVKGtB&#10;8SCCuot7fDTPtmzzUpKo9d8bQfA4zMw3zGzRmlpcyfnKsoJBPwFBnFtdcaHg57jqfYHwAVljbZkU&#10;3MnDYv7RmWGq7Y33dD2EQkQI+xQVlCE0qZQ+L8mg79uGOHpn6wyGKF0htcNbhJtaDpNkIg1WHBdK&#10;bCgrKf8/XIyCpat2p/Vvtg042mfZ3+CyPLmdUt3P9nsKIlAb3uFXe6MVDEfjMTzfxCc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Ux8UAAADdAAAADwAAAAAAAAAA&#10;AAAAAAChAgAAZHJzL2Rvd25yZXYueG1sUEsFBgAAAAAEAAQA+QAAAJMDAAAAAA==&#10;" strokecolor="red">
                  <v:stroke dashstyle="dash"/>
                </v:line>
                <v:line id="Line 1766" o:spid="_x0000_s1318" style="position:absolute;visibility:visible;mso-wrap-style:square" from="3921,4198" to="3936,5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XKsMYAAADdAAAADwAAAGRycy9kb3ducmV2LnhtbESPQWvCQBSE74L/YXlCb7oxWJHUVUyg&#10;pYcS0Frs8ZF9TYLZt2F3jem/7xYKPQ4z8w2z3Y+mEwM531pWsFwkIIgrq1uuFZzfn+cbED4ga+ws&#10;k4Jv8rDfTSdbzLS985GGU6hFhLDPUEETQp9J6auGDPqF7Ymj92WdwRClq6V2eI9w08k0SdbSYMtx&#10;ocGeioaq6+lmFOSuLS8vH8VbwNWxKD6Xt/ziSqUeZuPhCUSgMfyH/9qvWkG6elzD75v4BOTu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1yrDGAAAA3QAAAA8AAAAAAAAA&#10;AAAAAAAAoQIAAGRycy9kb3ducmV2LnhtbFBLBQYAAAAABAAEAPkAAACUAwAAAAA=&#10;" strokecolor="red">
                  <v:stroke dashstyle="dash"/>
                </v:line>
                <v:line id="Line 1767" o:spid="_x0000_s1319" style="position:absolute;flip:x;visibility:visible;mso-wrap-style:square" from="4740,3523" to="5460,4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I5JMQAAADdAAAADwAAAGRycy9kb3ducmV2LnhtbESPT2vCQBTE7wW/w/IK3nTT4J+SuoqI&#10;ikgvpvX+kn3dhGbfhuyq8du7QqHHYWZ+wyxWvW3ElTpfO1bwNk5AEJdO12wUfH/tRu8gfEDW2Dgm&#10;BXfysFoOXhaYaXfjE13zYESEsM9QQRVCm0npy4os+rFriaP34zqLIcrOSN3hLcJtI9MkmUmLNceF&#10;ClvaVFT+5heroNiuz+ZYnLc25U+9N9O8YJkrNXzt1x8gAvXhP/zXPmgF6WQ6h+eb+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AjkkxAAAAN0AAAAPAAAAAAAAAAAA&#10;AAAAAKECAABkcnMvZG93bnJldi54bWxQSwUGAAAAAAQABAD5AAAAkgMAAAAA&#10;">
                  <v:stroke dashstyle="dash"/>
                </v:line>
                <v:line id="Line 1768" o:spid="_x0000_s1320" style="position:absolute;visibility:visible;mso-wrap-style:square" from="2724,3523" to="3444,4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VQsMAAADdAAAADwAAAGRycy9kb3ducmV2LnhtbERPTWvCQBC9F/oflin0VjdKLTW6SikI&#10;HqylKp6H7JhEs7Nxdxvjv3cOhR4f73u26F2jOgqx9mxgOMhAERfe1lwa2O+WL++gYkK22HgmAzeK&#10;sJg/Pswwt/7KP9RtU6kkhGOOBqqU2lzrWFTkMA58Syzc0QeHSWAotQ14lXDX6FGWvWmHNUtDhS19&#10;VlSct79OeotyHS6H07lfHb/Wywt3k83u25jnp/5jCipRn/7Ff+6VNTB6HctceSNPQM/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c1ULDAAAA3QAAAA8AAAAAAAAAAAAA&#10;AAAAoQIAAGRycy9kb3ducmV2LnhtbFBLBQYAAAAABAAEAPkAAACRAwAAAAA=&#10;">
                  <v:stroke dashstyle="dash"/>
                </v:line>
                <v:line id="Line 1769" o:spid="_x0000_s1321" style="position:absolute;visibility:visible;mso-wrap-style:square" from="3012,3241" to="3588,4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w2cQAAADdAAAADwAAAGRycy9kb3ducmV2LnhtbESPX2vCMBTF34V9h3AHe9N0ojKrUYYg&#10;+KCTqfh8aa5ttbmpSVbrtzcDwcfD+fPjTOetqURDzpeWFXz2EhDEmdUl5woO+2X3C4QPyBory6Tg&#10;Th7ms7fOFFNtb/xLzS7kIo6wT1FBEUKdSumzggz6nq2Jo3eyzmCI0uVSO7zFcVPJfpKMpMGSI6HA&#10;mhYFZZfdn4ncLF+76/F8aVenzXp55Wb8s98q9fHefk9ABGrDK/xsr7SC/mA4hv838Qn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UHDZxAAAAN0AAAAPAAAAAAAAAAAA&#10;AAAAAKECAABkcnMvZG93bnJldi54bWxQSwUGAAAAAAQABAD5AAAAkgMAAAAA&#10;">
                  <v:stroke dashstyle="dash"/>
                </v:line>
                <v:line id="Line 1770" o:spid="_x0000_s1322" style="position:absolute;flip:x;visibility:visible;mso-wrap-style:square" from="4596,3256" to="5172,4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dr7cAAAADdAAAADwAAAGRycy9kb3ducmV2LnhtbERPTYvCMBC9C/6HMII3TS2uSDWKiCuy&#10;7GWr3qfNmBabSWmyWv+9OSzs8fG+19veNuJBna8dK5hNExDEpdM1GwWX8+dkCcIHZI2NY1LwIg/b&#10;zXCwxky7J//QIw9GxBD2GSqoQmgzKX1ZkUU/dS1x5G6usxgi7IzUHT5juG1kmiQLabHm2FBhS/uK&#10;ynv+axUUh93VfBXXg035Wx/NR16wzJUaj/rdCkSgPvyL/9wnrSCdL+L++CY+Abl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Ha+3AAAAA3QAAAA8AAAAAAAAAAAAAAAAA&#10;oQIAAGRycy9kb3ducmV2LnhtbFBLBQYAAAAABAAEAPkAAACOAwAAAAA=&#10;">
                  <v:stroke dashstyle="dash"/>
                </v:line>
                <v:line id="Line 1771" o:spid="_x0000_s1323" style="position:absolute;flip:x;visibility:visible;mso-wrap-style:square" from="4452,3159" to="4740,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OdsMAAADdAAAADwAAAGRycy9kb3ducmV2LnhtbESPQWvCQBSE7wX/w/IEb3VjUCnRVURU&#10;SvHSVO8v2ecmmH0bsqum/74rCD0OM/MNs1z3thF36nztWMFknIAgLp2u2Sg4/ezfP0D4gKyxcUwK&#10;fsnDejV4W2Km3YO/6Z4HIyKEfYYKqhDaTEpfVmTRj11LHL2L6yyGKDsjdYePCLeNTJNkLi3WHBcq&#10;bGlbUXnNb1ZBsduczVdx3tmUj/pgZnnBMldqNOw3CxCB+vAffrU/tYJ0Op/A8018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LznbDAAAA3QAAAA8AAAAAAAAAAAAA&#10;AAAAoQIAAGRycy9kb3ducmV2LnhtbFBLBQYAAAAABAAEAPkAAACRAwAAAAA=&#10;">
                  <v:stroke dashstyle="dash"/>
                </v:line>
                <v:line id="Line 1772" o:spid="_x0000_s1324" style="position:absolute;visibility:visible;mso-wrap-style:square" from="3444,3182" to="3732,4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oFcQAAADdAAAADwAAAGRycy9kb3ducmV2LnhtbESPX2vCMBTF3wd+h3CFvc3UMmRWo4gg&#10;+OAcU/H50lzbanNTk6zWb78Igo+H8+fHmc47U4uWnK8sKxgOEhDEudUVFwoO+9XHFwgfkDXWlknB&#10;nTzMZ723KWba3viX2l0oRBxhn6GCMoQmk9LnJRn0A9sQR+9kncEQpSukdniL46aWaZKMpMGKI6HE&#10;hpYl5Zfdn4ncvNi46/F86dan783qyu14u/9R6r3fLSYgAnXhFX6211pB+jlK4fEmPg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mCgVxAAAAN0AAAAPAAAAAAAAAAAA&#10;AAAAAKECAABkcnMvZG93bnJldi54bWxQSwUGAAAAAAQABAD5AAAAkgMAAAAA&#10;">
                  <v:stroke dashstyle="dash"/>
                </v:line>
                <v:line id="Line 1773" o:spid="_x0000_s1325" style="position:absolute;flip:y;visibility:visible;mso-wrap-style:square" from="4080,3071" to="4080,4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X1msQAAADdAAAADwAAAGRycy9kb3ducmV2LnhtbESPT2vCQBTE74LfYXkFb7pp/ENJXUXE&#10;iogX03p/yb5uQrNvQ3ar8du7hYLHYWZ+wyzXvW3ElTpfO1bwOklAEJdO12wUfH1+jN9A+ICssXFM&#10;Cu7kYb0aDpaYaXfjM13zYESEsM9QQRVCm0npy4os+olriaP37TqLIcrOSN3hLcJtI9MkWUiLNceF&#10;ClvaVlT+5L9WQbHbXMyxuOxsyie9N/O8YJkrNXrpN+8gAvXhGf5vH7SCdLaYwt+b+AT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VfWaxAAAAN0AAAAPAAAAAAAAAAAA&#10;AAAAAKECAABkcnMvZG93bnJldi54bWxQSwUGAAAAAAQABAD5AAAAkgMAAAAA&#10;">
                  <v:stroke dashstyle="dash"/>
                </v:line>
                <v:line id="Line 1774" o:spid="_x0000_s1326" style="position:absolute;flip:x;visibility:visible;mso-wrap-style:square" from="4263,3071" to="4407,4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xt7sQAAADdAAAADwAAAGRycy9kb3ducmV2LnhtbESPQWvCQBSE74X+h+UVequbBhWJriLF&#10;liJejOb+kn1ugtm3IbvV9N+7guBxmJlvmMVqsK24UO8bxwo+RwkI4srpho2C4+H7YwbCB2SNrWNS&#10;8E8eVsvXlwVm2l15T5c8GBEh7DNUUIfQZVL6qiaLfuQ64uidXG8xRNkbqXu8RrhtZZokU2mx4bhQ&#10;Y0dfNVXn/M8qKDfrwmzLYmNT3ukfM8lLlrlS72/Deg4i0BCe4Uf7VytIx9Mx3N/EJ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vG3uxAAAAN0AAAAPAAAAAAAAAAAA&#10;AAAAAKECAABkcnMvZG93bnJldi54bWxQSwUGAAAAAAQABAD5AAAAkgMAAAAA&#10;">
                  <v:stroke dashstyle="dash"/>
                </v:line>
                <v:line id="Line 1775" o:spid="_x0000_s1327" style="position:absolute;visibility:visible;mso-wrap-style:square" from="3762,3144" to="3906,4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GwYcUAAADdAAAADwAAAGRycy9kb3ducmV2LnhtbESPX2vCMBTF34V9h3AHvmk6UXGdUcZA&#10;8MEp1rHnS3NtO5ubmmS1fnsjCD4ezp8fZ77sTC1acr6yrOBtmIAgzq2uuFDwc1gNZiB8QNZYWyYF&#10;V/KwXLz05phqe+E9tVkoRBxhn6KCMoQmldLnJRn0Q9sQR+9oncEQpSukdniJ46aWoySZSoMVR0KJ&#10;DX2VlJ+yfxO5ebFx59+/U7c+fm9WZ27ft4edUv3X7vMDRKAuPMOP9lorGI2nE7i/iU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GwYcUAAADdAAAADwAAAAAAAAAA&#10;AAAAAAChAgAAZHJzL2Rvd25yZXYueG1sUEsFBgAAAAAEAAQA+QAAAJMDAAAAAA==&#10;">
                  <v:stroke dashstyle="dash"/>
                </v:line>
                <v:shape id="Text Box 1776" o:spid="_x0000_s1328" type="#_x0000_t202" style="position:absolute;left:5361;top:3754;width:1353;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ZubMUA&#10;AADdAAAADwAAAGRycy9kb3ducmV2LnhtbESPQWvCQBSE7wX/w/KE3uquIQ0aXUVahJ4stSp4e2Sf&#10;STD7NmRXE/99t1DocZiZb5jlerCNuFPna8caphMFgrhwpuZSw+F7+zID4QOywcYxaXiQh/Vq9LTE&#10;3Liev+i+D6WIEPY5aqhCaHMpfVGRRT9xLXH0Lq6zGKLsSmk67CPcNjJRKpMWa44LFbb0VlFx3d+s&#10;huPucj6l6rN8t69t7wYl2c6l1s/jYbMAEWgI/+G/9ofRkKRZ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m5sxQAAAN0AAAAPAAAAAAAAAAAAAAAAAJgCAABkcnMv&#10;ZG93bnJldi54bWxQSwUGAAAAAAQABAD1AAAAigMAAAAA&#10;" filled="f" stroked="f">
                  <v:textbox>
                    <w:txbxContent>
                      <w:p w14:paraId="368437E2"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thu nhỏ</w:t>
                        </w:r>
                      </w:p>
                    </w:txbxContent>
                  </v:textbox>
                </v:shape>
                <v:shape id="Text Box 1777" o:spid="_x0000_s1329" type="#_x0000_t202" style="position:absolute;left:5382;top:4398;width:864;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L98UA&#10;AADdAAAADwAAAGRycy9kb3ducmV2LnhtbESPT2vCQBTE74LfYXlCb3VX8U+bZiOiFHpS1LbQ2yP7&#10;TEKzb0N2a+K3d4WCx2FmfsOkq97W4kKtrxxrmIwVCOLcmYoLDZ+n9+cXED4gG6wdk4YreVhlw0GK&#10;iXEdH+hyDIWIEPYJaihDaBIpfV6SRT92DXH0zq61GKJsC2la7CLc1nKq1EJarDgulNjQpqT89/hn&#10;NXztzj/fM7UvtnbedK5Xku2r1Ppp1K/fQATqwyP83/4wGqazxR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v3xQAAAN0AAAAPAAAAAAAAAAAAAAAAAJgCAABkcnMv&#10;ZG93bnJldi54bWxQSwUGAAAAAAQABAD1AAAAigMAAAAA&#10;" filled="f" stroked="f">
                  <v:textbox>
                    <w:txbxContent>
                      <w:p w14:paraId="5EFCAADE"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chiếu</w:t>
                        </w:r>
                      </w:p>
                    </w:txbxContent>
                  </v:textbox>
                </v:shape>
                <v:line id="Line 1778" o:spid="_x0000_s1330" style="position:absolute;flip:x;visibility:visible;mso-wrap-style:square" from="4815,4649" to="5247,4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WKzMIAAADdAAAADwAAAGRycy9kb3ducmV2LnhtbERP3WrCMBS+H/gO4Qi7m6kyilSjTMEf&#10;djNa+wDH5qzt1pyUJsb69uZisMuP73+9HU0nAg2utaxgPktAEFdWt1wrKC+HtyUI55E1dpZJwYMc&#10;bDeTlzVm2t45p1D4WsQQdhkqaLzvMyld1ZBBN7M9ceS+7WDQRzjUUg94j+Gmk4skSaXBlmNDgz3t&#10;G6p+i5tR8Hkqw7Xa737SZRkK+Tjm4SvJlXqdjh8rEJ5G/y/+c5+1gsV7GufGN/EJ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RWKzMIAAADdAAAADwAAAAAAAAAAAAAA&#10;AAChAgAAZHJzL2Rvd25yZXYueG1sUEsFBgAAAAAEAAQA+QAAAJADAAAAAA==&#10;">
                  <v:stroke endarrow="classic"/>
                </v:line>
                <v:line id="Line 1779" o:spid="_x0000_s1331" style="position:absolute;flip:x;visibility:visible;mso-wrap-style:square" from="5022,3990" to="5454,3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kvV8YAAADdAAAADwAAAGRycy9kb3ducmV2LnhtbESP0WrCQBRE3wv9h+UW+lY3lRI0ukor&#10;2BZfSmI+4Jq9JrHZuyG7rvHvu0LBx2FmzjDL9Wg6EWhwrWUFr5MEBHFldcu1gnK/fZmBcB5ZY2eZ&#10;FFzJwXr1+LDETNsL5xQKX4sIYZehgsb7PpPSVQ0ZdBPbE0fvaAeDPsqhlnrAS4SbTk6TJJUGW44L&#10;Dfa0aaj6Lc5Gwe6rDIdq83FKZ2Uo5PUzDz9JrtTz0/i+AOFp9Pfwf/tbK5i+pXO4vY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ZL1fGAAAA3QAAAA8AAAAAAAAA&#10;AAAAAAAAoQIAAGRycy9kb3ducmV2LnhtbFBLBQYAAAAABAAEAPkAAACUAwAAAAA=&#10;">
                  <v:stroke endarrow="classic"/>
                </v:line>
                <v:line id="Line 1780" o:spid="_x0000_s1332" style="position:absolute;visibility:visible;mso-wrap-style:square" from="6201,3964" to="6777,3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TMesAAAADdAAAADwAAAGRycy9kb3ducmV2LnhtbERP3WqDMBS+H/Qdwin0bsaKuGGbltIx&#10;6K5GnQ9wMKcqNSeSpGrffrkY7PLj+98fFzOIiZzvLSvYJikI4sbqnlsF9c/n6zsIH5A1DpZJwZM8&#10;HA+rlz2W2s58pakKrYgh7EtU0IUwllL6piODPrEjceRu1hkMEbpWaodzDDeDzNK0kAZ7jg0djnTu&#10;qLlXD6PgWs/meym+0sBUyeajyO+5uyi1WS+nHYhAS/gX/7kvWkGWv8X98U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EzHrAAAAA3QAAAA8AAAAAAAAAAAAAAAAA&#10;oQIAAGRycy9kb3ducmV2LnhtbFBLBQYAAAAABAAEAPkAAACOAwAAAAA=&#10;">
                  <v:stroke endarrow="classic"/>
                </v:line>
                <v:line id="Line 1781" o:spid="_x0000_s1333" style="position:absolute;visibility:visible;mso-wrap-style:square" from="6237,4661" to="6813,4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p4cIAAADdAAAADwAAAGRycy9kb3ducmV2LnhtbESP0YrCMBRE34X9h3AF32yqlCpdo8jK&#10;gvskVj/g0txti81NSaLt/r1ZEHwcZuYMs9mNphMPcr61rGCRpCCIK6tbrhVcL9/zNQgfkDV2lknB&#10;H3nYbT8mGyy0HfhMjzLUIkLYF6igCaEvpPRVQwZ9Ynvi6P1aZzBE6WqpHQ4Rbjq5TNNcGmw5LjTY&#10;01dD1a28GwXn62BOY/6TBqZSVoc8u2XuqNRsOu4/QQQawzv8ah+1gmW2WsD/m/gE5P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p4cIAAADdAAAADwAAAAAAAAAAAAAA&#10;AAChAgAAZHJzL2Rvd25yZXYueG1sUEsFBgAAAAAEAAQA+QAAAJADAAAAAA==&#10;">
                  <v:stroke endarrow="classic"/>
                </v:line>
                <v:shape id="Text Box 1782" o:spid="_x0000_s1334" type="#_x0000_t202" style="position:absolute;left:1425;top:5764;width:61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ssUA&#10;AADdAAAADwAAAGRycy9kb3ducmV2LnhtbESPW2sCMRSE3wX/QziCbzXpYrVdN0qpCH2qaC/g22Fz&#10;9kI3J8smuuu/N4WCj8PMfMNkm8E24kKdrx1reJwpEMS5MzWXGr4+dw/PIHxANtg4Jg1X8rBZj0cZ&#10;psb1fKDLMZQiQtinqKEKoU2l9HlFFv3MtcTRK1xnMUTZldJ02Ee4bWSi1EJarDkuVNjSW0X57/Fs&#10;NXx/FKefudqXW/vU9m5Qku2L1Ho6GV5XIAIN4R7+b78bDcl8mcD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VP6yxQAAAN0AAAAPAAAAAAAAAAAAAAAAAJgCAABkcnMv&#10;ZG93bnJldi54bWxQSwUGAAAAAAQABAD1AAAAigMAAAAA&#10;" filled="f" stroked="f">
                  <v:textbox>
                    <w:txbxContent>
                      <w:p w14:paraId="4796C8D0" w14:textId="77777777" w:rsidR="004D6677" w:rsidRPr="00407E72" w:rsidRDefault="004D6677" w:rsidP="007B58AF">
                        <w:pPr>
                          <w:jc w:val="center"/>
                          <w:rPr>
                            <w:rFonts w:ascii="Times New Roman" w:hAnsi="Times New Roman" w:cs="Times New Roman"/>
                            <w:i/>
                            <w:iCs/>
                          </w:rPr>
                        </w:pPr>
                        <w:r w:rsidRPr="00407E72">
                          <w:rPr>
                            <w:rFonts w:ascii="Times New Roman" w:hAnsi="Times New Roman" w:cs="Times New Roman"/>
                            <w:b/>
                            <w:bCs/>
                            <w:i/>
                            <w:iCs/>
                          </w:rPr>
                          <w:t xml:space="preserve">Hình 2.9. </w:t>
                        </w:r>
                        <w:r w:rsidRPr="00407E72">
                          <w:rPr>
                            <w:rFonts w:ascii="Times New Roman" w:hAnsi="Times New Roman" w:cs="Times New Roman"/>
                            <w:i/>
                            <w:iCs/>
                          </w:rPr>
                          <w:t xml:space="preserve"> Mô hình phép chiếu và tỉ lệ</w:t>
                        </w:r>
                      </w:p>
                    </w:txbxContent>
                  </v:textbox>
                </v:shape>
                <v:rect id="Rectangle 1783" o:spid="_x0000_s1335" style="position:absolute;left:1341;top:2524;width:6660;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ON8UA&#10;AADdAAAADwAAAGRycy9kb3ducmV2LnhtbESPQWvCQBSE74L/YXmCt7qJllpTVxG1VI9GL7k9sq/Z&#10;0OzbkF01/vtuoeBxmJlvmOW6t424UedrxwrSSQKCuHS65krB5fz58g7CB2SNjWNS8CAP69VwsMRM&#10;uzuf6JaHSkQI+wwVmBDaTEpfGrLoJ64ljt636yyGKLtK6g7vEW4bOU2SN2mx5rhgsKWtofInv1oF&#10;1yLfLQ7z7b49Fl+FtGmSmsVFqfGo33yACNSHZ/i/fdAKpq/zGf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Q43xQAAAN0AAAAPAAAAAAAAAAAAAAAAAJgCAABkcnMv&#10;ZG93bnJldi54bWxQSwUGAAAAAAQABAD1AAAAigMAAAAA&#10;" filled="f">
                  <v:stroke dashstyle="1 1" endcap="round"/>
                </v:rect>
              </v:group>
            </w:pict>
          </mc:Fallback>
        </mc:AlternateContent>
      </w:r>
    </w:p>
    <w:p w14:paraId="4DCCA417"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3EBFD63B"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608A6109"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37B97AAD"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61A4019B"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6BDE9170"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547E78BC"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12EAB8AA"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51BB089B" w14:textId="77777777" w:rsidR="007B58AF" w:rsidRPr="00283743" w:rsidRDefault="007B58AF" w:rsidP="007E6A1E">
      <w:pPr>
        <w:pStyle w:val="Heading4"/>
        <w:numPr>
          <w:ilvl w:val="2"/>
          <w:numId w:val="38"/>
        </w:numPr>
        <w:rPr>
          <w:szCs w:val="26"/>
        </w:rPr>
        <w:pPrChange w:id="130" w:author="Windows User" w:date="2019-02-20T13:24:00Z">
          <w:pPr>
            <w:pStyle w:val="Heading4"/>
            <w:numPr>
              <w:ilvl w:val="2"/>
              <w:numId w:val="39"/>
            </w:numPr>
            <w:ind w:left="720" w:hanging="720"/>
          </w:pPr>
        </w:pPrChange>
      </w:pPr>
      <w:r w:rsidRPr="00283743">
        <w:rPr>
          <w:szCs w:val="26"/>
        </w:rPr>
        <w:t>Lưới chiếu bản đồ thường dùng</w:t>
      </w:r>
    </w:p>
    <w:p w14:paraId="0F45FAA7" w14:textId="4093A190"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Bề mặt gồ ghề của trái đất là bề mặt phức tạp và không thể biểu diễn chính xác bởi một phương trình toán học. Muốn biểu diễn bề mặt trái đất lên bản đồ, chúng ta phải chiếu theo hướng thẳng góc tất cả các yếu tố bao gồm điểm, đường nét, diện tích, của nó lên một nền chung. Nền đó chính là bề mặt toán học đại diện một cách gần đúng nhất bề mặt thật của Trái Đất. </w:t>
      </w:r>
      <w:r w:rsidR="00141C06" w:rsidRPr="00283743">
        <w:rPr>
          <w:rFonts w:ascii="Times New Roman" w:hAnsi="Times New Roman" w:cs="Times New Roman"/>
          <w:sz w:val="26"/>
          <w:szCs w:val="26"/>
        </w:rPr>
        <w:t xml:space="preserve">Bề </w:t>
      </w:r>
      <w:r w:rsidRPr="00283743">
        <w:rPr>
          <w:rFonts w:ascii="Times New Roman" w:hAnsi="Times New Roman" w:cs="Times New Roman"/>
          <w:sz w:val="26"/>
          <w:szCs w:val="26"/>
        </w:rPr>
        <w:t xml:space="preserve">mặt này có thể là mặt phẳng, ellipsoid hoặc hình cầu và được chọn </w:t>
      </w:r>
      <w:del w:id="131" w:author="Windows User" w:date="2019-02-20T13:44:00Z">
        <w:r w:rsidRPr="00283743" w:rsidDel="00141C06">
          <w:rPr>
            <w:rFonts w:ascii="Times New Roman" w:hAnsi="Times New Roman" w:cs="Times New Roman"/>
            <w:sz w:val="26"/>
            <w:szCs w:val="26"/>
          </w:rPr>
          <w:delText xml:space="preserve">lựa </w:delText>
        </w:r>
      </w:del>
      <w:r w:rsidRPr="00283743">
        <w:rPr>
          <w:rFonts w:ascii="Times New Roman" w:hAnsi="Times New Roman" w:cs="Times New Roman"/>
          <w:sz w:val="26"/>
          <w:szCs w:val="26"/>
        </w:rPr>
        <w:t>sao cho phù hợp nhất với hình dạng tự nhiên của Trái đất, đồng thời lại trùng khớp với mặt nước biển trung bình (mặt Geoid) nhiều nhất.</w:t>
      </w:r>
    </w:p>
    <w:p w14:paraId="0AAD9211" w14:textId="3DAAFE8D"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Chọn lựa loại bề mặt toán học nào là tuỳ thuộc vào diện tích khu vực cần vẽ bản đồ, và yêu cầu về độ chính xác của bản đồ cần vẽ. Trong trường hợp</w:t>
      </w:r>
      <w:del w:id="132" w:author="Windows User" w:date="2019-02-20T13:45:00Z">
        <w:r w:rsidRPr="00283743" w:rsidDel="00F1726B">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 chiếu một lãnh thổ rộng lớn cần phải xem xét tới độ cong của bề mặt Trái Đất, ngay cả khi không yêu cầu độ chính xác cao. </w:t>
      </w:r>
    </w:p>
    <w:p w14:paraId="3FC94EE6" w14:textId="3B09C5BD"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Lưới bản đồ được thành lập trên cơ sở phép chiếu bản đồ. Phương pháp chiếu hình kinh tuyến và vĩ tuyến lên mặt phẳng gọi là phép chiếu bản đồ. Phép chiếu </w:t>
      </w:r>
      <w:del w:id="133" w:author="Windows User" w:date="2019-02-20T13:45:00Z">
        <w:r w:rsidRPr="00283743" w:rsidDel="00F1726B">
          <w:rPr>
            <w:rFonts w:ascii="Times New Roman" w:hAnsi="Times New Roman" w:cs="Times New Roman"/>
            <w:sz w:val="26"/>
            <w:szCs w:val="26"/>
          </w:rPr>
          <w:delText xml:space="preserve">hình </w:delText>
        </w:r>
      </w:del>
      <w:r w:rsidRPr="00283743">
        <w:rPr>
          <w:rFonts w:ascii="Times New Roman" w:hAnsi="Times New Roman" w:cs="Times New Roman"/>
          <w:sz w:val="26"/>
          <w:szCs w:val="26"/>
        </w:rPr>
        <w:t xml:space="preserve">phải tìm ra được hệ thức toán học giữa mặt chiếu </w:t>
      </w:r>
      <w:del w:id="134" w:author="Windows User" w:date="2019-02-20T13:45:00Z">
        <w:r w:rsidRPr="00283743" w:rsidDel="00F1726B">
          <w:rPr>
            <w:rFonts w:ascii="Times New Roman" w:hAnsi="Times New Roman" w:cs="Times New Roman"/>
            <w:sz w:val="26"/>
            <w:szCs w:val="26"/>
          </w:rPr>
          <w:delText xml:space="preserve">quả </w:delText>
        </w:r>
      </w:del>
      <w:ins w:id="135" w:author="Windows User" w:date="2019-02-20T13:45:00Z">
        <w:r w:rsidR="00F1726B">
          <w:rPr>
            <w:rFonts w:ascii="Times New Roman" w:hAnsi="Times New Roman" w:cs="Times New Roman"/>
            <w:sz w:val="26"/>
            <w:szCs w:val="26"/>
          </w:rPr>
          <w:t>của</w:t>
        </w:r>
        <w:r w:rsidR="00F1726B" w:rsidRPr="00283743">
          <w:rPr>
            <w:rFonts w:ascii="Times New Roman" w:hAnsi="Times New Roman" w:cs="Times New Roman"/>
            <w:sz w:val="26"/>
            <w:szCs w:val="26"/>
          </w:rPr>
          <w:t xml:space="preserve"> </w:t>
        </w:r>
      </w:ins>
      <w:del w:id="136" w:author="Windows User" w:date="2019-02-20T13:45:00Z">
        <w:r w:rsidRPr="00283743" w:rsidDel="00F1726B">
          <w:rPr>
            <w:rFonts w:ascii="Times New Roman" w:hAnsi="Times New Roman" w:cs="Times New Roman"/>
            <w:sz w:val="26"/>
            <w:szCs w:val="26"/>
          </w:rPr>
          <w:delText>địa cầu</w:delText>
        </w:r>
      </w:del>
      <w:ins w:id="137" w:author="Windows User" w:date="2019-02-20T13:45:00Z">
        <w:r w:rsidR="00F1726B">
          <w:rPr>
            <w:rFonts w:ascii="Times New Roman" w:hAnsi="Times New Roman" w:cs="Times New Roman"/>
            <w:sz w:val="26"/>
            <w:szCs w:val="26"/>
          </w:rPr>
          <w:t>trái đất</w:t>
        </w:r>
      </w:ins>
      <w:del w:id="138" w:author="Windows User" w:date="2019-02-20T13:45:00Z">
        <w:r w:rsidRPr="00283743" w:rsidDel="00F1726B">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 và mặt </w:t>
      </w:r>
      <w:del w:id="139" w:author="Windows User" w:date="2019-02-20T13:45:00Z">
        <w:r w:rsidRPr="00283743" w:rsidDel="00F1726B">
          <w:rPr>
            <w:rFonts w:ascii="Times New Roman" w:hAnsi="Times New Roman" w:cs="Times New Roman"/>
            <w:sz w:val="26"/>
            <w:szCs w:val="26"/>
          </w:rPr>
          <w:delText xml:space="preserve">biểu hiện là </w:delText>
        </w:r>
      </w:del>
      <w:r w:rsidRPr="00283743">
        <w:rPr>
          <w:rFonts w:ascii="Times New Roman" w:hAnsi="Times New Roman" w:cs="Times New Roman"/>
          <w:sz w:val="26"/>
          <w:szCs w:val="26"/>
        </w:rPr>
        <w:t>mặt phẳng</w:t>
      </w:r>
      <w:ins w:id="140" w:author="Windows User" w:date="2019-02-20T13:45:00Z">
        <w:r w:rsidR="00F1726B">
          <w:rPr>
            <w:rFonts w:ascii="Times New Roman" w:hAnsi="Times New Roman" w:cs="Times New Roman"/>
            <w:sz w:val="26"/>
            <w:szCs w:val="26"/>
          </w:rPr>
          <w:t xml:space="preserve"> biểu diễn</w:t>
        </w:r>
      </w:ins>
      <w:r w:rsidRPr="00283743">
        <w:rPr>
          <w:rFonts w:ascii="Times New Roman" w:hAnsi="Times New Roman" w:cs="Times New Roman"/>
          <w:sz w:val="26"/>
          <w:szCs w:val="26"/>
        </w:rPr>
        <w:t xml:space="preserve">, tức là giữa toạ độ địa lý của mặt toán học đại diện cho trái đất và toạ độ phẳng vuông góc trên bản đồ. </w:t>
      </w:r>
      <w:del w:id="141" w:author="Windows User" w:date="2019-02-20T13:46:00Z">
        <w:r w:rsidRPr="00283743" w:rsidDel="00F1726B">
          <w:rPr>
            <w:rFonts w:ascii="Times New Roman" w:hAnsi="Times New Roman" w:cs="Times New Roman"/>
            <w:sz w:val="26"/>
            <w:szCs w:val="26"/>
          </w:rPr>
          <w:delText>Chính v</w:delText>
        </w:r>
      </w:del>
      <w:ins w:id="142" w:author="Windows User" w:date="2019-02-20T13:46:00Z">
        <w:r w:rsidR="00F1726B">
          <w:rPr>
            <w:rFonts w:ascii="Times New Roman" w:hAnsi="Times New Roman" w:cs="Times New Roman"/>
            <w:sz w:val="26"/>
            <w:szCs w:val="26"/>
          </w:rPr>
          <w:t>V</w:t>
        </w:r>
      </w:ins>
      <w:r w:rsidRPr="00283743">
        <w:rPr>
          <w:rFonts w:ascii="Times New Roman" w:hAnsi="Times New Roman" w:cs="Times New Roman"/>
          <w:sz w:val="26"/>
          <w:szCs w:val="26"/>
        </w:rPr>
        <w:t xml:space="preserve">ì thế vấn đề cơ bản của phép chiếu hình lưới kinh tuyến và vĩ tuyến của trái đất lên mặt phẳng bản đồ là xác định  một phép chiếu phù hợp. </w:t>
      </w:r>
    </w:p>
    <w:p w14:paraId="28E4944A" w14:textId="50ECA322"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Lưới chiếu bản đồ là biểu hiện của lưới kinh </w:t>
      </w:r>
      <w:ins w:id="143" w:author="Windows User" w:date="2019-02-20T13:46:00Z">
        <w:r w:rsidR="0066728B">
          <w:rPr>
            <w:rFonts w:ascii="Times New Roman" w:hAnsi="Times New Roman" w:cs="Times New Roman"/>
            <w:sz w:val="26"/>
            <w:szCs w:val="26"/>
          </w:rPr>
          <w:t xml:space="preserve">tuyến, </w:t>
        </w:r>
      </w:ins>
      <w:r w:rsidRPr="00283743">
        <w:rPr>
          <w:rFonts w:ascii="Times New Roman" w:hAnsi="Times New Roman" w:cs="Times New Roman"/>
          <w:sz w:val="26"/>
          <w:szCs w:val="26"/>
        </w:rPr>
        <w:t xml:space="preserve">vĩ tuyến của mặt toán học đại diện cho Trái đất lên bản đồ theo một phép chiếu nào đó. Dựa vào lưới bản đồ người ta có thể xác định được vị trí của </w:t>
      </w:r>
      <w:ins w:id="144" w:author="Windows User" w:date="2019-02-20T13:46:00Z">
        <w:r w:rsidR="0066728B">
          <w:rPr>
            <w:rFonts w:ascii="Times New Roman" w:hAnsi="Times New Roman" w:cs="Times New Roman"/>
            <w:sz w:val="26"/>
            <w:szCs w:val="26"/>
          </w:rPr>
          <w:t xml:space="preserve">một </w:t>
        </w:r>
      </w:ins>
      <w:r w:rsidRPr="00283743">
        <w:rPr>
          <w:rFonts w:ascii="Times New Roman" w:hAnsi="Times New Roman" w:cs="Times New Roman"/>
          <w:sz w:val="26"/>
          <w:szCs w:val="26"/>
        </w:rPr>
        <w:t>điểm bất kỳ trên bản đồ.</w:t>
      </w:r>
    </w:p>
    <w:p w14:paraId="6419A057" w14:textId="4D327C98"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lastRenderedPageBreak/>
        <w:tab/>
        <w:t>Phép chiếu hình trụ được sử dụng phổ biến trong việc xây dựng các bản đồ địa hình tỉ lệ trung bình và tỉ lệ lớn. Phép chiếu hình trụ có thể có trục thẳng đứng hoặc trục nằm ngang. Phép chiếu UTM</w:t>
      </w:r>
      <w:ins w:id="145" w:author="Windows User" w:date="2019-02-20T13:47:00Z">
        <w:r w:rsidR="00514633">
          <w:rPr>
            <w:rFonts w:ascii="Times New Roman" w:hAnsi="Times New Roman" w:cs="Times New Roman"/>
            <w:sz w:val="26"/>
            <w:szCs w:val="26"/>
          </w:rPr>
          <w:t xml:space="preserve"> (</w:t>
        </w:r>
      </w:ins>
      <w:del w:id="146" w:author="Windows User" w:date="2019-02-20T13:47:00Z">
        <w:r w:rsidRPr="00283743" w:rsidDel="00514633">
          <w:rPr>
            <w:rFonts w:ascii="Times New Roman" w:hAnsi="Times New Roman" w:cs="Times New Roman"/>
            <w:sz w:val="26"/>
            <w:szCs w:val="26"/>
          </w:rPr>
          <w:delText>-</w:delText>
        </w:r>
      </w:del>
      <w:r w:rsidRPr="00283743">
        <w:rPr>
          <w:rFonts w:ascii="Times New Roman" w:hAnsi="Times New Roman" w:cs="Times New Roman"/>
          <w:sz w:val="26"/>
          <w:szCs w:val="26"/>
        </w:rPr>
        <w:t>Universal Transverse Mercator</w:t>
      </w:r>
      <w:ins w:id="147" w:author="Windows User" w:date="2019-02-20T13:47:00Z">
        <w:r w:rsidR="00514633">
          <w:rPr>
            <w:rFonts w:ascii="Times New Roman" w:hAnsi="Times New Roman" w:cs="Times New Roman"/>
            <w:sz w:val="26"/>
            <w:szCs w:val="26"/>
          </w:rPr>
          <w:t>)</w:t>
        </w:r>
      </w:ins>
      <w:r w:rsidRPr="00283743">
        <w:rPr>
          <w:rFonts w:ascii="Times New Roman" w:hAnsi="Times New Roman" w:cs="Times New Roman"/>
          <w:sz w:val="26"/>
          <w:szCs w:val="26"/>
        </w:rPr>
        <w:t xml:space="preserve"> thực</w:t>
      </w:r>
      <w:ins w:id="148" w:author="Windows User" w:date="2019-02-20T13:47:00Z">
        <w:r w:rsidR="00514633">
          <w:rPr>
            <w:rFonts w:ascii="Times New Roman" w:hAnsi="Times New Roman" w:cs="Times New Roman"/>
            <w:sz w:val="26"/>
            <w:szCs w:val="26"/>
          </w:rPr>
          <w:t xml:space="preserve"> </w:t>
        </w:r>
      </w:ins>
      <w:del w:id="149" w:author="Windows User" w:date="2019-02-20T13:47:00Z">
        <w:r w:rsidRPr="00283743" w:rsidDel="00514633">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chất </w:t>
      </w:r>
      <w:ins w:id="150" w:author="Windows User" w:date="2019-02-20T13:47:00Z">
        <w:r w:rsidR="00514633">
          <w:rPr>
            <w:rFonts w:ascii="Times New Roman" w:hAnsi="Times New Roman" w:cs="Times New Roman"/>
            <w:sz w:val="26"/>
            <w:szCs w:val="26"/>
          </w:rPr>
          <w:t xml:space="preserve">là </w:t>
        </w:r>
      </w:ins>
      <w:del w:id="151" w:author="Windows User" w:date="2019-02-20T13:47:00Z">
        <w:r w:rsidRPr="00283743" w:rsidDel="00514633">
          <w:rPr>
            <w:rFonts w:ascii="Times New Roman" w:hAnsi="Times New Roman" w:cs="Times New Roman"/>
            <w:sz w:val="26"/>
            <w:szCs w:val="26"/>
          </w:rPr>
          <w:delText xml:space="preserve">tương đương </w:delText>
        </w:r>
      </w:del>
      <w:r w:rsidRPr="00283743">
        <w:rPr>
          <w:rFonts w:ascii="Times New Roman" w:hAnsi="Times New Roman" w:cs="Times New Roman"/>
          <w:sz w:val="26"/>
          <w:szCs w:val="26"/>
        </w:rPr>
        <w:t xml:space="preserve">phép chiếu Gauss. </w:t>
      </w:r>
    </w:p>
    <w:p w14:paraId="4629120E" w14:textId="77777777" w:rsidR="007B58AF" w:rsidRPr="00283743" w:rsidRDefault="007B58AF" w:rsidP="007E6A1E">
      <w:pPr>
        <w:pStyle w:val="Heading4"/>
        <w:numPr>
          <w:ilvl w:val="2"/>
          <w:numId w:val="38"/>
        </w:numPr>
        <w:rPr>
          <w:szCs w:val="26"/>
        </w:rPr>
        <w:pPrChange w:id="152" w:author="Windows User" w:date="2019-02-20T13:24:00Z">
          <w:pPr>
            <w:pStyle w:val="Heading4"/>
            <w:numPr>
              <w:ilvl w:val="2"/>
              <w:numId w:val="39"/>
            </w:numPr>
            <w:ind w:left="720" w:hanging="720"/>
          </w:pPr>
        </w:pPrChange>
      </w:pPr>
      <w:r w:rsidRPr="00283743">
        <w:rPr>
          <w:szCs w:val="26"/>
        </w:rPr>
        <w:t>Phép chiếu hình trụ ngang đồng góc Gauss –Kruger</w:t>
      </w:r>
    </w:p>
    <w:p w14:paraId="30A684DE" w14:textId="3013D415"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Đầu thế kỷ XIX, nhà toán học người Đức K.F.Gauss</w:t>
      </w:r>
      <w:ins w:id="153" w:author="Windows User" w:date="2019-02-20T13:48:00Z">
        <w:r w:rsidR="00514633">
          <w:rPr>
            <w:rFonts w:ascii="Times New Roman" w:hAnsi="Times New Roman" w:cs="Times New Roman"/>
            <w:sz w:val="26"/>
            <w:szCs w:val="26"/>
          </w:rPr>
          <w:t xml:space="preserve"> (30/04/1777 – 23/02/1855)</w:t>
        </w:r>
      </w:ins>
      <w:r w:rsidRPr="00283743">
        <w:rPr>
          <w:rFonts w:ascii="Times New Roman" w:hAnsi="Times New Roman" w:cs="Times New Roman"/>
          <w:sz w:val="26"/>
          <w:szCs w:val="26"/>
        </w:rPr>
        <w:t xml:space="preserve"> đã công bố lí thuyết về phép chiếu đồng góc sau đó giáo sư  L.Kruger</w:t>
      </w:r>
      <w:ins w:id="154" w:author="Windows User" w:date="2019-02-20T13:49:00Z">
        <w:r w:rsidR="00514633">
          <w:rPr>
            <w:rFonts w:ascii="Times New Roman" w:hAnsi="Times New Roman" w:cs="Times New Roman"/>
            <w:sz w:val="26"/>
            <w:szCs w:val="26"/>
          </w:rPr>
          <w:t xml:space="preserve"> (21/09/1857 – 01/06/1923)</w:t>
        </w:r>
      </w:ins>
      <w:r w:rsidRPr="00283743">
        <w:rPr>
          <w:rFonts w:ascii="Times New Roman" w:hAnsi="Times New Roman" w:cs="Times New Roman"/>
          <w:sz w:val="26"/>
          <w:szCs w:val="26"/>
        </w:rPr>
        <w:t xml:space="preserve"> đã cụ thể hoá và tìm ra công thức cho cho phép chiếu hình trụ ngang đồng góc vào năm 1912. Vì vậy, phép chiếu này có tên gọi là Gauss-Kruger (đôi khi còn gọi là phép chiếu Gauss). Phép chiếu này được sử dụng ở nước ta để tính toạ độ phẳng cho các điểm khống chế trắc địa và chia mảnh hệ thống bản đồ cơ bản nhà nước</w:t>
      </w:r>
      <w:del w:id="155" w:author="Windows User" w:date="2019-02-20T13:50:00Z">
        <w:r w:rsidRPr="00283743" w:rsidDel="00AF3D59">
          <w:rPr>
            <w:rFonts w:ascii="Times New Roman" w:hAnsi="Times New Roman" w:cs="Times New Roman"/>
            <w:sz w:val="26"/>
            <w:szCs w:val="26"/>
          </w:rPr>
          <w:delText xml:space="preserve"> theo hệ toạ độ Gauss</w:delText>
        </w:r>
      </w:del>
      <w:r w:rsidRPr="00283743">
        <w:rPr>
          <w:rFonts w:ascii="Times New Roman" w:hAnsi="Times New Roman" w:cs="Times New Roman"/>
          <w:sz w:val="26"/>
          <w:szCs w:val="26"/>
        </w:rPr>
        <w:t>.</w:t>
      </w:r>
    </w:p>
    <w:p w14:paraId="7F44140F" w14:textId="65F17C5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Bản chất của phép chiếu Gauss-Kruger </w:t>
      </w:r>
      <w:del w:id="156" w:author="Windows User" w:date="2019-02-20T13:50:00Z">
        <w:r w:rsidRPr="00283743" w:rsidDel="00AF3D59">
          <w:rPr>
            <w:rFonts w:ascii="Times New Roman" w:hAnsi="Times New Roman" w:cs="Times New Roman"/>
            <w:sz w:val="26"/>
            <w:szCs w:val="26"/>
          </w:rPr>
          <w:delText xml:space="preserve">chính </w:delText>
        </w:r>
      </w:del>
      <w:r w:rsidRPr="00283743">
        <w:rPr>
          <w:rFonts w:ascii="Times New Roman" w:hAnsi="Times New Roman" w:cs="Times New Roman"/>
          <w:sz w:val="26"/>
          <w:szCs w:val="26"/>
        </w:rPr>
        <w:t xml:space="preserve">là xác định hệ thức toán học của mối liên hệ giữa toạ độ địa lý của các điểm trên bề mặt Ellipsoid và toạ độ vuông góc phẳng tương ứng trên mặt phẳng bản đồ, </w:t>
      </w:r>
      <w:del w:id="157" w:author="Windows User" w:date="2019-02-20T13:50:00Z">
        <w:r w:rsidRPr="00283743" w:rsidDel="00AF3D59">
          <w:rPr>
            <w:rFonts w:ascii="Times New Roman" w:hAnsi="Times New Roman" w:cs="Times New Roman"/>
            <w:sz w:val="26"/>
            <w:szCs w:val="26"/>
          </w:rPr>
          <w:delText xml:space="preserve">chính </w:delText>
        </w:r>
      </w:del>
      <w:r w:rsidRPr="00283743">
        <w:rPr>
          <w:rFonts w:ascii="Times New Roman" w:hAnsi="Times New Roman" w:cs="Times New Roman"/>
          <w:sz w:val="26"/>
          <w:szCs w:val="26"/>
        </w:rPr>
        <w:t>vì thế toạ độ vuông góc trên bản đồ cơ bản nhà nước</w:t>
      </w:r>
      <w:ins w:id="158" w:author="Windows User" w:date="2019-02-20T13:51:00Z">
        <w:r w:rsidR="00AF3D59">
          <w:rPr>
            <w:rFonts w:ascii="Times New Roman" w:hAnsi="Times New Roman" w:cs="Times New Roman"/>
            <w:sz w:val="26"/>
            <w:szCs w:val="26"/>
          </w:rPr>
          <w:t xml:space="preserve"> Việt Nam</w:t>
        </w:r>
      </w:ins>
      <w:r w:rsidRPr="00283743">
        <w:rPr>
          <w:rFonts w:ascii="Times New Roman" w:hAnsi="Times New Roman" w:cs="Times New Roman"/>
          <w:sz w:val="26"/>
          <w:szCs w:val="26"/>
        </w:rPr>
        <w:t xml:space="preserve"> còn gọi là toạ độ Gauss-Kruger.</w:t>
      </w:r>
    </w:p>
    <w:p w14:paraId="71C2745D" w14:textId="3EEB79AD"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Nếu đặt hình trụ nằm ngang thì trục của hình trụ nằm trong mặt phẳng xích đạo, đi qua tâm của Ellipsoid trái đất và tiếp xúc với </w:t>
      </w:r>
      <w:del w:id="159" w:author="Windows User" w:date="2019-02-20T13:51:00Z">
        <w:r w:rsidRPr="00283743" w:rsidDel="00AF3D59">
          <w:rPr>
            <w:rFonts w:ascii="Times New Roman" w:hAnsi="Times New Roman" w:cs="Times New Roman"/>
            <w:sz w:val="26"/>
            <w:szCs w:val="26"/>
          </w:rPr>
          <w:delText xml:space="preserve">với </w:delText>
        </w:r>
      </w:del>
      <w:r w:rsidRPr="00283743">
        <w:rPr>
          <w:rFonts w:ascii="Times New Roman" w:hAnsi="Times New Roman" w:cs="Times New Roman"/>
          <w:sz w:val="26"/>
          <w:szCs w:val="26"/>
        </w:rPr>
        <w:t xml:space="preserve">mặt này theo một đường kinh tuyến nào đó. Đường kinh tuyến này không bị sai số trong phép chiếu, các kinh tuyến nằm cách kinh tuyến tiếp xúc về phía đông và phía tây đều bị sai số khi chiếu lên mặt phẳng bản đồ. </w:t>
      </w:r>
    </w:p>
    <w:p w14:paraId="4BF709CC" w14:textId="77777777" w:rsidR="007B58AF" w:rsidRPr="00283743" w:rsidRDefault="007B58AF" w:rsidP="007B58AF">
      <w:pPr>
        <w:spacing w:before="120" w:after="120"/>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862016" behindDoc="0" locked="0" layoutInCell="1" allowOverlap="1" wp14:anchorId="54AB7626" wp14:editId="50E06E24">
                <wp:simplePos x="0" y="0"/>
                <wp:positionH relativeFrom="column">
                  <wp:posOffset>459740</wp:posOffset>
                </wp:positionH>
                <wp:positionV relativeFrom="paragraph">
                  <wp:posOffset>128905</wp:posOffset>
                </wp:positionV>
                <wp:extent cx="4406265" cy="2463800"/>
                <wp:effectExtent l="7620" t="8255" r="5715" b="4445"/>
                <wp:wrapNone/>
                <wp:docPr id="2474" name="Group 2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6265" cy="2463800"/>
                          <a:chOff x="1985" y="7615"/>
                          <a:chExt cx="4680" cy="3645"/>
                        </a:xfrm>
                      </wpg:grpSpPr>
                      <wps:wsp>
                        <wps:cNvPr id="2475" name="Freeform 1660"/>
                        <wps:cNvSpPr>
                          <a:spLocks/>
                        </wps:cNvSpPr>
                        <wps:spPr bwMode="auto">
                          <a:xfrm>
                            <a:off x="3259" y="8070"/>
                            <a:ext cx="2222" cy="2226"/>
                          </a:xfrm>
                          <a:custGeom>
                            <a:avLst/>
                            <a:gdLst>
                              <a:gd name="T0" fmla="*/ 1025 w 2222"/>
                              <a:gd name="T1" fmla="*/ 5 h 2226"/>
                              <a:gd name="T2" fmla="*/ 915 w 2222"/>
                              <a:gd name="T3" fmla="*/ 20 h 2226"/>
                              <a:gd name="T4" fmla="*/ 807 w 2222"/>
                              <a:gd name="T5" fmla="*/ 44 h 2226"/>
                              <a:gd name="T6" fmla="*/ 704 w 2222"/>
                              <a:gd name="T7" fmla="*/ 80 h 2226"/>
                              <a:gd name="T8" fmla="*/ 534 w 2222"/>
                              <a:gd name="T9" fmla="*/ 163 h 2226"/>
                              <a:gd name="T10" fmla="*/ 364 w 2222"/>
                              <a:gd name="T11" fmla="*/ 290 h 2226"/>
                              <a:gd name="T12" fmla="*/ 220 w 2222"/>
                              <a:gd name="T13" fmla="*/ 448 h 2226"/>
                              <a:gd name="T14" fmla="*/ 110 w 2222"/>
                              <a:gd name="T15" fmla="*/ 630 h 2226"/>
                              <a:gd name="T16" fmla="*/ 57 w 2222"/>
                              <a:gd name="T17" fmla="*/ 757 h 2226"/>
                              <a:gd name="T18" fmla="*/ 29 w 2222"/>
                              <a:gd name="T19" fmla="*/ 863 h 2226"/>
                              <a:gd name="T20" fmla="*/ 10 w 2222"/>
                              <a:gd name="T21" fmla="*/ 973 h 2226"/>
                              <a:gd name="T22" fmla="*/ 0 w 2222"/>
                              <a:gd name="T23" fmla="*/ 1086 h 2226"/>
                              <a:gd name="T24" fmla="*/ 2 w 2222"/>
                              <a:gd name="T25" fmla="*/ 1201 h 2226"/>
                              <a:gd name="T26" fmla="*/ 17 w 2222"/>
                              <a:gd name="T27" fmla="*/ 1311 h 2226"/>
                              <a:gd name="T28" fmla="*/ 43 w 2222"/>
                              <a:gd name="T29" fmla="*/ 1419 h 2226"/>
                              <a:gd name="T30" fmla="*/ 77 w 2222"/>
                              <a:gd name="T31" fmla="*/ 1522 h 2226"/>
                              <a:gd name="T32" fmla="*/ 160 w 2222"/>
                              <a:gd name="T33" fmla="*/ 1692 h 2226"/>
                              <a:gd name="T34" fmla="*/ 290 w 2222"/>
                              <a:gd name="T35" fmla="*/ 1862 h 2226"/>
                              <a:gd name="T36" fmla="*/ 445 w 2222"/>
                              <a:gd name="T37" fmla="*/ 2005 h 2226"/>
                              <a:gd name="T38" fmla="*/ 630 w 2222"/>
                              <a:gd name="T39" fmla="*/ 2116 h 2226"/>
                              <a:gd name="T40" fmla="*/ 754 w 2222"/>
                              <a:gd name="T41" fmla="*/ 2168 h 2226"/>
                              <a:gd name="T42" fmla="*/ 860 w 2222"/>
                              <a:gd name="T43" fmla="*/ 2197 h 2226"/>
                              <a:gd name="T44" fmla="*/ 970 w 2222"/>
                              <a:gd name="T45" fmla="*/ 2216 h 2226"/>
                              <a:gd name="T46" fmla="*/ 1082 w 2222"/>
                              <a:gd name="T47" fmla="*/ 2226 h 2226"/>
                              <a:gd name="T48" fmla="*/ 1197 w 2222"/>
                              <a:gd name="T49" fmla="*/ 2223 h 2226"/>
                              <a:gd name="T50" fmla="*/ 1308 w 2222"/>
                              <a:gd name="T51" fmla="*/ 2209 h 2226"/>
                              <a:gd name="T52" fmla="*/ 1415 w 2222"/>
                              <a:gd name="T53" fmla="*/ 2185 h 2226"/>
                              <a:gd name="T54" fmla="*/ 1518 w 2222"/>
                              <a:gd name="T55" fmla="*/ 2149 h 2226"/>
                              <a:gd name="T56" fmla="*/ 1688 w 2222"/>
                              <a:gd name="T57" fmla="*/ 2065 h 2226"/>
                              <a:gd name="T58" fmla="*/ 1858 w 2222"/>
                              <a:gd name="T59" fmla="*/ 1938 h 2226"/>
                              <a:gd name="T60" fmla="*/ 2002 w 2222"/>
                              <a:gd name="T61" fmla="*/ 1780 h 2226"/>
                              <a:gd name="T62" fmla="*/ 2112 w 2222"/>
                              <a:gd name="T63" fmla="*/ 1596 h 2226"/>
                              <a:gd name="T64" fmla="*/ 2165 w 2222"/>
                              <a:gd name="T65" fmla="*/ 1471 h 2226"/>
                              <a:gd name="T66" fmla="*/ 2194 w 2222"/>
                              <a:gd name="T67" fmla="*/ 1366 h 2226"/>
                              <a:gd name="T68" fmla="*/ 2213 w 2222"/>
                              <a:gd name="T69" fmla="*/ 1256 h 2226"/>
                              <a:gd name="T70" fmla="*/ 2222 w 2222"/>
                              <a:gd name="T71" fmla="*/ 1143 h 2226"/>
                              <a:gd name="T72" fmla="*/ 2220 w 2222"/>
                              <a:gd name="T73" fmla="*/ 1028 h 2226"/>
                              <a:gd name="T74" fmla="*/ 2206 w 2222"/>
                              <a:gd name="T75" fmla="*/ 918 h 2226"/>
                              <a:gd name="T76" fmla="*/ 2179 w 2222"/>
                              <a:gd name="T77" fmla="*/ 810 h 2226"/>
                              <a:gd name="T78" fmla="*/ 2146 w 2222"/>
                              <a:gd name="T79" fmla="*/ 705 h 2226"/>
                              <a:gd name="T80" fmla="*/ 2062 w 2222"/>
                              <a:gd name="T81" fmla="*/ 537 h 2226"/>
                              <a:gd name="T82" fmla="*/ 1933 w 2222"/>
                              <a:gd name="T83" fmla="*/ 367 h 2226"/>
                              <a:gd name="T84" fmla="*/ 1777 w 2222"/>
                              <a:gd name="T85" fmla="*/ 223 h 2226"/>
                              <a:gd name="T86" fmla="*/ 1593 w 2222"/>
                              <a:gd name="T87" fmla="*/ 111 h 2226"/>
                              <a:gd name="T88" fmla="*/ 1468 w 2222"/>
                              <a:gd name="T89" fmla="*/ 60 h 2226"/>
                              <a:gd name="T90" fmla="*/ 1363 w 2222"/>
                              <a:gd name="T91" fmla="*/ 29 h 2226"/>
                              <a:gd name="T92" fmla="*/ 1252 w 2222"/>
                              <a:gd name="T93" fmla="*/ 10 h 2226"/>
                              <a:gd name="T94" fmla="*/ 1140 w 2222"/>
                              <a:gd name="T95" fmla="*/ 0 h 2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222" h="2226">
                                <a:moveTo>
                                  <a:pt x="1111" y="0"/>
                                </a:moveTo>
                                <a:lnTo>
                                  <a:pt x="1082" y="3"/>
                                </a:lnTo>
                                <a:lnTo>
                                  <a:pt x="1054" y="3"/>
                                </a:lnTo>
                                <a:lnTo>
                                  <a:pt x="1025" y="5"/>
                                </a:lnTo>
                                <a:lnTo>
                                  <a:pt x="999" y="8"/>
                                </a:lnTo>
                                <a:lnTo>
                                  <a:pt x="970" y="10"/>
                                </a:lnTo>
                                <a:lnTo>
                                  <a:pt x="941" y="15"/>
                                </a:lnTo>
                                <a:lnTo>
                                  <a:pt x="915" y="20"/>
                                </a:lnTo>
                                <a:lnTo>
                                  <a:pt x="888" y="24"/>
                                </a:lnTo>
                                <a:lnTo>
                                  <a:pt x="860" y="29"/>
                                </a:lnTo>
                                <a:lnTo>
                                  <a:pt x="833" y="36"/>
                                </a:lnTo>
                                <a:lnTo>
                                  <a:pt x="807" y="44"/>
                                </a:lnTo>
                                <a:lnTo>
                                  <a:pt x="781" y="51"/>
                                </a:lnTo>
                                <a:lnTo>
                                  <a:pt x="754" y="60"/>
                                </a:lnTo>
                                <a:lnTo>
                                  <a:pt x="728" y="70"/>
                                </a:lnTo>
                                <a:lnTo>
                                  <a:pt x="704" y="80"/>
                                </a:lnTo>
                                <a:lnTo>
                                  <a:pt x="678" y="89"/>
                                </a:lnTo>
                                <a:lnTo>
                                  <a:pt x="630" y="111"/>
                                </a:lnTo>
                                <a:lnTo>
                                  <a:pt x="582" y="135"/>
                                </a:lnTo>
                                <a:lnTo>
                                  <a:pt x="534" y="163"/>
                                </a:lnTo>
                                <a:lnTo>
                                  <a:pt x="491" y="192"/>
                                </a:lnTo>
                                <a:lnTo>
                                  <a:pt x="445" y="223"/>
                                </a:lnTo>
                                <a:lnTo>
                                  <a:pt x="405" y="254"/>
                                </a:lnTo>
                                <a:lnTo>
                                  <a:pt x="364" y="290"/>
                                </a:lnTo>
                                <a:lnTo>
                                  <a:pt x="326" y="326"/>
                                </a:lnTo>
                                <a:lnTo>
                                  <a:pt x="290" y="367"/>
                                </a:lnTo>
                                <a:lnTo>
                                  <a:pt x="254" y="405"/>
                                </a:lnTo>
                                <a:lnTo>
                                  <a:pt x="220" y="448"/>
                                </a:lnTo>
                                <a:lnTo>
                                  <a:pt x="189" y="492"/>
                                </a:lnTo>
                                <a:lnTo>
                                  <a:pt x="160" y="537"/>
                                </a:lnTo>
                                <a:lnTo>
                                  <a:pt x="134" y="583"/>
                                </a:lnTo>
                                <a:lnTo>
                                  <a:pt x="110" y="630"/>
                                </a:lnTo>
                                <a:lnTo>
                                  <a:pt x="86" y="681"/>
                                </a:lnTo>
                                <a:lnTo>
                                  <a:pt x="77" y="705"/>
                                </a:lnTo>
                                <a:lnTo>
                                  <a:pt x="67" y="731"/>
                                </a:lnTo>
                                <a:lnTo>
                                  <a:pt x="57" y="757"/>
                                </a:lnTo>
                                <a:lnTo>
                                  <a:pt x="50" y="784"/>
                                </a:lnTo>
                                <a:lnTo>
                                  <a:pt x="43" y="810"/>
                                </a:lnTo>
                                <a:lnTo>
                                  <a:pt x="36" y="836"/>
                                </a:lnTo>
                                <a:lnTo>
                                  <a:pt x="29" y="863"/>
                                </a:lnTo>
                                <a:lnTo>
                                  <a:pt x="22" y="889"/>
                                </a:lnTo>
                                <a:lnTo>
                                  <a:pt x="17" y="918"/>
                                </a:lnTo>
                                <a:lnTo>
                                  <a:pt x="12" y="944"/>
                                </a:lnTo>
                                <a:lnTo>
                                  <a:pt x="10" y="973"/>
                                </a:lnTo>
                                <a:lnTo>
                                  <a:pt x="5" y="999"/>
                                </a:lnTo>
                                <a:lnTo>
                                  <a:pt x="2" y="1028"/>
                                </a:lnTo>
                                <a:lnTo>
                                  <a:pt x="0" y="1057"/>
                                </a:lnTo>
                                <a:lnTo>
                                  <a:pt x="0" y="1086"/>
                                </a:lnTo>
                                <a:lnTo>
                                  <a:pt x="0" y="1114"/>
                                </a:lnTo>
                                <a:lnTo>
                                  <a:pt x="0" y="1143"/>
                                </a:lnTo>
                                <a:lnTo>
                                  <a:pt x="2" y="1172"/>
                                </a:lnTo>
                                <a:lnTo>
                                  <a:pt x="2" y="1201"/>
                                </a:lnTo>
                                <a:lnTo>
                                  <a:pt x="5" y="1227"/>
                                </a:lnTo>
                                <a:lnTo>
                                  <a:pt x="10" y="1256"/>
                                </a:lnTo>
                                <a:lnTo>
                                  <a:pt x="12" y="1282"/>
                                </a:lnTo>
                                <a:lnTo>
                                  <a:pt x="17" y="1311"/>
                                </a:lnTo>
                                <a:lnTo>
                                  <a:pt x="22" y="1337"/>
                                </a:lnTo>
                                <a:lnTo>
                                  <a:pt x="29" y="1366"/>
                                </a:lnTo>
                                <a:lnTo>
                                  <a:pt x="36" y="1392"/>
                                </a:lnTo>
                                <a:lnTo>
                                  <a:pt x="43" y="1419"/>
                                </a:lnTo>
                                <a:lnTo>
                                  <a:pt x="50" y="1445"/>
                                </a:lnTo>
                                <a:lnTo>
                                  <a:pt x="57" y="1471"/>
                                </a:lnTo>
                                <a:lnTo>
                                  <a:pt x="67" y="1495"/>
                                </a:lnTo>
                                <a:lnTo>
                                  <a:pt x="77" y="1522"/>
                                </a:lnTo>
                                <a:lnTo>
                                  <a:pt x="86" y="1548"/>
                                </a:lnTo>
                                <a:lnTo>
                                  <a:pt x="110" y="1596"/>
                                </a:lnTo>
                                <a:lnTo>
                                  <a:pt x="134" y="1644"/>
                                </a:lnTo>
                                <a:lnTo>
                                  <a:pt x="160" y="1692"/>
                                </a:lnTo>
                                <a:lnTo>
                                  <a:pt x="189" y="1735"/>
                                </a:lnTo>
                                <a:lnTo>
                                  <a:pt x="220" y="1780"/>
                                </a:lnTo>
                                <a:lnTo>
                                  <a:pt x="254" y="1821"/>
                                </a:lnTo>
                                <a:lnTo>
                                  <a:pt x="290" y="1862"/>
                                </a:lnTo>
                                <a:lnTo>
                                  <a:pt x="326" y="1900"/>
                                </a:lnTo>
                                <a:lnTo>
                                  <a:pt x="364" y="1938"/>
                                </a:lnTo>
                                <a:lnTo>
                                  <a:pt x="405" y="1972"/>
                                </a:lnTo>
                                <a:lnTo>
                                  <a:pt x="445" y="2005"/>
                                </a:lnTo>
                                <a:lnTo>
                                  <a:pt x="491" y="2037"/>
                                </a:lnTo>
                                <a:lnTo>
                                  <a:pt x="534" y="2065"/>
                                </a:lnTo>
                                <a:lnTo>
                                  <a:pt x="582" y="2092"/>
                                </a:lnTo>
                                <a:lnTo>
                                  <a:pt x="630" y="2116"/>
                                </a:lnTo>
                                <a:lnTo>
                                  <a:pt x="678" y="2140"/>
                                </a:lnTo>
                                <a:lnTo>
                                  <a:pt x="704" y="2149"/>
                                </a:lnTo>
                                <a:lnTo>
                                  <a:pt x="728" y="2159"/>
                                </a:lnTo>
                                <a:lnTo>
                                  <a:pt x="754" y="2168"/>
                                </a:lnTo>
                                <a:lnTo>
                                  <a:pt x="781" y="2175"/>
                                </a:lnTo>
                                <a:lnTo>
                                  <a:pt x="807" y="2183"/>
                                </a:lnTo>
                                <a:lnTo>
                                  <a:pt x="833" y="2190"/>
                                </a:lnTo>
                                <a:lnTo>
                                  <a:pt x="860" y="2197"/>
                                </a:lnTo>
                                <a:lnTo>
                                  <a:pt x="886" y="2204"/>
                                </a:lnTo>
                                <a:lnTo>
                                  <a:pt x="915" y="2209"/>
                                </a:lnTo>
                                <a:lnTo>
                                  <a:pt x="941" y="2214"/>
                                </a:lnTo>
                                <a:lnTo>
                                  <a:pt x="970" y="2216"/>
                                </a:lnTo>
                                <a:lnTo>
                                  <a:pt x="999" y="2221"/>
                                </a:lnTo>
                                <a:lnTo>
                                  <a:pt x="1025" y="2223"/>
                                </a:lnTo>
                                <a:lnTo>
                                  <a:pt x="1054" y="2223"/>
                                </a:lnTo>
                                <a:lnTo>
                                  <a:pt x="1082" y="2226"/>
                                </a:lnTo>
                                <a:lnTo>
                                  <a:pt x="1111" y="2226"/>
                                </a:lnTo>
                                <a:lnTo>
                                  <a:pt x="1140" y="2226"/>
                                </a:lnTo>
                                <a:lnTo>
                                  <a:pt x="1169" y="2226"/>
                                </a:lnTo>
                                <a:lnTo>
                                  <a:pt x="1197" y="2223"/>
                                </a:lnTo>
                                <a:lnTo>
                                  <a:pt x="1224" y="2221"/>
                                </a:lnTo>
                                <a:lnTo>
                                  <a:pt x="1252" y="2216"/>
                                </a:lnTo>
                                <a:lnTo>
                                  <a:pt x="1281" y="2214"/>
                                </a:lnTo>
                                <a:lnTo>
                                  <a:pt x="1308" y="2209"/>
                                </a:lnTo>
                                <a:lnTo>
                                  <a:pt x="1336" y="2204"/>
                                </a:lnTo>
                                <a:lnTo>
                                  <a:pt x="1363" y="2197"/>
                                </a:lnTo>
                                <a:lnTo>
                                  <a:pt x="1389" y="2192"/>
                                </a:lnTo>
                                <a:lnTo>
                                  <a:pt x="1415" y="2185"/>
                                </a:lnTo>
                                <a:lnTo>
                                  <a:pt x="1442" y="2175"/>
                                </a:lnTo>
                                <a:lnTo>
                                  <a:pt x="1468" y="2168"/>
                                </a:lnTo>
                                <a:lnTo>
                                  <a:pt x="1494" y="2159"/>
                                </a:lnTo>
                                <a:lnTo>
                                  <a:pt x="1518" y="2149"/>
                                </a:lnTo>
                                <a:lnTo>
                                  <a:pt x="1545" y="2140"/>
                                </a:lnTo>
                                <a:lnTo>
                                  <a:pt x="1593" y="2116"/>
                                </a:lnTo>
                                <a:lnTo>
                                  <a:pt x="1640" y="2092"/>
                                </a:lnTo>
                                <a:lnTo>
                                  <a:pt x="1688" y="2065"/>
                                </a:lnTo>
                                <a:lnTo>
                                  <a:pt x="1731" y="2037"/>
                                </a:lnTo>
                                <a:lnTo>
                                  <a:pt x="1777" y="2005"/>
                                </a:lnTo>
                                <a:lnTo>
                                  <a:pt x="1818" y="1972"/>
                                </a:lnTo>
                                <a:lnTo>
                                  <a:pt x="1858" y="1938"/>
                                </a:lnTo>
                                <a:lnTo>
                                  <a:pt x="1897" y="1900"/>
                                </a:lnTo>
                                <a:lnTo>
                                  <a:pt x="1933" y="1862"/>
                                </a:lnTo>
                                <a:lnTo>
                                  <a:pt x="1969" y="1821"/>
                                </a:lnTo>
                                <a:lnTo>
                                  <a:pt x="2002" y="1780"/>
                                </a:lnTo>
                                <a:lnTo>
                                  <a:pt x="2033" y="1735"/>
                                </a:lnTo>
                                <a:lnTo>
                                  <a:pt x="2062" y="1692"/>
                                </a:lnTo>
                                <a:lnTo>
                                  <a:pt x="2088" y="1644"/>
                                </a:lnTo>
                                <a:lnTo>
                                  <a:pt x="2112" y="1596"/>
                                </a:lnTo>
                                <a:lnTo>
                                  <a:pt x="2134" y="1545"/>
                                </a:lnTo>
                                <a:lnTo>
                                  <a:pt x="2146" y="1522"/>
                                </a:lnTo>
                                <a:lnTo>
                                  <a:pt x="2155" y="1495"/>
                                </a:lnTo>
                                <a:lnTo>
                                  <a:pt x="2165" y="1471"/>
                                </a:lnTo>
                                <a:lnTo>
                                  <a:pt x="2172" y="1445"/>
                                </a:lnTo>
                                <a:lnTo>
                                  <a:pt x="2179" y="1419"/>
                                </a:lnTo>
                                <a:lnTo>
                                  <a:pt x="2186" y="1392"/>
                                </a:lnTo>
                                <a:lnTo>
                                  <a:pt x="2194" y="1366"/>
                                </a:lnTo>
                                <a:lnTo>
                                  <a:pt x="2198" y="1337"/>
                                </a:lnTo>
                                <a:lnTo>
                                  <a:pt x="2206" y="1311"/>
                                </a:lnTo>
                                <a:lnTo>
                                  <a:pt x="2210" y="1282"/>
                                </a:lnTo>
                                <a:lnTo>
                                  <a:pt x="2213" y="1256"/>
                                </a:lnTo>
                                <a:lnTo>
                                  <a:pt x="2215" y="1227"/>
                                </a:lnTo>
                                <a:lnTo>
                                  <a:pt x="2218" y="1198"/>
                                </a:lnTo>
                                <a:lnTo>
                                  <a:pt x="2220" y="1172"/>
                                </a:lnTo>
                                <a:lnTo>
                                  <a:pt x="2222" y="1143"/>
                                </a:lnTo>
                                <a:lnTo>
                                  <a:pt x="2222" y="1114"/>
                                </a:lnTo>
                                <a:lnTo>
                                  <a:pt x="2222" y="1086"/>
                                </a:lnTo>
                                <a:lnTo>
                                  <a:pt x="2220" y="1057"/>
                                </a:lnTo>
                                <a:lnTo>
                                  <a:pt x="2220" y="1028"/>
                                </a:lnTo>
                                <a:lnTo>
                                  <a:pt x="2218" y="999"/>
                                </a:lnTo>
                                <a:lnTo>
                                  <a:pt x="2213" y="973"/>
                                </a:lnTo>
                                <a:lnTo>
                                  <a:pt x="2210" y="944"/>
                                </a:lnTo>
                                <a:lnTo>
                                  <a:pt x="2206" y="918"/>
                                </a:lnTo>
                                <a:lnTo>
                                  <a:pt x="2201" y="889"/>
                                </a:lnTo>
                                <a:lnTo>
                                  <a:pt x="2194" y="863"/>
                                </a:lnTo>
                                <a:lnTo>
                                  <a:pt x="2186" y="836"/>
                                </a:lnTo>
                                <a:lnTo>
                                  <a:pt x="2179" y="810"/>
                                </a:lnTo>
                                <a:lnTo>
                                  <a:pt x="2172" y="784"/>
                                </a:lnTo>
                                <a:lnTo>
                                  <a:pt x="2165" y="757"/>
                                </a:lnTo>
                                <a:lnTo>
                                  <a:pt x="2155" y="731"/>
                                </a:lnTo>
                                <a:lnTo>
                                  <a:pt x="2146" y="705"/>
                                </a:lnTo>
                                <a:lnTo>
                                  <a:pt x="2136" y="681"/>
                                </a:lnTo>
                                <a:lnTo>
                                  <a:pt x="2112" y="630"/>
                                </a:lnTo>
                                <a:lnTo>
                                  <a:pt x="2088" y="583"/>
                                </a:lnTo>
                                <a:lnTo>
                                  <a:pt x="2062" y="537"/>
                                </a:lnTo>
                                <a:lnTo>
                                  <a:pt x="2033" y="492"/>
                                </a:lnTo>
                                <a:lnTo>
                                  <a:pt x="2002" y="448"/>
                                </a:lnTo>
                                <a:lnTo>
                                  <a:pt x="1969" y="405"/>
                                </a:lnTo>
                                <a:lnTo>
                                  <a:pt x="1933" y="367"/>
                                </a:lnTo>
                                <a:lnTo>
                                  <a:pt x="1897" y="326"/>
                                </a:lnTo>
                                <a:lnTo>
                                  <a:pt x="1858" y="290"/>
                                </a:lnTo>
                                <a:lnTo>
                                  <a:pt x="1818" y="254"/>
                                </a:lnTo>
                                <a:lnTo>
                                  <a:pt x="1777" y="223"/>
                                </a:lnTo>
                                <a:lnTo>
                                  <a:pt x="1731" y="192"/>
                                </a:lnTo>
                                <a:lnTo>
                                  <a:pt x="1688" y="163"/>
                                </a:lnTo>
                                <a:lnTo>
                                  <a:pt x="1640" y="135"/>
                                </a:lnTo>
                                <a:lnTo>
                                  <a:pt x="1593" y="111"/>
                                </a:lnTo>
                                <a:lnTo>
                                  <a:pt x="1545" y="89"/>
                                </a:lnTo>
                                <a:lnTo>
                                  <a:pt x="1518" y="80"/>
                                </a:lnTo>
                                <a:lnTo>
                                  <a:pt x="1494" y="70"/>
                                </a:lnTo>
                                <a:lnTo>
                                  <a:pt x="1468" y="60"/>
                                </a:lnTo>
                                <a:lnTo>
                                  <a:pt x="1442" y="51"/>
                                </a:lnTo>
                                <a:lnTo>
                                  <a:pt x="1415" y="44"/>
                                </a:lnTo>
                                <a:lnTo>
                                  <a:pt x="1389" y="36"/>
                                </a:lnTo>
                                <a:lnTo>
                                  <a:pt x="1363" y="29"/>
                                </a:lnTo>
                                <a:lnTo>
                                  <a:pt x="1334" y="24"/>
                                </a:lnTo>
                                <a:lnTo>
                                  <a:pt x="1308" y="20"/>
                                </a:lnTo>
                                <a:lnTo>
                                  <a:pt x="1281" y="15"/>
                                </a:lnTo>
                                <a:lnTo>
                                  <a:pt x="1252" y="10"/>
                                </a:lnTo>
                                <a:lnTo>
                                  <a:pt x="1224" y="8"/>
                                </a:lnTo>
                                <a:lnTo>
                                  <a:pt x="1197" y="5"/>
                                </a:lnTo>
                                <a:lnTo>
                                  <a:pt x="1169" y="3"/>
                                </a:lnTo>
                                <a:lnTo>
                                  <a:pt x="1140" y="0"/>
                                </a:lnTo>
                                <a:lnTo>
                                  <a:pt x="111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6" name="Freeform 1661"/>
                        <wps:cNvSpPr>
                          <a:spLocks/>
                        </wps:cNvSpPr>
                        <wps:spPr bwMode="auto">
                          <a:xfrm>
                            <a:off x="3259" y="8070"/>
                            <a:ext cx="2222" cy="2226"/>
                          </a:xfrm>
                          <a:custGeom>
                            <a:avLst/>
                            <a:gdLst>
                              <a:gd name="T0" fmla="*/ 1025 w 2222"/>
                              <a:gd name="T1" fmla="*/ 5 h 2226"/>
                              <a:gd name="T2" fmla="*/ 915 w 2222"/>
                              <a:gd name="T3" fmla="*/ 20 h 2226"/>
                              <a:gd name="T4" fmla="*/ 807 w 2222"/>
                              <a:gd name="T5" fmla="*/ 44 h 2226"/>
                              <a:gd name="T6" fmla="*/ 704 w 2222"/>
                              <a:gd name="T7" fmla="*/ 80 h 2226"/>
                              <a:gd name="T8" fmla="*/ 534 w 2222"/>
                              <a:gd name="T9" fmla="*/ 163 h 2226"/>
                              <a:gd name="T10" fmla="*/ 364 w 2222"/>
                              <a:gd name="T11" fmla="*/ 290 h 2226"/>
                              <a:gd name="T12" fmla="*/ 220 w 2222"/>
                              <a:gd name="T13" fmla="*/ 448 h 2226"/>
                              <a:gd name="T14" fmla="*/ 110 w 2222"/>
                              <a:gd name="T15" fmla="*/ 630 h 2226"/>
                              <a:gd name="T16" fmla="*/ 57 w 2222"/>
                              <a:gd name="T17" fmla="*/ 757 h 2226"/>
                              <a:gd name="T18" fmla="*/ 29 w 2222"/>
                              <a:gd name="T19" fmla="*/ 863 h 2226"/>
                              <a:gd name="T20" fmla="*/ 10 w 2222"/>
                              <a:gd name="T21" fmla="*/ 973 h 2226"/>
                              <a:gd name="T22" fmla="*/ 0 w 2222"/>
                              <a:gd name="T23" fmla="*/ 1086 h 2226"/>
                              <a:gd name="T24" fmla="*/ 2 w 2222"/>
                              <a:gd name="T25" fmla="*/ 1201 h 2226"/>
                              <a:gd name="T26" fmla="*/ 17 w 2222"/>
                              <a:gd name="T27" fmla="*/ 1311 h 2226"/>
                              <a:gd name="T28" fmla="*/ 43 w 2222"/>
                              <a:gd name="T29" fmla="*/ 1419 h 2226"/>
                              <a:gd name="T30" fmla="*/ 77 w 2222"/>
                              <a:gd name="T31" fmla="*/ 1522 h 2226"/>
                              <a:gd name="T32" fmla="*/ 160 w 2222"/>
                              <a:gd name="T33" fmla="*/ 1692 h 2226"/>
                              <a:gd name="T34" fmla="*/ 290 w 2222"/>
                              <a:gd name="T35" fmla="*/ 1862 h 2226"/>
                              <a:gd name="T36" fmla="*/ 445 w 2222"/>
                              <a:gd name="T37" fmla="*/ 2005 h 2226"/>
                              <a:gd name="T38" fmla="*/ 630 w 2222"/>
                              <a:gd name="T39" fmla="*/ 2116 h 2226"/>
                              <a:gd name="T40" fmla="*/ 754 w 2222"/>
                              <a:gd name="T41" fmla="*/ 2168 h 2226"/>
                              <a:gd name="T42" fmla="*/ 860 w 2222"/>
                              <a:gd name="T43" fmla="*/ 2197 h 2226"/>
                              <a:gd name="T44" fmla="*/ 970 w 2222"/>
                              <a:gd name="T45" fmla="*/ 2216 h 2226"/>
                              <a:gd name="T46" fmla="*/ 1082 w 2222"/>
                              <a:gd name="T47" fmla="*/ 2226 h 2226"/>
                              <a:gd name="T48" fmla="*/ 1197 w 2222"/>
                              <a:gd name="T49" fmla="*/ 2223 h 2226"/>
                              <a:gd name="T50" fmla="*/ 1308 w 2222"/>
                              <a:gd name="T51" fmla="*/ 2209 h 2226"/>
                              <a:gd name="T52" fmla="*/ 1415 w 2222"/>
                              <a:gd name="T53" fmla="*/ 2185 h 2226"/>
                              <a:gd name="T54" fmla="*/ 1518 w 2222"/>
                              <a:gd name="T55" fmla="*/ 2149 h 2226"/>
                              <a:gd name="T56" fmla="*/ 1688 w 2222"/>
                              <a:gd name="T57" fmla="*/ 2065 h 2226"/>
                              <a:gd name="T58" fmla="*/ 1858 w 2222"/>
                              <a:gd name="T59" fmla="*/ 1938 h 2226"/>
                              <a:gd name="T60" fmla="*/ 2002 w 2222"/>
                              <a:gd name="T61" fmla="*/ 1780 h 2226"/>
                              <a:gd name="T62" fmla="*/ 2112 w 2222"/>
                              <a:gd name="T63" fmla="*/ 1596 h 2226"/>
                              <a:gd name="T64" fmla="*/ 2165 w 2222"/>
                              <a:gd name="T65" fmla="*/ 1471 h 2226"/>
                              <a:gd name="T66" fmla="*/ 2194 w 2222"/>
                              <a:gd name="T67" fmla="*/ 1366 h 2226"/>
                              <a:gd name="T68" fmla="*/ 2213 w 2222"/>
                              <a:gd name="T69" fmla="*/ 1256 h 2226"/>
                              <a:gd name="T70" fmla="*/ 2222 w 2222"/>
                              <a:gd name="T71" fmla="*/ 1143 h 2226"/>
                              <a:gd name="T72" fmla="*/ 2220 w 2222"/>
                              <a:gd name="T73" fmla="*/ 1028 h 2226"/>
                              <a:gd name="T74" fmla="*/ 2206 w 2222"/>
                              <a:gd name="T75" fmla="*/ 918 h 2226"/>
                              <a:gd name="T76" fmla="*/ 2179 w 2222"/>
                              <a:gd name="T77" fmla="*/ 810 h 2226"/>
                              <a:gd name="T78" fmla="*/ 2146 w 2222"/>
                              <a:gd name="T79" fmla="*/ 705 h 2226"/>
                              <a:gd name="T80" fmla="*/ 2062 w 2222"/>
                              <a:gd name="T81" fmla="*/ 537 h 2226"/>
                              <a:gd name="T82" fmla="*/ 1933 w 2222"/>
                              <a:gd name="T83" fmla="*/ 367 h 2226"/>
                              <a:gd name="T84" fmla="*/ 1777 w 2222"/>
                              <a:gd name="T85" fmla="*/ 223 h 2226"/>
                              <a:gd name="T86" fmla="*/ 1593 w 2222"/>
                              <a:gd name="T87" fmla="*/ 111 h 2226"/>
                              <a:gd name="T88" fmla="*/ 1468 w 2222"/>
                              <a:gd name="T89" fmla="*/ 60 h 2226"/>
                              <a:gd name="T90" fmla="*/ 1363 w 2222"/>
                              <a:gd name="T91" fmla="*/ 29 h 2226"/>
                              <a:gd name="T92" fmla="*/ 1252 w 2222"/>
                              <a:gd name="T93" fmla="*/ 10 h 2226"/>
                              <a:gd name="T94" fmla="*/ 1140 w 2222"/>
                              <a:gd name="T95" fmla="*/ 0 h 2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222" h="2226">
                                <a:moveTo>
                                  <a:pt x="1111" y="0"/>
                                </a:moveTo>
                                <a:lnTo>
                                  <a:pt x="1082" y="3"/>
                                </a:lnTo>
                                <a:lnTo>
                                  <a:pt x="1054" y="3"/>
                                </a:lnTo>
                                <a:lnTo>
                                  <a:pt x="1025" y="5"/>
                                </a:lnTo>
                                <a:lnTo>
                                  <a:pt x="999" y="8"/>
                                </a:lnTo>
                                <a:lnTo>
                                  <a:pt x="970" y="10"/>
                                </a:lnTo>
                                <a:lnTo>
                                  <a:pt x="941" y="15"/>
                                </a:lnTo>
                                <a:lnTo>
                                  <a:pt x="915" y="20"/>
                                </a:lnTo>
                                <a:lnTo>
                                  <a:pt x="888" y="24"/>
                                </a:lnTo>
                                <a:lnTo>
                                  <a:pt x="860" y="29"/>
                                </a:lnTo>
                                <a:lnTo>
                                  <a:pt x="833" y="36"/>
                                </a:lnTo>
                                <a:lnTo>
                                  <a:pt x="807" y="44"/>
                                </a:lnTo>
                                <a:lnTo>
                                  <a:pt x="781" y="51"/>
                                </a:lnTo>
                                <a:lnTo>
                                  <a:pt x="754" y="60"/>
                                </a:lnTo>
                                <a:lnTo>
                                  <a:pt x="728" y="70"/>
                                </a:lnTo>
                                <a:lnTo>
                                  <a:pt x="704" y="80"/>
                                </a:lnTo>
                                <a:lnTo>
                                  <a:pt x="678" y="89"/>
                                </a:lnTo>
                                <a:lnTo>
                                  <a:pt x="630" y="111"/>
                                </a:lnTo>
                                <a:lnTo>
                                  <a:pt x="582" y="135"/>
                                </a:lnTo>
                                <a:lnTo>
                                  <a:pt x="534" y="163"/>
                                </a:lnTo>
                                <a:lnTo>
                                  <a:pt x="491" y="192"/>
                                </a:lnTo>
                                <a:lnTo>
                                  <a:pt x="445" y="223"/>
                                </a:lnTo>
                                <a:lnTo>
                                  <a:pt x="405" y="254"/>
                                </a:lnTo>
                                <a:lnTo>
                                  <a:pt x="364" y="290"/>
                                </a:lnTo>
                                <a:lnTo>
                                  <a:pt x="326" y="326"/>
                                </a:lnTo>
                                <a:lnTo>
                                  <a:pt x="290" y="367"/>
                                </a:lnTo>
                                <a:lnTo>
                                  <a:pt x="254" y="405"/>
                                </a:lnTo>
                                <a:lnTo>
                                  <a:pt x="220" y="448"/>
                                </a:lnTo>
                                <a:lnTo>
                                  <a:pt x="189" y="492"/>
                                </a:lnTo>
                                <a:lnTo>
                                  <a:pt x="160" y="537"/>
                                </a:lnTo>
                                <a:lnTo>
                                  <a:pt x="134" y="583"/>
                                </a:lnTo>
                                <a:lnTo>
                                  <a:pt x="110" y="630"/>
                                </a:lnTo>
                                <a:lnTo>
                                  <a:pt x="86" y="681"/>
                                </a:lnTo>
                                <a:lnTo>
                                  <a:pt x="77" y="705"/>
                                </a:lnTo>
                                <a:lnTo>
                                  <a:pt x="67" y="731"/>
                                </a:lnTo>
                                <a:lnTo>
                                  <a:pt x="57" y="757"/>
                                </a:lnTo>
                                <a:lnTo>
                                  <a:pt x="50" y="784"/>
                                </a:lnTo>
                                <a:lnTo>
                                  <a:pt x="43" y="810"/>
                                </a:lnTo>
                                <a:lnTo>
                                  <a:pt x="36" y="836"/>
                                </a:lnTo>
                                <a:lnTo>
                                  <a:pt x="29" y="863"/>
                                </a:lnTo>
                                <a:lnTo>
                                  <a:pt x="22" y="889"/>
                                </a:lnTo>
                                <a:lnTo>
                                  <a:pt x="17" y="918"/>
                                </a:lnTo>
                                <a:lnTo>
                                  <a:pt x="12" y="944"/>
                                </a:lnTo>
                                <a:lnTo>
                                  <a:pt x="10" y="973"/>
                                </a:lnTo>
                                <a:lnTo>
                                  <a:pt x="5" y="999"/>
                                </a:lnTo>
                                <a:lnTo>
                                  <a:pt x="2" y="1028"/>
                                </a:lnTo>
                                <a:lnTo>
                                  <a:pt x="0" y="1057"/>
                                </a:lnTo>
                                <a:lnTo>
                                  <a:pt x="0" y="1086"/>
                                </a:lnTo>
                                <a:lnTo>
                                  <a:pt x="0" y="1114"/>
                                </a:lnTo>
                                <a:lnTo>
                                  <a:pt x="0" y="1143"/>
                                </a:lnTo>
                                <a:lnTo>
                                  <a:pt x="2" y="1172"/>
                                </a:lnTo>
                                <a:lnTo>
                                  <a:pt x="2" y="1201"/>
                                </a:lnTo>
                                <a:lnTo>
                                  <a:pt x="5" y="1227"/>
                                </a:lnTo>
                                <a:lnTo>
                                  <a:pt x="10" y="1256"/>
                                </a:lnTo>
                                <a:lnTo>
                                  <a:pt x="12" y="1282"/>
                                </a:lnTo>
                                <a:lnTo>
                                  <a:pt x="17" y="1311"/>
                                </a:lnTo>
                                <a:lnTo>
                                  <a:pt x="22" y="1337"/>
                                </a:lnTo>
                                <a:lnTo>
                                  <a:pt x="29" y="1366"/>
                                </a:lnTo>
                                <a:lnTo>
                                  <a:pt x="36" y="1392"/>
                                </a:lnTo>
                                <a:lnTo>
                                  <a:pt x="43" y="1419"/>
                                </a:lnTo>
                                <a:lnTo>
                                  <a:pt x="50" y="1445"/>
                                </a:lnTo>
                                <a:lnTo>
                                  <a:pt x="57" y="1471"/>
                                </a:lnTo>
                                <a:lnTo>
                                  <a:pt x="67" y="1495"/>
                                </a:lnTo>
                                <a:lnTo>
                                  <a:pt x="77" y="1522"/>
                                </a:lnTo>
                                <a:lnTo>
                                  <a:pt x="86" y="1548"/>
                                </a:lnTo>
                                <a:lnTo>
                                  <a:pt x="110" y="1596"/>
                                </a:lnTo>
                                <a:lnTo>
                                  <a:pt x="134" y="1644"/>
                                </a:lnTo>
                                <a:lnTo>
                                  <a:pt x="160" y="1692"/>
                                </a:lnTo>
                                <a:lnTo>
                                  <a:pt x="189" y="1735"/>
                                </a:lnTo>
                                <a:lnTo>
                                  <a:pt x="220" y="1780"/>
                                </a:lnTo>
                                <a:lnTo>
                                  <a:pt x="254" y="1821"/>
                                </a:lnTo>
                                <a:lnTo>
                                  <a:pt x="290" y="1862"/>
                                </a:lnTo>
                                <a:lnTo>
                                  <a:pt x="326" y="1900"/>
                                </a:lnTo>
                                <a:lnTo>
                                  <a:pt x="364" y="1938"/>
                                </a:lnTo>
                                <a:lnTo>
                                  <a:pt x="405" y="1972"/>
                                </a:lnTo>
                                <a:lnTo>
                                  <a:pt x="445" y="2005"/>
                                </a:lnTo>
                                <a:lnTo>
                                  <a:pt x="491" y="2037"/>
                                </a:lnTo>
                                <a:lnTo>
                                  <a:pt x="534" y="2065"/>
                                </a:lnTo>
                                <a:lnTo>
                                  <a:pt x="582" y="2092"/>
                                </a:lnTo>
                                <a:lnTo>
                                  <a:pt x="630" y="2116"/>
                                </a:lnTo>
                                <a:lnTo>
                                  <a:pt x="678" y="2140"/>
                                </a:lnTo>
                                <a:lnTo>
                                  <a:pt x="704" y="2149"/>
                                </a:lnTo>
                                <a:lnTo>
                                  <a:pt x="728" y="2159"/>
                                </a:lnTo>
                                <a:lnTo>
                                  <a:pt x="754" y="2168"/>
                                </a:lnTo>
                                <a:lnTo>
                                  <a:pt x="781" y="2175"/>
                                </a:lnTo>
                                <a:lnTo>
                                  <a:pt x="807" y="2183"/>
                                </a:lnTo>
                                <a:lnTo>
                                  <a:pt x="833" y="2190"/>
                                </a:lnTo>
                                <a:lnTo>
                                  <a:pt x="860" y="2197"/>
                                </a:lnTo>
                                <a:lnTo>
                                  <a:pt x="886" y="2204"/>
                                </a:lnTo>
                                <a:lnTo>
                                  <a:pt x="915" y="2209"/>
                                </a:lnTo>
                                <a:lnTo>
                                  <a:pt x="941" y="2214"/>
                                </a:lnTo>
                                <a:lnTo>
                                  <a:pt x="970" y="2216"/>
                                </a:lnTo>
                                <a:lnTo>
                                  <a:pt x="999" y="2221"/>
                                </a:lnTo>
                                <a:lnTo>
                                  <a:pt x="1025" y="2223"/>
                                </a:lnTo>
                                <a:lnTo>
                                  <a:pt x="1054" y="2223"/>
                                </a:lnTo>
                                <a:lnTo>
                                  <a:pt x="1082" y="2226"/>
                                </a:lnTo>
                                <a:lnTo>
                                  <a:pt x="1111" y="2226"/>
                                </a:lnTo>
                                <a:lnTo>
                                  <a:pt x="1140" y="2226"/>
                                </a:lnTo>
                                <a:lnTo>
                                  <a:pt x="1169" y="2226"/>
                                </a:lnTo>
                                <a:lnTo>
                                  <a:pt x="1197" y="2223"/>
                                </a:lnTo>
                                <a:lnTo>
                                  <a:pt x="1224" y="2221"/>
                                </a:lnTo>
                                <a:lnTo>
                                  <a:pt x="1252" y="2216"/>
                                </a:lnTo>
                                <a:lnTo>
                                  <a:pt x="1281" y="2214"/>
                                </a:lnTo>
                                <a:lnTo>
                                  <a:pt x="1308" y="2209"/>
                                </a:lnTo>
                                <a:lnTo>
                                  <a:pt x="1336" y="2204"/>
                                </a:lnTo>
                                <a:lnTo>
                                  <a:pt x="1363" y="2197"/>
                                </a:lnTo>
                                <a:lnTo>
                                  <a:pt x="1389" y="2192"/>
                                </a:lnTo>
                                <a:lnTo>
                                  <a:pt x="1415" y="2185"/>
                                </a:lnTo>
                                <a:lnTo>
                                  <a:pt x="1442" y="2175"/>
                                </a:lnTo>
                                <a:lnTo>
                                  <a:pt x="1468" y="2168"/>
                                </a:lnTo>
                                <a:lnTo>
                                  <a:pt x="1494" y="2159"/>
                                </a:lnTo>
                                <a:lnTo>
                                  <a:pt x="1518" y="2149"/>
                                </a:lnTo>
                                <a:lnTo>
                                  <a:pt x="1545" y="2140"/>
                                </a:lnTo>
                                <a:lnTo>
                                  <a:pt x="1593" y="2116"/>
                                </a:lnTo>
                                <a:lnTo>
                                  <a:pt x="1640" y="2092"/>
                                </a:lnTo>
                                <a:lnTo>
                                  <a:pt x="1688" y="2065"/>
                                </a:lnTo>
                                <a:lnTo>
                                  <a:pt x="1731" y="2037"/>
                                </a:lnTo>
                                <a:lnTo>
                                  <a:pt x="1777" y="2005"/>
                                </a:lnTo>
                                <a:lnTo>
                                  <a:pt x="1818" y="1972"/>
                                </a:lnTo>
                                <a:lnTo>
                                  <a:pt x="1858" y="1938"/>
                                </a:lnTo>
                                <a:lnTo>
                                  <a:pt x="1897" y="1900"/>
                                </a:lnTo>
                                <a:lnTo>
                                  <a:pt x="1933" y="1862"/>
                                </a:lnTo>
                                <a:lnTo>
                                  <a:pt x="1969" y="1821"/>
                                </a:lnTo>
                                <a:lnTo>
                                  <a:pt x="2002" y="1780"/>
                                </a:lnTo>
                                <a:lnTo>
                                  <a:pt x="2033" y="1735"/>
                                </a:lnTo>
                                <a:lnTo>
                                  <a:pt x="2062" y="1692"/>
                                </a:lnTo>
                                <a:lnTo>
                                  <a:pt x="2088" y="1644"/>
                                </a:lnTo>
                                <a:lnTo>
                                  <a:pt x="2112" y="1596"/>
                                </a:lnTo>
                                <a:lnTo>
                                  <a:pt x="2134" y="1545"/>
                                </a:lnTo>
                                <a:lnTo>
                                  <a:pt x="2146" y="1522"/>
                                </a:lnTo>
                                <a:lnTo>
                                  <a:pt x="2155" y="1495"/>
                                </a:lnTo>
                                <a:lnTo>
                                  <a:pt x="2165" y="1471"/>
                                </a:lnTo>
                                <a:lnTo>
                                  <a:pt x="2172" y="1445"/>
                                </a:lnTo>
                                <a:lnTo>
                                  <a:pt x="2179" y="1419"/>
                                </a:lnTo>
                                <a:lnTo>
                                  <a:pt x="2186" y="1392"/>
                                </a:lnTo>
                                <a:lnTo>
                                  <a:pt x="2194" y="1366"/>
                                </a:lnTo>
                                <a:lnTo>
                                  <a:pt x="2198" y="1337"/>
                                </a:lnTo>
                                <a:lnTo>
                                  <a:pt x="2206" y="1311"/>
                                </a:lnTo>
                                <a:lnTo>
                                  <a:pt x="2210" y="1282"/>
                                </a:lnTo>
                                <a:lnTo>
                                  <a:pt x="2213" y="1256"/>
                                </a:lnTo>
                                <a:lnTo>
                                  <a:pt x="2215" y="1227"/>
                                </a:lnTo>
                                <a:lnTo>
                                  <a:pt x="2218" y="1198"/>
                                </a:lnTo>
                                <a:lnTo>
                                  <a:pt x="2220" y="1172"/>
                                </a:lnTo>
                                <a:lnTo>
                                  <a:pt x="2222" y="1143"/>
                                </a:lnTo>
                                <a:lnTo>
                                  <a:pt x="2222" y="1114"/>
                                </a:lnTo>
                                <a:lnTo>
                                  <a:pt x="2222" y="1086"/>
                                </a:lnTo>
                                <a:lnTo>
                                  <a:pt x="2220" y="1057"/>
                                </a:lnTo>
                                <a:lnTo>
                                  <a:pt x="2220" y="1028"/>
                                </a:lnTo>
                                <a:lnTo>
                                  <a:pt x="2218" y="999"/>
                                </a:lnTo>
                                <a:lnTo>
                                  <a:pt x="2213" y="973"/>
                                </a:lnTo>
                                <a:lnTo>
                                  <a:pt x="2210" y="944"/>
                                </a:lnTo>
                                <a:lnTo>
                                  <a:pt x="2206" y="918"/>
                                </a:lnTo>
                                <a:lnTo>
                                  <a:pt x="2201" y="889"/>
                                </a:lnTo>
                                <a:lnTo>
                                  <a:pt x="2194" y="863"/>
                                </a:lnTo>
                                <a:lnTo>
                                  <a:pt x="2186" y="836"/>
                                </a:lnTo>
                                <a:lnTo>
                                  <a:pt x="2179" y="810"/>
                                </a:lnTo>
                                <a:lnTo>
                                  <a:pt x="2172" y="784"/>
                                </a:lnTo>
                                <a:lnTo>
                                  <a:pt x="2165" y="757"/>
                                </a:lnTo>
                                <a:lnTo>
                                  <a:pt x="2155" y="731"/>
                                </a:lnTo>
                                <a:lnTo>
                                  <a:pt x="2146" y="705"/>
                                </a:lnTo>
                                <a:lnTo>
                                  <a:pt x="2136" y="681"/>
                                </a:lnTo>
                                <a:lnTo>
                                  <a:pt x="2112" y="630"/>
                                </a:lnTo>
                                <a:lnTo>
                                  <a:pt x="2088" y="583"/>
                                </a:lnTo>
                                <a:lnTo>
                                  <a:pt x="2062" y="537"/>
                                </a:lnTo>
                                <a:lnTo>
                                  <a:pt x="2033" y="492"/>
                                </a:lnTo>
                                <a:lnTo>
                                  <a:pt x="2002" y="448"/>
                                </a:lnTo>
                                <a:lnTo>
                                  <a:pt x="1969" y="405"/>
                                </a:lnTo>
                                <a:lnTo>
                                  <a:pt x="1933" y="367"/>
                                </a:lnTo>
                                <a:lnTo>
                                  <a:pt x="1897" y="326"/>
                                </a:lnTo>
                                <a:lnTo>
                                  <a:pt x="1858" y="290"/>
                                </a:lnTo>
                                <a:lnTo>
                                  <a:pt x="1818" y="254"/>
                                </a:lnTo>
                                <a:lnTo>
                                  <a:pt x="1777" y="223"/>
                                </a:lnTo>
                                <a:lnTo>
                                  <a:pt x="1731" y="192"/>
                                </a:lnTo>
                                <a:lnTo>
                                  <a:pt x="1688" y="163"/>
                                </a:lnTo>
                                <a:lnTo>
                                  <a:pt x="1640" y="135"/>
                                </a:lnTo>
                                <a:lnTo>
                                  <a:pt x="1593" y="111"/>
                                </a:lnTo>
                                <a:lnTo>
                                  <a:pt x="1545" y="89"/>
                                </a:lnTo>
                                <a:lnTo>
                                  <a:pt x="1518" y="80"/>
                                </a:lnTo>
                                <a:lnTo>
                                  <a:pt x="1494" y="70"/>
                                </a:lnTo>
                                <a:lnTo>
                                  <a:pt x="1468" y="60"/>
                                </a:lnTo>
                                <a:lnTo>
                                  <a:pt x="1442" y="51"/>
                                </a:lnTo>
                                <a:lnTo>
                                  <a:pt x="1415" y="44"/>
                                </a:lnTo>
                                <a:lnTo>
                                  <a:pt x="1389" y="36"/>
                                </a:lnTo>
                                <a:lnTo>
                                  <a:pt x="1363" y="29"/>
                                </a:lnTo>
                                <a:lnTo>
                                  <a:pt x="1334" y="24"/>
                                </a:lnTo>
                                <a:lnTo>
                                  <a:pt x="1308" y="20"/>
                                </a:lnTo>
                                <a:lnTo>
                                  <a:pt x="1281" y="15"/>
                                </a:lnTo>
                                <a:lnTo>
                                  <a:pt x="1252" y="10"/>
                                </a:lnTo>
                                <a:lnTo>
                                  <a:pt x="1224" y="8"/>
                                </a:lnTo>
                                <a:lnTo>
                                  <a:pt x="1197" y="5"/>
                                </a:lnTo>
                                <a:lnTo>
                                  <a:pt x="1169" y="3"/>
                                </a:lnTo>
                                <a:lnTo>
                                  <a:pt x="1140" y="0"/>
                                </a:lnTo>
                                <a:lnTo>
                                  <a:pt x="1111"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7" name="Freeform 1662"/>
                        <wps:cNvSpPr>
                          <a:spLocks/>
                        </wps:cNvSpPr>
                        <wps:spPr bwMode="auto">
                          <a:xfrm>
                            <a:off x="4090" y="8073"/>
                            <a:ext cx="558" cy="2226"/>
                          </a:xfrm>
                          <a:custGeom>
                            <a:avLst/>
                            <a:gdLst>
                              <a:gd name="T0" fmla="*/ 266 w 558"/>
                              <a:gd name="T1" fmla="*/ 3 h 2226"/>
                              <a:gd name="T2" fmla="*/ 244 w 558"/>
                              <a:gd name="T3" fmla="*/ 10 h 2226"/>
                              <a:gd name="T4" fmla="*/ 223 w 558"/>
                              <a:gd name="T5" fmla="*/ 24 h 2226"/>
                              <a:gd name="T6" fmla="*/ 204 w 558"/>
                              <a:gd name="T7" fmla="*/ 44 h 2226"/>
                              <a:gd name="T8" fmla="*/ 184 w 558"/>
                              <a:gd name="T9" fmla="*/ 70 h 2226"/>
                              <a:gd name="T10" fmla="*/ 158 w 558"/>
                              <a:gd name="T11" fmla="*/ 111 h 2226"/>
                              <a:gd name="T12" fmla="*/ 125 w 558"/>
                              <a:gd name="T13" fmla="*/ 192 h 2226"/>
                              <a:gd name="T14" fmla="*/ 91 w 558"/>
                              <a:gd name="T15" fmla="*/ 290 h 2226"/>
                              <a:gd name="T16" fmla="*/ 65 w 558"/>
                              <a:gd name="T17" fmla="*/ 405 h 2226"/>
                              <a:gd name="T18" fmla="*/ 41 w 558"/>
                              <a:gd name="T19" fmla="*/ 537 h 2226"/>
                              <a:gd name="T20" fmla="*/ 22 w 558"/>
                              <a:gd name="T21" fmla="*/ 681 h 2226"/>
                              <a:gd name="T22" fmla="*/ 10 w 558"/>
                              <a:gd name="T23" fmla="*/ 836 h 2226"/>
                              <a:gd name="T24" fmla="*/ 2 w 558"/>
                              <a:gd name="T25" fmla="*/ 999 h 2226"/>
                              <a:gd name="T26" fmla="*/ 0 w 558"/>
                              <a:gd name="T27" fmla="*/ 1172 h 2226"/>
                              <a:gd name="T28" fmla="*/ 7 w 558"/>
                              <a:gd name="T29" fmla="*/ 1337 h 2226"/>
                              <a:gd name="T30" fmla="*/ 17 w 558"/>
                              <a:gd name="T31" fmla="*/ 1495 h 2226"/>
                              <a:gd name="T32" fmla="*/ 34 w 558"/>
                              <a:gd name="T33" fmla="*/ 1644 h 2226"/>
                              <a:gd name="T34" fmla="*/ 55 w 558"/>
                              <a:gd name="T35" fmla="*/ 1780 h 2226"/>
                              <a:gd name="T36" fmla="*/ 81 w 558"/>
                              <a:gd name="T37" fmla="*/ 1900 h 2226"/>
                              <a:gd name="T38" fmla="*/ 113 w 558"/>
                              <a:gd name="T39" fmla="*/ 2005 h 2226"/>
                              <a:gd name="T40" fmla="*/ 146 w 558"/>
                              <a:gd name="T41" fmla="*/ 2092 h 2226"/>
                              <a:gd name="T42" fmla="*/ 177 w 558"/>
                              <a:gd name="T43" fmla="*/ 2149 h 2226"/>
                              <a:gd name="T44" fmla="*/ 196 w 558"/>
                              <a:gd name="T45" fmla="*/ 2175 h 2226"/>
                              <a:gd name="T46" fmla="*/ 216 w 558"/>
                              <a:gd name="T47" fmla="*/ 2197 h 2226"/>
                              <a:gd name="T48" fmla="*/ 237 w 558"/>
                              <a:gd name="T49" fmla="*/ 2214 h 2226"/>
                              <a:gd name="T50" fmla="*/ 259 w 558"/>
                              <a:gd name="T51" fmla="*/ 2223 h 2226"/>
                              <a:gd name="T52" fmla="*/ 280 w 558"/>
                              <a:gd name="T53" fmla="*/ 2226 h 2226"/>
                              <a:gd name="T54" fmla="*/ 302 w 558"/>
                              <a:gd name="T55" fmla="*/ 2223 h 2226"/>
                              <a:gd name="T56" fmla="*/ 323 w 558"/>
                              <a:gd name="T57" fmla="*/ 2214 h 2226"/>
                              <a:gd name="T58" fmla="*/ 342 w 558"/>
                              <a:gd name="T59" fmla="*/ 2197 h 2226"/>
                              <a:gd name="T60" fmla="*/ 362 w 558"/>
                              <a:gd name="T61" fmla="*/ 2175 h 2226"/>
                              <a:gd name="T62" fmla="*/ 383 w 558"/>
                              <a:gd name="T63" fmla="*/ 2149 h 2226"/>
                              <a:gd name="T64" fmla="*/ 412 w 558"/>
                              <a:gd name="T65" fmla="*/ 2092 h 2226"/>
                              <a:gd name="T66" fmla="*/ 448 w 558"/>
                              <a:gd name="T67" fmla="*/ 2005 h 2226"/>
                              <a:gd name="T68" fmla="*/ 477 w 558"/>
                              <a:gd name="T69" fmla="*/ 1900 h 2226"/>
                              <a:gd name="T70" fmla="*/ 503 w 558"/>
                              <a:gd name="T71" fmla="*/ 1780 h 2226"/>
                              <a:gd name="T72" fmla="*/ 524 w 558"/>
                              <a:gd name="T73" fmla="*/ 1644 h 2226"/>
                              <a:gd name="T74" fmla="*/ 541 w 558"/>
                              <a:gd name="T75" fmla="*/ 1495 h 2226"/>
                              <a:gd name="T76" fmla="*/ 553 w 558"/>
                              <a:gd name="T77" fmla="*/ 1337 h 2226"/>
                              <a:gd name="T78" fmla="*/ 558 w 558"/>
                              <a:gd name="T79" fmla="*/ 1172 h 2226"/>
                              <a:gd name="T80" fmla="*/ 558 w 558"/>
                              <a:gd name="T81" fmla="*/ 999 h 2226"/>
                              <a:gd name="T82" fmla="*/ 551 w 558"/>
                              <a:gd name="T83" fmla="*/ 836 h 2226"/>
                              <a:gd name="T84" fmla="*/ 536 w 558"/>
                              <a:gd name="T85" fmla="*/ 681 h 2226"/>
                              <a:gd name="T86" fmla="*/ 520 w 558"/>
                              <a:gd name="T87" fmla="*/ 537 h 2226"/>
                              <a:gd name="T88" fmla="*/ 496 w 558"/>
                              <a:gd name="T89" fmla="*/ 405 h 2226"/>
                              <a:gd name="T90" fmla="*/ 467 w 558"/>
                              <a:gd name="T91" fmla="*/ 290 h 2226"/>
                              <a:gd name="T92" fmla="*/ 436 w 558"/>
                              <a:gd name="T93" fmla="*/ 192 h 2226"/>
                              <a:gd name="T94" fmla="*/ 400 w 558"/>
                              <a:gd name="T95" fmla="*/ 111 h 2226"/>
                              <a:gd name="T96" fmla="*/ 376 w 558"/>
                              <a:gd name="T97" fmla="*/ 70 h 2226"/>
                              <a:gd name="T98" fmla="*/ 357 w 558"/>
                              <a:gd name="T99" fmla="*/ 44 h 2226"/>
                              <a:gd name="T100" fmla="*/ 335 w 558"/>
                              <a:gd name="T101" fmla="*/ 24 h 2226"/>
                              <a:gd name="T102" fmla="*/ 316 w 558"/>
                              <a:gd name="T103" fmla="*/ 10 h 2226"/>
                              <a:gd name="T104" fmla="*/ 295 w 558"/>
                              <a:gd name="T105" fmla="*/ 3 h 2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58" h="2226">
                                <a:moveTo>
                                  <a:pt x="280" y="0"/>
                                </a:moveTo>
                                <a:lnTo>
                                  <a:pt x="273" y="3"/>
                                </a:lnTo>
                                <a:lnTo>
                                  <a:pt x="266" y="3"/>
                                </a:lnTo>
                                <a:lnTo>
                                  <a:pt x="259" y="5"/>
                                </a:lnTo>
                                <a:lnTo>
                                  <a:pt x="251" y="8"/>
                                </a:lnTo>
                                <a:lnTo>
                                  <a:pt x="244" y="10"/>
                                </a:lnTo>
                                <a:lnTo>
                                  <a:pt x="237" y="15"/>
                                </a:lnTo>
                                <a:lnTo>
                                  <a:pt x="230" y="20"/>
                                </a:lnTo>
                                <a:lnTo>
                                  <a:pt x="223" y="24"/>
                                </a:lnTo>
                                <a:lnTo>
                                  <a:pt x="216" y="29"/>
                                </a:lnTo>
                                <a:lnTo>
                                  <a:pt x="211" y="36"/>
                                </a:lnTo>
                                <a:lnTo>
                                  <a:pt x="204" y="44"/>
                                </a:lnTo>
                                <a:lnTo>
                                  <a:pt x="196" y="51"/>
                                </a:lnTo>
                                <a:lnTo>
                                  <a:pt x="189" y="60"/>
                                </a:lnTo>
                                <a:lnTo>
                                  <a:pt x="184" y="70"/>
                                </a:lnTo>
                                <a:lnTo>
                                  <a:pt x="177" y="80"/>
                                </a:lnTo>
                                <a:lnTo>
                                  <a:pt x="170" y="89"/>
                                </a:lnTo>
                                <a:lnTo>
                                  <a:pt x="158" y="111"/>
                                </a:lnTo>
                                <a:lnTo>
                                  <a:pt x="146" y="135"/>
                                </a:lnTo>
                                <a:lnTo>
                                  <a:pt x="134" y="163"/>
                                </a:lnTo>
                                <a:lnTo>
                                  <a:pt x="125" y="192"/>
                                </a:lnTo>
                                <a:lnTo>
                                  <a:pt x="113" y="223"/>
                                </a:lnTo>
                                <a:lnTo>
                                  <a:pt x="103" y="254"/>
                                </a:lnTo>
                                <a:lnTo>
                                  <a:pt x="91" y="290"/>
                                </a:lnTo>
                                <a:lnTo>
                                  <a:pt x="81" y="326"/>
                                </a:lnTo>
                                <a:lnTo>
                                  <a:pt x="72" y="367"/>
                                </a:lnTo>
                                <a:lnTo>
                                  <a:pt x="65" y="405"/>
                                </a:lnTo>
                                <a:lnTo>
                                  <a:pt x="55" y="448"/>
                                </a:lnTo>
                                <a:lnTo>
                                  <a:pt x="48" y="492"/>
                                </a:lnTo>
                                <a:lnTo>
                                  <a:pt x="41" y="537"/>
                                </a:lnTo>
                                <a:lnTo>
                                  <a:pt x="34" y="583"/>
                                </a:lnTo>
                                <a:lnTo>
                                  <a:pt x="29" y="630"/>
                                </a:lnTo>
                                <a:lnTo>
                                  <a:pt x="22" y="681"/>
                                </a:lnTo>
                                <a:lnTo>
                                  <a:pt x="17" y="731"/>
                                </a:lnTo>
                                <a:lnTo>
                                  <a:pt x="12" y="784"/>
                                </a:lnTo>
                                <a:lnTo>
                                  <a:pt x="10" y="836"/>
                                </a:lnTo>
                                <a:lnTo>
                                  <a:pt x="7" y="889"/>
                                </a:lnTo>
                                <a:lnTo>
                                  <a:pt x="2" y="944"/>
                                </a:lnTo>
                                <a:lnTo>
                                  <a:pt x="2" y="999"/>
                                </a:lnTo>
                                <a:lnTo>
                                  <a:pt x="0" y="1057"/>
                                </a:lnTo>
                                <a:lnTo>
                                  <a:pt x="0" y="1114"/>
                                </a:lnTo>
                                <a:lnTo>
                                  <a:pt x="0" y="1172"/>
                                </a:lnTo>
                                <a:lnTo>
                                  <a:pt x="2" y="1227"/>
                                </a:lnTo>
                                <a:lnTo>
                                  <a:pt x="2" y="1282"/>
                                </a:lnTo>
                                <a:lnTo>
                                  <a:pt x="7" y="1337"/>
                                </a:lnTo>
                                <a:lnTo>
                                  <a:pt x="10" y="1392"/>
                                </a:lnTo>
                                <a:lnTo>
                                  <a:pt x="12" y="1445"/>
                                </a:lnTo>
                                <a:lnTo>
                                  <a:pt x="17" y="1495"/>
                                </a:lnTo>
                                <a:lnTo>
                                  <a:pt x="22" y="1548"/>
                                </a:lnTo>
                                <a:lnTo>
                                  <a:pt x="29" y="1596"/>
                                </a:lnTo>
                                <a:lnTo>
                                  <a:pt x="34" y="1644"/>
                                </a:lnTo>
                                <a:lnTo>
                                  <a:pt x="41" y="1692"/>
                                </a:lnTo>
                                <a:lnTo>
                                  <a:pt x="48" y="1735"/>
                                </a:lnTo>
                                <a:lnTo>
                                  <a:pt x="55" y="1780"/>
                                </a:lnTo>
                                <a:lnTo>
                                  <a:pt x="65" y="1821"/>
                                </a:lnTo>
                                <a:lnTo>
                                  <a:pt x="72" y="1862"/>
                                </a:lnTo>
                                <a:lnTo>
                                  <a:pt x="81" y="1900"/>
                                </a:lnTo>
                                <a:lnTo>
                                  <a:pt x="91" y="1938"/>
                                </a:lnTo>
                                <a:lnTo>
                                  <a:pt x="103" y="1972"/>
                                </a:lnTo>
                                <a:lnTo>
                                  <a:pt x="113" y="2005"/>
                                </a:lnTo>
                                <a:lnTo>
                                  <a:pt x="125" y="2037"/>
                                </a:lnTo>
                                <a:lnTo>
                                  <a:pt x="134" y="2065"/>
                                </a:lnTo>
                                <a:lnTo>
                                  <a:pt x="146" y="2092"/>
                                </a:lnTo>
                                <a:lnTo>
                                  <a:pt x="158" y="2116"/>
                                </a:lnTo>
                                <a:lnTo>
                                  <a:pt x="170" y="2140"/>
                                </a:lnTo>
                                <a:lnTo>
                                  <a:pt x="177" y="2149"/>
                                </a:lnTo>
                                <a:lnTo>
                                  <a:pt x="184" y="2159"/>
                                </a:lnTo>
                                <a:lnTo>
                                  <a:pt x="189" y="2168"/>
                                </a:lnTo>
                                <a:lnTo>
                                  <a:pt x="196" y="2175"/>
                                </a:lnTo>
                                <a:lnTo>
                                  <a:pt x="204" y="2185"/>
                                </a:lnTo>
                                <a:lnTo>
                                  <a:pt x="211" y="2192"/>
                                </a:lnTo>
                                <a:lnTo>
                                  <a:pt x="216" y="2197"/>
                                </a:lnTo>
                                <a:lnTo>
                                  <a:pt x="223" y="2204"/>
                                </a:lnTo>
                                <a:lnTo>
                                  <a:pt x="230" y="2209"/>
                                </a:lnTo>
                                <a:lnTo>
                                  <a:pt x="237" y="2214"/>
                                </a:lnTo>
                                <a:lnTo>
                                  <a:pt x="244" y="2216"/>
                                </a:lnTo>
                                <a:lnTo>
                                  <a:pt x="251" y="2221"/>
                                </a:lnTo>
                                <a:lnTo>
                                  <a:pt x="259" y="2223"/>
                                </a:lnTo>
                                <a:lnTo>
                                  <a:pt x="266" y="2226"/>
                                </a:lnTo>
                                <a:lnTo>
                                  <a:pt x="273" y="2226"/>
                                </a:lnTo>
                                <a:lnTo>
                                  <a:pt x="280" y="2226"/>
                                </a:lnTo>
                                <a:lnTo>
                                  <a:pt x="287" y="2226"/>
                                </a:lnTo>
                                <a:lnTo>
                                  <a:pt x="295" y="2226"/>
                                </a:lnTo>
                                <a:lnTo>
                                  <a:pt x="302" y="2223"/>
                                </a:lnTo>
                                <a:lnTo>
                                  <a:pt x="309" y="2221"/>
                                </a:lnTo>
                                <a:lnTo>
                                  <a:pt x="316" y="2216"/>
                                </a:lnTo>
                                <a:lnTo>
                                  <a:pt x="323" y="2214"/>
                                </a:lnTo>
                                <a:lnTo>
                                  <a:pt x="328" y="2209"/>
                                </a:lnTo>
                                <a:lnTo>
                                  <a:pt x="335" y="2204"/>
                                </a:lnTo>
                                <a:lnTo>
                                  <a:pt x="342" y="2197"/>
                                </a:lnTo>
                                <a:lnTo>
                                  <a:pt x="350" y="2192"/>
                                </a:lnTo>
                                <a:lnTo>
                                  <a:pt x="357" y="2185"/>
                                </a:lnTo>
                                <a:lnTo>
                                  <a:pt x="362" y="2175"/>
                                </a:lnTo>
                                <a:lnTo>
                                  <a:pt x="369" y="2168"/>
                                </a:lnTo>
                                <a:lnTo>
                                  <a:pt x="376" y="2159"/>
                                </a:lnTo>
                                <a:lnTo>
                                  <a:pt x="383" y="2149"/>
                                </a:lnTo>
                                <a:lnTo>
                                  <a:pt x="388" y="2140"/>
                                </a:lnTo>
                                <a:lnTo>
                                  <a:pt x="400" y="2116"/>
                                </a:lnTo>
                                <a:lnTo>
                                  <a:pt x="412" y="2092"/>
                                </a:lnTo>
                                <a:lnTo>
                                  <a:pt x="424" y="2065"/>
                                </a:lnTo>
                                <a:lnTo>
                                  <a:pt x="436" y="2037"/>
                                </a:lnTo>
                                <a:lnTo>
                                  <a:pt x="448" y="2005"/>
                                </a:lnTo>
                                <a:lnTo>
                                  <a:pt x="457" y="1972"/>
                                </a:lnTo>
                                <a:lnTo>
                                  <a:pt x="467" y="1938"/>
                                </a:lnTo>
                                <a:lnTo>
                                  <a:pt x="477" y="1900"/>
                                </a:lnTo>
                                <a:lnTo>
                                  <a:pt x="486" y="1862"/>
                                </a:lnTo>
                                <a:lnTo>
                                  <a:pt x="496" y="1821"/>
                                </a:lnTo>
                                <a:lnTo>
                                  <a:pt x="503" y="1780"/>
                                </a:lnTo>
                                <a:lnTo>
                                  <a:pt x="512" y="1735"/>
                                </a:lnTo>
                                <a:lnTo>
                                  <a:pt x="520" y="1692"/>
                                </a:lnTo>
                                <a:lnTo>
                                  <a:pt x="524" y="1644"/>
                                </a:lnTo>
                                <a:lnTo>
                                  <a:pt x="532" y="1596"/>
                                </a:lnTo>
                                <a:lnTo>
                                  <a:pt x="536" y="1545"/>
                                </a:lnTo>
                                <a:lnTo>
                                  <a:pt x="541" y="1495"/>
                                </a:lnTo>
                                <a:lnTo>
                                  <a:pt x="546" y="1445"/>
                                </a:lnTo>
                                <a:lnTo>
                                  <a:pt x="551" y="1392"/>
                                </a:lnTo>
                                <a:lnTo>
                                  <a:pt x="553" y="1337"/>
                                </a:lnTo>
                                <a:lnTo>
                                  <a:pt x="556" y="1282"/>
                                </a:lnTo>
                                <a:lnTo>
                                  <a:pt x="558" y="1227"/>
                                </a:lnTo>
                                <a:lnTo>
                                  <a:pt x="558" y="1172"/>
                                </a:lnTo>
                                <a:lnTo>
                                  <a:pt x="558" y="1114"/>
                                </a:lnTo>
                                <a:lnTo>
                                  <a:pt x="558" y="1057"/>
                                </a:lnTo>
                                <a:lnTo>
                                  <a:pt x="558" y="999"/>
                                </a:lnTo>
                                <a:lnTo>
                                  <a:pt x="556" y="944"/>
                                </a:lnTo>
                                <a:lnTo>
                                  <a:pt x="553" y="889"/>
                                </a:lnTo>
                                <a:lnTo>
                                  <a:pt x="551" y="836"/>
                                </a:lnTo>
                                <a:lnTo>
                                  <a:pt x="546" y="784"/>
                                </a:lnTo>
                                <a:lnTo>
                                  <a:pt x="541" y="731"/>
                                </a:lnTo>
                                <a:lnTo>
                                  <a:pt x="536" y="681"/>
                                </a:lnTo>
                                <a:lnTo>
                                  <a:pt x="532" y="630"/>
                                </a:lnTo>
                                <a:lnTo>
                                  <a:pt x="524" y="583"/>
                                </a:lnTo>
                                <a:lnTo>
                                  <a:pt x="520" y="537"/>
                                </a:lnTo>
                                <a:lnTo>
                                  <a:pt x="512" y="492"/>
                                </a:lnTo>
                                <a:lnTo>
                                  <a:pt x="503" y="448"/>
                                </a:lnTo>
                                <a:lnTo>
                                  <a:pt x="496" y="405"/>
                                </a:lnTo>
                                <a:lnTo>
                                  <a:pt x="486" y="367"/>
                                </a:lnTo>
                                <a:lnTo>
                                  <a:pt x="477" y="326"/>
                                </a:lnTo>
                                <a:lnTo>
                                  <a:pt x="467" y="290"/>
                                </a:lnTo>
                                <a:lnTo>
                                  <a:pt x="457" y="254"/>
                                </a:lnTo>
                                <a:lnTo>
                                  <a:pt x="448" y="223"/>
                                </a:lnTo>
                                <a:lnTo>
                                  <a:pt x="436" y="192"/>
                                </a:lnTo>
                                <a:lnTo>
                                  <a:pt x="424" y="163"/>
                                </a:lnTo>
                                <a:lnTo>
                                  <a:pt x="412" y="135"/>
                                </a:lnTo>
                                <a:lnTo>
                                  <a:pt x="400" y="111"/>
                                </a:lnTo>
                                <a:lnTo>
                                  <a:pt x="388" y="89"/>
                                </a:lnTo>
                                <a:lnTo>
                                  <a:pt x="383" y="80"/>
                                </a:lnTo>
                                <a:lnTo>
                                  <a:pt x="376" y="70"/>
                                </a:lnTo>
                                <a:lnTo>
                                  <a:pt x="369" y="60"/>
                                </a:lnTo>
                                <a:lnTo>
                                  <a:pt x="362" y="51"/>
                                </a:lnTo>
                                <a:lnTo>
                                  <a:pt x="357" y="44"/>
                                </a:lnTo>
                                <a:lnTo>
                                  <a:pt x="350" y="36"/>
                                </a:lnTo>
                                <a:lnTo>
                                  <a:pt x="342" y="29"/>
                                </a:lnTo>
                                <a:lnTo>
                                  <a:pt x="335" y="24"/>
                                </a:lnTo>
                                <a:lnTo>
                                  <a:pt x="328" y="20"/>
                                </a:lnTo>
                                <a:lnTo>
                                  <a:pt x="323" y="15"/>
                                </a:lnTo>
                                <a:lnTo>
                                  <a:pt x="316" y="10"/>
                                </a:lnTo>
                                <a:lnTo>
                                  <a:pt x="309" y="8"/>
                                </a:lnTo>
                                <a:lnTo>
                                  <a:pt x="302" y="5"/>
                                </a:lnTo>
                                <a:lnTo>
                                  <a:pt x="295" y="3"/>
                                </a:lnTo>
                                <a:lnTo>
                                  <a:pt x="287" y="3"/>
                                </a:lnTo>
                                <a:lnTo>
                                  <a:pt x="280"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8" name="Freeform 1663"/>
                        <wps:cNvSpPr>
                          <a:spLocks/>
                        </wps:cNvSpPr>
                        <wps:spPr bwMode="auto">
                          <a:xfrm>
                            <a:off x="2289" y="8070"/>
                            <a:ext cx="558" cy="2226"/>
                          </a:xfrm>
                          <a:custGeom>
                            <a:avLst/>
                            <a:gdLst>
                              <a:gd name="T0" fmla="*/ 266 w 558"/>
                              <a:gd name="T1" fmla="*/ 3 h 2226"/>
                              <a:gd name="T2" fmla="*/ 244 w 558"/>
                              <a:gd name="T3" fmla="*/ 10 h 2226"/>
                              <a:gd name="T4" fmla="*/ 223 w 558"/>
                              <a:gd name="T5" fmla="*/ 24 h 2226"/>
                              <a:gd name="T6" fmla="*/ 204 w 558"/>
                              <a:gd name="T7" fmla="*/ 44 h 2226"/>
                              <a:gd name="T8" fmla="*/ 185 w 558"/>
                              <a:gd name="T9" fmla="*/ 70 h 2226"/>
                              <a:gd name="T10" fmla="*/ 158 w 558"/>
                              <a:gd name="T11" fmla="*/ 111 h 2226"/>
                              <a:gd name="T12" fmla="*/ 122 w 558"/>
                              <a:gd name="T13" fmla="*/ 192 h 2226"/>
                              <a:gd name="T14" fmla="*/ 91 w 558"/>
                              <a:gd name="T15" fmla="*/ 290 h 2226"/>
                              <a:gd name="T16" fmla="*/ 65 w 558"/>
                              <a:gd name="T17" fmla="*/ 405 h 2226"/>
                              <a:gd name="T18" fmla="*/ 41 w 558"/>
                              <a:gd name="T19" fmla="*/ 537 h 2226"/>
                              <a:gd name="T20" fmla="*/ 22 w 558"/>
                              <a:gd name="T21" fmla="*/ 681 h 2226"/>
                              <a:gd name="T22" fmla="*/ 10 w 558"/>
                              <a:gd name="T23" fmla="*/ 836 h 2226"/>
                              <a:gd name="T24" fmla="*/ 3 w 558"/>
                              <a:gd name="T25" fmla="*/ 999 h 2226"/>
                              <a:gd name="T26" fmla="*/ 0 w 558"/>
                              <a:gd name="T27" fmla="*/ 1172 h 2226"/>
                              <a:gd name="T28" fmla="*/ 5 w 558"/>
                              <a:gd name="T29" fmla="*/ 1337 h 2226"/>
                              <a:gd name="T30" fmla="*/ 17 w 558"/>
                              <a:gd name="T31" fmla="*/ 1495 h 2226"/>
                              <a:gd name="T32" fmla="*/ 34 w 558"/>
                              <a:gd name="T33" fmla="*/ 1644 h 2226"/>
                              <a:gd name="T34" fmla="*/ 55 w 558"/>
                              <a:gd name="T35" fmla="*/ 1780 h 2226"/>
                              <a:gd name="T36" fmla="*/ 82 w 558"/>
                              <a:gd name="T37" fmla="*/ 1900 h 2226"/>
                              <a:gd name="T38" fmla="*/ 113 w 558"/>
                              <a:gd name="T39" fmla="*/ 2005 h 2226"/>
                              <a:gd name="T40" fmla="*/ 146 w 558"/>
                              <a:gd name="T41" fmla="*/ 2092 h 2226"/>
                              <a:gd name="T42" fmla="*/ 177 w 558"/>
                              <a:gd name="T43" fmla="*/ 2149 h 2226"/>
                              <a:gd name="T44" fmla="*/ 197 w 558"/>
                              <a:gd name="T45" fmla="*/ 2175 h 2226"/>
                              <a:gd name="T46" fmla="*/ 216 w 558"/>
                              <a:gd name="T47" fmla="*/ 2197 h 2226"/>
                              <a:gd name="T48" fmla="*/ 237 w 558"/>
                              <a:gd name="T49" fmla="*/ 2214 h 2226"/>
                              <a:gd name="T50" fmla="*/ 259 w 558"/>
                              <a:gd name="T51" fmla="*/ 2223 h 2226"/>
                              <a:gd name="T52" fmla="*/ 280 w 558"/>
                              <a:gd name="T53" fmla="*/ 2226 h 2226"/>
                              <a:gd name="T54" fmla="*/ 302 w 558"/>
                              <a:gd name="T55" fmla="*/ 2223 h 2226"/>
                              <a:gd name="T56" fmla="*/ 321 w 558"/>
                              <a:gd name="T57" fmla="*/ 2214 h 2226"/>
                              <a:gd name="T58" fmla="*/ 343 w 558"/>
                              <a:gd name="T59" fmla="*/ 2197 h 2226"/>
                              <a:gd name="T60" fmla="*/ 362 w 558"/>
                              <a:gd name="T61" fmla="*/ 2175 h 2226"/>
                              <a:gd name="T62" fmla="*/ 381 w 558"/>
                              <a:gd name="T63" fmla="*/ 2149 h 2226"/>
                              <a:gd name="T64" fmla="*/ 412 w 558"/>
                              <a:gd name="T65" fmla="*/ 2092 h 2226"/>
                              <a:gd name="T66" fmla="*/ 448 w 558"/>
                              <a:gd name="T67" fmla="*/ 2005 h 2226"/>
                              <a:gd name="T68" fmla="*/ 477 w 558"/>
                              <a:gd name="T69" fmla="*/ 1900 h 2226"/>
                              <a:gd name="T70" fmla="*/ 503 w 558"/>
                              <a:gd name="T71" fmla="*/ 1780 h 2226"/>
                              <a:gd name="T72" fmla="*/ 525 w 558"/>
                              <a:gd name="T73" fmla="*/ 1644 h 2226"/>
                              <a:gd name="T74" fmla="*/ 541 w 558"/>
                              <a:gd name="T75" fmla="*/ 1495 h 2226"/>
                              <a:gd name="T76" fmla="*/ 553 w 558"/>
                              <a:gd name="T77" fmla="*/ 1337 h 2226"/>
                              <a:gd name="T78" fmla="*/ 558 w 558"/>
                              <a:gd name="T79" fmla="*/ 1172 h 2226"/>
                              <a:gd name="T80" fmla="*/ 558 w 558"/>
                              <a:gd name="T81" fmla="*/ 999 h 2226"/>
                              <a:gd name="T82" fmla="*/ 551 w 558"/>
                              <a:gd name="T83" fmla="*/ 836 h 2226"/>
                              <a:gd name="T84" fmla="*/ 537 w 558"/>
                              <a:gd name="T85" fmla="*/ 681 h 2226"/>
                              <a:gd name="T86" fmla="*/ 520 w 558"/>
                              <a:gd name="T87" fmla="*/ 537 h 2226"/>
                              <a:gd name="T88" fmla="*/ 496 w 558"/>
                              <a:gd name="T89" fmla="*/ 405 h 2226"/>
                              <a:gd name="T90" fmla="*/ 467 w 558"/>
                              <a:gd name="T91" fmla="*/ 290 h 2226"/>
                              <a:gd name="T92" fmla="*/ 436 w 558"/>
                              <a:gd name="T93" fmla="*/ 192 h 2226"/>
                              <a:gd name="T94" fmla="*/ 400 w 558"/>
                              <a:gd name="T95" fmla="*/ 111 h 2226"/>
                              <a:gd name="T96" fmla="*/ 376 w 558"/>
                              <a:gd name="T97" fmla="*/ 70 h 2226"/>
                              <a:gd name="T98" fmla="*/ 357 w 558"/>
                              <a:gd name="T99" fmla="*/ 44 h 2226"/>
                              <a:gd name="T100" fmla="*/ 335 w 558"/>
                              <a:gd name="T101" fmla="*/ 24 h 2226"/>
                              <a:gd name="T102" fmla="*/ 316 w 558"/>
                              <a:gd name="T103" fmla="*/ 10 h 2226"/>
                              <a:gd name="T104" fmla="*/ 295 w 558"/>
                              <a:gd name="T105" fmla="*/ 3 h 2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58" h="2226">
                                <a:moveTo>
                                  <a:pt x="280" y="0"/>
                                </a:moveTo>
                                <a:lnTo>
                                  <a:pt x="273" y="3"/>
                                </a:lnTo>
                                <a:lnTo>
                                  <a:pt x="266" y="3"/>
                                </a:lnTo>
                                <a:lnTo>
                                  <a:pt x="259" y="5"/>
                                </a:lnTo>
                                <a:lnTo>
                                  <a:pt x="252" y="8"/>
                                </a:lnTo>
                                <a:lnTo>
                                  <a:pt x="244" y="10"/>
                                </a:lnTo>
                                <a:lnTo>
                                  <a:pt x="237" y="15"/>
                                </a:lnTo>
                                <a:lnTo>
                                  <a:pt x="230" y="20"/>
                                </a:lnTo>
                                <a:lnTo>
                                  <a:pt x="223" y="24"/>
                                </a:lnTo>
                                <a:lnTo>
                                  <a:pt x="216" y="29"/>
                                </a:lnTo>
                                <a:lnTo>
                                  <a:pt x="211" y="36"/>
                                </a:lnTo>
                                <a:lnTo>
                                  <a:pt x="204" y="44"/>
                                </a:lnTo>
                                <a:lnTo>
                                  <a:pt x="197" y="51"/>
                                </a:lnTo>
                                <a:lnTo>
                                  <a:pt x="189" y="60"/>
                                </a:lnTo>
                                <a:lnTo>
                                  <a:pt x="185" y="70"/>
                                </a:lnTo>
                                <a:lnTo>
                                  <a:pt x="177" y="80"/>
                                </a:lnTo>
                                <a:lnTo>
                                  <a:pt x="170" y="89"/>
                                </a:lnTo>
                                <a:lnTo>
                                  <a:pt x="158" y="111"/>
                                </a:lnTo>
                                <a:lnTo>
                                  <a:pt x="146" y="135"/>
                                </a:lnTo>
                                <a:lnTo>
                                  <a:pt x="134" y="163"/>
                                </a:lnTo>
                                <a:lnTo>
                                  <a:pt x="122" y="192"/>
                                </a:lnTo>
                                <a:lnTo>
                                  <a:pt x="113" y="223"/>
                                </a:lnTo>
                                <a:lnTo>
                                  <a:pt x="101" y="254"/>
                                </a:lnTo>
                                <a:lnTo>
                                  <a:pt x="91" y="290"/>
                                </a:lnTo>
                                <a:lnTo>
                                  <a:pt x="82" y="326"/>
                                </a:lnTo>
                                <a:lnTo>
                                  <a:pt x="72" y="367"/>
                                </a:lnTo>
                                <a:lnTo>
                                  <a:pt x="65" y="405"/>
                                </a:lnTo>
                                <a:lnTo>
                                  <a:pt x="55" y="448"/>
                                </a:lnTo>
                                <a:lnTo>
                                  <a:pt x="48" y="492"/>
                                </a:lnTo>
                                <a:lnTo>
                                  <a:pt x="41" y="537"/>
                                </a:lnTo>
                                <a:lnTo>
                                  <a:pt x="34" y="583"/>
                                </a:lnTo>
                                <a:lnTo>
                                  <a:pt x="29" y="630"/>
                                </a:lnTo>
                                <a:lnTo>
                                  <a:pt x="22" y="681"/>
                                </a:lnTo>
                                <a:lnTo>
                                  <a:pt x="17" y="731"/>
                                </a:lnTo>
                                <a:lnTo>
                                  <a:pt x="12" y="784"/>
                                </a:lnTo>
                                <a:lnTo>
                                  <a:pt x="10" y="836"/>
                                </a:lnTo>
                                <a:lnTo>
                                  <a:pt x="5" y="889"/>
                                </a:lnTo>
                                <a:lnTo>
                                  <a:pt x="3" y="944"/>
                                </a:lnTo>
                                <a:lnTo>
                                  <a:pt x="3" y="999"/>
                                </a:lnTo>
                                <a:lnTo>
                                  <a:pt x="0" y="1057"/>
                                </a:lnTo>
                                <a:lnTo>
                                  <a:pt x="0" y="1114"/>
                                </a:lnTo>
                                <a:lnTo>
                                  <a:pt x="0" y="1172"/>
                                </a:lnTo>
                                <a:lnTo>
                                  <a:pt x="3" y="1227"/>
                                </a:lnTo>
                                <a:lnTo>
                                  <a:pt x="3" y="1282"/>
                                </a:lnTo>
                                <a:lnTo>
                                  <a:pt x="5" y="1337"/>
                                </a:lnTo>
                                <a:lnTo>
                                  <a:pt x="10" y="1392"/>
                                </a:lnTo>
                                <a:lnTo>
                                  <a:pt x="12" y="1445"/>
                                </a:lnTo>
                                <a:lnTo>
                                  <a:pt x="17" y="1495"/>
                                </a:lnTo>
                                <a:lnTo>
                                  <a:pt x="22" y="1548"/>
                                </a:lnTo>
                                <a:lnTo>
                                  <a:pt x="29" y="1596"/>
                                </a:lnTo>
                                <a:lnTo>
                                  <a:pt x="34" y="1644"/>
                                </a:lnTo>
                                <a:lnTo>
                                  <a:pt x="41" y="1692"/>
                                </a:lnTo>
                                <a:lnTo>
                                  <a:pt x="48" y="1735"/>
                                </a:lnTo>
                                <a:lnTo>
                                  <a:pt x="55" y="1780"/>
                                </a:lnTo>
                                <a:lnTo>
                                  <a:pt x="65" y="1821"/>
                                </a:lnTo>
                                <a:lnTo>
                                  <a:pt x="72" y="1862"/>
                                </a:lnTo>
                                <a:lnTo>
                                  <a:pt x="82" y="1900"/>
                                </a:lnTo>
                                <a:lnTo>
                                  <a:pt x="91" y="1938"/>
                                </a:lnTo>
                                <a:lnTo>
                                  <a:pt x="101" y="1972"/>
                                </a:lnTo>
                                <a:lnTo>
                                  <a:pt x="113" y="2005"/>
                                </a:lnTo>
                                <a:lnTo>
                                  <a:pt x="122" y="2037"/>
                                </a:lnTo>
                                <a:lnTo>
                                  <a:pt x="134" y="2065"/>
                                </a:lnTo>
                                <a:lnTo>
                                  <a:pt x="146" y="2092"/>
                                </a:lnTo>
                                <a:lnTo>
                                  <a:pt x="158" y="2116"/>
                                </a:lnTo>
                                <a:lnTo>
                                  <a:pt x="170" y="2140"/>
                                </a:lnTo>
                                <a:lnTo>
                                  <a:pt x="177" y="2149"/>
                                </a:lnTo>
                                <a:lnTo>
                                  <a:pt x="185" y="2159"/>
                                </a:lnTo>
                                <a:lnTo>
                                  <a:pt x="189" y="2168"/>
                                </a:lnTo>
                                <a:lnTo>
                                  <a:pt x="197" y="2175"/>
                                </a:lnTo>
                                <a:lnTo>
                                  <a:pt x="204" y="2185"/>
                                </a:lnTo>
                                <a:lnTo>
                                  <a:pt x="211" y="2192"/>
                                </a:lnTo>
                                <a:lnTo>
                                  <a:pt x="216" y="2197"/>
                                </a:lnTo>
                                <a:lnTo>
                                  <a:pt x="223" y="2204"/>
                                </a:lnTo>
                                <a:lnTo>
                                  <a:pt x="230" y="2209"/>
                                </a:lnTo>
                                <a:lnTo>
                                  <a:pt x="237" y="2214"/>
                                </a:lnTo>
                                <a:lnTo>
                                  <a:pt x="244" y="2216"/>
                                </a:lnTo>
                                <a:lnTo>
                                  <a:pt x="252" y="2221"/>
                                </a:lnTo>
                                <a:lnTo>
                                  <a:pt x="259" y="2223"/>
                                </a:lnTo>
                                <a:lnTo>
                                  <a:pt x="266" y="2226"/>
                                </a:lnTo>
                                <a:lnTo>
                                  <a:pt x="273" y="2226"/>
                                </a:lnTo>
                                <a:lnTo>
                                  <a:pt x="280" y="2226"/>
                                </a:lnTo>
                                <a:lnTo>
                                  <a:pt x="288" y="2226"/>
                                </a:lnTo>
                                <a:lnTo>
                                  <a:pt x="295" y="2226"/>
                                </a:lnTo>
                                <a:lnTo>
                                  <a:pt x="302" y="2223"/>
                                </a:lnTo>
                                <a:lnTo>
                                  <a:pt x="309" y="2221"/>
                                </a:lnTo>
                                <a:lnTo>
                                  <a:pt x="316" y="2216"/>
                                </a:lnTo>
                                <a:lnTo>
                                  <a:pt x="321" y="2214"/>
                                </a:lnTo>
                                <a:lnTo>
                                  <a:pt x="328" y="2209"/>
                                </a:lnTo>
                                <a:lnTo>
                                  <a:pt x="335" y="2204"/>
                                </a:lnTo>
                                <a:lnTo>
                                  <a:pt x="343" y="2197"/>
                                </a:lnTo>
                                <a:lnTo>
                                  <a:pt x="350" y="2192"/>
                                </a:lnTo>
                                <a:lnTo>
                                  <a:pt x="357" y="2185"/>
                                </a:lnTo>
                                <a:lnTo>
                                  <a:pt x="362" y="2175"/>
                                </a:lnTo>
                                <a:lnTo>
                                  <a:pt x="369" y="2168"/>
                                </a:lnTo>
                                <a:lnTo>
                                  <a:pt x="376" y="2159"/>
                                </a:lnTo>
                                <a:lnTo>
                                  <a:pt x="381" y="2149"/>
                                </a:lnTo>
                                <a:lnTo>
                                  <a:pt x="388" y="2140"/>
                                </a:lnTo>
                                <a:lnTo>
                                  <a:pt x="400" y="2116"/>
                                </a:lnTo>
                                <a:lnTo>
                                  <a:pt x="412" y="2092"/>
                                </a:lnTo>
                                <a:lnTo>
                                  <a:pt x="424" y="2065"/>
                                </a:lnTo>
                                <a:lnTo>
                                  <a:pt x="436" y="2037"/>
                                </a:lnTo>
                                <a:lnTo>
                                  <a:pt x="448" y="2005"/>
                                </a:lnTo>
                                <a:lnTo>
                                  <a:pt x="458" y="1972"/>
                                </a:lnTo>
                                <a:lnTo>
                                  <a:pt x="467" y="1938"/>
                                </a:lnTo>
                                <a:lnTo>
                                  <a:pt x="477" y="1900"/>
                                </a:lnTo>
                                <a:lnTo>
                                  <a:pt x="486" y="1862"/>
                                </a:lnTo>
                                <a:lnTo>
                                  <a:pt x="496" y="1821"/>
                                </a:lnTo>
                                <a:lnTo>
                                  <a:pt x="503" y="1780"/>
                                </a:lnTo>
                                <a:lnTo>
                                  <a:pt x="510" y="1735"/>
                                </a:lnTo>
                                <a:lnTo>
                                  <a:pt x="517" y="1692"/>
                                </a:lnTo>
                                <a:lnTo>
                                  <a:pt x="525" y="1644"/>
                                </a:lnTo>
                                <a:lnTo>
                                  <a:pt x="532" y="1596"/>
                                </a:lnTo>
                                <a:lnTo>
                                  <a:pt x="537" y="1545"/>
                                </a:lnTo>
                                <a:lnTo>
                                  <a:pt x="541" y="1495"/>
                                </a:lnTo>
                                <a:lnTo>
                                  <a:pt x="546" y="1445"/>
                                </a:lnTo>
                                <a:lnTo>
                                  <a:pt x="551" y="1392"/>
                                </a:lnTo>
                                <a:lnTo>
                                  <a:pt x="553" y="1337"/>
                                </a:lnTo>
                                <a:lnTo>
                                  <a:pt x="556" y="1282"/>
                                </a:lnTo>
                                <a:lnTo>
                                  <a:pt x="558" y="1227"/>
                                </a:lnTo>
                                <a:lnTo>
                                  <a:pt x="558" y="1172"/>
                                </a:lnTo>
                                <a:lnTo>
                                  <a:pt x="558" y="1114"/>
                                </a:lnTo>
                                <a:lnTo>
                                  <a:pt x="558" y="1057"/>
                                </a:lnTo>
                                <a:lnTo>
                                  <a:pt x="558" y="999"/>
                                </a:lnTo>
                                <a:lnTo>
                                  <a:pt x="556" y="944"/>
                                </a:lnTo>
                                <a:lnTo>
                                  <a:pt x="553" y="889"/>
                                </a:lnTo>
                                <a:lnTo>
                                  <a:pt x="551" y="836"/>
                                </a:lnTo>
                                <a:lnTo>
                                  <a:pt x="546" y="784"/>
                                </a:lnTo>
                                <a:lnTo>
                                  <a:pt x="541" y="731"/>
                                </a:lnTo>
                                <a:lnTo>
                                  <a:pt x="537" y="681"/>
                                </a:lnTo>
                                <a:lnTo>
                                  <a:pt x="532" y="630"/>
                                </a:lnTo>
                                <a:lnTo>
                                  <a:pt x="525" y="583"/>
                                </a:lnTo>
                                <a:lnTo>
                                  <a:pt x="520" y="537"/>
                                </a:lnTo>
                                <a:lnTo>
                                  <a:pt x="510" y="492"/>
                                </a:lnTo>
                                <a:lnTo>
                                  <a:pt x="503" y="448"/>
                                </a:lnTo>
                                <a:lnTo>
                                  <a:pt x="496" y="405"/>
                                </a:lnTo>
                                <a:lnTo>
                                  <a:pt x="486" y="367"/>
                                </a:lnTo>
                                <a:lnTo>
                                  <a:pt x="477" y="326"/>
                                </a:lnTo>
                                <a:lnTo>
                                  <a:pt x="467" y="290"/>
                                </a:lnTo>
                                <a:lnTo>
                                  <a:pt x="458" y="254"/>
                                </a:lnTo>
                                <a:lnTo>
                                  <a:pt x="448" y="223"/>
                                </a:lnTo>
                                <a:lnTo>
                                  <a:pt x="436" y="192"/>
                                </a:lnTo>
                                <a:lnTo>
                                  <a:pt x="424" y="163"/>
                                </a:lnTo>
                                <a:lnTo>
                                  <a:pt x="412" y="135"/>
                                </a:lnTo>
                                <a:lnTo>
                                  <a:pt x="400" y="111"/>
                                </a:lnTo>
                                <a:lnTo>
                                  <a:pt x="388" y="89"/>
                                </a:lnTo>
                                <a:lnTo>
                                  <a:pt x="383" y="80"/>
                                </a:lnTo>
                                <a:lnTo>
                                  <a:pt x="376" y="70"/>
                                </a:lnTo>
                                <a:lnTo>
                                  <a:pt x="369" y="60"/>
                                </a:lnTo>
                                <a:lnTo>
                                  <a:pt x="362" y="51"/>
                                </a:lnTo>
                                <a:lnTo>
                                  <a:pt x="357" y="44"/>
                                </a:lnTo>
                                <a:lnTo>
                                  <a:pt x="350" y="36"/>
                                </a:lnTo>
                                <a:lnTo>
                                  <a:pt x="343" y="29"/>
                                </a:lnTo>
                                <a:lnTo>
                                  <a:pt x="335" y="24"/>
                                </a:lnTo>
                                <a:lnTo>
                                  <a:pt x="328" y="20"/>
                                </a:lnTo>
                                <a:lnTo>
                                  <a:pt x="321" y="15"/>
                                </a:lnTo>
                                <a:lnTo>
                                  <a:pt x="316" y="10"/>
                                </a:lnTo>
                                <a:lnTo>
                                  <a:pt x="309" y="8"/>
                                </a:lnTo>
                                <a:lnTo>
                                  <a:pt x="302" y="5"/>
                                </a:lnTo>
                                <a:lnTo>
                                  <a:pt x="295" y="3"/>
                                </a:lnTo>
                                <a:lnTo>
                                  <a:pt x="288" y="3"/>
                                </a:lnTo>
                                <a:lnTo>
                                  <a:pt x="2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9" name="Freeform 1664"/>
                        <wps:cNvSpPr>
                          <a:spLocks/>
                        </wps:cNvSpPr>
                        <wps:spPr bwMode="auto">
                          <a:xfrm>
                            <a:off x="2289" y="8070"/>
                            <a:ext cx="558" cy="2226"/>
                          </a:xfrm>
                          <a:custGeom>
                            <a:avLst/>
                            <a:gdLst>
                              <a:gd name="T0" fmla="*/ 266 w 558"/>
                              <a:gd name="T1" fmla="*/ 3 h 2226"/>
                              <a:gd name="T2" fmla="*/ 244 w 558"/>
                              <a:gd name="T3" fmla="*/ 10 h 2226"/>
                              <a:gd name="T4" fmla="*/ 223 w 558"/>
                              <a:gd name="T5" fmla="*/ 24 h 2226"/>
                              <a:gd name="T6" fmla="*/ 204 w 558"/>
                              <a:gd name="T7" fmla="*/ 44 h 2226"/>
                              <a:gd name="T8" fmla="*/ 185 w 558"/>
                              <a:gd name="T9" fmla="*/ 70 h 2226"/>
                              <a:gd name="T10" fmla="*/ 158 w 558"/>
                              <a:gd name="T11" fmla="*/ 111 h 2226"/>
                              <a:gd name="T12" fmla="*/ 122 w 558"/>
                              <a:gd name="T13" fmla="*/ 192 h 2226"/>
                              <a:gd name="T14" fmla="*/ 91 w 558"/>
                              <a:gd name="T15" fmla="*/ 290 h 2226"/>
                              <a:gd name="T16" fmla="*/ 65 w 558"/>
                              <a:gd name="T17" fmla="*/ 405 h 2226"/>
                              <a:gd name="T18" fmla="*/ 41 w 558"/>
                              <a:gd name="T19" fmla="*/ 537 h 2226"/>
                              <a:gd name="T20" fmla="*/ 22 w 558"/>
                              <a:gd name="T21" fmla="*/ 681 h 2226"/>
                              <a:gd name="T22" fmla="*/ 10 w 558"/>
                              <a:gd name="T23" fmla="*/ 836 h 2226"/>
                              <a:gd name="T24" fmla="*/ 3 w 558"/>
                              <a:gd name="T25" fmla="*/ 999 h 2226"/>
                              <a:gd name="T26" fmla="*/ 0 w 558"/>
                              <a:gd name="T27" fmla="*/ 1172 h 2226"/>
                              <a:gd name="T28" fmla="*/ 5 w 558"/>
                              <a:gd name="T29" fmla="*/ 1337 h 2226"/>
                              <a:gd name="T30" fmla="*/ 17 w 558"/>
                              <a:gd name="T31" fmla="*/ 1495 h 2226"/>
                              <a:gd name="T32" fmla="*/ 34 w 558"/>
                              <a:gd name="T33" fmla="*/ 1644 h 2226"/>
                              <a:gd name="T34" fmla="*/ 55 w 558"/>
                              <a:gd name="T35" fmla="*/ 1780 h 2226"/>
                              <a:gd name="T36" fmla="*/ 82 w 558"/>
                              <a:gd name="T37" fmla="*/ 1900 h 2226"/>
                              <a:gd name="T38" fmla="*/ 113 w 558"/>
                              <a:gd name="T39" fmla="*/ 2005 h 2226"/>
                              <a:gd name="T40" fmla="*/ 146 w 558"/>
                              <a:gd name="T41" fmla="*/ 2092 h 2226"/>
                              <a:gd name="T42" fmla="*/ 177 w 558"/>
                              <a:gd name="T43" fmla="*/ 2149 h 2226"/>
                              <a:gd name="T44" fmla="*/ 197 w 558"/>
                              <a:gd name="T45" fmla="*/ 2175 h 2226"/>
                              <a:gd name="T46" fmla="*/ 216 w 558"/>
                              <a:gd name="T47" fmla="*/ 2197 h 2226"/>
                              <a:gd name="T48" fmla="*/ 237 w 558"/>
                              <a:gd name="T49" fmla="*/ 2214 h 2226"/>
                              <a:gd name="T50" fmla="*/ 259 w 558"/>
                              <a:gd name="T51" fmla="*/ 2223 h 2226"/>
                              <a:gd name="T52" fmla="*/ 280 w 558"/>
                              <a:gd name="T53" fmla="*/ 2226 h 2226"/>
                              <a:gd name="T54" fmla="*/ 302 w 558"/>
                              <a:gd name="T55" fmla="*/ 2223 h 2226"/>
                              <a:gd name="T56" fmla="*/ 321 w 558"/>
                              <a:gd name="T57" fmla="*/ 2214 h 2226"/>
                              <a:gd name="T58" fmla="*/ 343 w 558"/>
                              <a:gd name="T59" fmla="*/ 2197 h 2226"/>
                              <a:gd name="T60" fmla="*/ 362 w 558"/>
                              <a:gd name="T61" fmla="*/ 2175 h 2226"/>
                              <a:gd name="T62" fmla="*/ 381 w 558"/>
                              <a:gd name="T63" fmla="*/ 2149 h 2226"/>
                              <a:gd name="T64" fmla="*/ 412 w 558"/>
                              <a:gd name="T65" fmla="*/ 2092 h 2226"/>
                              <a:gd name="T66" fmla="*/ 448 w 558"/>
                              <a:gd name="T67" fmla="*/ 2005 h 2226"/>
                              <a:gd name="T68" fmla="*/ 477 w 558"/>
                              <a:gd name="T69" fmla="*/ 1900 h 2226"/>
                              <a:gd name="T70" fmla="*/ 503 w 558"/>
                              <a:gd name="T71" fmla="*/ 1780 h 2226"/>
                              <a:gd name="T72" fmla="*/ 525 w 558"/>
                              <a:gd name="T73" fmla="*/ 1644 h 2226"/>
                              <a:gd name="T74" fmla="*/ 541 w 558"/>
                              <a:gd name="T75" fmla="*/ 1495 h 2226"/>
                              <a:gd name="T76" fmla="*/ 553 w 558"/>
                              <a:gd name="T77" fmla="*/ 1337 h 2226"/>
                              <a:gd name="T78" fmla="*/ 558 w 558"/>
                              <a:gd name="T79" fmla="*/ 1172 h 2226"/>
                              <a:gd name="T80" fmla="*/ 558 w 558"/>
                              <a:gd name="T81" fmla="*/ 999 h 2226"/>
                              <a:gd name="T82" fmla="*/ 551 w 558"/>
                              <a:gd name="T83" fmla="*/ 836 h 2226"/>
                              <a:gd name="T84" fmla="*/ 537 w 558"/>
                              <a:gd name="T85" fmla="*/ 681 h 2226"/>
                              <a:gd name="T86" fmla="*/ 520 w 558"/>
                              <a:gd name="T87" fmla="*/ 537 h 2226"/>
                              <a:gd name="T88" fmla="*/ 496 w 558"/>
                              <a:gd name="T89" fmla="*/ 405 h 2226"/>
                              <a:gd name="T90" fmla="*/ 467 w 558"/>
                              <a:gd name="T91" fmla="*/ 290 h 2226"/>
                              <a:gd name="T92" fmla="*/ 436 w 558"/>
                              <a:gd name="T93" fmla="*/ 192 h 2226"/>
                              <a:gd name="T94" fmla="*/ 400 w 558"/>
                              <a:gd name="T95" fmla="*/ 111 h 2226"/>
                              <a:gd name="T96" fmla="*/ 376 w 558"/>
                              <a:gd name="T97" fmla="*/ 70 h 2226"/>
                              <a:gd name="T98" fmla="*/ 357 w 558"/>
                              <a:gd name="T99" fmla="*/ 44 h 2226"/>
                              <a:gd name="T100" fmla="*/ 335 w 558"/>
                              <a:gd name="T101" fmla="*/ 24 h 2226"/>
                              <a:gd name="T102" fmla="*/ 316 w 558"/>
                              <a:gd name="T103" fmla="*/ 10 h 2226"/>
                              <a:gd name="T104" fmla="*/ 295 w 558"/>
                              <a:gd name="T105" fmla="*/ 3 h 2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58" h="2226">
                                <a:moveTo>
                                  <a:pt x="280" y="0"/>
                                </a:moveTo>
                                <a:lnTo>
                                  <a:pt x="273" y="3"/>
                                </a:lnTo>
                                <a:lnTo>
                                  <a:pt x="266" y="3"/>
                                </a:lnTo>
                                <a:lnTo>
                                  <a:pt x="259" y="5"/>
                                </a:lnTo>
                                <a:lnTo>
                                  <a:pt x="252" y="8"/>
                                </a:lnTo>
                                <a:lnTo>
                                  <a:pt x="244" y="10"/>
                                </a:lnTo>
                                <a:lnTo>
                                  <a:pt x="237" y="15"/>
                                </a:lnTo>
                                <a:lnTo>
                                  <a:pt x="230" y="20"/>
                                </a:lnTo>
                                <a:lnTo>
                                  <a:pt x="223" y="24"/>
                                </a:lnTo>
                                <a:lnTo>
                                  <a:pt x="216" y="29"/>
                                </a:lnTo>
                                <a:lnTo>
                                  <a:pt x="211" y="36"/>
                                </a:lnTo>
                                <a:lnTo>
                                  <a:pt x="204" y="44"/>
                                </a:lnTo>
                                <a:lnTo>
                                  <a:pt x="197" y="51"/>
                                </a:lnTo>
                                <a:lnTo>
                                  <a:pt x="189" y="60"/>
                                </a:lnTo>
                                <a:lnTo>
                                  <a:pt x="185" y="70"/>
                                </a:lnTo>
                                <a:lnTo>
                                  <a:pt x="177" y="80"/>
                                </a:lnTo>
                                <a:lnTo>
                                  <a:pt x="170" y="89"/>
                                </a:lnTo>
                                <a:lnTo>
                                  <a:pt x="158" y="111"/>
                                </a:lnTo>
                                <a:lnTo>
                                  <a:pt x="146" y="135"/>
                                </a:lnTo>
                                <a:lnTo>
                                  <a:pt x="134" y="163"/>
                                </a:lnTo>
                                <a:lnTo>
                                  <a:pt x="122" y="192"/>
                                </a:lnTo>
                                <a:lnTo>
                                  <a:pt x="113" y="223"/>
                                </a:lnTo>
                                <a:lnTo>
                                  <a:pt x="101" y="254"/>
                                </a:lnTo>
                                <a:lnTo>
                                  <a:pt x="91" y="290"/>
                                </a:lnTo>
                                <a:lnTo>
                                  <a:pt x="82" y="326"/>
                                </a:lnTo>
                                <a:lnTo>
                                  <a:pt x="72" y="367"/>
                                </a:lnTo>
                                <a:lnTo>
                                  <a:pt x="65" y="405"/>
                                </a:lnTo>
                                <a:lnTo>
                                  <a:pt x="55" y="448"/>
                                </a:lnTo>
                                <a:lnTo>
                                  <a:pt x="48" y="492"/>
                                </a:lnTo>
                                <a:lnTo>
                                  <a:pt x="41" y="537"/>
                                </a:lnTo>
                                <a:lnTo>
                                  <a:pt x="34" y="583"/>
                                </a:lnTo>
                                <a:lnTo>
                                  <a:pt x="29" y="630"/>
                                </a:lnTo>
                                <a:lnTo>
                                  <a:pt x="22" y="681"/>
                                </a:lnTo>
                                <a:lnTo>
                                  <a:pt x="17" y="731"/>
                                </a:lnTo>
                                <a:lnTo>
                                  <a:pt x="12" y="784"/>
                                </a:lnTo>
                                <a:lnTo>
                                  <a:pt x="10" y="836"/>
                                </a:lnTo>
                                <a:lnTo>
                                  <a:pt x="5" y="889"/>
                                </a:lnTo>
                                <a:lnTo>
                                  <a:pt x="3" y="944"/>
                                </a:lnTo>
                                <a:lnTo>
                                  <a:pt x="3" y="999"/>
                                </a:lnTo>
                                <a:lnTo>
                                  <a:pt x="0" y="1057"/>
                                </a:lnTo>
                                <a:lnTo>
                                  <a:pt x="0" y="1114"/>
                                </a:lnTo>
                                <a:lnTo>
                                  <a:pt x="0" y="1172"/>
                                </a:lnTo>
                                <a:lnTo>
                                  <a:pt x="3" y="1227"/>
                                </a:lnTo>
                                <a:lnTo>
                                  <a:pt x="3" y="1282"/>
                                </a:lnTo>
                                <a:lnTo>
                                  <a:pt x="5" y="1337"/>
                                </a:lnTo>
                                <a:lnTo>
                                  <a:pt x="10" y="1392"/>
                                </a:lnTo>
                                <a:lnTo>
                                  <a:pt x="12" y="1445"/>
                                </a:lnTo>
                                <a:lnTo>
                                  <a:pt x="17" y="1495"/>
                                </a:lnTo>
                                <a:lnTo>
                                  <a:pt x="22" y="1548"/>
                                </a:lnTo>
                                <a:lnTo>
                                  <a:pt x="29" y="1596"/>
                                </a:lnTo>
                                <a:lnTo>
                                  <a:pt x="34" y="1644"/>
                                </a:lnTo>
                                <a:lnTo>
                                  <a:pt x="41" y="1692"/>
                                </a:lnTo>
                                <a:lnTo>
                                  <a:pt x="48" y="1735"/>
                                </a:lnTo>
                                <a:lnTo>
                                  <a:pt x="55" y="1780"/>
                                </a:lnTo>
                                <a:lnTo>
                                  <a:pt x="65" y="1821"/>
                                </a:lnTo>
                                <a:lnTo>
                                  <a:pt x="72" y="1862"/>
                                </a:lnTo>
                                <a:lnTo>
                                  <a:pt x="82" y="1900"/>
                                </a:lnTo>
                                <a:lnTo>
                                  <a:pt x="91" y="1938"/>
                                </a:lnTo>
                                <a:lnTo>
                                  <a:pt x="101" y="1972"/>
                                </a:lnTo>
                                <a:lnTo>
                                  <a:pt x="113" y="2005"/>
                                </a:lnTo>
                                <a:lnTo>
                                  <a:pt x="122" y="2037"/>
                                </a:lnTo>
                                <a:lnTo>
                                  <a:pt x="134" y="2065"/>
                                </a:lnTo>
                                <a:lnTo>
                                  <a:pt x="146" y="2092"/>
                                </a:lnTo>
                                <a:lnTo>
                                  <a:pt x="158" y="2116"/>
                                </a:lnTo>
                                <a:lnTo>
                                  <a:pt x="170" y="2140"/>
                                </a:lnTo>
                                <a:lnTo>
                                  <a:pt x="177" y="2149"/>
                                </a:lnTo>
                                <a:lnTo>
                                  <a:pt x="185" y="2159"/>
                                </a:lnTo>
                                <a:lnTo>
                                  <a:pt x="189" y="2168"/>
                                </a:lnTo>
                                <a:lnTo>
                                  <a:pt x="197" y="2175"/>
                                </a:lnTo>
                                <a:lnTo>
                                  <a:pt x="204" y="2185"/>
                                </a:lnTo>
                                <a:lnTo>
                                  <a:pt x="211" y="2192"/>
                                </a:lnTo>
                                <a:lnTo>
                                  <a:pt x="216" y="2197"/>
                                </a:lnTo>
                                <a:lnTo>
                                  <a:pt x="223" y="2204"/>
                                </a:lnTo>
                                <a:lnTo>
                                  <a:pt x="230" y="2209"/>
                                </a:lnTo>
                                <a:lnTo>
                                  <a:pt x="237" y="2214"/>
                                </a:lnTo>
                                <a:lnTo>
                                  <a:pt x="244" y="2216"/>
                                </a:lnTo>
                                <a:lnTo>
                                  <a:pt x="252" y="2221"/>
                                </a:lnTo>
                                <a:lnTo>
                                  <a:pt x="259" y="2223"/>
                                </a:lnTo>
                                <a:lnTo>
                                  <a:pt x="266" y="2226"/>
                                </a:lnTo>
                                <a:lnTo>
                                  <a:pt x="273" y="2226"/>
                                </a:lnTo>
                                <a:lnTo>
                                  <a:pt x="280" y="2226"/>
                                </a:lnTo>
                                <a:lnTo>
                                  <a:pt x="288" y="2226"/>
                                </a:lnTo>
                                <a:lnTo>
                                  <a:pt x="295" y="2226"/>
                                </a:lnTo>
                                <a:lnTo>
                                  <a:pt x="302" y="2223"/>
                                </a:lnTo>
                                <a:lnTo>
                                  <a:pt x="309" y="2221"/>
                                </a:lnTo>
                                <a:lnTo>
                                  <a:pt x="316" y="2216"/>
                                </a:lnTo>
                                <a:lnTo>
                                  <a:pt x="321" y="2214"/>
                                </a:lnTo>
                                <a:lnTo>
                                  <a:pt x="328" y="2209"/>
                                </a:lnTo>
                                <a:lnTo>
                                  <a:pt x="335" y="2204"/>
                                </a:lnTo>
                                <a:lnTo>
                                  <a:pt x="343" y="2197"/>
                                </a:lnTo>
                                <a:lnTo>
                                  <a:pt x="350" y="2192"/>
                                </a:lnTo>
                                <a:lnTo>
                                  <a:pt x="357" y="2185"/>
                                </a:lnTo>
                                <a:lnTo>
                                  <a:pt x="362" y="2175"/>
                                </a:lnTo>
                                <a:lnTo>
                                  <a:pt x="369" y="2168"/>
                                </a:lnTo>
                                <a:lnTo>
                                  <a:pt x="376" y="2159"/>
                                </a:lnTo>
                                <a:lnTo>
                                  <a:pt x="381" y="2149"/>
                                </a:lnTo>
                                <a:lnTo>
                                  <a:pt x="388" y="2140"/>
                                </a:lnTo>
                                <a:lnTo>
                                  <a:pt x="400" y="2116"/>
                                </a:lnTo>
                                <a:lnTo>
                                  <a:pt x="412" y="2092"/>
                                </a:lnTo>
                                <a:lnTo>
                                  <a:pt x="424" y="2065"/>
                                </a:lnTo>
                                <a:lnTo>
                                  <a:pt x="436" y="2037"/>
                                </a:lnTo>
                                <a:lnTo>
                                  <a:pt x="448" y="2005"/>
                                </a:lnTo>
                                <a:lnTo>
                                  <a:pt x="458" y="1972"/>
                                </a:lnTo>
                                <a:lnTo>
                                  <a:pt x="467" y="1938"/>
                                </a:lnTo>
                                <a:lnTo>
                                  <a:pt x="477" y="1900"/>
                                </a:lnTo>
                                <a:lnTo>
                                  <a:pt x="486" y="1862"/>
                                </a:lnTo>
                                <a:lnTo>
                                  <a:pt x="496" y="1821"/>
                                </a:lnTo>
                                <a:lnTo>
                                  <a:pt x="503" y="1780"/>
                                </a:lnTo>
                                <a:lnTo>
                                  <a:pt x="510" y="1735"/>
                                </a:lnTo>
                                <a:lnTo>
                                  <a:pt x="517" y="1692"/>
                                </a:lnTo>
                                <a:lnTo>
                                  <a:pt x="525" y="1644"/>
                                </a:lnTo>
                                <a:lnTo>
                                  <a:pt x="532" y="1596"/>
                                </a:lnTo>
                                <a:lnTo>
                                  <a:pt x="537" y="1545"/>
                                </a:lnTo>
                                <a:lnTo>
                                  <a:pt x="541" y="1495"/>
                                </a:lnTo>
                                <a:lnTo>
                                  <a:pt x="546" y="1445"/>
                                </a:lnTo>
                                <a:lnTo>
                                  <a:pt x="551" y="1392"/>
                                </a:lnTo>
                                <a:lnTo>
                                  <a:pt x="553" y="1337"/>
                                </a:lnTo>
                                <a:lnTo>
                                  <a:pt x="556" y="1282"/>
                                </a:lnTo>
                                <a:lnTo>
                                  <a:pt x="558" y="1227"/>
                                </a:lnTo>
                                <a:lnTo>
                                  <a:pt x="558" y="1172"/>
                                </a:lnTo>
                                <a:lnTo>
                                  <a:pt x="558" y="1114"/>
                                </a:lnTo>
                                <a:lnTo>
                                  <a:pt x="558" y="1057"/>
                                </a:lnTo>
                                <a:lnTo>
                                  <a:pt x="558" y="999"/>
                                </a:lnTo>
                                <a:lnTo>
                                  <a:pt x="556" y="944"/>
                                </a:lnTo>
                                <a:lnTo>
                                  <a:pt x="553" y="889"/>
                                </a:lnTo>
                                <a:lnTo>
                                  <a:pt x="551" y="836"/>
                                </a:lnTo>
                                <a:lnTo>
                                  <a:pt x="546" y="784"/>
                                </a:lnTo>
                                <a:lnTo>
                                  <a:pt x="541" y="731"/>
                                </a:lnTo>
                                <a:lnTo>
                                  <a:pt x="537" y="681"/>
                                </a:lnTo>
                                <a:lnTo>
                                  <a:pt x="532" y="630"/>
                                </a:lnTo>
                                <a:lnTo>
                                  <a:pt x="525" y="583"/>
                                </a:lnTo>
                                <a:lnTo>
                                  <a:pt x="520" y="537"/>
                                </a:lnTo>
                                <a:lnTo>
                                  <a:pt x="510" y="492"/>
                                </a:lnTo>
                                <a:lnTo>
                                  <a:pt x="503" y="448"/>
                                </a:lnTo>
                                <a:lnTo>
                                  <a:pt x="496" y="405"/>
                                </a:lnTo>
                                <a:lnTo>
                                  <a:pt x="486" y="367"/>
                                </a:lnTo>
                                <a:lnTo>
                                  <a:pt x="477" y="326"/>
                                </a:lnTo>
                                <a:lnTo>
                                  <a:pt x="467" y="290"/>
                                </a:lnTo>
                                <a:lnTo>
                                  <a:pt x="458" y="254"/>
                                </a:lnTo>
                                <a:lnTo>
                                  <a:pt x="448" y="223"/>
                                </a:lnTo>
                                <a:lnTo>
                                  <a:pt x="436" y="192"/>
                                </a:lnTo>
                                <a:lnTo>
                                  <a:pt x="424" y="163"/>
                                </a:lnTo>
                                <a:lnTo>
                                  <a:pt x="412" y="135"/>
                                </a:lnTo>
                                <a:lnTo>
                                  <a:pt x="400" y="111"/>
                                </a:lnTo>
                                <a:lnTo>
                                  <a:pt x="388" y="89"/>
                                </a:lnTo>
                                <a:lnTo>
                                  <a:pt x="383" y="80"/>
                                </a:lnTo>
                                <a:lnTo>
                                  <a:pt x="376" y="70"/>
                                </a:lnTo>
                                <a:lnTo>
                                  <a:pt x="369" y="60"/>
                                </a:lnTo>
                                <a:lnTo>
                                  <a:pt x="362" y="51"/>
                                </a:lnTo>
                                <a:lnTo>
                                  <a:pt x="357" y="44"/>
                                </a:lnTo>
                                <a:lnTo>
                                  <a:pt x="350" y="36"/>
                                </a:lnTo>
                                <a:lnTo>
                                  <a:pt x="343" y="29"/>
                                </a:lnTo>
                                <a:lnTo>
                                  <a:pt x="335" y="24"/>
                                </a:lnTo>
                                <a:lnTo>
                                  <a:pt x="328" y="20"/>
                                </a:lnTo>
                                <a:lnTo>
                                  <a:pt x="321" y="15"/>
                                </a:lnTo>
                                <a:lnTo>
                                  <a:pt x="316" y="10"/>
                                </a:lnTo>
                                <a:lnTo>
                                  <a:pt x="309" y="8"/>
                                </a:lnTo>
                                <a:lnTo>
                                  <a:pt x="302" y="5"/>
                                </a:lnTo>
                                <a:lnTo>
                                  <a:pt x="295" y="3"/>
                                </a:lnTo>
                                <a:lnTo>
                                  <a:pt x="288" y="3"/>
                                </a:lnTo>
                                <a:lnTo>
                                  <a:pt x="280"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0" name="Line 1665"/>
                        <wps:cNvCnPr>
                          <a:cxnSpLocks noChangeShapeType="1"/>
                        </wps:cNvCnPr>
                        <wps:spPr bwMode="auto">
                          <a:xfrm>
                            <a:off x="2565" y="8070"/>
                            <a:ext cx="3604" cy="3"/>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481" name="Line 1666"/>
                        <wps:cNvCnPr>
                          <a:cxnSpLocks noChangeShapeType="1"/>
                        </wps:cNvCnPr>
                        <wps:spPr bwMode="auto">
                          <a:xfrm>
                            <a:off x="2553" y="10291"/>
                            <a:ext cx="3601" cy="2"/>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482" name="Freeform 1667"/>
                        <wps:cNvSpPr>
                          <a:spLocks/>
                        </wps:cNvSpPr>
                        <wps:spPr bwMode="auto">
                          <a:xfrm>
                            <a:off x="6169" y="8070"/>
                            <a:ext cx="277" cy="2221"/>
                          </a:xfrm>
                          <a:custGeom>
                            <a:avLst/>
                            <a:gdLst>
                              <a:gd name="T0" fmla="*/ 0 w 277"/>
                              <a:gd name="T1" fmla="*/ 0 h 2221"/>
                              <a:gd name="T2" fmla="*/ 36 w 277"/>
                              <a:gd name="T3" fmla="*/ 39 h 2221"/>
                              <a:gd name="T4" fmla="*/ 50 w 277"/>
                              <a:gd name="T5" fmla="*/ 60 h 2221"/>
                              <a:gd name="T6" fmla="*/ 69 w 277"/>
                              <a:gd name="T7" fmla="*/ 89 h 2221"/>
                              <a:gd name="T8" fmla="*/ 88 w 277"/>
                              <a:gd name="T9" fmla="*/ 123 h 2221"/>
                              <a:gd name="T10" fmla="*/ 107 w 277"/>
                              <a:gd name="T11" fmla="*/ 163 h 2221"/>
                              <a:gd name="T12" fmla="*/ 119 w 277"/>
                              <a:gd name="T13" fmla="*/ 214 h 2221"/>
                              <a:gd name="T14" fmla="*/ 139 w 277"/>
                              <a:gd name="T15" fmla="*/ 278 h 2221"/>
                              <a:gd name="T16" fmla="*/ 158 w 277"/>
                              <a:gd name="T17" fmla="*/ 357 h 2221"/>
                              <a:gd name="T18" fmla="*/ 179 w 277"/>
                              <a:gd name="T19" fmla="*/ 451 h 2221"/>
                              <a:gd name="T20" fmla="*/ 203 w 277"/>
                              <a:gd name="T21" fmla="*/ 551 h 2221"/>
                              <a:gd name="T22" fmla="*/ 227 w 277"/>
                              <a:gd name="T23" fmla="*/ 664 h 2221"/>
                              <a:gd name="T24" fmla="*/ 246 w 277"/>
                              <a:gd name="T25" fmla="*/ 774 h 2221"/>
                              <a:gd name="T26" fmla="*/ 263 w 277"/>
                              <a:gd name="T27" fmla="*/ 889 h 2221"/>
                              <a:gd name="T28" fmla="*/ 273 w 277"/>
                              <a:gd name="T29" fmla="*/ 1007 h 2221"/>
                              <a:gd name="T30" fmla="*/ 277 w 277"/>
                              <a:gd name="T31" fmla="*/ 1112 h 2221"/>
                              <a:gd name="T32" fmla="*/ 273 w 277"/>
                              <a:gd name="T33" fmla="*/ 1217 h 2221"/>
                              <a:gd name="T34" fmla="*/ 263 w 277"/>
                              <a:gd name="T35" fmla="*/ 1335 h 2221"/>
                              <a:gd name="T36" fmla="*/ 246 w 277"/>
                              <a:gd name="T37" fmla="*/ 1450 h 2221"/>
                              <a:gd name="T38" fmla="*/ 227 w 277"/>
                              <a:gd name="T39" fmla="*/ 1565 h 2221"/>
                              <a:gd name="T40" fmla="*/ 203 w 277"/>
                              <a:gd name="T41" fmla="*/ 1670 h 2221"/>
                              <a:gd name="T42" fmla="*/ 179 w 277"/>
                              <a:gd name="T43" fmla="*/ 1773 h 2221"/>
                              <a:gd name="T44" fmla="*/ 158 w 277"/>
                              <a:gd name="T45" fmla="*/ 1866 h 2221"/>
                              <a:gd name="T46" fmla="*/ 139 w 277"/>
                              <a:gd name="T47" fmla="*/ 1945 h 2221"/>
                              <a:gd name="T48" fmla="*/ 119 w 277"/>
                              <a:gd name="T49" fmla="*/ 2010 h 2221"/>
                              <a:gd name="T50" fmla="*/ 107 w 277"/>
                              <a:gd name="T51" fmla="*/ 2060 h 2221"/>
                              <a:gd name="T52" fmla="*/ 88 w 277"/>
                              <a:gd name="T53" fmla="*/ 2101 h 2221"/>
                              <a:gd name="T54" fmla="*/ 69 w 277"/>
                              <a:gd name="T55" fmla="*/ 2135 h 2221"/>
                              <a:gd name="T56" fmla="*/ 50 w 277"/>
                              <a:gd name="T57" fmla="*/ 2161 h 2221"/>
                              <a:gd name="T58" fmla="*/ 36 w 277"/>
                              <a:gd name="T59" fmla="*/ 2185 h 2221"/>
                              <a:gd name="T60" fmla="*/ 0 w 277"/>
                              <a:gd name="T61" fmla="*/ 2221 h 2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77" h="2221">
                                <a:moveTo>
                                  <a:pt x="0" y="0"/>
                                </a:moveTo>
                                <a:lnTo>
                                  <a:pt x="36" y="39"/>
                                </a:lnTo>
                                <a:lnTo>
                                  <a:pt x="50" y="60"/>
                                </a:lnTo>
                                <a:lnTo>
                                  <a:pt x="69" y="89"/>
                                </a:lnTo>
                                <a:lnTo>
                                  <a:pt x="88" y="123"/>
                                </a:lnTo>
                                <a:lnTo>
                                  <a:pt x="107" y="163"/>
                                </a:lnTo>
                                <a:lnTo>
                                  <a:pt x="119" y="214"/>
                                </a:lnTo>
                                <a:lnTo>
                                  <a:pt x="139" y="278"/>
                                </a:lnTo>
                                <a:lnTo>
                                  <a:pt x="158" y="357"/>
                                </a:lnTo>
                                <a:lnTo>
                                  <a:pt x="179" y="451"/>
                                </a:lnTo>
                                <a:lnTo>
                                  <a:pt x="203" y="551"/>
                                </a:lnTo>
                                <a:lnTo>
                                  <a:pt x="227" y="664"/>
                                </a:lnTo>
                                <a:lnTo>
                                  <a:pt x="246" y="774"/>
                                </a:lnTo>
                                <a:lnTo>
                                  <a:pt x="263" y="889"/>
                                </a:lnTo>
                                <a:lnTo>
                                  <a:pt x="273" y="1007"/>
                                </a:lnTo>
                                <a:lnTo>
                                  <a:pt x="277" y="1112"/>
                                </a:lnTo>
                                <a:lnTo>
                                  <a:pt x="273" y="1217"/>
                                </a:lnTo>
                                <a:lnTo>
                                  <a:pt x="263" y="1335"/>
                                </a:lnTo>
                                <a:lnTo>
                                  <a:pt x="246" y="1450"/>
                                </a:lnTo>
                                <a:lnTo>
                                  <a:pt x="227" y="1565"/>
                                </a:lnTo>
                                <a:lnTo>
                                  <a:pt x="203" y="1670"/>
                                </a:lnTo>
                                <a:lnTo>
                                  <a:pt x="179" y="1773"/>
                                </a:lnTo>
                                <a:lnTo>
                                  <a:pt x="158" y="1866"/>
                                </a:lnTo>
                                <a:lnTo>
                                  <a:pt x="139" y="1945"/>
                                </a:lnTo>
                                <a:lnTo>
                                  <a:pt x="119" y="2010"/>
                                </a:lnTo>
                                <a:lnTo>
                                  <a:pt x="107" y="2060"/>
                                </a:lnTo>
                                <a:lnTo>
                                  <a:pt x="88" y="2101"/>
                                </a:lnTo>
                                <a:lnTo>
                                  <a:pt x="69" y="2135"/>
                                </a:lnTo>
                                <a:lnTo>
                                  <a:pt x="50" y="2161"/>
                                </a:lnTo>
                                <a:lnTo>
                                  <a:pt x="36" y="2185"/>
                                </a:lnTo>
                                <a:lnTo>
                                  <a:pt x="0" y="2221"/>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3" name="Rectangle 1668"/>
                        <wps:cNvSpPr>
                          <a:spLocks noChangeArrowheads="1"/>
                        </wps:cNvSpPr>
                        <wps:spPr bwMode="auto">
                          <a:xfrm>
                            <a:off x="4547" y="10437"/>
                            <a:ext cx="214"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4" name="Rectangle 1669"/>
                        <wps:cNvSpPr>
                          <a:spLocks noChangeArrowheads="1"/>
                        </wps:cNvSpPr>
                        <wps:spPr bwMode="auto">
                          <a:xfrm>
                            <a:off x="2574" y="10777"/>
                            <a:ext cx="3662"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F9CBC" w14:textId="77777777" w:rsidR="004D6677" w:rsidRPr="00407E72" w:rsidRDefault="004D6677" w:rsidP="00407E72">
                              <w:pPr>
                                <w:jc w:val="center"/>
                                <w:rPr>
                                  <w:rFonts w:ascii="Times New Roman" w:hAnsi="Times New Roman" w:cs="Times New Roman"/>
                                </w:rPr>
                              </w:pPr>
                              <w:r w:rsidRPr="00407E72">
                                <w:rPr>
                                  <w:rFonts w:ascii="Times New Roman" w:hAnsi="Times New Roman" w:cs="Times New Roman"/>
                                  <w:b/>
                                  <w:bCs/>
                                  <w:i/>
                                  <w:iCs/>
                                </w:rPr>
                                <w:t>Hình 2.10</w:t>
                              </w:r>
                              <w:r w:rsidRPr="00407E72">
                                <w:rPr>
                                  <w:rFonts w:ascii="Times New Roman" w:hAnsi="Times New Roman" w:cs="Times New Roman"/>
                                  <w:i/>
                                  <w:iCs/>
                                </w:rPr>
                                <w:t xml:space="preserve">. </w:t>
                              </w:r>
                              <w:r w:rsidRPr="00407E72">
                                <w:rPr>
                                  <w:rFonts w:ascii="Times New Roman" w:hAnsi="Times New Roman" w:cs="Times New Roman"/>
                                  <w:i/>
                                  <w:iCs/>
                                  <w:color w:val="000000"/>
                                </w:rPr>
                                <w:t>Phép chiếu hình trụ ngang</w:t>
                              </w:r>
                            </w:p>
                          </w:txbxContent>
                        </wps:txbx>
                        <wps:bodyPr rot="0" vert="horz" wrap="square" lIns="0" tIns="0" rIns="0" bIns="0" anchor="t" anchorCtr="0" upright="1">
                          <a:noAutofit/>
                        </wps:bodyPr>
                      </wps:wsp>
                      <wps:wsp>
                        <wps:cNvPr id="2485" name="Rectangle 1670"/>
                        <wps:cNvSpPr>
                          <a:spLocks noChangeArrowheads="1"/>
                        </wps:cNvSpPr>
                        <wps:spPr bwMode="auto">
                          <a:xfrm>
                            <a:off x="6111" y="10732"/>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61483" w14:textId="77777777" w:rsidR="004D6677" w:rsidRDefault="004D6677" w:rsidP="007B58AF">
                              <w:r>
                                <w:rPr>
                                  <w:i/>
                                  <w:iCs/>
                                  <w:color w:val="000000"/>
                                </w:rPr>
                                <w:t xml:space="preserve"> </w:t>
                              </w:r>
                            </w:p>
                          </w:txbxContent>
                        </wps:txbx>
                        <wps:bodyPr rot="0" vert="horz" wrap="square" lIns="0" tIns="0" rIns="0" bIns="0" anchor="t" anchorCtr="0" upright="1">
                          <a:noAutofit/>
                        </wps:bodyPr>
                      </wps:wsp>
                      <wps:wsp>
                        <wps:cNvPr id="2486" name="Line 1671"/>
                        <wps:cNvCnPr>
                          <a:cxnSpLocks noChangeShapeType="1"/>
                        </wps:cNvCnPr>
                        <wps:spPr bwMode="auto">
                          <a:xfrm>
                            <a:off x="3245" y="9172"/>
                            <a:ext cx="2220" cy="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87" name="Line 1672"/>
                        <wps:cNvCnPr>
                          <a:cxnSpLocks noChangeShapeType="1"/>
                        </wps:cNvCnPr>
                        <wps:spPr bwMode="auto">
                          <a:xfrm>
                            <a:off x="4373" y="8080"/>
                            <a:ext cx="0" cy="2211"/>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88" name="Text Box 1673"/>
                        <wps:cNvSpPr txBox="1">
                          <a:spLocks noChangeArrowheads="1"/>
                        </wps:cNvSpPr>
                        <wps:spPr bwMode="auto">
                          <a:xfrm>
                            <a:off x="4325" y="7615"/>
                            <a:ext cx="3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9C553" w14:textId="77777777" w:rsidR="004D6677" w:rsidRDefault="004D6677" w:rsidP="007B58AF">
                              <w:r>
                                <w:t>P</w:t>
                              </w:r>
                            </w:p>
                          </w:txbxContent>
                        </wps:txbx>
                        <wps:bodyPr rot="0" vert="horz" wrap="square" lIns="0" tIns="0" rIns="0" bIns="0" anchor="t" anchorCtr="0" upright="1">
                          <a:noAutofit/>
                        </wps:bodyPr>
                      </wps:wsp>
                      <wps:wsp>
                        <wps:cNvPr id="2489" name="Text Box 1674"/>
                        <wps:cNvSpPr txBox="1">
                          <a:spLocks noChangeArrowheads="1"/>
                        </wps:cNvSpPr>
                        <wps:spPr bwMode="auto">
                          <a:xfrm>
                            <a:off x="4295" y="10315"/>
                            <a:ext cx="3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C84D" w14:textId="77777777" w:rsidR="004D6677" w:rsidRDefault="004D6677" w:rsidP="007B58AF">
                              <w:r>
                                <w:t>P’</w:t>
                              </w:r>
                            </w:p>
                          </w:txbxContent>
                        </wps:txbx>
                        <wps:bodyPr rot="0" vert="horz" wrap="square" lIns="0" tIns="0" rIns="0" bIns="0" anchor="t" anchorCtr="0" upright="1">
                          <a:noAutofit/>
                        </wps:bodyPr>
                      </wps:wsp>
                      <wps:wsp>
                        <wps:cNvPr id="2490" name="Text Box 1675"/>
                        <wps:cNvSpPr txBox="1">
                          <a:spLocks noChangeArrowheads="1"/>
                        </wps:cNvSpPr>
                        <wps:spPr bwMode="auto">
                          <a:xfrm>
                            <a:off x="5585" y="9055"/>
                            <a:ext cx="3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2524E3" w14:textId="77777777" w:rsidR="004D6677" w:rsidRDefault="004D6677" w:rsidP="007B58AF">
                              <w:r>
                                <w:t>E</w:t>
                              </w:r>
                            </w:p>
                          </w:txbxContent>
                        </wps:txbx>
                        <wps:bodyPr rot="0" vert="horz" wrap="square" lIns="0" tIns="0" rIns="0" bIns="0" anchor="t" anchorCtr="0" upright="1">
                          <a:noAutofit/>
                        </wps:bodyPr>
                      </wps:wsp>
                      <wps:wsp>
                        <wps:cNvPr id="2491" name="Text Box 1676"/>
                        <wps:cNvSpPr txBox="1">
                          <a:spLocks noChangeArrowheads="1"/>
                        </wps:cNvSpPr>
                        <wps:spPr bwMode="auto">
                          <a:xfrm>
                            <a:off x="3020" y="9025"/>
                            <a:ext cx="3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3E29A0" w14:textId="77777777" w:rsidR="004D6677" w:rsidRDefault="004D6677" w:rsidP="007B58AF">
                              <w:r>
                                <w:t>E’</w:t>
                              </w:r>
                            </w:p>
                          </w:txbxContent>
                        </wps:txbx>
                        <wps:bodyPr rot="0" vert="horz" wrap="square" lIns="0" tIns="0" rIns="0" bIns="0" anchor="t" anchorCtr="0" upright="1">
                          <a:noAutofit/>
                        </wps:bodyPr>
                      </wps:wsp>
                      <wps:wsp>
                        <wps:cNvPr id="2492" name="Rectangle 1677"/>
                        <wps:cNvSpPr>
                          <a:spLocks noChangeArrowheads="1"/>
                        </wps:cNvSpPr>
                        <wps:spPr bwMode="auto">
                          <a:xfrm>
                            <a:off x="1985" y="7615"/>
                            <a:ext cx="4680" cy="3060"/>
                          </a:xfrm>
                          <a:prstGeom prst="rect">
                            <a:avLst/>
                          </a:prstGeom>
                          <a:noFill/>
                          <a:ln w="9525" cap="rnd">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AB7626" id="Group 2474" o:spid="_x0000_s1336" style="position:absolute;margin-left:36.2pt;margin-top:10.15pt;width:346.95pt;height:194pt;z-index:251862016" coordorigin="1985,7615" coordsize="4680,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">
                <v:shape id="Freeform 1660" o:spid="_x0000_s1337" style="position:absolute;left:3259;top:8070;width:2222;height:2226;visibility:visible;mso-wrap-style:square;v-text-anchor:top" coordsize="2222,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axscA&#10;AADdAAAADwAAAGRycy9kb3ducmV2LnhtbESP3WoCMRSE74W+QzhCb0Sz/lRlNYoIor1ooeoDHDfH&#10;zeLmZNlEXX36plDwcpiZb5j5srGluFHtC8cK+r0EBHHmdMG5guNh052C8AFZY+mYFDzIw3Lx1ppj&#10;qt2df+i2D7mIEPYpKjAhVKmUPjNk0fdcRRy9s6sthijrXOoa7xFuSzlIkrG0WHBcMFjR2lB22V+t&#10;AnfajL9Hnc7qYT7t82vttkn/OlTqvd2sZiACNeEV/m/vtILBaPIB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LmsbHAAAA3QAAAA8AAAAAAAAAAAAAAAAAmAIAAGRy&#10;cy9kb3ducmV2LnhtbFBLBQYAAAAABAAEAPUAAACMAwAAAAA=&#10;" path="m1111,r-29,3l1054,3r-29,2l999,8r-29,2l941,15r-26,5l888,24r-28,5l833,36r-26,8l781,51r-27,9l728,70,704,80r-26,9l630,111r-48,24l534,163r-43,29l445,223r-40,31l364,290r-38,36l290,367r-36,38l220,448r-31,44l160,537r-26,46l110,630,86,681r-9,24l67,731,57,757r-7,27l43,810r-7,26l29,863r-7,26l17,918r-5,26l10,973,5,999r-3,29l,1057r,29l,1114r,29l2,1172r,29l5,1227r5,29l12,1282r5,29l22,1337r7,29l36,1392r7,27l50,1445r7,26l67,1495r10,27l86,1548r24,48l134,1644r26,48l189,1735r31,45l254,1821r36,41l326,1900r38,38l405,1972r40,33l491,2037r43,28l582,2092r48,24l678,2140r26,9l728,2159r26,9l781,2175r26,8l833,2190r27,7l886,2204r29,5l941,2214r29,2l999,2221r26,2l1054,2223r28,3l1111,2226r29,l1169,2226r28,-3l1224,2221r28,-5l1281,2214r27,-5l1336,2204r27,-7l1389,2192r26,-7l1442,2175r26,-7l1494,2159r24,-10l1545,2140r48,-24l1640,2092r48,-27l1731,2037r46,-32l1818,1972r40,-34l1897,1900r36,-38l1969,1821r33,-41l2033,1735r29,-43l2088,1644r24,-48l2134,1545r12,-23l2155,1495r10,-24l2172,1445r7,-26l2186,1392r8,-26l2198,1337r8,-26l2210,1282r3,-26l2215,1227r3,-29l2220,1172r2,-29l2222,1114r,-28l2220,1057r,-29l2218,999r-5,-26l2210,944r-4,-26l2201,889r-7,-26l2186,836r-7,-26l2172,784r-7,-27l2155,731r-9,-26l2136,681r-24,-51l2088,583r-26,-46l2033,492r-31,-44l1969,405r-36,-38l1897,326r-39,-36l1818,254r-41,-31l1731,192r-43,-29l1640,135r-47,-24l1545,89r-27,-9l1494,70,1468,60r-26,-9l1415,44r-26,-8l1363,29r-29,-5l1308,20r-27,-5l1252,10,1224,8,1197,5,1169,3,1140,r-29,xe" stroked="f">
                  <v:path arrowok="t" o:connecttype="custom" o:connectlocs="1025,5;915,20;807,44;704,80;534,163;364,290;220,448;110,630;57,757;29,863;10,973;0,1086;2,1201;17,1311;43,1419;77,1522;160,1692;290,1862;445,2005;630,2116;754,2168;860,2197;970,2216;1082,2226;1197,2223;1308,2209;1415,2185;1518,2149;1688,2065;1858,1938;2002,1780;2112,1596;2165,1471;2194,1366;2213,1256;2222,1143;2220,1028;2206,918;2179,810;2146,705;2062,537;1933,367;1777,223;1593,111;1468,60;1363,29;1252,10;1140,0" o:connectangles="0,0,0,0,0,0,0,0,0,0,0,0,0,0,0,0,0,0,0,0,0,0,0,0,0,0,0,0,0,0,0,0,0,0,0,0,0,0,0,0,0,0,0,0,0,0,0,0"/>
                </v:shape>
                <v:shape id="Freeform 1661" o:spid="_x0000_s1338" style="position:absolute;left:3259;top:8070;width:2222;height:2226;visibility:visible;mso-wrap-style:square;v-text-anchor:top" coordsize="2222,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rCcQA&#10;AADdAAAADwAAAGRycy9kb3ducmV2LnhtbESPzarCMBSE9xd8h3CEu7umiqhUo4gi1I3g38LdoTm2&#10;xeakNKntfXsjCC6HmfmGWaw6U4on1a6wrGA4iEAQp1YXnCm4nHd/MxDOI2ssLZOCf3KwWvZ+Fhhr&#10;2/KRniefiQBhF6OC3PsqltKlORl0A1sRB+9ua4M+yDqTusY2wE0pR1E0kQYLDgs5VrTJKX2cGqNg&#10;s09uW76O22btksu2Kpvp7XhQ6rffrecgPHX+G/60E61gNJ5O4P0mP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pawnEAAAA3QAAAA8AAAAAAAAAAAAAAAAAmAIAAGRycy9k&#10;b3ducmV2LnhtbFBLBQYAAAAABAAEAPUAAACJAwAAAAA=&#10;" path="m1111,r-29,3l1054,3r-29,2l999,8r-29,2l941,15r-26,5l888,24r-28,5l833,36r-26,8l781,51r-27,9l728,70,704,80r-26,9l630,111r-48,24l534,163r-43,29l445,223r-40,31l364,290r-38,36l290,367r-36,38l220,448r-31,44l160,537r-26,46l110,630,86,681r-9,24l67,731,57,757r-7,27l43,810r-7,26l29,863r-7,26l17,918r-5,26l10,973,5,999r-3,29l,1057r,29l,1114r,29l2,1172r,29l5,1227r5,29l12,1282r5,29l22,1337r7,29l36,1392r7,27l50,1445r7,26l67,1495r10,27l86,1548r24,48l134,1644r26,48l189,1735r31,45l254,1821r36,41l326,1900r38,38l405,1972r40,33l491,2037r43,28l582,2092r48,24l678,2140r26,9l728,2159r26,9l781,2175r26,8l833,2190r27,7l886,2204r29,5l941,2214r29,2l999,2221r26,2l1054,2223r28,3l1111,2226r29,l1169,2226r28,-3l1224,2221r28,-5l1281,2214r27,-5l1336,2204r27,-7l1389,2192r26,-7l1442,2175r26,-7l1494,2159r24,-10l1545,2140r48,-24l1640,2092r48,-27l1731,2037r46,-32l1818,1972r40,-34l1897,1900r36,-38l1969,1821r33,-41l2033,1735r29,-43l2088,1644r24,-48l2134,1545r12,-23l2155,1495r10,-24l2172,1445r7,-26l2186,1392r8,-26l2198,1337r8,-26l2210,1282r3,-26l2215,1227r3,-29l2220,1172r2,-29l2222,1114r,-28l2220,1057r,-29l2218,999r-5,-26l2210,944r-4,-26l2201,889r-7,-26l2186,836r-7,-26l2172,784r-7,-27l2155,731r-9,-26l2136,681r-24,-51l2088,583r-26,-46l2033,492r-31,-44l1969,405r-36,-38l1897,326r-39,-36l1818,254r-41,-31l1731,192r-43,-29l1640,135r-47,-24l1545,89r-27,-9l1494,70,1468,60r-26,-9l1415,44r-26,-8l1363,29r-29,-5l1308,20r-27,-5l1252,10,1224,8,1197,5,1169,3,1140,r-29,e" filled="f" strokeweight=".7pt">
                  <v:path arrowok="t" o:connecttype="custom" o:connectlocs="1025,5;915,20;807,44;704,80;534,163;364,290;220,448;110,630;57,757;29,863;10,973;0,1086;2,1201;17,1311;43,1419;77,1522;160,1692;290,1862;445,2005;630,2116;754,2168;860,2197;970,2216;1082,2226;1197,2223;1308,2209;1415,2185;1518,2149;1688,2065;1858,1938;2002,1780;2112,1596;2165,1471;2194,1366;2213,1256;2222,1143;2220,1028;2206,918;2179,810;2146,705;2062,537;1933,367;1777,223;1593,111;1468,60;1363,29;1252,10;1140,0" o:connectangles="0,0,0,0,0,0,0,0,0,0,0,0,0,0,0,0,0,0,0,0,0,0,0,0,0,0,0,0,0,0,0,0,0,0,0,0,0,0,0,0,0,0,0,0,0,0,0,0"/>
                </v:shape>
                <v:shape id="Freeform 1662" o:spid="_x0000_s1339" style="position:absolute;left:4090;top:8073;width:558;height:2226;visibility:visible;mso-wrap-style:square;v-text-anchor:top" coordsize="55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4w8kA&#10;AADdAAAADwAAAGRycy9kb3ducmV2LnhtbESPQU/CQBSE7yT8h80j4QZbCBGtLMQoBkVNoHrx9tJ9&#10;tJXdt013LcVfz5qYeJzMzDeZxaqzRrTU+Mqxgsk4AUGcO11xoeDj/XF0DcIHZI3GMSk4k4fVst9b&#10;YKrdiffUZqEQEcI+RQVlCHUqpc9LsujHriaO3sE1FkOUTSF1g6cIt0ZOk+RKWqw4LpRY031J+TH7&#10;tgp2nzfmZWd+5PbrIVu3r/vk+W1zVGo46O5uQQTqwn/4r/2kFUxn8zn8volPQC4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xA4w8kAAADdAAAADwAAAAAAAAAAAAAAAACYAgAA&#10;ZHJzL2Rvd25yZXYueG1sUEsFBgAAAAAEAAQA9QAAAI4DAAAAAA==&#10;" path="m280,r-7,3l266,3r-7,2l251,8r-7,2l237,15r-7,5l223,24r-7,5l211,36r-7,8l196,51r-7,9l184,70r-7,10l170,89r-12,22l146,135r-12,28l125,192r-12,31l103,254,91,290,81,326r-9,41l65,405,55,448r-7,44l41,537r-7,46l29,630r-7,51l17,731r-5,53l10,836,7,889,2,944r,55l,1057r,57l,1172r2,55l2,1282r5,55l10,1392r2,53l17,1495r5,53l29,1596r5,48l41,1692r7,43l55,1780r10,41l72,1862r9,38l91,1938r12,34l113,2005r12,32l134,2065r12,27l158,2116r12,24l177,2149r7,10l189,2168r7,7l204,2185r7,7l216,2197r7,7l230,2209r7,5l244,2216r7,5l259,2223r7,3l273,2226r7,l287,2226r8,l302,2223r7,-2l316,2216r7,-2l328,2209r7,-5l342,2197r8,-5l357,2185r5,-10l369,2168r7,-9l383,2149r5,-9l400,2116r12,-24l424,2065r12,-28l448,2005r9,-33l467,1938r10,-38l486,1862r10,-41l503,1780r9,-45l520,1692r4,-48l532,1596r4,-51l541,1495r5,-50l551,1392r2,-55l556,1282r2,-55l558,1172r,-58l558,1057r,-58l556,944r-3,-55l551,836r-5,-52l541,731r-5,-50l532,630r-8,-47l520,537r-8,-45l503,448r-7,-43l486,367r-9,-41l467,290,457,254r-9,-31l436,192,424,163,412,135,400,111,388,89r-5,-9l376,70,369,60r-7,-9l357,44r-7,-8l342,29r-7,-5l328,20r-5,-5l316,10,309,8,302,5,295,3r-8,l280,e" filled="f" strokeweight="1.45pt">
                  <v:path arrowok="t" o:connecttype="custom" o:connectlocs="266,3;244,10;223,24;204,44;184,70;158,111;125,192;91,290;65,405;41,537;22,681;10,836;2,999;0,1172;7,1337;17,1495;34,1644;55,1780;81,1900;113,2005;146,2092;177,2149;196,2175;216,2197;237,2214;259,2223;280,2226;302,2223;323,2214;342,2197;362,2175;383,2149;412,2092;448,2005;477,1900;503,1780;524,1644;541,1495;553,1337;558,1172;558,999;551,836;536,681;520,537;496,405;467,290;436,192;400,111;376,70;357,44;335,24;316,10;295,3" o:connectangles="0,0,0,0,0,0,0,0,0,0,0,0,0,0,0,0,0,0,0,0,0,0,0,0,0,0,0,0,0,0,0,0,0,0,0,0,0,0,0,0,0,0,0,0,0,0,0,0,0,0,0,0,0"/>
                </v:shape>
                <v:shape id="Freeform 1663" o:spid="_x0000_s1340" style="position:absolute;left:2289;top:8070;width:558;height:2226;visibility:visible;mso-wrap-style:square;v-text-anchor:top" coordsize="55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1fL8AA&#10;AADdAAAADwAAAGRycy9kb3ducmV2LnhtbERPz2vCMBS+D/Y/hDfwNlNFNumaigjCrtNNPD6aZ1LW&#10;vNQktvW/N4fBjh/f72ozuU4MFGLrWcFiXoAgbrxu2Sj4Pu5f1yBiQtbYeSYFd4qwqZ+fKiy1H/mL&#10;hkMyIodwLFGBTakvpYyNJYdx7nvizF18cJgyDEbqgGMOd51cFsWbdNhybrDY085S83u4OQX6ujLj&#10;0F/Ou+tpjGtrfowNnVKzl2n7ASLRlP7Ff+5PrWC5es9z85v8BGT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1fL8AAAADdAAAADwAAAAAAAAAAAAAAAACYAgAAZHJzL2Rvd25y&#10;ZXYueG1sUEsFBgAAAAAEAAQA9QAAAIUDAAAAAA==&#10;" path="m280,r-7,3l266,3r-7,2l252,8r-8,2l237,15r-7,5l223,24r-7,5l211,36r-7,8l197,51r-8,9l185,70r-8,10l170,89r-12,22l146,135r-12,28l122,192r-9,31l101,254,91,290r-9,36l72,367r-7,38l55,448r-7,44l41,537r-7,46l29,630r-7,51l17,731r-5,53l10,836,5,889,3,944r,55l,1057r,57l,1172r3,55l3,1282r2,55l10,1392r2,53l17,1495r5,53l29,1596r5,48l41,1692r7,43l55,1780r10,41l72,1862r10,38l91,1938r10,34l113,2005r9,32l134,2065r12,27l158,2116r12,24l177,2149r8,10l189,2168r8,7l204,2185r7,7l216,2197r7,7l230,2209r7,5l244,2216r8,5l259,2223r7,3l273,2226r7,l288,2226r7,l302,2223r7,-2l316,2216r5,-2l328,2209r7,-5l343,2197r7,-5l357,2185r5,-10l369,2168r7,-9l381,2149r7,-9l400,2116r12,-24l424,2065r12,-28l448,2005r10,-33l467,1938r10,-38l486,1862r10,-41l503,1780r7,-45l517,1692r8,-48l532,1596r5,-51l541,1495r5,-50l551,1392r2,-55l556,1282r2,-55l558,1172r,-58l558,1057r,-58l556,944r-3,-55l551,836r-5,-52l541,731r-4,-50l532,630r-7,-47l520,537,510,492r-7,-44l496,405,486,367r-9,-41l467,290r-9,-36l448,223,436,192,424,163,412,135,400,111,388,89r-5,-9l376,70,369,60r-7,-9l357,44r-7,-8l343,29r-8,-5l328,20r-7,-5l316,10,309,8,302,5,295,3r-7,l280,xe" stroked="f">
                  <v:path arrowok="t" o:connecttype="custom" o:connectlocs="266,3;244,10;223,24;204,44;185,70;158,111;122,192;91,290;65,405;41,537;22,681;10,836;3,999;0,1172;5,1337;17,1495;34,1644;55,1780;82,1900;113,2005;146,2092;177,2149;197,2175;216,2197;237,2214;259,2223;280,2226;302,2223;321,2214;343,2197;362,2175;381,2149;412,2092;448,2005;477,1900;503,1780;525,1644;541,1495;553,1337;558,1172;558,999;551,836;537,681;520,537;496,405;467,290;436,192;400,111;376,70;357,44;335,24;316,10;295,3" o:connectangles="0,0,0,0,0,0,0,0,0,0,0,0,0,0,0,0,0,0,0,0,0,0,0,0,0,0,0,0,0,0,0,0,0,0,0,0,0,0,0,0,0,0,0,0,0,0,0,0,0,0,0,0,0"/>
                </v:shape>
                <v:shape id="Freeform 1664" o:spid="_x0000_s1341" style="position:absolute;left:2289;top:8070;width:558;height:2226;visibility:visible;mso-wrap-style:square;v-text-anchor:top" coordsize="55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w5B8gA&#10;AADdAAAADwAAAGRycy9kb3ducmV2LnhtbESPT2sCMRTE74LfIbyCF6lZ/1Dt1igqWIRKodpDj4/N&#10;62Z187Jsom799EYoeBxm5jfMdN7YUpyp9oVjBf1eAoI4c7rgXMH3fv08AeEDssbSMSn4Iw/zWbs1&#10;xVS7C3/ReRdyESHsU1RgQqhSKX1myKLvuYo4er+uthiirHOpa7xEuC3lIElepMWC44LBilaGsuPu&#10;ZBWMf/Rk9HndF4dFd/jRnIJ5326XSnWemsUbiEBNeIT/2xutYDAav8L9TXw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zDkHyAAAAN0AAAAPAAAAAAAAAAAAAAAAAJgCAABk&#10;cnMvZG93bnJldi54bWxQSwUGAAAAAAQABAD1AAAAjQMAAAAA&#10;" path="m280,r-7,3l266,3r-7,2l252,8r-8,2l237,15r-7,5l223,24r-7,5l211,36r-7,8l197,51r-8,9l185,70r-8,10l170,89r-12,22l146,135r-12,28l122,192r-9,31l101,254,91,290r-9,36l72,367r-7,38l55,448r-7,44l41,537r-7,46l29,630r-7,51l17,731r-5,53l10,836,5,889,3,944r,55l,1057r,57l,1172r3,55l3,1282r2,55l10,1392r2,53l17,1495r5,53l29,1596r5,48l41,1692r7,43l55,1780r10,41l72,1862r10,38l91,1938r10,34l113,2005r9,32l134,2065r12,27l158,2116r12,24l177,2149r8,10l189,2168r8,7l204,2185r7,7l216,2197r7,7l230,2209r7,5l244,2216r8,5l259,2223r7,3l273,2226r7,l288,2226r7,l302,2223r7,-2l316,2216r5,-2l328,2209r7,-5l343,2197r7,-5l357,2185r5,-10l369,2168r7,-9l381,2149r7,-9l400,2116r12,-24l424,2065r12,-28l448,2005r10,-33l467,1938r10,-38l486,1862r10,-41l503,1780r7,-45l517,1692r8,-48l532,1596r5,-51l541,1495r5,-50l551,1392r2,-55l556,1282r2,-55l558,1172r,-58l558,1057r,-58l556,944r-3,-55l551,836r-5,-52l541,731r-4,-50l532,630r-7,-47l520,537,510,492r-7,-44l496,405,486,367r-9,-41l467,290r-9,-36l448,223,436,192,424,163,412,135,400,111,388,89r-5,-9l376,70,369,60r-7,-9l357,44r-7,-8l343,29r-8,-5l328,20r-7,-5l316,10,309,8,302,5,295,3r-7,l280,e" filled="f" strokeweight=".7pt">
                  <v:path arrowok="t" o:connecttype="custom" o:connectlocs="266,3;244,10;223,24;204,44;185,70;158,111;122,192;91,290;65,405;41,537;22,681;10,836;3,999;0,1172;5,1337;17,1495;34,1644;55,1780;82,1900;113,2005;146,2092;177,2149;197,2175;216,2197;237,2214;259,2223;280,2226;302,2223;321,2214;343,2197;362,2175;381,2149;412,2092;448,2005;477,1900;503,1780;525,1644;541,1495;553,1337;558,1172;558,999;551,836;537,681;520,537;496,405;467,290;436,192;400,111;376,70;357,44;335,24;316,10;295,3" o:connectangles="0,0,0,0,0,0,0,0,0,0,0,0,0,0,0,0,0,0,0,0,0,0,0,0,0,0,0,0,0,0,0,0,0,0,0,0,0,0,0,0,0,0,0,0,0,0,0,0,0,0,0,0,0"/>
                </v:shape>
                <v:line id="Line 1665" o:spid="_x0000_s1342" style="position:absolute;visibility:visible;mso-wrap-style:square" from="2565,8070" to="6169,8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dpcsEAAADdAAAADwAAAGRycy9kb3ducmV2LnhtbERPy4rCMBTdC/MP4QpuZExHREvHKOPA&#10;QN34/oBLc22LyU1tMlr/3iwEl4fzni87a8SNWl87VvA1SkAQF07XXCo4Hf8+UxA+IGs0jknBgzws&#10;Fx+9OWba3XlPt0MoRQxhn6GCKoQmk9IXFVn0I9cQR+7sWoshwraUusV7DLdGjpNkKi3WHBsqbOi3&#10;ouJy+LcKhun+tM2LlT2nm+P6ujP5zJlcqUG/+/kGEagLb/HLnWsF40ka98c38Qn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x2lywQAAAN0AAAAPAAAAAAAAAAAAAAAA&#10;AKECAABkcnMvZG93bnJldi54bWxQSwUGAAAAAAQABAD5AAAAjwMAAAAA&#10;" strokeweight=".7pt"/>
                <v:line id="Line 1666" o:spid="_x0000_s1343" style="position:absolute;visibility:visible;mso-wrap-style:square" from="2553,10291" to="6154,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vM6cYAAADdAAAADwAAAGRycy9kb3ducmV2LnhtbESP0WrCQBRE34X+w3KFvojZKMWG6Cq1&#10;UEhfatV8wCV7TYK7d2N2q+nfdwuCj8PMnGFWm8EacaXet44VzJIUBHHldMu1gvL4Mc1A+ICs0Tgm&#10;Bb/kYbN+Gq0w1+7Ge7oeQi0ihH2OCpoQulxKXzVk0SeuI47eyfUWQ5R9LXWPtwi3Rs7TdCEtthwX&#10;GuzovaHqfPixCibZvtwV1daesq/j5+XbFK/OFEo9j4e3JYhAQ3iE7+1CK5i/ZDP4fxOf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LzOnGAAAA3QAAAA8AAAAAAAAA&#10;AAAAAAAAoQIAAGRycy9kb3ducmV2LnhtbFBLBQYAAAAABAAEAPkAAACUAwAAAAA=&#10;" strokeweight=".7pt"/>
                <v:shape id="Freeform 1667" o:spid="_x0000_s1344" style="position:absolute;left:6169;top:8070;width:277;height:2221;visibility:visible;mso-wrap-style:square;v-text-anchor:top" coordsize="277,2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De5cYA&#10;AADdAAAADwAAAGRycy9kb3ducmV2LnhtbESPT2vCQBTE74LfYXmCN9002KKpq6hgqdCDfwq9PrLP&#10;JJh9G3bXGPvp3ULB4zAzv2Hmy87UoiXnK8sKXsYJCOLc6ooLBd+n7WgKwgdkjbVlUnAnD8tFvzfH&#10;TNsbH6g9hkJECPsMFZQhNJmUPi/JoB/bhjh6Z+sMhihdIbXDW4SbWqZJ8iYNVhwXSmxoU1J+OV6N&#10;guDyw+/P62R9P+8/6q9d286Ki1RqOOhW7yACdeEZ/m9/agXpZJrC35v4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De5cYAAADdAAAADwAAAAAAAAAAAAAAAACYAgAAZHJz&#10;L2Rvd25yZXYueG1sUEsFBgAAAAAEAAQA9QAAAIsDAAAAAA==&#10;" path="m,l36,39,50,60,69,89r19,34l107,163r12,51l139,278r19,79l179,451r24,100l227,664r19,110l263,889r10,118l277,1112r-4,105l263,1335r-17,115l227,1565r-24,105l179,1773r-21,93l139,1945r-20,65l107,2060r-19,41l69,2135r-19,26l36,2185,,2221e" filled="f" strokeweight=".7pt">
                  <v:path arrowok="t" o:connecttype="custom" o:connectlocs="0,0;36,39;50,60;69,89;88,123;107,163;119,214;139,278;158,357;179,451;203,551;227,664;246,774;263,889;273,1007;277,1112;273,1217;263,1335;246,1450;227,1565;203,1670;179,1773;158,1866;139,1945;119,2010;107,2060;88,2101;69,2135;50,2161;36,2185;0,2221" o:connectangles="0,0,0,0,0,0,0,0,0,0,0,0,0,0,0,0,0,0,0,0,0,0,0,0,0,0,0,0,0,0,0"/>
                </v:shape>
                <v:rect id="Rectangle 1668" o:spid="_x0000_s1345" style="position:absolute;left:4547;top:10437;width:21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LbsUA&#10;AADdAAAADwAAAGRycy9kb3ducmV2LnhtbESPW4vCMBSE3wX/QzgL+6bJeilajbIsCAuuD17A10Nz&#10;bIvNSW2i1n+/EQQfh5n5hpkvW1uJGzW+dKzhq69AEGfOlJxrOOxXvQkIH5ANVo5Jw4M8LBfdzhxT&#10;4+68pdsu5CJC2KeooQihTqX0WUEWfd/VxNE7ucZiiLLJpWnwHuG2kgOlEmmx5LhQYE0/BWXn3dVq&#10;wGRkLpvT8G+/viY4zVu1Gh+V1p8f7fcMRKA2vMOv9q/RMBhNhvB8E5+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tuxQAAAN0AAAAPAAAAAAAAAAAAAAAAAJgCAABkcnMv&#10;ZG93bnJldi54bWxQSwUGAAAAAAQABAD1AAAAigMAAAAA&#10;" stroked="f"/>
                <v:rect id="Rectangle 1669" o:spid="_x0000_s1346" style="position:absolute;left:2574;top:10777;width:3662;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Z+2MUA&#10;AADdAAAADwAAAGRycy9kb3ducmV2LnhtbESPQYvCMBSE74L/ITxhb5oqstRqFHFX9OiqoN4ezbMt&#10;Ni+liba7v94sCB6HmfmGmS1aU4oH1a6wrGA4iEAQp1YXnCk4Htb9GITzyBpLy6Tglxws5t3ODBNt&#10;G/6hx95nIkDYJagg975KpHRpTgbdwFbEwbva2qAPss6krrEJcFPKURR9SoMFh4UcK1rllN72d6Ng&#10;E1fL89b+NVn5fdmcdqfJ12HilfrotcspCE+tf4df7a1WMB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n7YxQAAAN0AAAAPAAAAAAAAAAAAAAAAAJgCAABkcnMv&#10;ZG93bnJldi54bWxQSwUGAAAAAAQABAD1AAAAigMAAAAA&#10;" filled="f" stroked="f">
                  <v:textbox inset="0,0,0,0">
                    <w:txbxContent>
                      <w:p w14:paraId="446F9CBC" w14:textId="77777777" w:rsidR="004D6677" w:rsidRPr="00407E72" w:rsidRDefault="004D6677" w:rsidP="00407E72">
                        <w:pPr>
                          <w:jc w:val="center"/>
                          <w:rPr>
                            <w:rFonts w:ascii="Times New Roman" w:hAnsi="Times New Roman" w:cs="Times New Roman"/>
                          </w:rPr>
                        </w:pPr>
                        <w:r w:rsidRPr="00407E72">
                          <w:rPr>
                            <w:rFonts w:ascii="Times New Roman" w:hAnsi="Times New Roman" w:cs="Times New Roman"/>
                            <w:b/>
                            <w:bCs/>
                            <w:i/>
                            <w:iCs/>
                          </w:rPr>
                          <w:t>Hình 2.10</w:t>
                        </w:r>
                        <w:r w:rsidRPr="00407E72">
                          <w:rPr>
                            <w:rFonts w:ascii="Times New Roman" w:hAnsi="Times New Roman" w:cs="Times New Roman"/>
                            <w:i/>
                            <w:iCs/>
                          </w:rPr>
                          <w:t xml:space="preserve">. </w:t>
                        </w:r>
                        <w:r w:rsidRPr="00407E72">
                          <w:rPr>
                            <w:rFonts w:ascii="Times New Roman" w:hAnsi="Times New Roman" w:cs="Times New Roman"/>
                            <w:i/>
                            <w:iCs/>
                            <w:color w:val="000000"/>
                          </w:rPr>
                          <w:t>Phép chiếu hình trụ ngang</w:t>
                        </w:r>
                      </w:p>
                    </w:txbxContent>
                  </v:textbox>
                </v:rect>
                <v:rect id="Rectangle 1670" o:spid="_x0000_s1347" style="position:absolute;left:6111;top:10732;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rbQ8YA&#10;AADdAAAADwAAAGRycy9kb3ducmV2LnhtbESPT2vCQBTE74V+h+UJvdWN0kqMriJtRY/+A/X2yD6T&#10;YPZtyK4m9dO7guBxmJnfMONpa0pxpdoVlhX0uhEI4tTqgjMFu+38MwbhPLLG0jIp+CcH08n72xgT&#10;bRte03XjMxEg7BJUkHtfJVK6NCeDrmsr4uCdbG3QB1lnUtfYBLgpZT+KBtJgwWEhx4p+ckrPm4tR&#10;sIir2WFpb01W/h0X+9V++LsdeqU+Ou1sBMJT61/hZ3upFfS/4m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rbQ8YAAADdAAAADwAAAAAAAAAAAAAAAACYAgAAZHJz&#10;L2Rvd25yZXYueG1sUEsFBgAAAAAEAAQA9QAAAIsDAAAAAA==&#10;" filled="f" stroked="f">
                  <v:textbox inset="0,0,0,0">
                    <w:txbxContent>
                      <w:p w14:paraId="13661483" w14:textId="77777777" w:rsidR="004D6677" w:rsidRDefault="004D6677" w:rsidP="007B58AF">
                        <w:r>
                          <w:rPr>
                            <w:i/>
                            <w:iCs/>
                            <w:color w:val="000000"/>
                          </w:rPr>
                          <w:t xml:space="preserve"> </w:t>
                        </w:r>
                      </w:p>
                    </w:txbxContent>
                  </v:textbox>
                </v:rect>
                <v:line id="Line 1671" o:spid="_x0000_s1348" style="position:absolute;visibility:visible;mso-wrap-style:square" from="3245,9172" to="5465,9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I7MUAAADdAAAADwAAAGRycy9kb3ducmV2LnhtbESPX2vCMBTF3wd+h3CFvc1UGcV1RpGB&#10;0IduMhWfL8217WxuapK13bdfhMEeD+fPj7PajKYVPTnfWFYwnyUgiEurG64UnI67pyUIH5A1tpZJ&#10;wQ952KwnDyvMtB34k/pDqEQcYZ+hgjqELpPSlzUZ9DPbEUfvYp3BEKWrpHY4xHHTykWSpNJgw5FQ&#10;Y0dvNZXXw7eJ3LIq3O38dR3zy3uxu3H/8nHcK/U4HbevIAKN4T/81861gsXzMoX7m/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I7MUAAADdAAAADwAAAAAAAAAA&#10;AAAAAAChAgAAZHJzL2Rvd25yZXYueG1sUEsFBgAAAAAEAAQA+QAAAJMDAAAAAA==&#10;">
                  <v:stroke dashstyle="dash"/>
                </v:line>
                <v:line id="Line 1672" o:spid="_x0000_s1349" style="position:absolute;visibility:visible;mso-wrap-style:square" from="4373,8080" to="4373,10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Ntd8UAAADdAAAADwAAAGRycy9kb3ducmV2LnhtbESPX2vCMBTF34V9h3AHvmk6EXWdUcZA&#10;8MEp1rHnS3NtO5ubmmS1fnsjCD4ezp8fZ77sTC1acr6yrOBtmIAgzq2uuFDwc1gNZiB8QNZYWyYF&#10;V/KwXLz05phqe+E9tVkoRBxhn6KCMoQmldLnJRn0Q9sQR+9oncEQpSukdniJ46aWoySZSIMVR0KJ&#10;DX2VlJ+yfxO5ebFx59+/U7c+fm9WZ27ft4edUv3X7vMDRKAuPMOP9lorGI1nU7i/iU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uNtd8UAAADdAAAADwAAAAAAAAAA&#10;AAAAAAChAgAAZHJzL2Rvd25yZXYueG1sUEsFBgAAAAAEAAQA+QAAAJMDAAAAAA==&#10;">
                  <v:stroke dashstyle="dash"/>
                </v:line>
                <v:shape id="Text Box 1673" o:spid="_x0000_s1350" type="#_x0000_t202" style="position:absolute;left:4325;top:761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i/7MQA&#10;AADdAAAADwAAAGRycy9kb3ducmV2LnhtbERPz2vCMBS+D/wfwht4W9PJKNoZRWTCQBhr68HjW/Ns&#10;g81L10Tb/ffLYbDjx/d7vZ1sJ+40eONYwXOSgiCunTbcKDhVh6clCB+QNXaOScEPedhuZg9rzLUb&#10;uaB7GRoRQ9jnqKANoc+l9HVLFn3ieuLIXdxgMUQ4NFIPOMZw28lFmmbSouHY0GJP+5bqa3mzCnZn&#10;Lt7M98fXZ3EpTFWtUj5mV6Xmj9PuFUSgKfyL/9zvWsHiZRn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Yv+zEAAAA3QAAAA8AAAAAAAAAAAAAAAAAmAIAAGRycy9k&#10;b3ducmV2LnhtbFBLBQYAAAAABAAEAPUAAACJAwAAAAA=&#10;" filled="f" stroked="f">
                  <v:textbox inset="0,0,0,0">
                    <w:txbxContent>
                      <w:p w14:paraId="4A49C553" w14:textId="77777777" w:rsidR="004D6677" w:rsidRDefault="004D6677" w:rsidP="007B58AF">
                        <w:r>
                          <w:t>P</w:t>
                        </w:r>
                      </w:p>
                    </w:txbxContent>
                  </v:textbox>
                </v:shape>
                <v:shape id="Text Box 1674" o:spid="_x0000_s1351" type="#_x0000_t202" style="position:absolute;left:4295;top:1031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ad8UA&#10;AADdAAAADwAAAGRycy9kb3ducmV2LnhtbESPQWvCQBSE7wX/w/KE3upGEdHoKiItCAVpjAePz+wz&#10;Wcy+TbNbjf++Kwgeh5n5hlmsOluLK7XeOFYwHCQgiAunDZcKDvnXxxSED8gaa8ek4E4eVsve2wJT&#10;7W6c0XUfShEh7FNUUIXQpFL6oiKLfuAa4uidXWsxRNmWUrd4i3Bby1GSTKRFw3GhwoY2FRWX/Z9V&#10;sD5y9ml+d6ef7JyZPJ8l/D25KPXe79ZzEIG68Ao/21utYDSezuDxJj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lBp3xQAAAN0AAAAPAAAAAAAAAAAAAAAAAJgCAABkcnMv&#10;ZG93bnJldi54bWxQSwUGAAAAAAQABAD1AAAAigMAAAAA&#10;" filled="f" stroked="f">
                  <v:textbox inset="0,0,0,0">
                    <w:txbxContent>
                      <w:p w14:paraId="7A97C84D" w14:textId="77777777" w:rsidR="004D6677" w:rsidRDefault="004D6677" w:rsidP="007B58AF">
                        <w:r>
                          <w:t>P’</w:t>
                        </w:r>
                      </w:p>
                    </w:txbxContent>
                  </v:textbox>
                </v:shape>
                <v:shape id="Text Box 1675" o:spid="_x0000_s1352" type="#_x0000_t202" style="position:absolute;left:5585;top:90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lN8IA&#10;AADdAAAADwAAAGRycy9kb3ducmV2LnhtbERPTYvCMBC9C/6HMII3TRURrUaRRWFBWKz1sMfZZmyD&#10;zaTbZLX++81B8Ph43+ttZ2txp9Ybxwom4wQEceG04VLBJT+MFiB8QNZYOyYFT/Kw3fR7a0y1e3BG&#10;93MoRQxhn6KCKoQmldIXFVn0Y9cQR+7qWoshwraUusVHDLe1nCbJXFo0HBsqbOijouJ2/rMKdt+c&#10;7c3v188pu2Ymz5cJH+c3pYaDbrcCEagLb/HL/akVTGfLuD++iU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dyU3wgAAAN0AAAAPAAAAAAAAAAAAAAAAAJgCAABkcnMvZG93&#10;bnJldi54bWxQSwUGAAAAAAQABAD1AAAAhwMAAAAA&#10;" filled="f" stroked="f">
                  <v:textbox inset="0,0,0,0">
                    <w:txbxContent>
                      <w:p w14:paraId="212524E3" w14:textId="77777777" w:rsidR="004D6677" w:rsidRDefault="004D6677" w:rsidP="007B58AF">
                        <w:r>
                          <w:t>E</w:t>
                        </w:r>
                      </w:p>
                    </w:txbxContent>
                  </v:textbox>
                </v:shape>
                <v:shape id="Text Box 1676" o:spid="_x0000_s1353" type="#_x0000_t202" style="position:absolute;left:3020;top:902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ArMUA&#10;AADdAAAADwAAAGRycy9kb3ducmV2LnhtbESPQWvCQBSE74L/YXlCb7pRimh0FZEWhEJpjAePz+wz&#10;Wcy+jdlV03/fLQgeh5n5hlmuO1uLO7XeOFYwHiUgiAunDZcKDvnncAbCB2SNtWNS8Ese1qt+b4mp&#10;dg/O6L4PpYgQ9ikqqEJoUil9UZFFP3INcfTOrrUYomxLqVt8RLit5SRJptKi4bhQYUPbiorL/mYV&#10;bI6cfZjr9+knO2cmz+cJf00vSr0Nus0CRKAuvMLP9k4rmLzPx/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4CsxQAAAN0AAAAPAAAAAAAAAAAAAAAAAJgCAABkcnMv&#10;ZG93bnJldi54bWxQSwUGAAAAAAQABAD1AAAAigMAAAAA&#10;" filled="f" stroked="f">
                  <v:textbox inset="0,0,0,0">
                    <w:txbxContent>
                      <w:p w14:paraId="3B3E29A0" w14:textId="77777777" w:rsidR="004D6677" w:rsidRDefault="004D6677" w:rsidP="007B58AF">
                        <w:r>
                          <w:t>E’</w:t>
                        </w:r>
                      </w:p>
                    </w:txbxContent>
                  </v:textbox>
                </v:shape>
                <v:rect id="Rectangle 1677" o:spid="_x0000_s1354" style="position:absolute;left:1985;top:7615;width:4680;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FNVsUA&#10;AADdAAAADwAAAGRycy9kb3ducmV2LnhtbESPQWvCQBSE74X+h+UJvdVNQmmb1FWKWrRH01xye2Rf&#10;s8Hs25BdNf33bkHwOMzMN8xiNdlenGn0nWMF6TwBQdw43XGroPr5en4H4QOyxt4xKfgjD6vl48MC&#10;C+0ufKBzGVoRIewLVGBCGAopfWPIop+7gTh6v260GKIcW6lHvES47WWWJK/SYsdxweBAa0PNsTxZ&#10;Bae63OT7t/V2+K53tbRpkpq8UuppNn1+gAg0hXv41t5rBdlLnsH/m/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4U1WxQAAAN0AAAAPAAAAAAAAAAAAAAAAAJgCAABkcnMv&#10;ZG93bnJldi54bWxQSwUGAAAAAAQABAD1AAAAigMAAAAA&#10;" filled="f">
                  <v:stroke dashstyle="1 1" endcap="round"/>
                </v:rect>
              </v:group>
            </w:pict>
          </mc:Fallback>
        </mc:AlternateContent>
      </w:r>
    </w:p>
    <w:p w14:paraId="5F3FB43E" w14:textId="77777777" w:rsidR="007B58AF" w:rsidRPr="00283743" w:rsidRDefault="007B58AF" w:rsidP="007B58AF">
      <w:pPr>
        <w:spacing w:before="120" w:after="120"/>
        <w:jc w:val="both"/>
        <w:rPr>
          <w:rFonts w:ascii="Times New Roman" w:hAnsi="Times New Roman" w:cs="Times New Roman"/>
          <w:sz w:val="26"/>
          <w:szCs w:val="26"/>
        </w:rPr>
      </w:pPr>
    </w:p>
    <w:p w14:paraId="29F2A643" w14:textId="77777777" w:rsidR="007B58AF" w:rsidRPr="00283743" w:rsidRDefault="007B58AF" w:rsidP="007B58AF">
      <w:pPr>
        <w:spacing w:before="120" w:after="120"/>
        <w:jc w:val="both"/>
        <w:rPr>
          <w:rFonts w:ascii="Times New Roman" w:hAnsi="Times New Roman" w:cs="Times New Roman"/>
          <w:sz w:val="26"/>
          <w:szCs w:val="26"/>
        </w:rPr>
      </w:pPr>
    </w:p>
    <w:p w14:paraId="5CE115DB" w14:textId="77777777" w:rsidR="007B58AF" w:rsidRPr="00283743" w:rsidRDefault="007B58AF" w:rsidP="007B58AF">
      <w:pPr>
        <w:spacing w:before="120" w:after="120"/>
        <w:jc w:val="both"/>
        <w:rPr>
          <w:rFonts w:ascii="Times New Roman" w:hAnsi="Times New Roman" w:cs="Times New Roman"/>
          <w:sz w:val="26"/>
          <w:szCs w:val="26"/>
        </w:rPr>
      </w:pPr>
    </w:p>
    <w:p w14:paraId="42105145" w14:textId="77777777" w:rsidR="007B58AF" w:rsidRPr="00283743" w:rsidRDefault="007B58AF" w:rsidP="007B58AF">
      <w:pPr>
        <w:spacing w:before="120" w:after="120"/>
        <w:ind w:firstLine="567"/>
        <w:jc w:val="both"/>
        <w:rPr>
          <w:rFonts w:ascii="Times New Roman" w:hAnsi="Times New Roman" w:cs="Times New Roman"/>
          <w:sz w:val="26"/>
          <w:szCs w:val="26"/>
        </w:rPr>
      </w:pPr>
    </w:p>
    <w:p w14:paraId="070A8E53" w14:textId="77777777" w:rsidR="007B58AF" w:rsidRPr="00283743" w:rsidRDefault="007B58AF" w:rsidP="007B58AF">
      <w:pPr>
        <w:spacing w:before="120" w:after="120"/>
        <w:ind w:firstLine="567"/>
        <w:jc w:val="both"/>
        <w:rPr>
          <w:rFonts w:ascii="Times New Roman" w:hAnsi="Times New Roman" w:cs="Times New Roman"/>
          <w:sz w:val="26"/>
          <w:szCs w:val="26"/>
        </w:rPr>
      </w:pPr>
    </w:p>
    <w:p w14:paraId="3B02B9DA" w14:textId="77777777" w:rsidR="007B58AF" w:rsidRPr="00283743" w:rsidRDefault="007B58AF" w:rsidP="007B58AF">
      <w:pPr>
        <w:spacing w:before="120" w:after="120"/>
        <w:ind w:firstLine="567"/>
        <w:jc w:val="both"/>
        <w:rPr>
          <w:rFonts w:ascii="Times New Roman" w:hAnsi="Times New Roman" w:cs="Times New Roman"/>
          <w:sz w:val="26"/>
          <w:szCs w:val="26"/>
        </w:rPr>
      </w:pPr>
    </w:p>
    <w:p w14:paraId="72A0C6C5" w14:textId="77777777" w:rsidR="007B58AF" w:rsidRPr="00283743" w:rsidRDefault="007B58AF" w:rsidP="007B58AF">
      <w:pPr>
        <w:spacing w:before="120" w:after="120"/>
        <w:jc w:val="both"/>
        <w:rPr>
          <w:rFonts w:ascii="Times New Roman" w:hAnsi="Times New Roman" w:cs="Times New Roman"/>
          <w:sz w:val="26"/>
          <w:szCs w:val="26"/>
        </w:rPr>
      </w:pPr>
    </w:p>
    <w:p w14:paraId="1CF666F5" w14:textId="7777777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r>
    </w:p>
    <w:p w14:paraId="33D8945B" w14:textId="594811CF" w:rsidR="007B58AF" w:rsidRPr="00283743" w:rsidRDefault="007B58AF" w:rsidP="007B58AF">
      <w:pPr>
        <w:spacing w:before="120" w:after="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Các vị trí nằm càng xa kinh tuyến trung </w:t>
      </w:r>
      <w:del w:id="160" w:author="Windows User" w:date="2019-02-20T13:52:00Z">
        <w:r w:rsidRPr="00283743" w:rsidDel="00BA6A8E">
          <w:rPr>
            <w:rFonts w:ascii="Times New Roman" w:hAnsi="Times New Roman" w:cs="Times New Roman"/>
            <w:sz w:val="26"/>
            <w:szCs w:val="26"/>
          </w:rPr>
          <w:delText xml:space="preserve">ương </w:delText>
        </w:r>
      </w:del>
      <w:ins w:id="161" w:author="Windows User" w:date="2019-02-20T13:52:00Z">
        <w:r w:rsidR="00BA6A8E">
          <w:rPr>
            <w:rFonts w:ascii="Times New Roman" w:hAnsi="Times New Roman" w:cs="Times New Roman"/>
            <w:sz w:val="26"/>
            <w:szCs w:val="26"/>
          </w:rPr>
          <w:t>tâm</w:t>
        </w:r>
        <w:r w:rsidR="00BA6A8E"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thì sai số càng lớn dần, nhằm giảm sai số  theo yêu cầu về độ chính xác người ta chia mặt Ellipsoid trái đất ra làm nhiều múi kinh tuyến. Bề mặt Ellipsoid trái đất được chia làm cả thảy 60 múi nhị giác cầu, tương tự ranh giới chia mảnh bản đồ quốc tế tỉ lệ 1:1000 000. Sau khi căng </w:t>
      </w:r>
      <w:del w:id="162" w:author="Windows User" w:date="2019-02-20T13:53:00Z">
        <w:r w:rsidRPr="00283743" w:rsidDel="00BA6A8E">
          <w:rPr>
            <w:rFonts w:ascii="Times New Roman" w:hAnsi="Times New Roman" w:cs="Times New Roman"/>
            <w:sz w:val="26"/>
            <w:szCs w:val="26"/>
          </w:rPr>
          <w:delText xml:space="preserve">ra </w:delText>
        </w:r>
      </w:del>
      <w:r w:rsidRPr="00283743">
        <w:rPr>
          <w:rFonts w:ascii="Times New Roman" w:hAnsi="Times New Roman" w:cs="Times New Roman"/>
          <w:sz w:val="26"/>
          <w:szCs w:val="26"/>
        </w:rPr>
        <w:t xml:space="preserve">mặt phẳng thì mỗi nhị giác cầu trở thành nhị giác phẳng được giới hạn bởi 2 cung kinh tuyến biên. </w:t>
      </w:r>
    </w:p>
    <w:p w14:paraId="16C02840" w14:textId="50BACB3A"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Kinh tuyến tiếp tuyến là kinh tuyến trung </w:t>
      </w:r>
      <w:del w:id="163" w:author="Windows User" w:date="2019-02-20T13:53:00Z">
        <w:r w:rsidRPr="00283743" w:rsidDel="00BA6A8E">
          <w:rPr>
            <w:rFonts w:ascii="Times New Roman" w:hAnsi="Times New Roman" w:cs="Times New Roman"/>
            <w:sz w:val="26"/>
            <w:szCs w:val="26"/>
          </w:rPr>
          <w:delText xml:space="preserve">ương </w:delText>
        </w:r>
      </w:del>
      <w:ins w:id="164" w:author="Windows User" w:date="2019-02-20T13:53:00Z">
        <w:r w:rsidR="00BA6A8E">
          <w:rPr>
            <w:rFonts w:ascii="Times New Roman" w:hAnsi="Times New Roman" w:cs="Times New Roman"/>
            <w:sz w:val="26"/>
            <w:szCs w:val="26"/>
          </w:rPr>
          <w:t>tâm</w:t>
        </w:r>
        <w:r w:rsidR="00BA6A8E" w:rsidRPr="00283743">
          <w:rPr>
            <w:rFonts w:ascii="Times New Roman" w:hAnsi="Times New Roman" w:cs="Times New Roman"/>
            <w:sz w:val="26"/>
            <w:szCs w:val="26"/>
          </w:rPr>
          <w:t xml:space="preserve"> </w:t>
        </w:r>
      </w:ins>
      <w:del w:id="165" w:author="Windows User" w:date="2019-02-20T13:53:00Z">
        <w:r w:rsidRPr="00283743" w:rsidDel="00BA6A8E">
          <w:rPr>
            <w:rFonts w:ascii="Times New Roman" w:hAnsi="Times New Roman" w:cs="Times New Roman"/>
            <w:sz w:val="26"/>
            <w:szCs w:val="26"/>
          </w:rPr>
          <w:delText xml:space="preserve">(kinh tuyến giữa)  </w:delText>
        </w:r>
      </w:del>
      <w:r w:rsidRPr="00283743">
        <w:rPr>
          <w:rFonts w:ascii="Times New Roman" w:hAnsi="Times New Roman" w:cs="Times New Roman"/>
          <w:sz w:val="26"/>
          <w:szCs w:val="26"/>
        </w:rPr>
        <w:t xml:space="preserve">của mỗi múi không có sai số độ dài đồng thời là trục tọa độ X của nhị giác phẳng </w:t>
      </w:r>
      <w:del w:id="166" w:author="Windows User" w:date="2019-02-20T13:53:00Z">
        <w:r w:rsidRPr="00283743" w:rsidDel="00BA6A8E">
          <w:rPr>
            <w:rFonts w:ascii="Times New Roman" w:hAnsi="Times New Roman" w:cs="Times New Roman"/>
            <w:sz w:val="26"/>
            <w:szCs w:val="26"/>
          </w:rPr>
          <w:delText xml:space="preserve">và </w:delText>
        </w:r>
      </w:del>
      <w:ins w:id="167" w:author="Windows User" w:date="2019-02-20T13:53:00Z">
        <w:r w:rsidR="00BA6A8E">
          <w:rPr>
            <w:rFonts w:ascii="Times New Roman" w:hAnsi="Times New Roman" w:cs="Times New Roman"/>
            <w:sz w:val="26"/>
            <w:szCs w:val="26"/>
          </w:rPr>
          <w:t xml:space="preserve">còn </w:t>
        </w:r>
      </w:ins>
      <w:r w:rsidRPr="00283743">
        <w:rPr>
          <w:rFonts w:ascii="Times New Roman" w:hAnsi="Times New Roman" w:cs="Times New Roman"/>
          <w:sz w:val="26"/>
          <w:szCs w:val="26"/>
        </w:rPr>
        <w:t xml:space="preserve">được gọi là kinh tuyến trung </w:t>
      </w:r>
      <w:del w:id="168" w:author="Windows User" w:date="2019-02-20T13:53:00Z">
        <w:r w:rsidRPr="00283743" w:rsidDel="00BA6A8E">
          <w:rPr>
            <w:rFonts w:ascii="Times New Roman" w:hAnsi="Times New Roman" w:cs="Times New Roman"/>
            <w:sz w:val="26"/>
            <w:szCs w:val="26"/>
          </w:rPr>
          <w:delText xml:space="preserve">ương </w:delText>
        </w:r>
      </w:del>
      <w:ins w:id="169" w:author="Windows User" w:date="2019-02-20T13:53:00Z">
        <w:r w:rsidR="00BA6A8E">
          <w:rPr>
            <w:rFonts w:ascii="Times New Roman" w:hAnsi="Times New Roman" w:cs="Times New Roman"/>
            <w:sz w:val="26"/>
            <w:szCs w:val="26"/>
          </w:rPr>
          <w:t>tâm</w:t>
        </w:r>
        <w:r w:rsidR="00BA6A8E"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của múi. Xích đạo trong mỗi múi cũng được biểu thị là một đường thẳng, thẳng góc với trục X, và được chọn làm trục Y. Hai đường thẳng đó là trục toạ độ vuông góc mặt phẳng cho toàn múi (toàn nhị giác phẳng).</w:t>
      </w:r>
    </w:p>
    <w:p w14:paraId="64D4D3C6" w14:textId="3F0880E3"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lastRenderedPageBreak/>
        <w:tab/>
        <w:t xml:space="preserve">Trong phép chiếu này mỗi múi có một hệ thống toạ độ riêng, được biểu thị trực tiếp lên mặt phẳng bảo toàn góc chiếu và thực tế là đồng diện tích nữa. Ở mỗi múi các kinh tuyến khác có dạng cung hội tụ ở cực. Các vĩ tuyến là những đường cắt vuông góc với kinh tuyến. Độ cong của các kinh tuyến và vĩ tuyến ở mỗi mảnh bản </w:t>
      </w:r>
      <w:del w:id="170" w:author="Windows User" w:date="2019-02-20T13:54:00Z">
        <w:r w:rsidRPr="00283743" w:rsidDel="00272F5E">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đồ cơ bản </w:t>
      </w:r>
      <w:del w:id="171" w:author="Windows User" w:date="2019-02-20T13:54:00Z">
        <w:r w:rsidRPr="00283743" w:rsidDel="00272F5E">
          <w:rPr>
            <w:rFonts w:ascii="Times New Roman" w:hAnsi="Times New Roman" w:cs="Times New Roman"/>
            <w:sz w:val="26"/>
            <w:szCs w:val="26"/>
          </w:rPr>
          <w:delText xml:space="preserve">nhà nước </w:delText>
        </w:r>
      </w:del>
      <w:r w:rsidRPr="00283743">
        <w:rPr>
          <w:rFonts w:ascii="Times New Roman" w:hAnsi="Times New Roman" w:cs="Times New Roman"/>
          <w:sz w:val="26"/>
          <w:szCs w:val="26"/>
        </w:rPr>
        <w:t>là không đáng kể. Nước ta ở vùng vĩ độ thấp</w:t>
      </w:r>
      <w:ins w:id="172" w:author="Windows User" w:date="2019-02-20T13:54:00Z">
        <w:r w:rsidR="00272F5E">
          <w:rPr>
            <w:rFonts w:ascii="Times New Roman" w:hAnsi="Times New Roman" w:cs="Times New Roman"/>
            <w:sz w:val="26"/>
            <w:szCs w:val="26"/>
          </w:rPr>
          <w:t xml:space="preserve"> nên</w:t>
        </w:r>
      </w:ins>
      <w:r w:rsidRPr="00283743">
        <w:rPr>
          <w:rFonts w:ascii="Times New Roman" w:hAnsi="Times New Roman" w:cs="Times New Roman"/>
          <w:sz w:val="26"/>
          <w:szCs w:val="26"/>
        </w:rPr>
        <w:t xml:space="preserve"> độ cong chỉ bắt đầu nhận thấy trên tờ bản đồ cơ bản tỉ lệ 1/200</w:t>
      </w:r>
      <w:del w:id="173" w:author="Windows User" w:date="2019-02-20T13:54:00Z">
        <w:r w:rsidRPr="00283743" w:rsidDel="00272F5E">
          <w:rPr>
            <w:rFonts w:ascii="Times New Roman" w:hAnsi="Times New Roman" w:cs="Times New Roman"/>
            <w:sz w:val="26"/>
            <w:szCs w:val="26"/>
          </w:rPr>
          <w:delText xml:space="preserve"> </w:delText>
        </w:r>
      </w:del>
      <w:ins w:id="174" w:author="Windows User" w:date="2019-02-20T13:54:00Z">
        <w:r w:rsidR="00272F5E">
          <w:rPr>
            <w:rFonts w:ascii="Times New Roman" w:hAnsi="Times New Roman" w:cs="Times New Roman"/>
            <w:sz w:val="26"/>
            <w:szCs w:val="26"/>
          </w:rPr>
          <w:t>.</w:t>
        </w:r>
      </w:ins>
      <w:r w:rsidRPr="00283743">
        <w:rPr>
          <w:rFonts w:ascii="Times New Roman" w:hAnsi="Times New Roman" w:cs="Times New Roman"/>
          <w:sz w:val="26"/>
          <w:szCs w:val="26"/>
        </w:rPr>
        <w:t>000 và nhỏ hơn. Ở tất cả các mảnh bản đồ tỉ lệ lớn hơn 1/200</w:t>
      </w:r>
      <w:del w:id="175" w:author="Windows User" w:date="2019-02-20T13:55:00Z">
        <w:r w:rsidRPr="00283743" w:rsidDel="00272F5E">
          <w:rPr>
            <w:rFonts w:ascii="Times New Roman" w:hAnsi="Times New Roman" w:cs="Times New Roman"/>
            <w:sz w:val="26"/>
            <w:szCs w:val="26"/>
          </w:rPr>
          <w:delText xml:space="preserve"> </w:delText>
        </w:r>
      </w:del>
      <w:ins w:id="176" w:author="Windows User" w:date="2019-02-20T13:55:00Z">
        <w:r w:rsidR="00272F5E">
          <w:rPr>
            <w:rFonts w:ascii="Times New Roman" w:hAnsi="Times New Roman" w:cs="Times New Roman"/>
            <w:sz w:val="26"/>
            <w:szCs w:val="26"/>
          </w:rPr>
          <w:t>.</w:t>
        </w:r>
      </w:ins>
      <w:r w:rsidRPr="00283743">
        <w:rPr>
          <w:rFonts w:ascii="Times New Roman" w:hAnsi="Times New Roman" w:cs="Times New Roman"/>
          <w:sz w:val="26"/>
          <w:szCs w:val="26"/>
        </w:rPr>
        <w:t xml:space="preserve">000 các đường cong kinh tuyến và vĩ tuyến đều là đường thẳng. Trong cùng một múi tất cả các mảnh bản đồ cùng tỉ lệ </w:t>
      </w:r>
      <w:ins w:id="177" w:author="Windows User" w:date="2019-02-20T13:55:00Z">
        <w:r w:rsidR="00272F5E">
          <w:rPr>
            <w:rFonts w:ascii="Times New Roman" w:hAnsi="Times New Roman" w:cs="Times New Roman"/>
            <w:sz w:val="26"/>
            <w:szCs w:val="26"/>
          </w:rPr>
          <w:t xml:space="preserve">hoàn toàn </w:t>
        </w:r>
      </w:ins>
      <w:r w:rsidRPr="00283743">
        <w:rPr>
          <w:rFonts w:ascii="Times New Roman" w:hAnsi="Times New Roman" w:cs="Times New Roman"/>
          <w:sz w:val="26"/>
          <w:szCs w:val="26"/>
        </w:rPr>
        <w:t xml:space="preserve">có thể ghép lại với nhau </w:t>
      </w:r>
      <w:del w:id="178" w:author="Windows User" w:date="2019-02-20T13:55:00Z">
        <w:r w:rsidRPr="00283743" w:rsidDel="00272F5E">
          <w:rPr>
            <w:rFonts w:ascii="Times New Roman" w:hAnsi="Times New Roman" w:cs="Times New Roman"/>
            <w:sz w:val="26"/>
            <w:szCs w:val="26"/>
          </w:rPr>
          <w:delText xml:space="preserve">được </w:delText>
        </w:r>
      </w:del>
      <w:r w:rsidRPr="00283743">
        <w:rPr>
          <w:rFonts w:ascii="Times New Roman" w:hAnsi="Times New Roman" w:cs="Times New Roman"/>
          <w:sz w:val="26"/>
          <w:szCs w:val="26"/>
        </w:rPr>
        <w:t>mà không bị đứt quãng hay chồng chéo</w:t>
      </w:r>
      <w:del w:id="179" w:author="Windows User" w:date="2019-02-20T13:55:00Z">
        <w:r w:rsidRPr="00283743" w:rsidDel="00272F5E">
          <w:rPr>
            <w:rFonts w:ascii="Times New Roman" w:hAnsi="Times New Roman" w:cs="Times New Roman"/>
            <w:sz w:val="26"/>
            <w:szCs w:val="26"/>
          </w:rPr>
          <w:delText xml:space="preserve"> nhau</w:delText>
        </w:r>
      </w:del>
      <w:r w:rsidRPr="00283743">
        <w:rPr>
          <w:rFonts w:ascii="Times New Roman" w:hAnsi="Times New Roman" w:cs="Times New Roman"/>
          <w:sz w:val="26"/>
          <w:szCs w:val="26"/>
        </w:rPr>
        <w:t>.</w:t>
      </w:r>
    </w:p>
    <w:p w14:paraId="53CD396E" w14:textId="77777777" w:rsidR="007B58AF" w:rsidRPr="00283743" w:rsidRDefault="007B58AF" w:rsidP="007B58AF">
      <w:pPr>
        <w:spacing w:before="120" w:after="120"/>
        <w:jc w:val="both"/>
        <w:rPr>
          <w:rFonts w:ascii="Times New Roman" w:hAnsi="Times New Roman" w:cs="Times New Roman"/>
          <w:sz w:val="26"/>
          <w:szCs w:val="26"/>
        </w:rPr>
      </w:pPr>
    </w:p>
    <w:p w14:paraId="03211D63" w14:textId="77777777" w:rsidR="007B58AF" w:rsidRPr="00283743" w:rsidRDefault="007B58AF" w:rsidP="007B58AF">
      <w:pPr>
        <w:spacing w:before="120" w:after="120"/>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864064" behindDoc="0" locked="0" layoutInCell="1" allowOverlap="1" wp14:anchorId="4CEE28DA" wp14:editId="67A221DD">
                <wp:simplePos x="0" y="0"/>
                <wp:positionH relativeFrom="column">
                  <wp:posOffset>344805</wp:posOffset>
                </wp:positionH>
                <wp:positionV relativeFrom="paragraph">
                  <wp:posOffset>16510</wp:posOffset>
                </wp:positionV>
                <wp:extent cx="3657600" cy="2857500"/>
                <wp:effectExtent l="0" t="0" r="0" b="0"/>
                <wp:wrapNone/>
                <wp:docPr id="2493" name="Group 2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2857500"/>
                          <a:chOff x="801" y="1264"/>
                          <a:chExt cx="5760" cy="4680"/>
                        </a:xfrm>
                      </wpg:grpSpPr>
                      <wpg:grpSp>
                        <wpg:cNvPr id="2494" name="Group 1716"/>
                        <wpg:cNvGrpSpPr>
                          <a:grpSpLocks/>
                        </wpg:cNvGrpSpPr>
                        <wpg:grpSpPr bwMode="auto">
                          <a:xfrm>
                            <a:off x="1521" y="1444"/>
                            <a:ext cx="4140" cy="3780"/>
                            <a:chOff x="1521" y="1444"/>
                            <a:chExt cx="4140" cy="3780"/>
                          </a:xfrm>
                        </wpg:grpSpPr>
                        <wps:wsp>
                          <wps:cNvPr id="2495" name="Freeform 1717"/>
                          <wps:cNvSpPr>
                            <a:spLocks/>
                          </wps:cNvSpPr>
                          <wps:spPr bwMode="auto">
                            <a:xfrm>
                              <a:off x="3367" y="1787"/>
                              <a:ext cx="417" cy="3197"/>
                            </a:xfrm>
                            <a:custGeom>
                              <a:avLst/>
                              <a:gdLst>
                                <a:gd name="T0" fmla="*/ 417 w 417"/>
                                <a:gd name="T1" fmla="*/ 0 h 3197"/>
                                <a:gd name="T2" fmla="*/ 338 w 417"/>
                                <a:gd name="T3" fmla="*/ 199 h 3197"/>
                                <a:gd name="T4" fmla="*/ 263 w 417"/>
                                <a:gd name="T5" fmla="*/ 398 h 3197"/>
                                <a:gd name="T6" fmla="*/ 194 w 417"/>
                                <a:gd name="T7" fmla="*/ 597 h 3197"/>
                                <a:gd name="T8" fmla="*/ 129 w 417"/>
                                <a:gd name="T9" fmla="*/ 800 h 3197"/>
                                <a:gd name="T10" fmla="*/ 79 w 417"/>
                                <a:gd name="T11" fmla="*/ 1002 h 3197"/>
                                <a:gd name="T12" fmla="*/ 36 w 417"/>
                                <a:gd name="T13" fmla="*/ 1201 h 3197"/>
                                <a:gd name="T14" fmla="*/ 7 w 417"/>
                                <a:gd name="T15" fmla="*/ 1400 h 3197"/>
                                <a:gd name="T16" fmla="*/ 5 w 417"/>
                                <a:gd name="T17" fmla="*/ 1495 h 3197"/>
                                <a:gd name="T18" fmla="*/ 0 w 417"/>
                                <a:gd name="T19" fmla="*/ 1598 h 3197"/>
                                <a:gd name="T20" fmla="*/ 5 w 417"/>
                                <a:gd name="T21" fmla="*/ 1699 h 3197"/>
                                <a:gd name="T22" fmla="*/ 7 w 417"/>
                                <a:gd name="T23" fmla="*/ 1797 h 3197"/>
                                <a:gd name="T24" fmla="*/ 36 w 417"/>
                                <a:gd name="T25" fmla="*/ 1996 h 3197"/>
                                <a:gd name="T26" fmla="*/ 79 w 417"/>
                                <a:gd name="T27" fmla="*/ 2195 h 3197"/>
                                <a:gd name="T28" fmla="*/ 129 w 417"/>
                                <a:gd name="T29" fmla="*/ 2399 h 3197"/>
                                <a:gd name="T30" fmla="*/ 194 w 417"/>
                                <a:gd name="T31" fmla="*/ 2598 h 3197"/>
                                <a:gd name="T32" fmla="*/ 263 w 417"/>
                                <a:gd name="T33" fmla="*/ 2797 h 3197"/>
                                <a:gd name="T34" fmla="*/ 338 w 417"/>
                                <a:gd name="T35" fmla="*/ 2998 h 3197"/>
                                <a:gd name="T36" fmla="*/ 417 w 417"/>
                                <a:gd name="T37" fmla="*/ 3197 h 3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7" h="3197">
                                  <a:moveTo>
                                    <a:pt x="417" y="0"/>
                                  </a:moveTo>
                                  <a:lnTo>
                                    <a:pt x="338" y="199"/>
                                  </a:lnTo>
                                  <a:lnTo>
                                    <a:pt x="263" y="398"/>
                                  </a:lnTo>
                                  <a:lnTo>
                                    <a:pt x="194" y="597"/>
                                  </a:lnTo>
                                  <a:lnTo>
                                    <a:pt x="129" y="800"/>
                                  </a:lnTo>
                                  <a:lnTo>
                                    <a:pt x="79" y="1002"/>
                                  </a:lnTo>
                                  <a:lnTo>
                                    <a:pt x="36" y="1201"/>
                                  </a:lnTo>
                                  <a:lnTo>
                                    <a:pt x="7" y="1400"/>
                                  </a:lnTo>
                                  <a:lnTo>
                                    <a:pt x="5" y="1495"/>
                                  </a:lnTo>
                                  <a:lnTo>
                                    <a:pt x="0" y="1598"/>
                                  </a:lnTo>
                                  <a:lnTo>
                                    <a:pt x="5" y="1699"/>
                                  </a:lnTo>
                                  <a:lnTo>
                                    <a:pt x="7" y="1797"/>
                                  </a:lnTo>
                                  <a:lnTo>
                                    <a:pt x="36" y="1996"/>
                                  </a:lnTo>
                                  <a:lnTo>
                                    <a:pt x="79" y="2195"/>
                                  </a:lnTo>
                                  <a:lnTo>
                                    <a:pt x="129" y="2399"/>
                                  </a:lnTo>
                                  <a:lnTo>
                                    <a:pt x="194" y="2598"/>
                                  </a:lnTo>
                                  <a:lnTo>
                                    <a:pt x="263" y="2797"/>
                                  </a:lnTo>
                                  <a:lnTo>
                                    <a:pt x="338" y="2998"/>
                                  </a:lnTo>
                                  <a:lnTo>
                                    <a:pt x="417" y="319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6" name="Freeform 1718"/>
                          <wps:cNvSpPr>
                            <a:spLocks/>
                          </wps:cNvSpPr>
                          <wps:spPr bwMode="auto">
                            <a:xfrm>
                              <a:off x="3784" y="1787"/>
                              <a:ext cx="417" cy="3197"/>
                            </a:xfrm>
                            <a:custGeom>
                              <a:avLst/>
                              <a:gdLst>
                                <a:gd name="T0" fmla="*/ 0 w 417"/>
                                <a:gd name="T1" fmla="*/ 0 h 3197"/>
                                <a:gd name="T2" fmla="*/ 79 w 417"/>
                                <a:gd name="T3" fmla="*/ 199 h 3197"/>
                                <a:gd name="T4" fmla="*/ 153 w 417"/>
                                <a:gd name="T5" fmla="*/ 398 h 3197"/>
                                <a:gd name="T6" fmla="*/ 223 w 417"/>
                                <a:gd name="T7" fmla="*/ 597 h 3197"/>
                                <a:gd name="T8" fmla="*/ 287 w 417"/>
                                <a:gd name="T9" fmla="*/ 800 h 3197"/>
                                <a:gd name="T10" fmla="*/ 338 w 417"/>
                                <a:gd name="T11" fmla="*/ 1002 h 3197"/>
                                <a:gd name="T12" fmla="*/ 381 w 417"/>
                                <a:gd name="T13" fmla="*/ 1201 h 3197"/>
                                <a:gd name="T14" fmla="*/ 407 w 417"/>
                                <a:gd name="T15" fmla="*/ 1400 h 3197"/>
                                <a:gd name="T16" fmla="*/ 417 w 417"/>
                                <a:gd name="T17" fmla="*/ 1495 h 3197"/>
                                <a:gd name="T18" fmla="*/ 417 w 417"/>
                                <a:gd name="T19" fmla="*/ 1598 h 3197"/>
                                <a:gd name="T20" fmla="*/ 412 w 417"/>
                                <a:gd name="T21" fmla="*/ 1699 h 3197"/>
                                <a:gd name="T22" fmla="*/ 402 w 417"/>
                                <a:gd name="T23" fmla="*/ 1812 h 3197"/>
                                <a:gd name="T24" fmla="*/ 385 w 417"/>
                                <a:gd name="T25" fmla="*/ 1922 h 3197"/>
                                <a:gd name="T26" fmla="*/ 361 w 417"/>
                                <a:gd name="T27" fmla="*/ 2035 h 3197"/>
                                <a:gd name="T28" fmla="*/ 306 w 417"/>
                                <a:gd name="T29" fmla="*/ 2270 h 3197"/>
                                <a:gd name="T30" fmla="*/ 237 w 417"/>
                                <a:gd name="T31" fmla="*/ 2497 h 3197"/>
                                <a:gd name="T32" fmla="*/ 199 w 417"/>
                                <a:gd name="T33" fmla="*/ 2608 h 3197"/>
                                <a:gd name="T34" fmla="*/ 163 w 417"/>
                                <a:gd name="T35" fmla="*/ 2715 h 3197"/>
                                <a:gd name="T36" fmla="*/ 129 w 417"/>
                                <a:gd name="T37" fmla="*/ 2816 h 3197"/>
                                <a:gd name="T38" fmla="*/ 93 w 417"/>
                                <a:gd name="T39" fmla="*/ 2910 h 3197"/>
                                <a:gd name="T40" fmla="*/ 64 w 417"/>
                                <a:gd name="T41" fmla="*/ 2998 h 3197"/>
                                <a:gd name="T42" fmla="*/ 36 w 417"/>
                                <a:gd name="T43" fmla="*/ 3077 h 3197"/>
                                <a:gd name="T44" fmla="*/ 19 w 417"/>
                                <a:gd name="T45" fmla="*/ 3142 h 3197"/>
                                <a:gd name="T46" fmla="*/ 0 w 417"/>
                                <a:gd name="T47" fmla="*/ 3197 h 3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17" h="3197">
                                  <a:moveTo>
                                    <a:pt x="0" y="0"/>
                                  </a:moveTo>
                                  <a:lnTo>
                                    <a:pt x="79" y="199"/>
                                  </a:lnTo>
                                  <a:lnTo>
                                    <a:pt x="153" y="398"/>
                                  </a:lnTo>
                                  <a:lnTo>
                                    <a:pt x="223" y="597"/>
                                  </a:lnTo>
                                  <a:lnTo>
                                    <a:pt x="287" y="800"/>
                                  </a:lnTo>
                                  <a:lnTo>
                                    <a:pt x="338" y="1002"/>
                                  </a:lnTo>
                                  <a:lnTo>
                                    <a:pt x="381" y="1201"/>
                                  </a:lnTo>
                                  <a:lnTo>
                                    <a:pt x="407" y="1400"/>
                                  </a:lnTo>
                                  <a:lnTo>
                                    <a:pt x="417" y="1495"/>
                                  </a:lnTo>
                                  <a:lnTo>
                                    <a:pt x="417" y="1598"/>
                                  </a:lnTo>
                                  <a:lnTo>
                                    <a:pt x="412" y="1699"/>
                                  </a:lnTo>
                                  <a:lnTo>
                                    <a:pt x="402" y="1812"/>
                                  </a:lnTo>
                                  <a:lnTo>
                                    <a:pt x="385" y="1922"/>
                                  </a:lnTo>
                                  <a:lnTo>
                                    <a:pt x="361" y="2035"/>
                                  </a:lnTo>
                                  <a:lnTo>
                                    <a:pt x="306" y="2270"/>
                                  </a:lnTo>
                                  <a:lnTo>
                                    <a:pt x="237" y="2497"/>
                                  </a:lnTo>
                                  <a:lnTo>
                                    <a:pt x="199" y="2608"/>
                                  </a:lnTo>
                                  <a:lnTo>
                                    <a:pt x="163" y="2715"/>
                                  </a:lnTo>
                                  <a:lnTo>
                                    <a:pt x="129" y="2816"/>
                                  </a:lnTo>
                                  <a:lnTo>
                                    <a:pt x="93" y="2910"/>
                                  </a:lnTo>
                                  <a:lnTo>
                                    <a:pt x="64" y="2998"/>
                                  </a:lnTo>
                                  <a:lnTo>
                                    <a:pt x="36" y="3077"/>
                                  </a:lnTo>
                                  <a:lnTo>
                                    <a:pt x="19" y="3142"/>
                                  </a:lnTo>
                                  <a:lnTo>
                                    <a:pt x="0" y="319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7" name="Freeform 1719"/>
                          <wps:cNvSpPr>
                            <a:spLocks/>
                          </wps:cNvSpPr>
                          <wps:spPr bwMode="auto">
                            <a:xfrm>
                              <a:off x="4205" y="1801"/>
                              <a:ext cx="417" cy="3195"/>
                            </a:xfrm>
                            <a:custGeom>
                              <a:avLst/>
                              <a:gdLst>
                                <a:gd name="T0" fmla="*/ 417 w 417"/>
                                <a:gd name="T1" fmla="*/ 0 h 3195"/>
                                <a:gd name="T2" fmla="*/ 338 w 417"/>
                                <a:gd name="T3" fmla="*/ 199 h 3195"/>
                                <a:gd name="T4" fmla="*/ 266 w 417"/>
                                <a:gd name="T5" fmla="*/ 398 h 3195"/>
                                <a:gd name="T6" fmla="*/ 194 w 417"/>
                                <a:gd name="T7" fmla="*/ 597 h 3195"/>
                                <a:gd name="T8" fmla="*/ 130 w 417"/>
                                <a:gd name="T9" fmla="*/ 801 h 3195"/>
                                <a:gd name="T10" fmla="*/ 79 w 417"/>
                                <a:gd name="T11" fmla="*/ 1002 h 3195"/>
                                <a:gd name="T12" fmla="*/ 39 w 417"/>
                                <a:gd name="T13" fmla="*/ 1199 h 3195"/>
                                <a:gd name="T14" fmla="*/ 10 w 417"/>
                                <a:gd name="T15" fmla="*/ 1400 h 3195"/>
                                <a:gd name="T16" fmla="*/ 5 w 417"/>
                                <a:gd name="T17" fmla="*/ 1496 h 3195"/>
                                <a:gd name="T18" fmla="*/ 0 w 417"/>
                                <a:gd name="T19" fmla="*/ 1599 h 3195"/>
                                <a:gd name="T20" fmla="*/ 5 w 417"/>
                                <a:gd name="T21" fmla="*/ 1700 h 3195"/>
                                <a:gd name="T22" fmla="*/ 10 w 417"/>
                                <a:gd name="T23" fmla="*/ 1798 h 3195"/>
                                <a:gd name="T24" fmla="*/ 39 w 417"/>
                                <a:gd name="T25" fmla="*/ 1997 h 3195"/>
                                <a:gd name="T26" fmla="*/ 79 w 417"/>
                                <a:gd name="T27" fmla="*/ 2196 h 3195"/>
                                <a:gd name="T28" fmla="*/ 130 w 417"/>
                                <a:gd name="T29" fmla="*/ 2399 h 3195"/>
                                <a:gd name="T30" fmla="*/ 194 w 417"/>
                                <a:gd name="T31" fmla="*/ 2598 h 3195"/>
                                <a:gd name="T32" fmla="*/ 266 w 417"/>
                                <a:gd name="T33" fmla="*/ 2797 h 3195"/>
                                <a:gd name="T34" fmla="*/ 338 w 417"/>
                                <a:gd name="T35" fmla="*/ 2996 h 3195"/>
                                <a:gd name="T36" fmla="*/ 417 w 417"/>
                                <a:gd name="T37" fmla="*/ 3195 h 3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7" h="3195">
                                  <a:moveTo>
                                    <a:pt x="417" y="0"/>
                                  </a:moveTo>
                                  <a:lnTo>
                                    <a:pt x="338" y="199"/>
                                  </a:lnTo>
                                  <a:lnTo>
                                    <a:pt x="266" y="398"/>
                                  </a:lnTo>
                                  <a:lnTo>
                                    <a:pt x="194" y="597"/>
                                  </a:lnTo>
                                  <a:lnTo>
                                    <a:pt x="130" y="801"/>
                                  </a:lnTo>
                                  <a:lnTo>
                                    <a:pt x="79" y="1002"/>
                                  </a:lnTo>
                                  <a:lnTo>
                                    <a:pt x="39" y="1199"/>
                                  </a:lnTo>
                                  <a:lnTo>
                                    <a:pt x="10" y="1400"/>
                                  </a:lnTo>
                                  <a:lnTo>
                                    <a:pt x="5" y="1496"/>
                                  </a:lnTo>
                                  <a:lnTo>
                                    <a:pt x="0" y="1599"/>
                                  </a:lnTo>
                                  <a:lnTo>
                                    <a:pt x="5" y="1700"/>
                                  </a:lnTo>
                                  <a:lnTo>
                                    <a:pt x="10" y="1798"/>
                                  </a:lnTo>
                                  <a:lnTo>
                                    <a:pt x="39" y="1997"/>
                                  </a:lnTo>
                                  <a:lnTo>
                                    <a:pt x="79" y="2196"/>
                                  </a:lnTo>
                                  <a:lnTo>
                                    <a:pt x="130" y="2399"/>
                                  </a:lnTo>
                                  <a:lnTo>
                                    <a:pt x="194" y="2598"/>
                                  </a:lnTo>
                                  <a:lnTo>
                                    <a:pt x="266" y="2797"/>
                                  </a:lnTo>
                                  <a:lnTo>
                                    <a:pt x="338" y="2996"/>
                                  </a:lnTo>
                                  <a:lnTo>
                                    <a:pt x="417" y="3195"/>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8" name="Freeform 1720"/>
                          <wps:cNvSpPr>
                            <a:spLocks/>
                          </wps:cNvSpPr>
                          <wps:spPr bwMode="auto">
                            <a:xfrm>
                              <a:off x="4622" y="1801"/>
                              <a:ext cx="417" cy="3195"/>
                            </a:xfrm>
                            <a:custGeom>
                              <a:avLst/>
                              <a:gdLst>
                                <a:gd name="T0" fmla="*/ 0 w 417"/>
                                <a:gd name="T1" fmla="*/ 0 h 3195"/>
                                <a:gd name="T2" fmla="*/ 79 w 417"/>
                                <a:gd name="T3" fmla="*/ 199 h 3195"/>
                                <a:gd name="T4" fmla="*/ 154 w 417"/>
                                <a:gd name="T5" fmla="*/ 398 h 3195"/>
                                <a:gd name="T6" fmla="*/ 223 w 417"/>
                                <a:gd name="T7" fmla="*/ 597 h 3195"/>
                                <a:gd name="T8" fmla="*/ 288 w 417"/>
                                <a:gd name="T9" fmla="*/ 801 h 3195"/>
                                <a:gd name="T10" fmla="*/ 341 w 417"/>
                                <a:gd name="T11" fmla="*/ 1002 h 3195"/>
                                <a:gd name="T12" fmla="*/ 381 w 417"/>
                                <a:gd name="T13" fmla="*/ 1199 h 3195"/>
                                <a:gd name="T14" fmla="*/ 410 w 417"/>
                                <a:gd name="T15" fmla="*/ 1400 h 3195"/>
                                <a:gd name="T16" fmla="*/ 417 w 417"/>
                                <a:gd name="T17" fmla="*/ 1496 h 3195"/>
                                <a:gd name="T18" fmla="*/ 417 w 417"/>
                                <a:gd name="T19" fmla="*/ 1599 h 3195"/>
                                <a:gd name="T20" fmla="*/ 412 w 417"/>
                                <a:gd name="T21" fmla="*/ 1700 h 3195"/>
                                <a:gd name="T22" fmla="*/ 405 w 417"/>
                                <a:gd name="T23" fmla="*/ 1810 h 3195"/>
                                <a:gd name="T24" fmla="*/ 386 w 417"/>
                                <a:gd name="T25" fmla="*/ 1922 h 3195"/>
                                <a:gd name="T26" fmla="*/ 362 w 417"/>
                                <a:gd name="T27" fmla="*/ 2033 h 3195"/>
                                <a:gd name="T28" fmla="*/ 307 w 417"/>
                                <a:gd name="T29" fmla="*/ 2270 h 3195"/>
                                <a:gd name="T30" fmla="*/ 237 w 417"/>
                                <a:gd name="T31" fmla="*/ 2498 h 3195"/>
                                <a:gd name="T32" fmla="*/ 202 w 417"/>
                                <a:gd name="T33" fmla="*/ 2608 h 3195"/>
                                <a:gd name="T34" fmla="*/ 163 w 417"/>
                                <a:gd name="T35" fmla="*/ 2716 h 3195"/>
                                <a:gd name="T36" fmla="*/ 130 w 417"/>
                                <a:gd name="T37" fmla="*/ 2816 h 3195"/>
                                <a:gd name="T38" fmla="*/ 94 w 417"/>
                                <a:gd name="T39" fmla="*/ 2910 h 3195"/>
                                <a:gd name="T40" fmla="*/ 65 w 417"/>
                                <a:gd name="T41" fmla="*/ 2996 h 3195"/>
                                <a:gd name="T42" fmla="*/ 39 w 417"/>
                                <a:gd name="T43" fmla="*/ 3075 h 3195"/>
                                <a:gd name="T44" fmla="*/ 19 w 417"/>
                                <a:gd name="T45" fmla="*/ 3140 h 3195"/>
                                <a:gd name="T46" fmla="*/ 0 w 417"/>
                                <a:gd name="T47" fmla="*/ 3195 h 3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17" h="3195">
                                  <a:moveTo>
                                    <a:pt x="0" y="0"/>
                                  </a:moveTo>
                                  <a:lnTo>
                                    <a:pt x="79" y="199"/>
                                  </a:lnTo>
                                  <a:lnTo>
                                    <a:pt x="154" y="398"/>
                                  </a:lnTo>
                                  <a:lnTo>
                                    <a:pt x="223" y="597"/>
                                  </a:lnTo>
                                  <a:lnTo>
                                    <a:pt x="288" y="801"/>
                                  </a:lnTo>
                                  <a:lnTo>
                                    <a:pt x="341" y="1002"/>
                                  </a:lnTo>
                                  <a:lnTo>
                                    <a:pt x="381" y="1199"/>
                                  </a:lnTo>
                                  <a:lnTo>
                                    <a:pt x="410" y="1400"/>
                                  </a:lnTo>
                                  <a:lnTo>
                                    <a:pt x="417" y="1496"/>
                                  </a:lnTo>
                                  <a:lnTo>
                                    <a:pt x="417" y="1599"/>
                                  </a:lnTo>
                                  <a:lnTo>
                                    <a:pt x="412" y="1700"/>
                                  </a:lnTo>
                                  <a:lnTo>
                                    <a:pt x="405" y="1810"/>
                                  </a:lnTo>
                                  <a:lnTo>
                                    <a:pt x="386" y="1922"/>
                                  </a:lnTo>
                                  <a:lnTo>
                                    <a:pt x="362" y="2033"/>
                                  </a:lnTo>
                                  <a:lnTo>
                                    <a:pt x="307" y="2270"/>
                                  </a:lnTo>
                                  <a:lnTo>
                                    <a:pt x="237" y="2498"/>
                                  </a:lnTo>
                                  <a:lnTo>
                                    <a:pt x="202" y="2608"/>
                                  </a:lnTo>
                                  <a:lnTo>
                                    <a:pt x="163" y="2716"/>
                                  </a:lnTo>
                                  <a:lnTo>
                                    <a:pt x="130" y="2816"/>
                                  </a:lnTo>
                                  <a:lnTo>
                                    <a:pt x="94" y="2910"/>
                                  </a:lnTo>
                                  <a:lnTo>
                                    <a:pt x="65" y="2996"/>
                                  </a:lnTo>
                                  <a:lnTo>
                                    <a:pt x="39" y="3075"/>
                                  </a:lnTo>
                                  <a:lnTo>
                                    <a:pt x="19" y="3140"/>
                                  </a:lnTo>
                                  <a:lnTo>
                                    <a:pt x="0" y="3195"/>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9" name="Freeform 1721"/>
                          <wps:cNvSpPr>
                            <a:spLocks/>
                          </wps:cNvSpPr>
                          <wps:spPr bwMode="auto">
                            <a:xfrm>
                              <a:off x="5054" y="1816"/>
                              <a:ext cx="416" cy="3197"/>
                            </a:xfrm>
                            <a:custGeom>
                              <a:avLst/>
                              <a:gdLst>
                                <a:gd name="T0" fmla="*/ 416 w 416"/>
                                <a:gd name="T1" fmla="*/ 0 h 3197"/>
                                <a:gd name="T2" fmla="*/ 340 w 416"/>
                                <a:gd name="T3" fmla="*/ 199 h 3197"/>
                                <a:gd name="T4" fmla="*/ 265 w 416"/>
                                <a:gd name="T5" fmla="*/ 400 h 3197"/>
                                <a:gd name="T6" fmla="*/ 196 w 416"/>
                                <a:gd name="T7" fmla="*/ 596 h 3197"/>
                                <a:gd name="T8" fmla="*/ 129 w 416"/>
                                <a:gd name="T9" fmla="*/ 800 h 3197"/>
                                <a:gd name="T10" fmla="*/ 79 w 416"/>
                                <a:gd name="T11" fmla="*/ 1001 h 3197"/>
                                <a:gd name="T12" fmla="*/ 38 w 416"/>
                                <a:gd name="T13" fmla="*/ 1200 h 3197"/>
                                <a:gd name="T14" fmla="*/ 9 w 416"/>
                                <a:gd name="T15" fmla="*/ 1399 h 3197"/>
                                <a:gd name="T16" fmla="*/ 4 w 416"/>
                                <a:gd name="T17" fmla="*/ 1495 h 3197"/>
                                <a:gd name="T18" fmla="*/ 0 w 416"/>
                                <a:gd name="T19" fmla="*/ 1598 h 3197"/>
                                <a:gd name="T20" fmla="*/ 4 w 416"/>
                                <a:gd name="T21" fmla="*/ 1699 h 3197"/>
                                <a:gd name="T22" fmla="*/ 9 w 416"/>
                                <a:gd name="T23" fmla="*/ 1797 h 3197"/>
                                <a:gd name="T24" fmla="*/ 38 w 416"/>
                                <a:gd name="T25" fmla="*/ 1996 h 3197"/>
                                <a:gd name="T26" fmla="*/ 79 w 416"/>
                                <a:gd name="T27" fmla="*/ 2195 h 3197"/>
                                <a:gd name="T28" fmla="*/ 129 w 416"/>
                                <a:gd name="T29" fmla="*/ 2399 h 3197"/>
                                <a:gd name="T30" fmla="*/ 196 w 416"/>
                                <a:gd name="T31" fmla="*/ 2598 h 3197"/>
                                <a:gd name="T32" fmla="*/ 265 w 416"/>
                                <a:gd name="T33" fmla="*/ 2797 h 3197"/>
                                <a:gd name="T34" fmla="*/ 340 w 416"/>
                                <a:gd name="T35" fmla="*/ 2998 h 3197"/>
                                <a:gd name="T36" fmla="*/ 416 w 416"/>
                                <a:gd name="T37" fmla="*/ 3197 h 3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6" h="3197">
                                  <a:moveTo>
                                    <a:pt x="416" y="0"/>
                                  </a:moveTo>
                                  <a:lnTo>
                                    <a:pt x="340" y="199"/>
                                  </a:lnTo>
                                  <a:lnTo>
                                    <a:pt x="265" y="400"/>
                                  </a:lnTo>
                                  <a:lnTo>
                                    <a:pt x="196" y="596"/>
                                  </a:lnTo>
                                  <a:lnTo>
                                    <a:pt x="129" y="800"/>
                                  </a:lnTo>
                                  <a:lnTo>
                                    <a:pt x="79" y="1001"/>
                                  </a:lnTo>
                                  <a:lnTo>
                                    <a:pt x="38" y="1200"/>
                                  </a:lnTo>
                                  <a:lnTo>
                                    <a:pt x="9" y="1399"/>
                                  </a:lnTo>
                                  <a:lnTo>
                                    <a:pt x="4" y="1495"/>
                                  </a:lnTo>
                                  <a:lnTo>
                                    <a:pt x="0" y="1598"/>
                                  </a:lnTo>
                                  <a:lnTo>
                                    <a:pt x="4" y="1699"/>
                                  </a:lnTo>
                                  <a:lnTo>
                                    <a:pt x="9" y="1797"/>
                                  </a:lnTo>
                                  <a:lnTo>
                                    <a:pt x="38" y="1996"/>
                                  </a:lnTo>
                                  <a:lnTo>
                                    <a:pt x="79" y="2195"/>
                                  </a:lnTo>
                                  <a:lnTo>
                                    <a:pt x="129" y="2399"/>
                                  </a:lnTo>
                                  <a:lnTo>
                                    <a:pt x="196" y="2598"/>
                                  </a:lnTo>
                                  <a:lnTo>
                                    <a:pt x="265" y="2797"/>
                                  </a:lnTo>
                                  <a:lnTo>
                                    <a:pt x="340" y="2998"/>
                                  </a:lnTo>
                                  <a:lnTo>
                                    <a:pt x="416" y="319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0" name="Rectangle 1722"/>
                          <wps:cNvSpPr>
                            <a:spLocks noChangeArrowheads="1"/>
                          </wps:cNvSpPr>
                          <wps:spPr bwMode="auto">
                            <a:xfrm>
                              <a:off x="3860" y="3578"/>
                              <a:ext cx="5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928B0" w14:textId="77777777" w:rsidR="004D6677" w:rsidRDefault="004D6677" w:rsidP="007B58AF">
                                <w:r>
                                  <w:rPr>
                                    <w:color w:val="000000"/>
                                  </w:rPr>
                                  <w:t xml:space="preserve"> </w:t>
                                </w:r>
                              </w:p>
                            </w:txbxContent>
                          </wps:txbx>
                          <wps:bodyPr rot="0" vert="horz" wrap="none" lIns="0" tIns="0" rIns="0" bIns="0" anchor="t" anchorCtr="0" upright="1">
                            <a:noAutofit/>
                          </wps:bodyPr>
                        </wps:wsp>
                        <wps:wsp>
                          <wps:cNvPr id="2501" name="Rectangle 1723"/>
                          <wps:cNvSpPr>
                            <a:spLocks noChangeArrowheads="1"/>
                          </wps:cNvSpPr>
                          <wps:spPr bwMode="auto">
                            <a:xfrm>
                              <a:off x="4488" y="2832"/>
                              <a:ext cx="5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BB5CB" w14:textId="77777777" w:rsidR="004D6677" w:rsidRDefault="004D6677" w:rsidP="007B58AF">
                                <w:r>
                                  <w:rPr>
                                    <w:color w:val="000000"/>
                                  </w:rPr>
                                  <w:t xml:space="preserve"> </w:t>
                                </w:r>
                              </w:p>
                            </w:txbxContent>
                          </wps:txbx>
                          <wps:bodyPr rot="0" vert="horz" wrap="none" lIns="0" tIns="0" rIns="0" bIns="0" anchor="t" anchorCtr="0" upright="1">
                            <a:noAutofit/>
                          </wps:bodyPr>
                        </wps:wsp>
                        <wps:wsp>
                          <wps:cNvPr id="2502" name="Rectangle 1724"/>
                          <wps:cNvSpPr>
                            <a:spLocks noChangeArrowheads="1"/>
                          </wps:cNvSpPr>
                          <wps:spPr bwMode="auto">
                            <a:xfrm>
                              <a:off x="3221" y="2072"/>
                              <a:ext cx="5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82411" w14:textId="77777777" w:rsidR="004D6677" w:rsidRDefault="004D6677" w:rsidP="007B58AF">
                                <w:r>
                                  <w:rPr>
                                    <w:color w:val="000000"/>
                                  </w:rPr>
                                  <w:t xml:space="preserve"> </w:t>
                                </w:r>
                              </w:p>
                            </w:txbxContent>
                          </wps:txbx>
                          <wps:bodyPr rot="0" vert="horz" wrap="none" lIns="0" tIns="0" rIns="0" bIns="0" anchor="t" anchorCtr="0" upright="1">
                            <a:noAutofit/>
                          </wps:bodyPr>
                        </wps:wsp>
                        <wps:wsp>
                          <wps:cNvPr id="2503" name="Text Box 1725"/>
                          <wps:cNvSpPr txBox="1">
                            <a:spLocks noChangeArrowheads="1"/>
                          </wps:cNvSpPr>
                          <wps:spPr bwMode="auto">
                            <a:xfrm>
                              <a:off x="1521" y="1984"/>
                              <a:ext cx="14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10AD6"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Kinh tuyến gốc</w:t>
                                </w:r>
                              </w:p>
                            </w:txbxContent>
                          </wps:txbx>
                          <wps:bodyPr rot="0" vert="horz" wrap="square" lIns="0" tIns="0" rIns="0" bIns="0" anchor="t" anchorCtr="0" upright="1">
                            <a:noAutofit/>
                          </wps:bodyPr>
                        </wps:wsp>
                        <wps:wsp>
                          <wps:cNvPr id="2504" name="Text Box 1726"/>
                          <wps:cNvSpPr txBox="1">
                            <a:spLocks noChangeArrowheads="1"/>
                          </wps:cNvSpPr>
                          <wps:spPr bwMode="auto">
                            <a:xfrm>
                              <a:off x="1521" y="2704"/>
                              <a:ext cx="14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A18830"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Kinh tuyến giữa</w:t>
                                </w:r>
                              </w:p>
                            </w:txbxContent>
                          </wps:txbx>
                          <wps:bodyPr rot="0" vert="horz" wrap="square" lIns="0" tIns="0" rIns="0" bIns="0" anchor="t" anchorCtr="0" upright="1">
                            <a:noAutofit/>
                          </wps:bodyPr>
                        </wps:wsp>
                        <wps:wsp>
                          <wps:cNvPr id="2505" name="Text Box 1727"/>
                          <wps:cNvSpPr txBox="1">
                            <a:spLocks noChangeArrowheads="1"/>
                          </wps:cNvSpPr>
                          <wps:spPr bwMode="auto">
                            <a:xfrm>
                              <a:off x="1881" y="3964"/>
                              <a:ext cx="90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9426A1"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Xích đạo</w:t>
                                </w:r>
                              </w:p>
                            </w:txbxContent>
                          </wps:txbx>
                          <wps:bodyPr rot="0" vert="horz" wrap="square" lIns="0" tIns="0" rIns="0" bIns="0" anchor="t" anchorCtr="0" upright="1">
                            <a:noAutofit/>
                          </wps:bodyPr>
                        </wps:wsp>
                        <wps:wsp>
                          <wps:cNvPr id="2506" name="Line 1728"/>
                          <wps:cNvCnPr>
                            <a:cxnSpLocks noChangeShapeType="1"/>
                          </wps:cNvCnPr>
                          <wps:spPr bwMode="auto">
                            <a:xfrm>
                              <a:off x="3789" y="1444"/>
                              <a:ext cx="0" cy="3780"/>
                            </a:xfrm>
                            <a:prstGeom prst="line">
                              <a:avLst/>
                            </a:prstGeom>
                            <a:noFill/>
                            <a:ln w="19050">
                              <a:solidFill>
                                <a:srgbClr val="000000"/>
                              </a:solidFill>
                              <a:round/>
                              <a:headEnd type="triangle" w="sm" len="me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7" name="Text Box 1729"/>
                          <wps:cNvSpPr txBox="1">
                            <a:spLocks noChangeArrowheads="1"/>
                          </wps:cNvSpPr>
                          <wps:spPr bwMode="auto">
                            <a:xfrm>
                              <a:off x="3666" y="3589"/>
                              <a:ext cx="283" cy="2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4FD1E3" w14:textId="77777777" w:rsidR="004D6677" w:rsidRPr="00EB00A4" w:rsidRDefault="004D6677" w:rsidP="007B58AF">
                                <w:pPr>
                                  <w:jc w:val="center"/>
                                  <w:rPr>
                                    <w:sz w:val="20"/>
                                    <w:vertAlign w:val="superscript"/>
                                  </w:rPr>
                                </w:pPr>
                                <w:r>
                                  <w:rPr>
                                    <w:sz w:val="20"/>
                                  </w:rPr>
                                  <w:t>3</w:t>
                                </w:r>
                                <w:r>
                                  <w:rPr>
                                    <w:sz w:val="20"/>
                                    <w:vertAlign w:val="superscript"/>
                                  </w:rPr>
                                  <w:t>0</w:t>
                                </w:r>
                              </w:p>
                            </w:txbxContent>
                          </wps:txbx>
                          <wps:bodyPr rot="0" vert="horz" wrap="square" lIns="0" tIns="0" rIns="0" bIns="0" anchor="t" anchorCtr="0" upright="1">
                            <a:noAutofit/>
                          </wps:bodyPr>
                        </wps:wsp>
                        <wps:wsp>
                          <wps:cNvPr id="2508" name="Line 1730"/>
                          <wps:cNvCnPr>
                            <a:cxnSpLocks noChangeShapeType="1"/>
                          </wps:cNvCnPr>
                          <wps:spPr bwMode="auto">
                            <a:xfrm>
                              <a:off x="4611" y="1444"/>
                              <a:ext cx="0" cy="3780"/>
                            </a:xfrm>
                            <a:prstGeom prst="line">
                              <a:avLst/>
                            </a:prstGeom>
                            <a:noFill/>
                            <a:ln w="19050">
                              <a:solidFill>
                                <a:srgbClr val="000000"/>
                              </a:solidFill>
                              <a:round/>
                              <a:headEnd type="triangle" w="sm" len="me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9" name="Text Box 1731"/>
                          <wps:cNvSpPr txBox="1">
                            <a:spLocks noChangeArrowheads="1"/>
                          </wps:cNvSpPr>
                          <wps:spPr bwMode="auto">
                            <a:xfrm>
                              <a:off x="4506" y="3574"/>
                              <a:ext cx="283" cy="2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819E3C" w14:textId="77777777" w:rsidR="004D6677" w:rsidRPr="00EB00A4" w:rsidRDefault="004D6677" w:rsidP="007B58AF">
                                <w:pPr>
                                  <w:jc w:val="center"/>
                                  <w:rPr>
                                    <w:sz w:val="20"/>
                                    <w:vertAlign w:val="superscript"/>
                                  </w:rPr>
                                </w:pPr>
                                <w:r>
                                  <w:rPr>
                                    <w:sz w:val="20"/>
                                  </w:rPr>
                                  <w:t>9</w:t>
                                </w:r>
                                <w:r>
                                  <w:rPr>
                                    <w:sz w:val="20"/>
                                    <w:vertAlign w:val="superscript"/>
                                  </w:rPr>
                                  <w:t>0</w:t>
                                </w:r>
                              </w:p>
                            </w:txbxContent>
                          </wps:txbx>
                          <wps:bodyPr rot="0" vert="horz" wrap="square" lIns="0" tIns="0" rIns="0" bIns="0" anchor="t" anchorCtr="0" upright="1">
                            <a:noAutofit/>
                          </wps:bodyPr>
                        </wps:wsp>
                        <wps:wsp>
                          <wps:cNvPr id="2510" name="Text Box 1732"/>
                          <wps:cNvSpPr txBox="1">
                            <a:spLocks noChangeArrowheads="1"/>
                          </wps:cNvSpPr>
                          <wps:spPr bwMode="auto">
                            <a:xfrm>
                              <a:off x="3681" y="2524"/>
                              <a:ext cx="283" cy="2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F0564D" w14:textId="77777777" w:rsidR="004D6677" w:rsidRPr="00EB00A4" w:rsidRDefault="004D6677" w:rsidP="007B58AF">
                                <w:pPr>
                                  <w:jc w:val="center"/>
                                  <w:rPr>
                                    <w:sz w:val="20"/>
                                    <w:vertAlign w:val="superscript"/>
                                  </w:rPr>
                                </w:pPr>
                                <w:r>
                                  <w:rPr>
                                    <w:sz w:val="20"/>
                                  </w:rPr>
                                  <w:t>1</w:t>
                                </w:r>
                              </w:p>
                            </w:txbxContent>
                          </wps:txbx>
                          <wps:bodyPr rot="0" vert="horz" wrap="square" lIns="0" tIns="0" rIns="0" bIns="0" anchor="t" anchorCtr="0" upright="1">
                            <a:noAutofit/>
                          </wps:bodyPr>
                        </wps:wsp>
                        <wps:wsp>
                          <wps:cNvPr id="2511" name="Text Box 1733"/>
                          <wps:cNvSpPr txBox="1">
                            <a:spLocks noChangeArrowheads="1"/>
                          </wps:cNvSpPr>
                          <wps:spPr bwMode="auto">
                            <a:xfrm>
                              <a:off x="4461" y="2524"/>
                              <a:ext cx="283" cy="2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59635C" w14:textId="77777777" w:rsidR="004D6677" w:rsidRPr="00EB00A4" w:rsidRDefault="004D6677" w:rsidP="007B58AF">
                                <w:pPr>
                                  <w:jc w:val="center"/>
                                  <w:rPr>
                                    <w:sz w:val="20"/>
                                    <w:vertAlign w:val="superscript"/>
                                  </w:rPr>
                                </w:pPr>
                                <w:r>
                                  <w:rPr>
                                    <w:sz w:val="20"/>
                                  </w:rPr>
                                  <w:t>2</w:t>
                                </w:r>
                              </w:p>
                            </w:txbxContent>
                          </wps:txbx>
                          <wps:bodyPr rot="0" vert="horz" wrap="square" lIns="0" tIns="0" rIns="0" bIns="0" anchor="t" anchorCtr="0" upright="1">
                            <a:noAutofit/>
                          </wps:bodyPr>
                        </wps:wsp>
                        <wps:wsp>
                          <wps:cNvPr id="2512" name="Text Box 1734"/>
                          <wps:cNvSpPr txBox="1">
                            <a:spLocks noChangeArrowheads="1"/>
                          </wps:cNvSpPr>
                          <wps:spPr bwMode="auto">
                            <a:xfrm>
                              <a:off x="5301" y="2524"/>
                              <a:ext cx="283" cy="2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A16442E" w14:textId="77777777" w:rsidR="004D6677" w:rsidRPr="00EB00A4" w:rsidRDefault="004D6677" w:rsidP="007B58AF">
                                <w:pPr>
                                  <w:jc w:val="center"/>
                                  <w:rPr>
                                    <w:sz w:val="20"/>
                                    <w:vertAlign w:val="superscript"/>
                                  </w:rPr>
                                </w:pPr>
                                <w:r>
                                  <w:rPr>
                                    <w:sz w:val="20"/>
                                  </w:rPr>
                                  <w:t>3</w:t>
                                </w:r>
                              </w:p>
                            </w:txbxContent>
                          </wps:txbx>
                          <wps:bodyPr rot="0" vert="horz" wrap="square" lIns="0" tIns="0" rIns="0" bIns="0" anchor="t" anchorCtr="0" upright="1">
                            <a:noAutofit/>
                          </wps:bodyPr>
                        </wps:wsp>
                        <wps:wsp>
                          <wps:cNvPr id="2513" name="Text Box 1735"/>
                          <wps:cNvSpPr txBox="1">
                            <a:spLocks noChangeArrowheads="1"/>
                          </wps:cNvSpPr>
                          <wps:spPr bwMode="auto">
                            <a:xfrm>
                              <a:off x="3141" y="2884"/>
                              <a:ext cx="283"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EE6651" w14:textId="77777777" w:rsidR="004D6677" w:rsidRPr="00EB00A4" w:rsidRDefault="004D6677" w:rsidP="007B58AF">
                                <w:pPr>
                                  <w:jc w:val="center"/>
                                  <w:rPr>
                                    <w:sz w:val="20"/>
                                    <w:vertAlign w:val="superscript"/>
                                  </w:rPr>
                                </w:pPr>
                                <w:r>
                                  <w:rPr>
                                    <w:sz w:val="20"/>
                                  </w:rPr>
                                  <w:t>0</w:t>
                                </w:r>
                              </w:p>
                            </w:txbxContent>
                          </wps:txbx>
                          <wps:bodyPr rot="0" vert="horz" wrap="square" lIns="0" tIns="0" rIns="0" bIns="0" anchor="t" anchorCtr="0" upright="1">
                            <a:noAutofit/>
                          </wps:bodyPr>
                        </wps:wsp>
                        <wps:wsp>
                          <wps:cNvPr id="2514" name="Text Box 1736"/>
                          <wps:cNvSpPr txBox="1">
                            <a:spLocks noChangeArrowheads="1"/>
                          </wps:cNvSpPr>
                          <wps:spPr bwMode="auto">
                            <a:xfrm>
                              <a:off x="3921" y="2884"/>
                              <a:ext cx="283"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FAD5EB" w14:textId="77777777" w:rsidR="004D6677" w:rsidRPr="00EB00A4" w:rsidRDefault="004D6677" w:rsidP="007B58AF">
                                <w:pPr>
                                  <w:jc w:val="center"/>
                                  <w:rPr>
                                    <w:sz w:val="20"/>
                                    <w:vertAlign w:val="superscript"/>
                                  </w:rPr>
                                </w:pPr>
                                <w:r>
                                  <w:rPr>
                                    <w:sz w:val="20"/>
                                  </w:rPr>
                                  <w:t>6</w:t>
                                </w:r>
                                <w:r>
                                  <w:rPr>
                                    <w:sz w:val="20"/>
                                    <w:vertAlign w:val="superscript"/>
                                  </w:rPr>
                                  <w:t>0</w:t>
                                </w:r>
                              </w:p>
                            </w:txbxContent>
                          </wps:txbx>
                          <wps:bodyPr rot="0" vert="horz" wrap="square" lIns="0" tIns="0" rIns="0" bIns="0" anchor="t" anchorCtr="0" upright="1">
                            <a:noAutofit/>
                          </wps:bodyPr>
                        </wps:wsp>
                        <wps:wsp>
                          <wps:cNvPr id="2515" name="Text Box 1737"/>
                          <wps:cNvSpPr txBox="1">
                            <a:spLocks noChangeArrowheads="1"/>
                          </wps:cNvSpPr>
                          <wps:spPr bwMode="auto">
                            <a:xfrm>
                              <a:off x="4686" y="2884"/>
                              <a:ext cx="283"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67D822" w14:textId="77777777" w:rsidR="004D6677" w:rsidRPr="00EB00A4" w:rsidRDefault="004D6677" w:rsidP="007B58AF">
                                <w:pPr>
                                  <w:jc w:val="center"/>
                                  <w:rPr>
                                    <w:sz w:val="20"/>
                                    <w:vertAlign w:val="superscript"/>
                                  </w:rPr>
                                </w:pPr>
                                <w:r>
                                  <w:rPr>
                                    <w:sz w:val="20"/>
                                  </w:rPr>
                                  <w:t>12</w:t>
                                </w:r>
                                <w:r>
                                  <w:rPr>
                                    <w:sz w:val="20"/>
                                    <w:vertAlign w:val="superscript"/>
                                  </w:rPr>
                                  <w:t>0</w:t>
                                </w:r>
                              </w:p>
                            </w:txbxContent>
                          </wps:txbx>
                          <wps:bodyPr rot="0" vert="horz" wrap="square" lIns="0" tIns="0" rIns="0" bIns="0" anchor="t" anchorCtr="0" upright="1">
                            <a:noAutofit/>
                          </wps:bodyPr>
                        </wps:wsp>
                        <wps:wsp>
                          <wps:cNvPr id="2516" name="Line 1738"/>
                          <wps:cNvCnPr>
                            <a:cxnSpLocks noChangeShapeType="1"/>
                          </wps:cNvCnPr>
                          <wps:spPr bwMode="auto">
                            <a:xfrm flipV="1">
                              <a:off x="2961" y="3364"/>
                              <a:ext cx="27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7" name="Line 1739"/>
                          <wps:cNvCnPr>
                            <a:cxnSpLocks noChangeShapeType="1"/>
                          </wps:cNvCnPr>
                          <wps:spPr bwMode="auto">
                            <a:xfrm>
                              <a:off x="2961" y="2164"/>
                              <a:ext cx="675" cy="0"/>
                            </a:xfrm>
                            <a:prstGeom prst="line">
                              <a:avLst/>
                            </a:prstGeom>
                            <a:noFill/>
                            <a:ln w="9525" cap="rnd">
                              <a:solidFill>
                                <a:srgbClr val="000000"/>
                              </a:solidFill>
                              <a:prstDash val="sysDot"/>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8" name="Line 1740"/>
                          <wps:cNvCnPr>
                            <a:cxnSpLocks noChangeShapeType="1"/>
                          </wps:cNvCnPr>
                          <wps:spPr bwMode="auto">
                            <a:xfrm flipV="1">
                              <a:off x="2961" y="2869"/>
                              <a:ext cx="810" cy="15"/>
                            </a:xfrm>
                            <a:prstGeom prst="line">
                              <a:avLst/>
                            </a:prstGeom>
                            <a:noFill/>
                            <a:ln w="9525" cap="rnd">
                              <a:solidFill>
                                <a:srgbClr val="000000"/>
                              </a:solidFill>
                              <a:prstDash val="sysDot"/>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9" name="Line 1741"/>
                          <wps:cNvCnPr>
                            <a:cxnSpLocks noChangeShapeType="1"/>
                          </wps:cNvCnPr>
                          <wps:spPr bwMode="auto">
                            <a:xfrm flipV="1">
                              <a:off x="2601" y="3364"/>
                              <a:ext cx="600" cy="600"/>
                            </a:xfrm>
                            <a:prstGeom prst="line">
                              <a:avLst/>
                            </a:prstGeom>
                            <a:noFill/>
                            <a:ln w="9525" cap="rnd">
                              <a:solidFill>
                                <a:srgbClr val="000000"/>
                              </a:solidFill>
                              <a:prstDash val="sysDot"/>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520" name="Rectangle 1742"/>
                        <wps:cNvSpPr>
                          <a:spLocks noChangeArrowheads="1"/>
                        </wps:cNvSpPr>
                        <wps:spPr bwMode="auto">
                          <a:xfrm>
                            <a:off x="1161" y="1264"/>
                            <a:ext cx="5040" cy="4140"/>
                          </a:xfrm>
                          <a:prstGeom prst="rect">
                            <a:avLst/>
                          </a:prstGeom>
                          <a:noFill/>
                          <a:ln w="9525" cap="rnd">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21" name="Text Box 1743"/>
                        <wps:cNvSpPr txBox="1">
                          <a:spLocks noChangeArrowheads="1"/>
                        </wps:cNvSpPr>
                        <wps:spPr bwMode="auto">
                          <a:xfrm>
                            <a:off x="801" y="5584"/>
                            <a:ext cx="57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A8D69" w14:textId="77777777" w:rsidR="004D6677" w:rsidRPr="00407E72" w:rsidRDefault="004D6677" w:rsidP="007B58AF">
                              <w:pPr>
                                <w:jc w:val="center"/>
                                <w:rPr>
                                  <w:rFonts w:ascii="Times New Roman" w:hAnsi="Times New Roman" w:cs="Times New Roman"/>
                                  <w:i/>
                                  <w:iCs/>
                                </w:rPr>
                              </w:pPr>
                              <w:r w:rsidRPr="00407E72">
                                <w:rPr>
                                  <w:rFonts w:ascii="Times New Roman" w:hAnsi="Times New Roman" w:cs="Times New Roman"/>
                                  <w:b/>
                                  <w:bCs/>
                                  <w:i/>
                                  <w:iCs/>
                                </w:rPr>
                                <w:t>Hình 2.11</w:t>
                              </w:r>
                              <w:r w:rsidRPr="00407E72">
                                <w:rPr>
                                  <w:rFonts w:ascii="Times New Roman" w:hAnsi="Times New Roman" w:cs="Times New Roman"/>
                                  <w:i/>
                                  <w:iCs/>
                                </w:rPr>
                                <w:t>. Múi  chiếu trong phép chiếu Gauss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E28DA" id="Group 2493" o:spid="_x0000_s1355" style="position:absolute;margin-left:27.15pt;margin-top:1.3pt;width:4in;height:225pt;z-index:251864064" coordorigin="801,1264" coordsize="5760,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">
                <v:group id="Group 1716" o:spid="_x0000_s1356" style="position:absolute;left:1521;top:1444;width:4140;height:3780" coordorigin="1521,1444" coordsize="4140,3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4r78cAAADdAAAADwAAAGRycy9kb3ducmV2LnhtbESPT2vCQBTE70K/w/IK&#10;vdVN/FNqdBURWzyI0FgQb4/sMwlm34bsNonf3hUKHoeZ+Q2zWPWmEi01rrSsIB5GIIgzq0vOFfwe&#10;v94/QTiPrLGyTApu5GC1fBksMNG24x9qU5+LAGGXoILC+zqR0mUFGXRDWxMH72Ibgz7IJpe6wS7A&#10;TSVHUfQhDZYcFgqsaVNQdk3/jILvDrv1ON62++tlczsfp4fTPial3l779RyEp94/w//tnVYwmsw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k4r78cAAADd&#10;AAAADwAAAAAAAAAAAAAAAACqAgAAZHJzL2Rvd25yZXYueG1sUEsFBgAAAAAEAAQA+gAAAJ4DAAAA&#10;AA==&#10;">
                  <v:shape id="Freeform 1717" o:spid="_x0000_s1357" style="position:absolute;left:3367;top:1787;width:417;height:3197;visibility:visible;mso-wrap-style:square;v-text-anchor:top" coordsize="417,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7SsYA&#10;AADdAAAADwAAAGRycy9kb3ducmV2LnhtbESPS4sCMRCE74L/IbTgTTOKj91Zo4ggeljBx1721kx6&#10;HuykM06ijvvrjSB4LKrqK2q2aEwprlS7wrKCQT8CQZxYXXCm4Oe07n2AcB5ZY2mZFNzJwWLebs0w&#10;1vbGB7oefSYChF2MCnLvq1hKl+Rk0PVtRRy81NYGfZB1JnWNtwA3pRxG0UQaLDgs5FjRKqfk73gx&#10;Cqz7XetNpQ+7dJ+upuf/730zdUp1O83yC4Snxr/Dr/ZWKxiOPs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g7SsYAAADdAAAADwAAAAAAAAAAAAAAAACYAgAAZHJz&#10;L2Rvd25yZXYueG1sUEsFBgAAAAAEAAQA9QAAAIsDAAAAAA==&#10;" path="m417,l338,199,263,398,194,597,129,800,79,1002,36,1201,7,1400r-2,95l,1598r5,101l7,1797r29,199l79,2195r50,204l194,2598r69,199l338,2998r79,199e" filled="f" strokeweight=".7pt">
                    <v:path arrowok="t" o:connecttype="custom" o:connectlocs="417,0;338,199;263,398;194,597;129,800;79,1002;36,1201;7,1400;5,1495;0,1598;5,1699;7,1797;36,1996;79,2195;129,2399;194,2598;263,2797;338,2998;417,3197" o:connectangles="0,0,0,0,0,0,0,0,0,0,0,0,0,0,0,0,0,0,0"/>
                  </v:shape>
                  <v:shape id="Freeform 1718" o:spid="_x0000_s1358" style="position:absolute;left:3784;top:1787;width:417;height:3197;visibility:visible;mso-wrap-style:square;v-text-anchor:top" coordsize="417,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lPcUA&#10;AADdAAAADwAAAGRycy9kb3ducmV2LnhtbESPT4vCMBTE74LfITxhb5oqi+5WoyyC6EFBu3vx9mhe&#10;/2Dz0m2iVj+9EQSPw8z8hpktWlOJCzWutKxgOIhAEKdWl5wr+Ptd9b9AOI+ssbJMCm7kYDHvdmYY&#10;a3vlA10Sn4sAYRejgsL7OpbSpQUZdANbEwcvs41BH2STS93gNcBNJUdRNJYGSw4LBda0LCg9JWej&#10;wLrjSq9rfdhl+2w5+b9v9+3EKfXRa3+mIDy1/h1+tTdawejzew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eqU9xQAAAN0AAAAPAAAAAAAAAAAAAAAAAJgCAABkcnMv&#10;ZG93bnJldi54bWxQSwUGAAAAAAQABAD1AAAAigMAAAAA&#10;" path="m,l79,199r74,199l223,597r64,203l338,1002r43,199l407,1400r10,95l417,1598r-5,101l402,1812r-17,110l361,2035r-55,235l237,2497r-38,111l163,2715r-34,101l93,2910r-29,88l36,3077r-17,65l,3197e" filled="f" strokeweight=".7pt">
                    <v:path arrowok="t" o:connecttype="custom" o:connectlocs="0,0;79,199;153,398;223,597;287,800;338,1002;381,1201;407,1400;417,1495;417,1598;412,1699;402,1812;385,1922;361,2035;306,2270;237,2497;199,2608;163,2715;129,2816;93,2910;64,2998;36,3077;19,3142;0,3197" o:connectangles="0,0,0,0,0,0,0,0,0,0,0,0,0,0,0,0,0,0,0,0,0,0,0,0"/>
                  </v:shape>
                  <v:shape id="Freeform 1719" o:spid="_x0000_s1359" style="position:absolute;left:4205;top:1801;width:417;height:3195;visibility:visible;mso-wrap-style:square;v-text-anchor:top" coordsize="417,3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9E58YA&#10;AADdAAAADwAAAGRycy9kb3ducmV2LnhtbESPzW7CMBCE75X6DtZW4oLAaYr6k+JEFUoEFw6lPMAS&#10;L0nUeB3ZBtK3x0hIPY5m5hvNshhNL87kfGdZwfM8AUFcW91xo2D/U83eQfiArLG3TAr+yEORPz4s&#10;MdP2wt903oVGRAj7DBW0IQyZlL5uyaCf24E4ekfrDIYoXSO1w0uEm16mSfIqDXYcF1ocaNVS/bs7&#10;GQXrUL34Y7rZDsaNU6tX5cEdSqUmT+PXJ4hAY/gP39sbrSBdfLzB7U18Aj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9E58YAAADdAAAADwAAAAAAAAAAAAAAAACYAgAAZHJz&#10;L2Rvd25yZXYueG1sUEsFBgAAAAAEAAQA9QAAAIsDAAAAAA==&#10;" path="m417,l338,199,266,398,194,597,130,801,79,1002,39,1199,10,1400r-5,96l,1599r5,101l10,1798r29,199l79,2196r51,203l194,2598r72,199l338,2996r79,199e" filled="f" strokeweight=".7pt">
                    <v:path arrowok="t" o:connecttype="custom" o:connectlocs="417,0;338,199;266,398;194,597;130,801;79,1002;39,1199;10,1400;5,1496;0,1599;5,1700;10,1798;39,1997;79,2196;130,2399;194,2598;266,2797;338,2996;417,3195" o:connectangles="0,0,0,0,0,0,0,0,0,0,0,0,0,0,0,0,0,0,0"/>
                  </v:shape>
                  <v:shape id="Freeform 1720" o:spid="_x0000_s1360" style="position:absolute;left:4622;top:1801;width:417;height:3195;visibility:visible;mso-wrap-style:square;v-text-anchor:top" coordsize="417,3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QlcIA&#10;AADdAAAADwAAAGRycy9kb3ducmV2LnhtbERPzWrCQBC+F3yHZYReim5MpWjqKiIJ9eJB6wOM2TEJ&#10;zc6G3W2Svn33IHj8+P43u9G0oifnG8sKFvMEBHFpdcOVgut3MVuB8AFZY2uZFPyRh9128rLBTNuB&#10;z9RfQiViCPsMFdQhdJmUvqzJoJ/bjjhyd+sMhghdJbXDIYabVqZJ8iENNhwbauzoUFP5c/k1Cr5C&#10;8e7v6fHUGTe+WX3Ib+6WK/U6HfefIAKN4Sl+uI9aQbpcx7nxTXwC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NCVwgAAAN0AAAAPAAAAAAAAAAAAAAAAAJgCAABkcnMvZG93&#10;bnJldi54bWxQSwUGAAAAAAQABAD1AAAAhwMAAAAA&#10;" path="m,l79,199r75,199l223,597r65,204l341,1002r40,197l410,1400r7,96l417,1599r-5,101l405,1810r-19,112l362,2033r-55,237l237,2498r-35,110l163,2716r-33,100l94,2910r-29,86l39,3075r-20,65l,3195e" filled="f" strokeweight=".7pt">
                    <v:path arrowok="t" o:connecttype="custom" o:connectlocs="0,0;79,199;154,398;223,597;288,801;341,1002;381,1199;410,1400;417,1496;417,1599;412,1700;405,1810;386,1922;362,2033;307,2270;237,2498;202,2608;163,2716;130,2816;94,2910;65,2996;39,3075;19,3140;0,3195" o:connectangles="0,0,0,0,0,0,0,0,0,0,0,0,0,0,0,0,0,0,0,0,0,0,0,0"/>
                  </v:shape>
                  <v:shape id="Freeform 1721" o:spid="_x0000_s1361" style="position:absolute;left:5054;top:1816;width:416;height:3197;visibility:visible;mso-wrap-style:square;v-text-anchor:top" coordsize="416,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Qu8cA&#10;AADdAAAADwAAAGRycy9kb3ducmV2LnhtbESPQWvCQBSE7wX/w/KEXkQ3ihaTZiPSIljwUpWW3h7Z&#10;ZzaYfRuyW43/visIPQ4z8w2Tr3rbiAt1vnasYDpJQBCXTtdcKTgeNuMlCB+QNTaOScGNPKyKwVOO&#10;mXZX/qTLPlQiQthnqMCE0GZS+tKQRT9xLXH0Tq6zGKLsKqk7vEa4beQsSV6kxZrjgsGW3gyV5/2v&#10;VbCoafTTH2/Td/lxOH1tze47rXZKPQ/79SuIQH34Dz/aW61gNk9TuL+JT0AW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pULvHAAAA3QAAAA8AAAAAAAAAAAAAAAAAmAIAAGRy&#10;cy9kb3ducmV2LnhtbFBLBQYAAAAABAAEAPUAAACMAwAAAAA=&#10;" path="m416,l340,199,265,400,196,596,129,800,79,1001,38,1200,9,1399r-5,96l,1598r4,101l9,1797r29,199l79,2195r50,204l196,2598r69,199l340,2998r76,199e" filled="f" strokeweight=".7pt">
                    <v:path arrowok="t" o:connecttype="custom" o:connectlocs="416,0;340,199;265,400;196,596;129,800;79,1001;38,1200;9,1399;4,1495;0,1598;4,1699;9,1797;38,1996;79,2195;129,2399;196,2598;265,2797;340,2998;416,3197" o:connectangles="0,0,0,0,0,0,0,0,0,0,0,0,0,0,0,0,0,0,0"/>
                  </v:shape>
                  <v:rect id="Rectangle 1722" o:spid="_x0000_s1362" style="position:absolute;left:3860;top:3578;width:50;height: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7p8IA&#10;AADdAAAADwAAAGRycy9kb3ducmV2LnhtbERPy2oCMRTdF/yHcIXuamakFR2NokKxCC58fMBlcp2M&#10;Tm7GJOr0782i0OXhvGeLzjbiQT7UjhXkgwwEcel0zZWC0/H7YwwiRGSNjWNS8EsBFvPe2wwL7Z68&#10;p8chViKFcChQgYmxLaQMpSGLYeBa4sSdnbcYE/SV1B6fKdw2cphlI2mx5tRgsKW1ofJ6uFsFtNrs&#10;J5dlMDvp85DvtqPJ5+am1Hu/W05BROriv/jP/aMVDL+ytD+9SU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NPunwgAAAN0AAAAPAAAAAAAAAAAAAAAAAJgCAABkcnMvZG93&#10;bnJldi54bWxQSwUGAAAAAAQABAD1AAAAhwMAAAAA&#10;" filled="f" stroked="f">
                    <v:textbox inset="0,0,0,0">
                      <w:txbxContent>
                        <w:p w14:paraId="6B9928B0" w14:textId="77777777" w:rsidR="004D6677" w:rsidRDefault="004D6677" w:rsidP="007B58AF">
                          <w:r>
                            <w:rPr>
                              <w:color w:val="000000"/>
                            </w:rPr>
                            <w:t xml:space="preserve"> </w:t>
                          </w:r>
                        </w:p>
                      </w:txbxContent>
                    </v:textbox>
                  </v:rect>
                  <v:rect id="Rectangle 1723" o:spid="_x0000_s1363" style="position:absolute;left:4488;top:2832;width:50;height: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ePMUA&#10;AADdAAAADwAAAGRycy9kb3ducmV2LnhtbESP3WoCMRSE7wu+QzhC72p2xUpdjaKCWApe+PMAh81x&#10;s7o5WZOo27dvCoVeDjPzDTNbdLYRD/KhdqwgH2QgiEuna64UnI6btw8QISJrbByTgm8KsJj3XmZY&#10;aPfkPT0OsRIJwqFABSbGtpAylIYshoFriZN3dt5iTNJXUnt8Jrht5DDLxtJizWnBYEtrQ+X1cLcK&#10;aLXdTy7LYHbS5yHffY0no+1Nqdd+t5yCiNTF//Bf+1MrGL5nOfy+SU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F48xQAAAN0AAAAPAAAAAAAAAAAAAAAAAJgCAABkcnMv&#10;ZG93bnJldi54bWxQSwUGAAAAAAQABAD1AAAAigMAAAAA&#10;" filled="f" stroked="f">
                    <v:textbox inset="0,0,0,0">
                      <w:txbxContent>
                        <w:p w14:paraId="346BB5CB" w14:textId="77777777" w:rsidR="004D6677" w:rsidRDefault="004D6677" w:rsidP="007B58AF">
                          <w:r>
                            <w:rPr>
                              <w:color w:val="000000"/>
                            </w:rPr>
                            <w:t xml:space="preserve"> </w:t>
                          </w:r>
                        </w:p>
                      </w:txbxContent>
                    </v:textbox>
                  </v:rect>
                  <v:rect id="Rectangle 1724" o:spid="_x0000_s1364" style="position:absolute;left:3221;top:2072;width:50;height: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AS8UA&#10;AADdAAAADwAAAGRycy9kb3ducmV2LnhtbESP3WoCMRSE7wXfIRyhd5rdRaVujaIFUQpe+PMAh83p&#10;ZtvNyZqkun37plDo5TAz3zDLdW9bcScfGscK8kkGgrhyuuFawfWyGz+DCBFZY+uYFHxTgPVqOFhi&#10;qd2DT3Q/x1okCIcSFZgYu1LKUBmyGCauI07eu/MWY5K+ltrjI8FtK4ssm0uLDacFgx29Gqo+z19W&#10;AW33p8XHJpij9HnIj2/zxXR/U+pp1G9eQETq43/4r33QCopZVsDvm/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sBLxQAAAN0AAAAPAAAAAAAAAAAAAAAAAJgCAABkcnMv&#10;ZG93bnJldi54bWxQSwUGAAAAAAQABAD1AAAAigMAAAAA&#10;" filled="f" stroked="f">
                    <v:textbox inset="0,0,0,0">
                      <w:txbxContent>
                        <w:p w14:paraId="1AA82411" w14:textId="77777777" w:rsidR="004D6677" w:rsidRDefault="004D6677" w:rsidP="007B58AF">
                          <w:r>
                            <w:rPr>
                              <w:color w:val="000000"/>
                            </w:rPr>
                            <w:t xml:space="preserve"> </w:t>
                          </w:r>
                        </w:p>
                      </w:txbxContent>
                    </v:textbox>
                  </v:rect>
                  <v:shape id="Text Box 1725" o:spid="_x0000_s1365" type="#_x0000_t202" style="position:absolute;left:1521;top:198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4hWsYA&#10;AADdAAAADwAAAGRycy9kb3ducmV2LnhtbESPQWsCMRSE70L/Q3iF3jSppWK3RhFREArSdXvo8XXz&#10;3A1uXtZN1O2/b4SCx2FmvmFmi9414kJdsJ41PI8UCOLSG8uVhq9iM5yCCBHZYOOZNPxSgMX8YTDD&#10;zPgr53TZx0okCIcMNdQxtpmUoazJYRj5ljh5B985jEl2lTQdXhPcNXKs1EQ6tJwWamxpVVN53J+d&#10;huU352t72v185ofcFsWb4o/JUeunx375DiJSH+/h//bWaBi/qh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4hWsYAAADdAAAADwAAAAAAAAAAAAAAAACYAgAAZHJz&#10;L2Rvd25yZXYueG1sUEsFBgAAAAAEAAQA9QAAAIsDAAAAAA==&#10;" filled="f" stroked="f">
                    <v:textbox inset="0,0,0,0">
                      <w:txbxContent>
                        <w:p w14:paraId="24310AD6"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Kinh tuyến gốc</w:t>
                          </w:r>
                        </w:p>
                      </w:txbxContent>
                    </v:textbox>
                  </v:shape>
                  <v:shape id="Text Box 1726" o:spid="_x0000_s1366" type="#_x0000_t202" style="position:absolute;left:1521;top:270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5LsYA&#10;AADdAAAADwAAAGRycy9kb3ducmV2LnhtbESPQWsCMRSE70L/Q3iF3jSptGK3RhFREArSdXvo8XXz&#10;3A1uXtZN1O2/b4SCx2FmvmFmi9414kJdsJ41PI8UCOLSG8uVhq9iM5yCCBHZYOOZNPxSgMX8YTDD&#10;zPgr53TZx0okCIcMNdQxtpmUoazJYRj5ljh5B985jEl2lTQdXhPcNXKs1EQ6tJwWamxpVVN53J+d&#10;huU352t72v185ofcFsWb4o/JUeunx375DiJSH+/h//bWaBi/qh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e5LsYAAADdAAAADwAAAAAAAAAAAAAAAACYAgAAZHJz&#10;L2Rvd25yZXYueG1sUEsFBgAAAAAEAAQA9QAAAIsDAAAAAA==&#10;" filled="f" stroked="f">
                    <v:textbox inset="0,0,0,0">
                      <w:txbxContent>
                        <w:p w14:paraId="36A18830"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Kinh tuyến giữa</w:t>
                          </w:r>
                        </w:p>
                      </w:txbxContent>
                    </v:textbox>
                  </v:shape>
                  <v:shape id="Text Box 1727" o:spid="_x0000_s1367" type="#_x0000_t202" style="position:absolute;left:1881;top:396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tcUA&#10;AADdAAAADwAAAGRycy9kb3ducmV2LnhtbESPQWsCMRSE7wX/Q3gFbzWpoNStUUQUhELpuh48vm6e&#10;u8HNy7qJuv33TaHgcZiZb5j5sneNuFEXrGcNryMFgrj0xnKl4VBsX95AhIhssPFMGn4owHIxeJpj&#10;Zvydc7rtYyUShEOGGuoY20zKUNbkMIx8S5y8k+8cxiS7SpoO7wnuGjlWaiodWk4LNba0rqk8769O&#10;w+rI+cZePr+/8lNui2Km+GN61nr43K/eQUTq4yP8394ZDeOJmsD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6xy1xQAAAN0AAAAPAAAAAAAAAAAAAAAAAJgCAABkcnMv&#10;ZG93bnJldi54bWxQSwUGAAAAAAQABAD1AAAAigMAAAAA&#10;" filled="f" stroked="f">
                    <v:textbox inset="0,0,0,0">
                      <w:txbxContent>
                        <w:p w14:paraId="059426A1"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Xích đạo</w:t>
                          </w:r>
                        </w:p>
                      </w:txbxContent>
                    </v:textbox>
                  </v:shape>
                  <v:line id="Line 1728" o:spid="_x0000_s1368" style="position:absolute;visibility:visible;mso-wrap-style:square" from="3789,1444" to="3789,5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EM78YAAADdAAAADwAAAGRycy9kb3ducmV2LnhtbESPUWvCMBSF3wf7D+EKvoyZTrCUzigy&#10;WCdsIFZ/wKW5psHmpjRZrf9+GQz2eDjnfIez3k6uEyMNwXpW8LLIQBA3Xls2Cs6n9+cCRIjIGjvP&#10;pOBOAbabx4c1ltrf+EhjHY1IEA4lKmhj7EspQ9OSw7DwPXHyLn5wGJMcjNQD3hLcdXKZZbl0aDkt&#10;tNjTW0vNtf52Ck7Hw+HTFF/m6T5aW9WrKv8oKqXms2n3CiLSFP/Df+29VrBcZTn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hDO/GAAAA3QAAAA8AAAAAAAAA&#10;AAAAAAAAoQIAAGRycy9kb3ducmV2LnhtbFBLBQYAAAAABAAEAPkAAACUAwAAAAA=&#10;" strokeweight="1.5pt">
                    <v:stroke startarrow="block" startarrowwidth="narrow" endarrow="block" endarrowwidth="narrow"/>
                  </v:line>
                  <v:shape id="Text Box 1729" o:spid="_x0000_s1369" type="#_x0000_t202" style="position:absolute;left:3666;top:3589;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J0RMYA&#10;AADdAAAADwAAAGRycy9kb3ducmV2LnhtbESPzYvCMBTE7wv+D+EJe1k03YIfVKO4usIe1oMfeH40&#10;z7bYvJQk2vrfbwRhj8PM/IaZLztTizs5X1lW8DlMQBDnVldcKDgdt4MpCB+QNdaWScGDPCwXvbc5&#10;Ztq2vKf7IRQiQthnqKAMocmk9HlJBv3QNsTRu1hnMETpCqkdthFuapkmyVgarDgulNjQuqT8ergZ&#10;BeONu7V7Xn9sTt+/uGuK9Pz1OCv13u9WMxCBuvAffrV/tIJ0lEzg+S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J0RMYAAADdAAAADwAAAAAAAAAAAAAAAACYAgAAZHJz&#10;L2Rvd25yZXYueG1sUEsFBgAAAAAEAAQA9QAAAIsDAAAAAA==&#10;" stroked="f">
                    <v:textbox inset="0,0,0,0">
                      <w:txbxContent>
                        <w:p w14:paraId="0A4FD1E3" w14:textId="77777777" w:rsidR="004D6677" w:rsidRPr="00EB00A4" w:rsidRDefault="004D6677" w:rsidP="007B58AF">
                          <w:pPr>
                            <w:jc w:val="center"/>
                            <w:rPr>
                              <w:sz w:val="20"/>
                              <w:vertAlign w:val="superscript"/>
                            </w:rPr>
                          </w:pPr>
                          <w:r>
                            <w:rPr>
                              <w:sz w:val="20"/>
                            </w:rPr>
                            <w:t>3</w:t>
                          </w:r>
                          <w:r>
                            <w:rPr>
                              <w:sz w:val="20"/>
                              <w:vertAlign w:val="superscript"/>
                            </w:rPr>
                            <w:t>0</w:t>
                          </w:r>
                        </w:p>
                      </w:txbxContent>
                    </v:textbox>
                  </v:shape>
                  <v:line id="Line 1730" o:spid="_x0000_s1370" style="position:absolute;visibility:visible;mso-wrap-style:square" from="4611,1444" to="4611,5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I9BsIAAADdAAAADwAAAGRycy9kb3ducmV2LnhtbERP3WrCMBS+H+wdwhnsZmiqoJTOKDJY&#10;N1AQqw9waM7SYHNSmljr2y8Xgpcf3/9qM7pWDNQH61nBbJqBIK69tmwUnE/fkxxEiMgaW8+k4E4B&#10;NuvXlxUW2t/4SEMVjUghHApU0MTYFVKGuiGHYeo74sT9+d5hTLA3Uvd4S+GulfMsW0qHllNDgx19&#10;NVRfqqtTcDoeDjuT783HfbC2rBbl8icvlXp/G7efICKN8Sl+uH+1gvkiS3PTm/Q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I9BsIAAADdAAAADwAAAAAAAAAAAAAA&#10;AAChAgAAZHJzL2Rvd25yZXYueG1sUEsFBgAAAAAEAAQA+QAAAJADAAAAAA==&#10;" strokeweight="1.5pt">
                    <v:stroke startarrow="block" startarrowwidth="narrow" endarrow="block" endarrowwidth="narrow"/>
                  </v:line>
                  <v:shape id="Text Box 1731" o:spid="_x0000_s1371" type="#_x0000_t202" style="position:absolute;left:4506;top:357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rcYA&#10;AADdAAAADwAAAGRycy9kb3ducmV2LnhtbESPT4vCMBTE7wt+h/CEvSyabkHRahRXV9jDevAPnh/N&#10;sy02LyWJtn77jSDscZiZ3zDzZWdqcSfnK8sKPocJCOLc6ooLBafjdjAB4QOyxtoyKXiQh+Wi9zbH&#10;TNuW93Q/hEJECPsMFZQhNJmUPi/JoB/ahjh6F+sMhihdIbXDNsJNLdMkGUuDFceFEhtal5RfDzej&#10;YLxxt3bP64/N6fsXd02Rnr8eZ6Xe+91qBiJQF/7Dr/aPVpCOkik8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FrcYAAADdAAAADwAAAAAAAAAAAAAAAACYAgAAZHJz&#10;L2Rvd25yZXYueG1sUEsFBgAAAAAEAAQA9QAAAIsDAAAAAA==&#10;" stroked="f">
                    <v:textbox inset="0,0,0,0">
                      <w:txbxContent>
                        <w:p w14:paraId="62819E3C" w14:textId="77777777" w:rsidR="004D6677" w:rsidRPr="00EB00A4" w:rsidRDefault="004D6677" w:rsidP="007B58AF">
                          <w:pPr>
                            <w:jc w:val="center"/>
                            <w:rPr>
                              <w:sz w:val="20"/>
                              <w:vertAlign w:val="superscript"/>
                            </w:rPr>
                          </w:pPr>
                          <w:r>
                            <w:rPr>
                              <w:sz w:val="20"/>
                            </w:rPr>
                            <w:t>9</w:t>
                          </w:r>
                          <w:r>
                            <w:rPr>
                              <w:sz w:val="20"/>
                              <w:vertAlign w:val="superscript"/>
                            </w:rPr>
                            <w:t>0</w:t>
                          </w:r>
                        </w:p>
                      </w:txbxContent>
                    </v:textbox>
                  </v:shape>
                  <v:shape id="Text Box 1732" o:spid="_x0000_s1372" type="#_x0000_t202" style="position:absolute;left:3681;top:252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J67cMA&#10;AADdAAAADwAAAGRycy9kb3ducmV2LnhtbERPyWrDMBC9F/IPYgK9lEaOoaa4UUKWBnpID0lDzoM1&#10;tU2tkZHk7e+jQ6DHx9tXm9E0oifna8sKlosEBHFhdc2lguvP8fUdhA/IGhvLpGAiD5v17GmFubYD&#10;n6m/hFLEEPY5KqhCaHMpfVGRQb+wLXHkfq0zGCJ0pdQOhxhuGpkmSSYN1hwbKmxpX1Hxd+mMguzg&#10;uuHM+5fD9fOE322Z3nbTTann+bj9ABFoDP/ih/tLK0jflnF/fBOf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J67cMAAADdAAAADwAAAAAAAAAAAAAAAACYAgAAZHJzL2Rv&#10;d25yZXYueG1sUEsFBgAAAAAEAAQA9QAAAIgDAAAAAA==&#10;" stroked="f">
                    <v:textbox inset="0,0,0,0">
                      <w:txbxContent>
                        <w:p w14:paraId="1CF0564D" w14:textId="77777777" w:rsidR="004D6677" w:rsidRPr="00EB00A4" w:rsidRDefault="004D6677" w:rsidP="007B58AF">
                          <w:pPr>
                            <w:jc w:val="center"/>
                            <w:rPr>
                              <w:sz w:val="20"/>
                              <w:vertAlign w:val="superscript"/>
                            </w:rPr>
                          </w:pPr>
                          <w:r>
                            <w:rPr>
                              <w:sz w:val="20"/>
                            </w:rPr>
                            <w:t>1</w:t>
                          </w:r>
                        </w:p>
                      </w:txbxContent>
                    </v:textbox>
                  </v:shape>
                  <v:shape id="Text Box 1733" o:spid="_x0000_s1373" type="#_x0000_t202" style="position:absolute;left:4461;top:252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7fdsYA&#10;AADdAAAADwAAAGRycy9kb3ducmV2LnhtbESPT2vCQBTE70K/w/IKvYhuElAkdZX6p9BDPUTF8yP7&#10;moRm34bd1cRv3xUKHoeZ+Q2zXA+mFTdyvrGsIJ0mIIhLqxuuFJxPn5MFCB+QNbaWScGdPKxXL6Ml&#10;5tr2XNDtGCoRIexzVFCH0OVS+rImg35qO+Lo/VhnMETpKqkd9hFuWpklyVwabDgu1NjRtqby93g1&#10;CuY7d+0L3o535/03Hroqu2zuF6XeXoePdxCBhvAM/7e/tIJslqbweB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7fdsYAAADdAAAADwAAAAAAAAAAAAAAAACYAgAAZHJz&#10;L2Rvd25yZXYueG1sUEsFBgAAAAAEAAQA9QAAAIsDAAAAAA==&#10;" stroked="f">
                    <v:textbox inset="0,0,0,0">
                      <w:txbxContent>
                        <w:p w14:paraId="6059635C" w14:textId="77777777" w:rsidR="004D6677" w:rsidRPr="00EB00A4" w:rsidRDefault="004D6677" w:rsidP="007B58AF">
                          <w:pPr>
                            <w:jc w:val="center"/>
                            <w:rPr>
                              <w:sz w:val="20"/>
                              <w:vertAlign w:val="superscript"/>
                            </w:rPr>
                          </w:pPr>
                          <w:r>
                            <w:rPr>
                              <w:sz w:val="20"/>
                            </w:rPr>
                            <w:t>2</w:t>
                          </w:r>
                        </w:p>
                      </w:txbxContent>
                    </v:textbox>
                  </v:shape>
                  <v:shape id="Text Box 1734" o:spid="_x0000_s1374" type="#_x0000_t202" style="position:absolute;left:5301;top:252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BAcUA&#10;AADdAAAADwAAAGRycy9kb3ducmV2LnhtbESPT4vCMBTE78J+h/AW9iJramFFqlH8t+BBD7ri+dE8&#10;22LzUpJo67c3C4LHYWZ+w0znnanFnZyvLCsYDhIQxLnVFRcKTn+/32MQPiBrrC2Tggd5mM8+elPM&#10;tG35QPdjKESEsM9QQRlCk0np85IM+oFtiKN3sc5giNIVUjtsI9zUMk2SkTRYcVwosaFVSfn1eDMK&#10;Rmt3aw+86q9Pmx3umyI9Lx9npb4+u8UERKAuvMOv9lYrSH+GKfy/i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EEBxQAAAN0AAAAPAAAAAAAAAAAAAAAAAJgCAABkcnMv&#10;ZG93bnJldi54bWxQSwUGAAAAAAQABAD1AAAAigMAAAAA&#10;" stroked="f">
                    <v:textbox inset="0,0,0,0">
                      <w:txbxContent>
                        <w:p w14:paraId="6A16442E" w14:textId="77777777" w:rsidR="004D6677" w:rsidRPr="00EB00A4" w:rsidRDefault="004D6677" w:rsidP="007B58AF">
                          <w:pPr>
                            <w:jc w:val="center"/>
                            <w:rPr>
                              <w:sz w:val="20"/>
                              <w:vertAlign w:val="superscript"/>
                            </w:rPr>
                          </w:pPr>
                          <w:r>
                            <w:rPr>
                              <w:sz w:val="20"/>
                            </w:rPr>
                            <w:t>3</w:t>
                          </w:r>
                        </w:p>
                      </w:txbxContent>
                    </v:textbox>
                  </v:shape>
                  <v:shape id="Text Box 1735" o:spid="_x0000_s1375" type="#_x0000_t202" style="position:absolute;left:3141;top:288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e3h8YA&#10;AADdAAAADwAAAGRycy9kb3ducmV2LnhtbESPQWvCQBSE7wX/w/KE3upGS0Wjq4goCIXSGA8en9ln&#10;sph9G7Orpv++Wyh4HGbmG2a+7Gwt7tR641jBcJCAIC6cNlwqOOTbtwkIH5A11o5JwQ95WC56L3NM&#10;tXtwRvd9KEWEsE9RQRVCk0rpi4os+oFriKN3dq3FEGVbSt3iI8JtLUdJMpYWDceFChtaV1Rc9jer&#10;YHXkbGOuX6fv7JyZPJ8m/Dm+KPXa71YzEIG68Az/t3dawehj+A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e3h8YAAADdAAAADwAAAAAAAAAAAAAAAACYAgAAZHJz&#10;L2Rvd25yZXYueG1sUEsFBgAAAAAEAAQA9QAAAIsDAAAAAA==&#10;" filled="f" stroked="f">
                    <v:textbox inset="0,0,0,0">
                      <w:txbxContent>
                        <w:p w14:paraId="5BEE6651" w14:textId="77777777" w:rsidR="004D6677" w:rsidRPr="00EB00A4" w:rsidRDefault="004D6677" w:rsidP="007B58AF">
                          <w:pPr>
                            <w:jc w:val="center"/>
                            <w:rPr>
                              <w:sz w:val="20"/>
                              <w:vertAlign w:val="superscript"/>
                            </w:rPr>
                          </w:pPr>
                          <w:r>
                            <w:rPr>
                              <w:sz w:val="20"/>
                            </w:rPr>
                            <w:t>0</w:t>
                          </w:r>
                        </w:p>
                      </w:txbxContent>
                    </v:textbox>
                  </v:shape>
                  <v:shape id="Text Box 1736" o:spid="_x0000_s1376" type="#_x0000_t202" style="position:absolute;left:3921;top:288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4v88YA&#10;AADdAAAADwAAAGRycy9kb3ducmV2LnhtbESPQWvCQBSE7wX/w/KE3upGaUWjq4goCIXSGA8en9ln&#10;sph9G7Orpv++Wyh4HGbmG2a+7Gwt7tR641jBcJCAIC6cNlwqOOTbtwkIH5A11o5JwQ95WC56L3NM&#10;tXtwRvd9KEWEsE9RQRVCk0rpi4os+oFriKN3dq3FEGVbSt3iI8JtLUdJMpYWDceFChtaV1Rc9jer&#10;YHXkbGOuX6fv7JyZPJ8m/Dm+KPXa71YzEIG68Az/t3dawehj+A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4v88YAAADdAAAADwAAAAAAAAAAAAAAAACYAgAAZHJz&#10;L2Rvd25yZXYueG1sUEsFBgAAAAAEAAQA9QAAAIsDAAAAAA==&#10;" filled="f" stroked="f">
                    <v:textbox inset="0,0,0,0">
                      <w:txbxContent>
                        <w:p w14:paraId="75FAD5EB" w14:textId="77777777" w:rsidR="004D6677" w:rsidRPr="00EB00A4" w:rsidRDefault="004D6677" w:rsidP="007B58AF">
                          <w:pPr>
                            <w:jc w:val="center"/>
                            <w:rPr>
                              <w:sz w:val="20"/>
                              <w:vertAlign w:val="superscript"/>
                            </w:rPr>
                          </w:pPr>
                          <w:r>
                            <w:rPr>
                              <w:sz w:val="20"/>
                            </w:rPr>
                            <w:t>6</w:t>
                          </w:r>
                          <w:r>
                            <w:rPr>
                              <w:sz w:val="20"/>
                              <w:vertAlign w:val="superscript"/>
                            </w:rPr>
                            <w:t>0</w:t>
                          </w:r>
                        </w:p>
                      </w:txbxContent>
                    </v:textbox>
                  </v:shape>
                  <v:shape id="Text Box 1737" o:spid="_x0000_s1377" type="#_x0000_t202" style="position:absolute;left:4686;top:288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KKaMUA&#10;AADdAAAADwAAAGRycy9kb3ducmV2LnhtbESPQWvCQBSE70L/w/KE3nSjoGh0FSkWCgUxxkOPr9ln&#10;sph9G7NbTf+9Kwgeh5n5hlmuO1uLK7XeOFYwGiYgiAunDZcKjvnnYAbCB2SNtWNS8E8e1qu33hJT&#10;7W6c0fUQShEh7FNUUIXQpFL6oiKLfuga4uidXGsxRNmWUrd4i3Bby3GSTKVFw3GhwoY+KirOhz+r&#10;YPPD2dZcdr/77JSZPJ8n/D09K/Xe7zYLEIG68Ao/219awXgymsD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opoxQAAAN0AAAAPAAAAAAAAAAAAAAAAAJgCAABkcnMv&#10;ZG93bnJldi54bWxQSwUGAAAAAAQABAD1AAAAigMAAAAA&#10;" filled="f" stroked="f">
                    <v:textbox inset="0,0,0,0">
                      <w:txbxContent>
                        <w:p w14:paraId="5F67D822" w14:textId="77777777" w:rsidR="004D6677" w:rsidRPr="00EB00A4" w:rsidRDefault="004D6677" w:rsidP="007B58AF">
                          <w:pPr>
                            <w:jc w:val="center"/>
                            <w:rPr>
                              <w:sz w:val="20"/>
                              <w:vertAlign w:val="superscript"/>
                            </w:rPr>
                          </w:pPr>
                          <w:r>
                            <w:rPr>
                              <w:sz w:val="20"/>
                            </w:rPr>
                            <w:t>12</w:t>
                          </w:r>
                          <w:r>
                            <w:rPr>
                              <w:sz w:val="20"/>
                              <w:vertAlign w:val="superscript"/>
                            </w:rPr>
                            <w:t>0</w:t>
                          </w:r>
                        </w:p>
                      </w:txbxContent>
                    </v:textbox>
                  </v:shape>
                  <v:line id="Line 1738" o:spid="_x0000_s1378" style="position:absolute;flip:y;visibility:visible;mso-wrap-style:square" from="2961,3364" to="5661,3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TxmcUAAADdAAAADwAAAGRycy9kb3ducmV2LnhtbESPT2vCQBDF74V+h2WEXoJuVCoaXaX/&#10;BEF6qHrwOGTHJJidDdmpxm/vCoUeH2/e781brDpXqwu1ofJsYDhIQRHn3lZcGDjs1/0pqCDIFmvP&#10;ZOBGAVbL56cFZtZf+YcuOylUhHDI0EAp0mRah7wkh2HgG+LonXzrUKJsC21bvEa4q/UoTSfaYcWx&#10;ocSGPkrKz7tfF99Yf/PneJy8O50kM/o6yjbVYsxLr3ubgxLq5P/4L72xBkavwwk81kQE6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TxmcUAAADdAAAADwAAAAAAAAAA&#10;AAAAAAChAgAAZHJzL2Rvd25yZXYueG1sUEsFBgAAAAAEAAQA+QAAAJMDAAAAAA==&#10;">
                    <v:stroke endarrow="block"/>
                  </v:line>
                  <v:line id="Line 1739" o:spid="_x0000_s1379" style="position:absolute;visibility:visible;mso-wrap-style:square" from="2961,2164" to="3636,2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qOU8YAAADdAAAADwAAAGRycy9kb3ducmV2LnhtbESPQWvCQBSE7wX/w/IEb3UTwVaiq6hg&#10;FaSHRi/eHtlnEs2+DbtbTf59t1DocZiZb5jFqjONeJDztWUF6TgBQVxYXXOp4Hzavc5A+ICssbFM&#10;CnrysFoOXhaYafvkL3rkoRQRwj5DBVUIbSalLyoy6Me2JY7e1TqDIUpXSu3wGeGmkZMkeZMGa44L&#10;Fba0rai4599GwTG97T/cZr377HMd8tnZXbr+qNRo2K3nIAJ14T/81z5oBZNp+g6/b+IT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qjlPGAAAA3QAAAA8AAAAAAAAA&#10;AAAAAAAAoQIAAGRycy9kb3ducmV2LnhtbFBLBQYAAAAABAAEAPkAAACUAwAAAAA=&#10;">
                    <v:stroke dashstyle="1 1" endarrow="block" endarrowwidth="narrow" endcap="round"/>
                  </v:line>
                  <v:line id="Line 1740" o:spid="_x0000_s1380" style="position:absolute;flip:y;visibility:visible;mso-wrap-style:square" from="2961,2869" to="3771,2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cMMQAAADdAAAADwAAAGRycy9kb3ducmV2LnhtbERPz2vCMBS+D/wfwhN2GTNV2BidUURQ&#10;ehms7Tx4ezTPpti8lCTVbn/9chjs+PH9Xm8n24sb+dA5VrBcZCCIG6c7bhV81YfnNxAhImvsHZOC&#10;bwqw3cwe1phrd+eSblVsRQrhkKMCE+OQSxkaQxbDwg3Eibs4bzEm6FupPd5TuO3lKstepcWOU4PB&#10;gfaGmms1WgUfQ7E77V05mWPx1J5H8+P5s1bqcT7t3kFEmuK/+M9daAWrl2Wam96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YxwwxAAAAN0AAAAPAAAAAAAAAAAA&#10;AAAAAKECAABkcnMvZG93bnJldi54bWxQSwUGAAAAAAQABAD5AAAAkgMAAAAA&#10;">
                    <v:stroke dashstyle="1 1" endarrow="block" endarrowwidth="narrow" endcap="round"/>
                  </v:line>
                  <v:line id="Line 1741" o:spid="_x0000_s1381" style="position:absolute;flip:y;visibility:visible;mso-wrap-style:square" from="2601,3364" to="3201,3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5q8YAAADdAAAADwAAAGRycy9kb3ducmV2LnhtbESPT2sCMRTE7wW/Q3iCl1KzCpZ2NYoI&#10;yl6E+u/g7bF53SzdvCxJ1NVPbwqFHoeZ+Q0zW3S2EVfyoXasYDTMQBCXTtdcKTge1m8fIEJE1tg4&#10;JgV3CrCY915mmGt34x1d97ESCcIhRwUmxjaXMpSGLIaha4mT9+28xZikr6T2eEtw28hxlr1LizWn&#10;BYMtrQyVP/uLVbBti+Vp5Xad2RSv1fliHp6/DkoN+t1yCiJSF//Df+1CKxhPRp/w+yY9ATl/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vuavGAAAA3QAAAA8AAAAAAAAA&#10;AAAAAAAAoQIAAGRycy9kb3ducmV2LnhtbFBLBQYAAAAABAAEAPkAAACUAwAAAAA=&#10;">
                    <v:stroke dashstyle="1 1" endarrow="block" endarrowwidth="narrow" endcap="round"/>
                  </v:line>
                </v:group>
                <v:rect id="Rectangle 1742" o:spid="_x0000_s1382" style="position:absolute;left:1161;top:1264;width:5040;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wwMIA&#10;AADdAAAADwAAAGRycy9kb3ducmV2LnhtbERPu27CMBTdK/EP1kViK04iUUrAIMRDhbGBJdtVfIkj&#10;4usoNpD+fT1U6nh03qvNYFvxpN43jhWk0wQEceV0w7WC6+X4/gnCB2SNrWNS8EMeNuvR2wpz7V78&#10;Tc8i1CKGsM9RgQmhy6X0lSGLfuo64sjdXG8xRNjXUvf4iuG2lVmSfEiLDccGgx3tDFX34mEVPMpi&#10;vzjNd4fuXH6V0qZJahZXpSbjYbsEEWgI/+I/90kryGZZ3B/fxCc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IbDAwgAAAN0AAAAPAAAAAAAAAAAAAAAAAJgCAABkcnMvZG93&#10;bnJldi54bWxQSwUGAAAAAAQABAD1AAAAhwMAAAAA&#10;" filled="f">
                  <v:stroke dashstyle="1 1" endcap="round"/>
                </v:rect>
                <v:shape id="Text Box 1743" o:spid="_x0000_s1383" type="#_x0000_t202" style="position:absolute;left:801;top:5584;width:57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VG1sUA&#10;AADdAAAADwAAAGRycy9kb3ducmV2LnhtbESPQWvCQBSE70L/w/IKvenGQKVGVxFpQRCKMT30+Mw+&#10;k8Xs25hdNf77rlDwOMzMN8x82dtGXKnzxrGC8SgBQVw6bbhS8FN8DT9A+ICssXFMCu7kYbl4Gcwx&#10;0+7GOV33oRIRwj5DBXUIbSalL2uy6EeuJY7e0XUWQ5RdJXWHtwi3jUyTZCItGo4LNba0rqk87S9W&#10;weqX809z/j7s8mNuimKa8HZyUurttV/NQATqwzP8395oBel7O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UbWxQAAAN0AAAAPAAAAAAAAAAAAAAAAAJgCAABkcnMv&#10;ZG93bnJldi54bWxQSwUGAAAAAAQABAD1AAAAigMAAAAA&#10;" filled="f" stroked="f">
                  <v:textbox inset="0,0,0,0">
                    <w:txbxContent>
                      <w:p w14:paraId="555A8D69" w14:textId="77777777" w:rsidR="004D6677" w:rsidRPr="00407E72" w:rsidRDefault="004D6677" w:rsidP="007B58AF">
                        <w:pPr>
                          <w:jc w:val="center"/>
                          <w:rPr>
                            <w:rFonts w:ascii="Times New Roman" w:hAnsi="Times New Roman" w:cs="Times New Roman"/>
                            <w:i/>
                            <w:iCs/>
                          </w:rPr>
                        </w:pPr>
                        <w:r w:rsidRPr="00407E72">
                          <w:rPr>
                            <w:rFonts w:ascii="Times New Roman" w:hAnsi="Times New Roman" w:cs="Times New Roman"/>
                            <w:b/>
                            <w:bCs/>
                            <w:i/>
                            <w:iCs/>
                          </w:rPr>
                          <w:t>Hình 2.11</w:t>
                        </w:r>
                        <w:r w:rsidRPr="00407E72">
                          <w:rPr>
                            <w:rFonts w:ascii="Times New Roman" w:hAnsi="Times New Roman" w:cs="Times New Roman"/>
                            <w:i/>
                            <w:iCs/>
                          </w:rPr>
                          <w:t>. Múi  chiếu trong phép chiếu Gauss</w:t>
                        </w:r>
                      </w:p>
                    </w:txbxContent>
                  </v:textbox>
                </v:shape>
              </v:group>
            </w:pict>
          </mc:Fallback>
        </mc:AlternateContent>
      </w:r>
    </w:p>
    <w:p w14:paraId="28710C13" w14:textId="77777777" w:rsidR="007B58AF" w:rsidRPr="00283743" w:rsidRDefault="007B58AF" w:rsidP="007B58AF">
      <w:pPr>
        <w:spacing w:before="120" w:after="120"/>
        <w:rPr>
          <w:rFonts w:ascii="Times New Roman" w:hAnsi="Times New Roman" w:cs="Times New Roman"/>
          <w:sz w:val="26"/>
          <w:szCs w:val="26"/>
        </w:rPr>
      </w:pPr>
    </w:p>
    <w:p w14:paraId="13E8F5B8" w14:textId="77777777" w:rsidR="007B58AF" w:rsidRPr="00283743" w:rsidRDefault="007B58AF" w:rsidP="007B58AF">
      <w:pPr>
        <w:spacing w:before="120" w:after="120"/>
        <w:rPr>
          <w:rFonts w:ascii="Times New Roman" w:hAnsi="Times New Roman" w:cs="Times New Roman"/>
          <w:sz w:val="26"/>
          <w:szCs w:val="26"/>
        </w:rPr>
      </w:pPr>
    </w:p>
    <w:p w14:paraId="6B2762E4" w14:textId="77777777" w:rsidR="007B58AF" w:rsidRPr="00283743" w:rsidRDefault="007B58AF" w:rsidP="007B58AF">
      <w:pPr>
        <w:spacing w:before="120" w:after="120"/>
        <w:rPr>
          <w:rFonts w:ascii="Times New Roman" w:hAnsi="Times New Roman" w:cs="Times New Roman"/>
          <w:sz w:val="26"/>
          <w:szCs w:val="26"/>
        </w:rPr>
      </w:pPr>
    </w:p>
    <w:p w14:paraId="6109B6DE" w14:textId="77777777" w:rsidR="007B58AF" w:rsidRPr="00283743" w:rsidRDefault="007B58AF" w:rsidP="007B58AF">
      <w:pPr>
        <w:spacing w:before="120" w:after="120"/>
        <w:rPr>
          <w:rFonts w:ascii="Times New Roman" w:hAnsi="Times New Roman" w:cs="Times New Roman"/>
          <w:sz w:val="26"/>
          <w:szCs w:val="26"/>
        </w:rPr>
      </w:pPr>
    </w:p>
    <w:p w14:paraId="4CB94E2C" w14:textId="77777777" w:rsidR="007B58AF" w:rsidRPr="00283743" w:rsidRDefault="007B58AF" w:rsidP="007B58AF">
      <w:pPr>
        <w:spacing w:before="120" w:after="120"/>
        <w:rPr>
          <w:rFonts w:ascii="Times New Roman" w:hAnsi="Times New Roman" w:cs="Times New Roman"/>
          <w:sz w:val="26"/>
          <w:szCs w:val="26"/>
        </w:rPr>
      </w:pPr>
    </w:p>
    <w:p w14:paraId="7BF8BA8F" w14:textId="77777777" w:rsidR="007B58AF" w:rsidRPr="00283743" w:rsidRDefault="007B58AF" w:rsidP="007B58AF">
      <w:pPr>
        <w:spacing w:before="120" w:after="120"/>
        <w:rPr>
          <w:rFonts w:ascii="Times New Roman" w:hAnsi="Times New Roman" w:cs="Times New Roman"/>
          <w:sz w:val="26"/>
          <w:szCs w:val="26"/>
        </w:rPr>
      </w:pPr>
    </w:p>
    <w:p w14:paraId="1019F238" w14:textId="77777777" w:rsidR="007B58AF" w:rsidRPr="00283743" w:rsidRDefault="007B58AF" w:rsidP="007B58AF">
      <w:pPr>
        <w:spacing w:before="120" w:after="120"/>
        <w:rPr>
          <w:rFonts w:ascii="Times New Roman" w:hAnsi="Times New Roman" w:cs="Times New Roman"/>
          <w:sz w:val="26"/>
          <w:szCs w:val="26"/>
        </w:rPr>
      </w:pPr>
    </w:p>
    <w:p w14:paraId="4E6E01F8" w14:textId="77777777" w:rsidR="007B58AF" w:rsidRPr="00283743" w:rsidRDefault="007B58AF" w:rsidP="007B58AF">
      <w:pPr>
        <w:spacing w:before="120" w:after="120"/>
        <w:rPr>
          <w:rFonts w:ascii="Times New Roman" w:hAnsi="Times New Roman" w:cs="Times New Roman"/>
          <w:sz w:val="26"/>
          <w:szCs w:val="26"/>
        </w:rPr>
      </w:pPr>
    </w:p>
    <w:p w14:paraId="6D4E66B3" w14:textId="77777777" w:rsidR="007B58AF" w:rsidRPr="00283743" w:rsidRDefault="007B58AF" w:rsidP="007B58AF">
      <w:pPr>
        <w:spacing w:before="120" w:after="120"/>
        <w:rPr>
          <w:rFonts w:ascii="Times New Roman" w:hAnsi="Times New Roman" w:cs="Times New Roman"/>
          <w:sz w:val="26"/>
          <w:szCs w:val="26"/>
        </w:rPr>
      </w:pPr>
    </w:p>
    <w:p w14:paraId="73C6D889" w14:textId="77777777" w:rsidR="007B58AF" w:rsidRPr="00283743" w:rsidRDefault="007B58AF" w:rsidP="007B58AF">
      <w:pPr>
        <w:spacing w:before="120" w:after="120"/>
        <w:ind w:firstLine="720"/>
        <w:jc w:val="both"/>
        <w:rPr>
          <w:rFonts w:ascii="Times New Roman" w:hAnsi="Times New Roman" w:cs="Times New Roman"/>
          <w:sz w:val="26"/>
          <w:szCs w:val="26"/>
        </w:rPr>
      </w:pPr>
    </w:p>
    <w:p w14:paraId="2E6DF52F" w14:textId="585CA576" w:rsidR="007B58AF" w:rsidRPr="00283743" w:rsidRDefault="007B58AF" w:rsidP="007B58AF">
      <w:pPr>
        <w:spacing w:before="120" w:after="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Khi Ellipsoid có dạng </w:t>
      </w:r>
      <w:del w:id="180" w:author="Windows User" w:date="2019-02-20T13:58:00Z">
        <w:r w:rsidRPr="00283743" w:rsidDel="00595DF0">
          <w:rPr>
            <w:rFonts w:ascii="Times New Roman" w:hAnsi="Times New Roman" w:cs="Times New Roman"/>
            <w:sz w:val="26"/>
            <w:szCs w:val="26"/>
          </w:rPr>
          <w:delText xml:space="preserve">là quả </w:delText>
        </w:r>
      </w:del>
      <w:ins w:id="181" w:author="Windows User" w:date="2019-02-20T13:58:00Z">
        <w:r w:rsidR="00595DF0">
          <w:rPr>
            <w:rFonts w:ascii="Times New Roman" w:hAnsi="Times New Roman" w:cs="Times New Roman"/>
            <w:sz w:val="26"/>
            <w:szCs w:val="26"/>
          </w:rPr>
          <w:t xml:space="preserve">hình </w:t>
        </w:r>
      </w:ins>
      <w:r w:rsidRPr="00283743">
        <w:rPr>
          <w:rFonts w:ascii="Times New Roman" w:hAnsi="Times New Roman" w:cs="Times New Roman"/>
          <w:sz w:val="26"/>
          <w:szCs w:val="26"/>
        </w:rPr>
        <w:t>cầu</w:t>
      </w:r>
      <w:ins w:id="182" w:author="Windows User" w:date="2019-02-20T13:58:00Z">
        <w:r w:rsidR="00595DF0">
          <w:rPr>
            <w:rFonts w:ascii="Times New Roman" w:hAnsi="Times New Roman" w:cs="Times New Roman"/>
            <w:sz w:val="26"/>
            <w:szCs w:val="26"/>
          </w:rPr>
          <w:t xml:space="preserve">, </w:t>
        </w:r>
      </w:ins>
      <w:del w:id="183" w:author="Windows User" w:date="2019-02-20T13:58:00Z">
        <w:r w:rsidRPr="00283743" w:rsidDel="00595DF0">
          <w:rPr>
            <w:rFonts w:ascii="Times New Roman" w:hAnsi="Times New Roman" w:cs="Times New Roman"/>
            <w:sz w:val="26"/>
            <w:szCs w:val="26"/>
          </w:rPr>
          <w:delText xml:space="preserve"> thì </w:delText>
        </w:r>
      </w:del>
      <w:r w:rsidRPr="00283743">
        <w:rPr>
          <w:rFonts w:ascii="Times New Roman" w:hAnsi="Times New Roman" w:cs="Times New Roman"/>
          <w:sz w:val="26"/>
          <w:szCs w:val="26"/>
        </w:rPr>
        <w:t>các sai số được tính như sau: So với múi trên  Ellipsoid thì múi trên mặt phẳng bản đồ có phần rộng hơn. Vì vậy tỉ số độ dài trên bản đồ và trên Ellipsoid là:</w:t>
      </w:r>
    </w:p>
    <w:p w14:paraId="4B63D7D4" w14:textId="77777777" w:rsidR="007B58AF" w:rsidRPr="00283743" w:rsidRDefault="007B58AF" w:rsidP="007B58AF">
      <w:pPr>
        <w:spacing w:before="120" w:after="120"/>
        <w:jc w:val="center"/>
        <w:rPr>
          <w:rFonts w:ascii="Times New Roman" w:hAnsi="Times New Roman" w:cs="Times New Roman"/>
          <w:sz w:val="26"/>
          <w:szCs w:val="26"/>
        </w:rPr>
      </w:pPr>
      <w:r w:rsidRPr="00283743">
        <w:rPr>
          <w:rFonts w:ascii="Times New Roman" w:hAnsi="Times New Roman" w:cs="Times New Roman"/>
          <w:position w:val="-24"/>
          <w:sz w:val="26"/>
          <w:szCs w:val="26"/>
        </w:rPr>
        <w:object w:dxaOrig="1260" w:dyaOrig="660" w14:anchorId="2BC553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36.55pt" o:ole="" fillcolor="window">
            <v:imagedata r:id="rId11" o:title=""/>
          </v:shape>
          <o:OLEObject Type="Embed" ProgID="Equation.3" ShapeID="_x0000_i1025" DrawAspect="Content" ObjectID="_1612183915" r:id="rId12"/>
        </w:object>
      </w:r>
    </w:p>
    <w:p w14:paraId="505BABFE" w14:textId="75447A8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Qua đó</w:t>
      </w:r>
      <w:ins w:id="184" w:author="Windows User" w:date="2019-02-20T13:59:00Z">
        <w:r w:rsidR="00595DF0">
          <w:rPr>
            <w:rFonts w:ascii="Times New Roman" w:hAnsi="Times New Roman" w:cs="Times New Roman"/>
            <w:sz w:val="26"/>
            <w:szCs w:val="26"/>
          </w:rPr>
          <w:t>,</w:t>
        </w:r>
      </w:ins>
      <w:r w:rsidRPr="00283743">
        <w:rPr>
          <w:rFonts w:ascii="Times New Roman" w:hAnsi="Times New Roman" w:cs="Times New Roman"/>
          <w:sz w:val="26"/>
          <w:szCs w:val="26"/>
        </w:rPr>
        <w:t xml:space="preserve"> sai lệch giữa độ dài trên bản đồ và trên Ellipsoid là:</w:t>
      </w:r>
    </w:p>
    <w:p w14:paraId="67E21027" w14:textId="77777777" w:rsidR="007B58AF" w:rsidRPr="00283743" w:rsidRDefault="007B58AF" w:rsidP="007B58AF">
      <w:pPr>
        <w:spacing w:before="120" w:after="120"/>
        <w:jc w:val="center"/>
        <w:rPr>
          <w:rFonts w:ascii="Times New Roman" w:hAnsi="Times New Roman" w:cs="Times New Roman"/>
          <w:sz w:val="26"/>
          <w:szCs w:val="26"/>
        </w:rPr>
      </w:pPr>
      <w:r w:rsidRPr="00283743">
        <w:rPr>
          <w:rFonts w:ascii="Times New Roman" w:hAnsi="Times New Roman" w:cs="Times New Roman"/>
          <w:position w:val="-24"/>
          <w:sz w:val="26"/>
          <w:szCs w:val="26"/>
        </w:rPr>
        <w:object w:dxaOrig="1880" w:dyaOrig="660" w14:anchorId="4C288770">
          <v:shape id="_x0000_i1026" type="#_x0000_t75" style="width:93.55pt;height:36.55pt" o:ole="" fillcolor="window">
            <v:imagedata r:id="rId13" o:title=""/>
          </v:shape>
          <o:OLEObject Type="Embed" ProgID="Equation.3" ShapeID="_x0000_i1026" DrawAspect="Content" ObjectID="_1612183916" r:id="rId14"/>
        </w:object>
      </w:r>
    </w:p>
    <w:p w14:paraId="6692A30C" w14:textId="7777777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Và sai số tương đối được tính như sau:</w:t>
      </w:r>
    </w:p>
    <w:p w14:paraId="2285FF5E" w14:textId="77777777" w:rsidR="007B58AF" w:rsidRPr="00283743" w:rsidRDefault="007B58AF" w:rsidP="007B58AF">
      <w:pPr>
        <w:spacing w:before="120" w:after="120"/>
        <w:jc w:val="center"/>
        <w:rPr>
          <w:rFonts w:ascii="Times New Roman" w:hAnsi="Times New Roman" w:cs="Times New Roman"/>
          <w:sz w:val="26"/>
          <w:szCs w:val="26"/>
        </w:rPr>
      </w:pPr>
      <w:r w:rsidRPr="00283743">
        <w:rPr>
          <w:rFonts w:ascii="Times New Roman" w:hAnsi="Times New Roman" w:cs="Times New Roman"/>
          <w:position w:val="-24"/>
          <w:sz w:val="26"/>
          <w:szCs w:val="26"/>
        </w:rPr>
        <w:object w:dxaOrig="1060" w:dyaOrig="660" w14:anchorId="49E0C13B">
          <v:shape id="_x0000_i1027" type="#_x0000_t75" style="width:50.5pt;height:36.55pt" o:ole="" fillcolor="window">
            <v:imagedata r:id="rId15" o:title=""/>
          </v:shape>
          <o:OLEObject Type="Embed" ProgID="Equation.3" ShapeID="_x0000_i1027" DrawAspect="Content" ObjectID="_1612183917" r:id="rId16"/>
        </w:object>
      </w:r>
    </w:p>
    <w:p w14:paraId="09A2843B" w14:textId="7777777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Trong đó:</w:t>
      </w:r>
    </w:p>
    <w:p w14:paraId="3AB77F0F" w14:textId="77777777" w:rsidR="007B58AF" w:rsidRPr="00283743" w:rsidRDefault="007B58AF" w:rsidP="005F5568">
      <w:pPr>
        <w:numPr>
          <w:ilvl w:val="0"/>
          <w:numId w:val="34"/>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S là đoạn thẳng trên mặt bản đồ.</w:t>
      </w:r>
    </w:p>
    <w:p w14:paraId="2C92420F" w14:textId="36CBA730" w:rsidR="007B58AF" w:rsidRPr="00283743" w:rsidRDefault="007B58AF" w:rsidP="005F5568">
      <w:pPr>
        <w:numPr>
          <w:ilvl w:val="0"/>
          <w:numId w:val="34"/>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s là đoạn thẳng tương ứng của S trên </w:t>
      </w:r>
      <w:del w:id="185" w:author="Windows User" w:date="2019-02-20T13:59:00Z">
        <w:r w:rsidRPr="00283743" w:rsidDel="00595DF0">
          <w:rPr>
            <w:rFonts w:ascii="Times New Roman" w:hAnsi="Times New Roman" w:cs="Times New Roman"/>
            <w:sz w:val="26"/>
            <w:szCs w:val="26"/>
          </w:rPr>
          <w:delText>quả địa cầu</w:delText>
        </w:r>
      </w:del>
      <w:ins w:id="186" w:author="Windows User" w:date="2019-02-20T13:59:00Z">
        <w:r w:rsidR="00595DF0">
          <w:rPr>
            <w:rFonts w:ascii="Times New Roman" w:hAnsi="Times New Roman" w:cs="Times New Roman"/>
            <w:sz w:val="26"/>
            <w:szCs w:val="26"/>
          </w:rPr>
          <w:t>trái đất</w:t>
        </w:r>
      </w:ins>
      <w:r w:rsidRPr="00283743">
        <w:rPr>
          <w:rFonts w:ascii="Times New Roman" w:hAnsi="Times New Roman" w:cs="Times New Roman"/>
          <w:sz w:val="26"/>
          <w:szCs w:val="26"/>
        </w:rPr>
        <w:t>.</w:t>
      </w:r>
    </w:p>
    <w:p w14:paraId="01FD0A9A" w14:textId="77777777" w:rsidR="007B58AF" w:rsidRPr="00283743" w:rsidRDefault="007B58AF" w:rsidP="005F5568">
      <w:pPr>
        <w:numPr>
          <w:ilvl w:val="0"/>
          <w:numId w:val="34"/>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y là khoảng cách từ điểm tính đến kinh tuyến giữa.</w:t>
      </w:r>
    </w:p>
    <w:p w14:paraId="638C5E8E" w14:textId="60697F40" w:rsidR="007B58AF" w:rsidRPr="00283743" w:rsidRDefault="007B58AF" w:rsidP="005F5568">
      <w:pPr>
        <w:numPr>
          <w:ilvl w:val="0"/>
          <w:numId w:val="34"/>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lastRenderedPageBreak/>
        <w:t xml:space="preserve">R là bán kính </w:t>
      </w:r>
      <w:del w:id="187" w:author="Windows User" w:date="2019-02-20T13:59:00Z">
        <w:r w:rsidRPr="00283743" w:rsidDel="00595DF0">
          <w:rPr>
            <w:rFonts w:ascii="Times New Roman" w:hAnsi="Times New Roman" w:cs="Times New Roman"/>
            <w:sz w:val="26"/>
            <w:szCs w:val="26"/>
          </w:rPr>
          <w:delText>quả địa cầu</w:delText>
        </w:r>
      </w:del>
      <w:ins w:id="188" w:author="Windows User" w:date="2019-02-20T13:59:00Z">
        <w:r w:rsidR="00595DF0">
          <w:rPr>
            <w:rFonts w:ascii="Times New Roman" w:hAnsi="Times New Roman" w:cs="Times New Roman"/>
            <w:sz w:val="26"/>
            <w:szCs w:val="26"/>
          </w:rPr>
          <w:t>trái đất</w:t>
        </w:r>
      </w:ins>
      <w:r w:rsidRPr="00283743">
        <w:rPr>
          <w:rFonts w:ascii="Times New Roman" w:hAnsi="Times New Roman" w:cs="Times New Roman"/>
          <w:sz w:val="26"/>
          <w:szCs w:val="26"/>
        </w:rPr>
        <w:t>.</w:t>
      </w:r>
    </w:p>
    <w:p w14:paraId="1B1458AA" w14:textId="1E10A278"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Trong trường hợp Ellipsoid nói chung</w:t>
      </w:r>
      <w:ins w:id="189" w:author="Windows User" w:date="2019-02-20T13:59:00Z">
        <w:r w:rsidR="00595DF0">
          <w:rPr>
            <w:rFonts w:ascii="Times New Roman" w:hAnsi="Times New Roman" w:cs="Times New Roman"/>
            <w:sz w:val="26"/>
            <w:szCs w:val="26"/>
          </w:rPr>
          <w:t xml:space="preserve">, </w:t>
        </w:r>
      </w:ins>
      <w:del w:id="190" w:author="Windows User" w:date="2019-02-20T13:59:00Z">
        <w:r w:rsidRPr="00283743" w:rsidDel="00595DF0">
          <w:rPr>
            <w:rFonts w:ascii="Times New Roman" w:hAnsi="Times New Roman" w:cs="Times New Roman"/>
            <w:sz w:val="26"/>
            <w:szCs w:val="26"/>
          </w:rPr>
          <w:delText xml:space="preserve"> thì </w:delText>
        </w:r>
      </w:del>
      <w:r w:rsidRPr="00283743">
        <w:rPr>
          <w:rFonts w:ascii="Times New Roman" w:hAnsi="Times New Roman" w:cs="Times New Roman"/>
          <w:sz w:val="26"/>
          <w:szCs w:val="26"/>
        </w:rPr>
        <w:t xml:space="preserve">công thức tính phức tạp hơn. Nếu dùng các công thức trên để tính sai số </w:t>
      </w:r>
      <w:del w:id="191" w:author="Windows User" w:date="2019-02-20T13:59:00Z">
        <w:r w:rsidRPr="00283743" w:rsidDel="00595DF0">
          <w:rPr>
            <w:rFonts w:ascii="Times New Roman" w:hAnsi="Times New Roman" w:cs="Times New Roman"/>
            <w:sz w:val="26"/>
            <w:szCs w:val="26"/>
          </w:rPr>
          <w:delText xml:space="preserve"> </w:delText>
        </w:r>
      </w:del>
      <w:r w:rsidRPr="00283743">
        <w:rPr>
          <w:rFonts w:ascii="Times New Roman" w:hAnsi="Times New Roman" w:cs="Times New Roman"/>
          <w:sz w:val="26"/>
          <w:szCs w:val="26"/>
        </w:rPr>
        <w:t>tương đối cho các giá trị s khác nhau ta có:</w:t>
      </w:r>
    </w:p>
    <w:p w14:paraId="769A2B86" w14:textId="45F790C5" w:rsidR="007B58AF" w:rsidRPr="00283743" w:rsidRDefault="007B58AF" w:rsidP="005F5568">
      <w:pPr>
        <w:numPr>
          <w:ilvl w:val="0"/>
          <w:numId w:val="33"/>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Khi y=50 km thì sai số độ dài </w:t>
      </w:r>
      <w:r w:rsidRPr="00283743">
        <w:rPr>
          <w:rFonts w:ascii="Times New Roman" w:hAnsi="Times New Roman" w:cs="Times New Roman"/>
          <w:position w:val="-24"/>
          <w:sz w:val="26"/>
          <w:szCs w:val="26"/>
        </w:rPr>
        <w:object w:dxaOrig="360" w:dyaOrig="620" w14:anchorId="4E61E3B4">
          <v:shape id="_x0000_i1028" type="#_x0000_t75" style="width:14.5pt;height:29pt" o:ole="" fillcolor="window">
            <v:imagedata r:id="rId17" o:title=""/>
          </v:shape>
          <o:OLEObject Type="Embed" ProgID="Equation.3" ShapeID="_x0000_i1028" DrawAspect="Content" ObjectID="_1612183918" r:id="rId18"/>
        </w:object>
      </w:r>
      <w:r w:rsidRPr="00283743">
        <w:rPr>
          <w:rFonts w:ascii="Times New Roman" w:hAnsi="Times New Roman" w:cs="Times New Roman"/>
          <w:sz w:val="26"/>
          <w:szCs w:val="26"/>
        </w:rPr>
        <w:t xml:space="preserve"> bằng 1:32</w:t>
      </w:r>
      <w:del w:id="192" w:author="Windows User" w:date="2019-02-20T13:59:00Z">
        <w:r w:rsidRPr="00283743" w:rsidDel="00595DF0">
          <w:rPr>
            <w:rFonts w:ascii="Times New Roman" w:hAnsi="Times New Roman" w:cs="Times New Roman"/>
            <w:sz w:val="26"/>
            <w:szCs w:val="26"/>
          </w:rPr>
          <w:delText xml:space="preserve"> </w:delText>
        </w:r>
      </w:del>
      <w:ins w:id="193" w:author="Windows User" w:date="2019-02-20T13:59:00Z">
        <w:r w:rsidR="00595DF0">
          <w:rPr>
            <w:rFonts w:ascii="Times New Roman" w:hAnsi="Times New Roman" w:cs="Times New Roman"/>
            <w:sz w:val="26"/>
            <w:szCs w:val="26"/>
          </w:rPr>
          <w:t>.</w:t>
        </w:r>
      </w:ins>
      <w:r w:rsidRPr="00283743">
        <w:rPr>
          <w:rFonts w:ascii="Times New Roman" w:hAnsi="Times New Roman" w:cs="Times New Roman"/>
          <w:sz w:val="26"/>
          <w:szCs w:val="26"/>
        </w:rPr>
        <w:t>000</w:t>
      </w:r>
    </w:p>
    <w:p w14:paraId="1384B59C" w14:textId="667F0F25" w:rsidR="007B58AF" w:rsidRPr="00283743" w:rsidRDefault="007B58AF" w:rsidP="005F5568">
      <w:pPr>
        <w:numPr>
          <w:ilvl w:val="0"/>
          <w:numId w:val="33"/>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Khi y=100 km thì sai số độ dài </w:t>
      </w:r>
      <w:r w:rsidRPr="00283743">
        <w:rPr>
          <w:rFonts w:ascii="Times New Roman" w:hAnsi="Times New Roman" w:cs="Times New Roman"/>
          <w:position w:val="-24"/>
          <w:sz w:val="26"/>
          <w:szCs w:val="26"/>
        </w:rPr>
        <w:object w:dxaOrig="360" w:dyaOrig="620" w14:anchorId="1C69401E">
          <v:shape id="_x0000_i1029" type="#_x0000_t75" style="width:14.5pt;height:29pt" o:ole="" fillcolor="window">
            <v:imagedata r:id="rId19" o:title=""/>
          </v:shape>
          <o:OLEObject Type="Embed" ProgID="Equation.3" ShapeID="_x0000_i1029" DrawAspect="Content" ObjectID="_1612183919" r:id="rId20"/>
        </w:object>
      </w:r>
      <w:r w:rsidRPr="00283743">
        <w:rPr>
          <w:rFonts w:ascii="Times New Roman" w:hAnsi="Times New Roman" w:cs="Times New Roman"/>
          <w:sz w:val="26"/>
          <w:szCs w:val="26"/>
        </w:rPr>
        <w:t xml:space="preserve"> bằng 1:8</w:t>
      </w:r>
      <w:del w:id="194" w:author="Windows User" w:date="2019-02-20T13:59:00Z">
        <w:r w:rsidRPr="00283743" w:rsidDel="00595DF0">
          <w:rPr>
            <w:rFonts w:ascii="Times New Roman" w:hAnsi="Times New Roman" w:cs="Times New Roman"/>
            <w:sz w:val="26"/>
            <w:szCs w:val="26"/>
          </w:rPr>
          <w:delText xml:space="preserve"> </w:delText>
        </w:r>
      </w:del>
      <w:ins w:id="195" w:author="Windows User" w:date="2019-02-20T13:59:00Z">
        <w:r w:rsidR="00595DF0">
          <w:rPr>
            <w:rFonts w:ascii="Times New Roman" w:hAnsi="Times New Roman" w:cs="Times New Roman"/>
            <w:sz w:val="26"/>
            <w:szCs w:val="26"/>
          </w:rPr>
          <w:t>.</w:t>
        </w:r>
      </w:ins>
      <w:r w:rsidRPr="00283743">
        <w:rPr>
          <w:rFonts w:ascii="Times New Roman" w:hAnsi="Times New Roman" w:cs="Times New Roman"/>
          <w:sz w:val="26"/>
          <w:szCs w:val="26"/>
        </w:rPr>
        <w:t>000</w:t>
      </w:r>
    </w:p>
    <w:p w14:paraId="6537D3F2" w14:textId="77777777" w:rsidR="007B58AF" w:rsidRPr="00283743" w:rsidRDefault="007B58AF" w:rsidP="005F5568">
      <w:pPr>
        <w:numPr>
          <w:ilvl w:val="0"/>
          <w:numId w:val="33"/>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Khi y=300 km thì sai số độ dài </w:t>
      </w:r>
      <w:r w:rsidRPr="00283743">
        <w:rPr>
          <w:rFonts w:ascii="Times New Roman" w:hAnsi="Times New Roman" w:cs="Times New Roman"/>
          <w:position w:val="-24"/>
          <w:sz w:val="26"/>
          <w:szCs w:val="26"/>
        </w:rPr>
        <w:object w:dxaOrig="360" w:dyaOrig="620" w14:anchorId="0CCD7C91">
          <v:shape id="_x0000_i1030" type="#_x0000_t75" style="width:14.5pt;height:29pt" o:ole="" fillcolor="window">
            <v:imagedata r:id="rId19" o:title=""/>
          </v:shape>
          <o:OLEObject Type="Embed" ProgID="Equation.3" ShapeID="_x0000_i1030" DrawAspect="Content" ObjectID="_1612183920" r:id="rId21"/>
        </w:object>
      </w:r>
      <w:r w:rsidRPr="00283743">
        <w:rPr>
          <w:rFonts w:ascii="Times New Roman" w:hAnsi="Times New Roman" w:cs="Times New Roman"/>
          <w:sz w:val="26"/>
          <w:szCs w:val="26"/>
        </w:rPr>
        <w:t xml:space="preserve"> bằng 1:890</w:t>
      </w:r>
    </w:p>
    <w:p w14:paraId="29CAE68C" w14:textId="7809EE58"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Chiều rộng mỗi múi tại xích đạo là 668 km cho múi 6 độ hoặc là 334 km ở múi 3 độ. Sai số tương đối như trên tại vùng biên của mỗi múi </w:t>
      </w:r>
      <w:del w:id="196" w:author="Windows User" w:date="2019-02-20T14:00:00Z">
        <w:r w:rsidRPr="00283743" w:rsidDel="00595DF0">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thuộc khu vực xích đạo </w:t>
      </w:r>
      <w:del w:id="197" w:author="Windows User" w:date="2019-02-20T14:00:00Z">
        <w:r w:rsidRPr="00283743" w:rsidDel="00595DF0">
          <w:rPr>
            <w:rFonts w:ascii="Times New Roman" w:hAnsi="Times New Roman" w:cs="Times New Roman"/>
            <w:sz w:val="26"/>
            <w:szCs w:val="26"/>
          </w:rPr>
          <w:delText xml:space="preserve">vào </w:delText>
        </w:r>
      </w:del>
      <w:r w:rsidRPr="00283743">
        <w:rPr>
          <w:rFonts w:ascii="Times New Roman" w:hAnsi="Times New Roman" w:cs="Times New Roman"/>
          <w:sz w:val="26"/>
          <w:szCs w:val="26"/>
        </w:rPr>
        <w:t xml:space="preserve">khoảng 1:800, sai số này không vượt quá </w:t>
      </w:r>
      <w:ins w:id="198" w:author="Windows User" w:date="2019-02-20T14:00:00Z">
        <w:r w:rsidR="00595DF0">
          <w:rPr>
            <w:rFonts w:ascii="Times New Roman" w:hAnsi="Times New Roman" w:cs="Times New Roman"/>
            <w:sz w:val="26"/>
            <w:szCs w:val="26"/>
          </w:rPr>
          <w:t xml:space="preserve">giới </w:t>
        </w:r>
      </w:ins>
      <w:r w:rsidRPr="00283743">
        <w:rPr>
          <w:rFonts w:ascii="Times New Roman" w:hAnsi="Times New Roman" w:cs="Times New Roman"/>
          <w:sz w:val="26"/>
          <w:szCs w:val="26"/>
        </w:rPr>
        <w:t xml:space="preserve">hạn sai đo vẽ địa hình. Mỗi múi 6 độ được đánh số </w:t>
      </w:r>
      <w:del w:id="199" w:author="Windows User" w:date="2019-02-20T14:00:00Z">
        <w:r w:rsidRPr="00283743" w:rsidDel="00595DF0">
          <w:rPr>
            <w:rFonts w:ascii="Times New Roman" w:hAnsi="Times New Roman" w:cs="Times New Roman"/>
            <w:sz w:val="26"/>
            <w:szCs w:val="26"/>
          </w:rPr>
          <w:delText xml:space="preserve">A </w:delText>
        </w:r>
      </w:del>
      <w:ins w:id="200" w:author="Windows User" w:date="2019-02-20T14:00:00Z">
        <w:r w:rsidR="00595DF0">
          <w:rPr>
            <w:rFonts w:ascii="Times New Roman" w:hAnsi="Times New Roman" w:cs="Times New Roman"/>
            <w:sz w:val="26"/>
            <w:szCs w:val="26"/>
          </w:rPr>
          <w:t>Ả</w:t>
        </w:r>
        <w:r w:rsidR="00595DF0"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rập từ 1 đến 60</w:t>
      </w:r>
      <w:ins w:id="201" w:author="Windows User" w:date="2019-02-20T14:00:00Z">
        <w:r w:rsidR="00E05DA9">
          <w:rPr>
            <w:rFonts w:ascii="Times New Roman" w:hAnsi="Times New Roman" w:cs="Times New Roman"/>
            <w:sz w:val="26"/>
            <w:szCs w:val="26"/>
          </w:rPr>
          <w:t>,</w:t>
        </w:r>
      </w:ins>
      <w:r w:rsidRPr="00283743">
        <w:rPr>
          <w:rFonts w:ascii="Times New Roman" w:hAnsi="Times New Roman" w:cs="Times New Roman"/>
          <w:sz w:val="26"/>
          <w:szCs w:val="26"/>
        </w:rPr>
        <w:t xml:space="preserve"> bắt đầu đánh múi số 1 từ múi giới hạn bởi kinh tuyến 180 độ và kinh tuyến 186 độ về phía đông.</w:t>
      </w:r>
    </w:p>
    <w:p w14:paraId="67FB5775" w14:textId="5EC41B25"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 Lãnh thổ nước ta nằm trong phạm vi 4 múi: múi thứ 47, 48, 49, và 50 với các kinh tuyến trung </w:t>
      </w:r>
      <w:del w:id="202" w:author="Windows User" w:date="2019-02-20T14:03:00Z">
        <w:r w:rsidRPr="00283743" w:rsidDel="00AE1FFB">
          <w:rPr>
            <w:rFonts w:ascii="Times New Roman" w:hAnsi="Times New Roman" w:cs="Times New Roman"/>
            <w:sz w:val="26"/>
            <w:szCs w:val="26"/>
          </w:rPr>
          <w:delText xml:space="preserve">ương </w:delText>
        </w:r>
      </w:del>
      <w:ins w:id="203" w:author="Windows User" w:date="2019-02-20T14:03:00Z">
        <w:r w:rsidR="00AE1FFB">
          <w:rPr>
            <w:rFonts w:ascii="Times New Roman" w:hAnsi="Times New Roman" w:cs="Times New Roman"/>
            <w:sz w:val="26"/>
            <w:szCs w:val="26"/>
          </w:rPr>
          <w:t>tâm</w:t>
        </w:r>
        <w:r w:rsidR="00AE1FFB"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là 99</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105</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111</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và 117</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Phần đất liền hầu hết nằm ở múi thứ 48 và 49. Toạ độ lưới km trên bản đồ theo phép chiếu Gauss được ghi lại trên khung bản đồ địa hình. Hệ thống lưới toạ độ vuông góc, còn gọi là toạ độ ô vuông, lưới km trong mỗi múi tính từ kinh tuyến giữa về phía đông được vẽ trên bản đồ không chỉ hạn chế đến độ rộng là 3 độ (trong múi 6 độ) mà đến 3</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30’ để có độ phủ là 30’</w:t>
      </w:r>
      <w:ins w:id="204" w:author="Windows User" w:date="2019-02-20T14:04:00Z">
        <w:r w:rsidR="00AE1FFB">
          <w:rPr>
            <w:rFonts w:ascii="Times New Roman" w:hAnsi="Times New Roman" w:cs="Times New Roman"/>
            <w:sz w:val="26"/>
            <w:szCs w:val="26"/>
          </w:rPr>
          <w:t xml:space="preserve"> </w:t>
        </w:r>
      </w:ins>
      <w:r w:rsidRPr="00283743">
        <w:rPr>
          <w:rFonts w:ascii="Times New Roman" w:hAnsi="Times New Roman" w:cs="Times New Roman"/>
          <w:sz w:val="26"/>
          <w:szCs w:val="26"/>
        </w:rPr>
        <w:t>ở vùng ven của múi kề.</w:t>
      </w:r>
    </w:p>
    <w:p w14:paraId="30571219" w14:textId="77777777" w:rsidR="007B58AF" w:rsidRPr="00283743" w:rsidRDefault="007B58AF" w:rsidP="007E6A1E">
      <w:pPr>
        <w:pStyle w:val="Heading4"/>
        <w:numPr>
          <w:ilvl w:val="2"/>
          <w:numId w:val="38"/>
        </w:numPr>
        <w:rPr>
          <w:szCs w:val="26"/>
        </w:rPr>
        <w:pPrChange w:id="205" w:author="Windows User" w:date="2019-02-20T13:24:00Z">
          <w:pPr>
            <w:pStyle w:val="Heading4"/>
            <w:numPr>
              <w:ilvl w:val="2"/>
              <w:numId w:val="39"/>
            </w:numPr>
            <w:ind w:left="720" w:hanging="720"/>
          </w:pPr>
        </w:pPrChange>
      </w:pPr>
      <w:r w:rsidRPr="00283743">
        <w:rPr>
          <w:szCs w:val="26"/>
        </w:rPr>
        <w:t>Phép chiếu UTM</w:t>
      </w:r>
    </w:p>
    <w:p w14:paraId="175E26D2" w14:textId="186A0D83"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Phép chiếu này thường sử dụng cho các bản đồ địa hình tỷ lệ 1:</w:t>
      </w:r>
      <w:del w:id="206" w:author="Windows User" w:date="2019-02-20T14:04:00Z">
        <w:r w:rsidRPr="00283743" w:rsidDel="00AE1FFB">
          <w:rPr>
            <w:rFonts w:ascii="Times New Roman" w:hAnsi="Times New Roman" w:cs="Times New Roman"/>
            <w:sz w:val="26"/>
            <w:szCs w:val="26"/>
          </w:rPr>
          <w:delText xml:space="preserve"> </w:delText>
        </w:r>
      </w:del>
      <w:r w:rsidRPr="00283743">
        <w:rPr>
          <w:rFonts w:ascii="Times New Roman" w:hAnsi="Times New Roman" w:cs="Times New Roman"/>
          <w:sz w:val="26"/>
          <w:szCs w:val="26"/>
        </w:rPr>
        <w:t>50</w:t>
      </w:r>
      <w:ins w:id="207" w:author="Windows User" w:date="2019-02-20T14:04:00Z">
        <w:r w:rsidR="00AE1FFB">
          <w:rPr>
            <w:rFonts w:ascii="Times New Roman" w:hAnsi="Times New Roman" w:cs="Times New Roman"/>
            <w:sz w:val="26"/>
            <w:szCs w:val="26"/>
          </w:rPr>
          <w:t>.</w:t>
        </w:r>
      </w:ins>
      <w:r w:rsidRPr="00283743">
        <w:rPr>
          <w:rFonts w:ascii="Times New Roman" w:hAnsi="Times New Roman" w:cs="Times New Roman"/>
          <w:sz w:val="26"/>
          <w:szCs w:val="26"/>
        </w:rPr>
        <w:t>000, 1:25</w:t>
      </w:r>
      <w:ins w:id="208" w:author="Windows User" w:date="2019-02-20T14:04:00Z">
        <w:r w:rsidR="00AE1FFB">
          <w:rPr>
            <w:rFonts w:ascii="Times New Roman" w:hAnsi="Times New Roman" w:cs="Times New Roman"/>
            <w:sz w:val="26"/>
            <w:szCs w:val="26"/>
          </w:rPr>
          <w:t>.</w:t>
        </w:r>
      </w:ins>
      <w:r w:rsidRPr="00283743">
        <w:rPr>
          <w:rFonts w:ascii="Times New Roman" w:hAnsi="Times New Roman" w:cs="Times New Roman"/>
          <w:sz w:val="26"/>
          <w:szCs w:val="26"/>
        </w:rPr>
        <w:t>000, 1:10</w:t>
      </w:r>
      <w:ins w:id="209" w:author="Windows User" w:date="2019-02-20T14:04:00Z">
        <w:r w:rsidR="00AE1FFB">
          <w:rPr>
            <w:rFonts w:ascii="Times New Roman" w:hAnsi="Times New Roman" w:cs="Times New Roman"/>
            <w:sz w:val="26"/>
            <w:szCs w:val="26"/>
          </w:rPr>
          <w:t>.</w:t>
        </w:r>
      </w:ins>
      <w:r w:rsidRPr="00283743">
        <w:rPr>
          <w:rFonts w:ascii="Times New Roman" w:hAnsi="Times New Roman" w:cs="Times New Roman"/>
          <w:sz w:val="26"/>
          <w:szCs w:val="26"/>
        </w:rPr>
        <w:t xml:space="preserve">000 tại các tỉnh phía Nam do cục bản đồ </w:t>
      </w:r>
      <w:ins w:id="210" w:author="Windows User" w:date="2019-02-20T14:04:00Z">
        <w:r w:rsidR="00710CDC">
          <w:rPr>
            <w:rFonts w:ascii="Times New Roman" w:hAnsi="Times New Roman" w:cs="Times New Roman"/>
            <w:sz w:val="26"/>
            <w:szCs w:val="26"/>
          </w:rPr>
          <w:t xml:space="preserve">của </w:t>
        </w:r>
      </w:ins>
      <w:r w:rsidRPr="00283743">
        <w:rPr>
          <w:rFonts w:ascii="Times New Roman" w:hAnsi="Times New Roman" w:cs="Times New Roman"/>
          <w:sz w:val="26"/>
          <w:szCs w:val="26"/>
        </w:rPr>
        <w:t xml:space="preserve">quân đội Mỹ sản xuất trước 1975. Phép chiếu UTM </w:t>
      </w:r>
      <w:del w:id="211" w:author="Windows User" w:date="2019-02-20T14:04:00Z">
        <w:r w:rsidRPr="00283743" w:rsidDel="00710CDC">
          <w:rPr>
            <w:rFonts w:ascii="Times New Roman" w:hAnsi="Times New Roman" w:cs="Times New Roman"/>
            <w:sz w:val="26"/>
            <w:szCs w:val="26"/>
          </w:rPr>
          <w:delText xml:space="preserve">(Universal Transversal Mecators) </w:delText>
        </w:r>
      </w:del>
      <w:r w:rsidRPr="00283743">
        <w:rPr>
          <w:rFonts w:ascii="Times New Roman" w:hAnsi="Times New Roman" w:cs="Times New Roman"/>
          <w:sz w:val="26"/>
          <w:szCs w:val="26"/>
        </w:rPr>
        <w:t xml:space="preserve">cũng là phép chiếu hình trụ ngang đồng góc nhưng hình trụ chiếu không tiếp xúc với mặt Ellipsoid tại kinh tuyến trung </w:t>
      </w:r>
      <w:del w:id="212" w:author="Windows User" w:date="2019-02-20T14:05:00Z">
        <w:r w:rsidRPr="00283743" w:rsidDel="00710CDC">
          <w:rPr>
            <w:rFonts w:ascii="Times New Roman" w:hAnsi="Times New Roman" w:cs="Times New Roman"/>
            <w:sz w:val="26"/>
            <w:szCs w:val="26"/>
          </w:rPr>
          <w:delText xml:space="preserve">ương </w:delText>
        </w:r>
      </w:del>
      <w:ins w:id="213" w:author="Windows User" w:date="2019-02-20T14:05:00Z">
        <w:r w:rsidR="00710CDC">
          <w:rPr>
            <w:rFonts w:ascii="Times New Roman" w:hAnsi="Times New Roman" w:cs="Times New Roman"/>
            <w:sz w:val="26"/>
            <w:szCs w:val="26"/>
          </w:rPr>
          <w:t>tâm</w:t>
        </w:r>
        <w:r w:rsidR="00710CDC"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mà </w:t>
      </w:r>
      <w:del w:id="214" w:author="Windows User" w:date="2019-02-20T14:05:00Z">
        <w:r w:rsidRPr="00283743" w:rsidDel="00710CDC">
          <w:rPr>
            <w:rFonts w:ascii="Times New Roman" w:hAnsi="Times New Roman" w:cs="Times New Roman"/>
            <w:sz w:val="26"/>
            <w:szCs w:val="26"/>
          </w:rPr>
          <w:delText xml:space="preserve">nó </w:delText>
        </w:r>
      </w:del>
      <w:r w:rsidRPr="00283743">
        <w:rPr>
          <w:rFonts w:ascii="Times New Roman" w:hAnsi="Times New Roman" w:cs="Times New Roman"/>
          <w:sz w:val="26"/>
          <w:szCs w:val="26"/>
        </w:rPr>
        <w:t xml:space="preserve">cắt mặt Ellipsoid theo hai cát tuyến cách đều kinh tuyến trung </w:t>
      </w:r>
      <w:del w:id="215" w:author="Windows User" w:date="2019-02-20T14:05:00Z">
        <w:r w:rsidRPr="00283743" w:rsidDel="00710CDC">
          <w:rPr>
            <w:rFonts w:ascii="Times New Roman" w:hAnsi="Times New Roman" w:cs="Times New Roman"/>
            <w:sz w:val="26"/>
            <w:szCs w:val="26"/>
          </w:rPr>
          <w:delText xml:space="preserve">ương </w:delText>
        </w:r>
      </w:del>
      <w:ins w:id="216" w:author="Windows User" w:date="2019-02-20T14:05:00Z">
        <w:r w:rsidR="00710CDC">
          <w:rPr>
            <w:rFonts w:ascii="Times New Roman" w:hAnsi="Times New Roman" w:cs="Times New Roman"/>
            <w:sz w:val="26"/>
            <w:szCs w:val="26"/>
          </w:rPr>
          <w:t>tâm</w:t>
        </w:r>
        <w:r w:rsidR="00710CDC"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180 km về 2 phía, khi đó tỉ lệ chiều dài không đổi trên 2 vòng cát tuyến, còn tỉ lệ chiếu dài trên kinh tuyến trục  m=0,9996. Theo cách chiếu như vậy sẽ giảm được sai số biến dạng tại biên các múi chiếu và phân bố đều trong phạm vi múi chiếu 6</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xml:space="preserve">. Đây cũng là ưu điểm của phép chiếu UTM so với phép chiếu Gauss. </w:t>
      </w:r>
    </w:p>
    <w:p w14:paraId="120402AF" w14:textId="3DF449C3"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Trong hệ toạ độ phẳng UTM cũng quy ước chuyển trục x về bên trái cách kinh tuyến trục 500 km. </w:t>
      </w:r>
      <w:r w:rsidR="00710CDC" w:rsidRPr="00283743">
        <w:rPr>
          <w:rFonts w:ascii="Times New Roman" w:hAnsi="Times New Roman" w:cs="Times New Roman"/>
          <w:sz w:val="26"/>
          <w:szCs w:val="26"/>
        </w:rPr>
        <w:t xml:space="preserve">Còn </w:t>
      </w:r>
      <w:r w:rsidRPr="00283743">
        <w:rPr>
          <w:rFonts w:ascii="Times New Roman" w:hAnsi="Times New Roman" w:cs="Times New Roman"/>
          <w:sz w:val="26"/>
          <w:szCs w:val="26"/>
        </w:rPr>
        <w:t>trị số toạ độ x của gốc toạ độ được quy định khác nhau cho Bắc và Nam bán cầu. Trị số này ở Bắc bán cầu vẫn là 0 như  hệ toạ độ Gauss, ở Nam bán cầu là 10</w:t>
      </w:r>
      <w:ins w:id="217" w:author="Windows User" w:date="2019-02-20T14:06:00Z">
        <w:r w:rsidR="00710CDC">
          <w:rPr>
            <w:rFonts w:ascii="Times New Roman" w:hAnsi="Times New Roman" w:cs="Times New Roman"/>
            <w:sz w:val="26"/>
            <w:szCs w:val="26"/>
          </w:rPr>
          <w:t>.</w:t>
        </w:r>
      </w:ins>
      <w:del w:id="218" w:author="Windows User" w:date="2019-02-20T14:06:00Z">
        <w:r w:rsidRPr="00283743" w:rsidDel="00710CDC">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000 km. </w:t>
      </w:r>
      <w:r w:rsidR="00710CDC" w:rsidRPr="00283743">
        <w:rPr>
          <w:rFonts w:ascii="Times New Roman" w:hAnsi="Times New Roman" w:cs="Times New Roman"/>
          <w:sz w:val="26"/>
          <w:szCs w:val="26"/>
        </w:rPr>
        <w:t xml:space="preserve">Một </w:t>
      </w:r>
      <w:r w:rsidRPr="00283743">
        <w:rPr>
          <w:rFonts w:ascii="Times New Roman" w:hAnsi="Times New Roman" w:cs="Times New Roman"/>
          <w:sz w:val="26"/>
          <w:szCs w:val="26"/>
        </w:rPr>
        <w:t>mảnh bản đồ thuộc Nam bán cầu</w:t>
      </w:r>
      <w:ins w:id="219" w:author="Windows User" w:date="2019-02-20T14:06:00Z">
        <w:r w:rsidR="00710CDC">
          <w:rPr>
            <w:rFonts w:ascii="Times New Roman" w:hAnsi="Times New Roman" w:cs="Times New Roman"/>
            <w:sz w:val="26"/>
            <w:szCs w:val="26"/>
          </w:rPr>
          <w:t xml:space="preserve">, </w:t>
        </w:r>
      </w:ins>
      <w:del w:id="220" w:author="Windows User" w:date="2019-02-20T14:06:00Z">
        <w:r w:rsidRPr="00283743" w:rsidDel="00710CDC">
          <w:rPr>
            <w:rFonts w:ascii="Times New Roman" w:hAnsi="Times New Roman" w:cs="Times New Roman"/>
            <w:sz w:val="26"/>
            <w:szCs w:val="26"/>
          </w:rPr>
          <w:delText xml:space="preserve"> thì </w:delText>
        </w:r>
      </w:del>
      <w:r w:rsidRPr="00283743">
        <w:rPr>
          <w:rFonts w:ascii="Times New Roman" w:hAnsi="Times New Roman" w:cs="Times New Roman"/>
          <w:sz w:val="26"/>
          <w:szCs w:val="26"/>
        </w:rPr>
        <w:t xml:space="preserve">gốc toạ độ 0 được </w:t>
      </w:r>
      <w:del w:id="221" w:author="Windows User" w:date="2019-02-20T14:06:00Z">
        <w:r w:rsidRPr="00283743" w:rsidDel="00710CDC">
          <w:rPr>
            <w:rFonts w:ascii="Times New Roman" w:hAnsi="Times New Roman" w:cs="Times New Roman"/>
            <w:sz w:val="26"/>
            <w:szCs w:val="26"/>
          </w:rPr>
          <w:delText xml:space="preserve"> </w:delText>
        </w:r>
      </w:del>
      <w:r w:rsidRPr="00283743">
        <w:rPr>
          <w:rFonts w:ascii="Times New Roman" w:hAnsi="Times New Roman" w:cs="Times New Roman"/>
          <w:sz w:val="26"/>
          <w:szCs w:val="26"/>
        </w:rPr>
        <w:t>dịch chuyển sang phía Tây là 500 km về phía Nam là 10</w:t>
      </w:r>
      <w:ins w:id="222" w:author="Windows User" w:date="2019-02-20T14:06:00Z">
        <w:r w:rsidR="00710CDC">
          <w:rPr>
            <w:rFonts w:ascii="Times New Roman" w:hAnsi="Times New Roman" w:cs="Times New Roman"/>
            <w:sz w:val="26"/>
            <w:szCs w:val="26"/>
          </w:rPr>
          <w:t>.</w:t>
        </w:r>
      </w:ins>
      <w:del w:id="223" w:author="Windows User" w:date="2019-02-20T14:06:00Z">
        <w:r w:rsidRPr="00283743" w:rsidDel="00710CDC">
          <w:rPr>
            <w:rFonts w:ascii="Times New Roman" w:hAnsi="Times New Roman" w:cs="Times New Roman"/>
            <w:sz w:val="26"/>
            <w:szCs w:val="26"/>
          </w:rPr>
          <w:delText xml:space="preserve"> </w:delText>
        </w:r>
      </w:del>
      <w:r w:rsidRPr="00283743">
        <w:rPr>
          <w:rFonts w:ascii="Times New Roman" w:hAnsi="Times New Roman" w:cs="Times New Roman"/>
          <w:sz w:val="26"/>
          <w:szCs w:val="26"/>
        </w:rPr>
        <w:t>000 km. Lúc đó gốc toạ độ có trị số Y=500 km, X=10</w:t>
      </w:r>
      <w:ins w:id="224" w:author="Windows User" w:date="2019-02-20T14:06:00Z">
        <w:r w:rsidR="00BD5D1F">
          <w:rPr>
            <w:rFonts w:ascii="Times New Roman" w:hAnsi="Times New Roman" w:cs="Times New Roman"/>
            <w:sz w:val="26"/>
            <w:szCs w:val="26"/>
          </w:rPr>
          <w:t>.</w:t>
        </w:r>
      </w:ins>
      <w:r w:rsidRPr="00283743">
        <w:rPr>
          <w:rFonts w:ascii="Times New Roman" w:hAnsi="Times New Roman" w:cs="Times New Roman"/>
          <w:sz w:val="26"/>
          <w:szCs w:val="26"/>
        </w:rPr>
        <w:t>000 km. Nước ta nằm ở bắc bán cầu nên toạ độ của gốc toạ độ sẽ là Y=500 km và X=0.</w:t>
      </w:r>
    </w:p>
    <w:p w14:paraId="3EE7B67C" w14:textId="77777777" w:rsidR="007B58AF" w:rsidRPr="00283743" w:rsidRDefault="007B58AF" w:rsidP="007B58AF">
      <w:pPr>
        <w:spacing w:before="120" w:after="120"/>
        <w:jc w:val="both"/>
        <w:rPr>
          <w:rFonts w:ascii="Times New Roman" w:hAnsi="Times New Roman" w:cs="Times New Roman"/>
          <w:sz w:val="26"/>
          <w:szCs w:val="26"/>
        </w:rPr>
      </w:pPr>
    </w:p>
    <w:p w14:paraId="5A5094C1" w14:textId="7777777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w:lastRenderedPageBreak/>
        <mc:AlternateContent>
          <mc:Choice Requires="wpg">
            <w:drawing>
              <wp:inline distT="0" distB="0" distL="0" distR="0" wp14:anchorId="6DCBA3E7" wp14:editId="1571579F">
                <wp:extent cx="3515995" cy="1838960"/>
                <wp:effectExtent l="0" t="0" r="27305" b="8890"/>
                <wp:docPr id="2522" name="Group 2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5995" cy="1838960"/>
                          <a:chOff x="1161" y="6124"/>
                          <a:chExt cx="6840" cy="4140"/>
                        </a:xfrm>
                      </wpg:grpSpPr>
                      <wps:wsp>
                        <wps:cNvPr id="2523" name="Line 1679"/>
                        <wps:cNvCnPr>
                          <a:cxnSpLocks noChangeShapeType="1"/>
                        </wps:cNvCnPr>
                        <wps:spPr bwMode="auto">
                          <a:xfrm flipV="1">
                            <a:off x="1341" y="7997"/>
                            <a:ext cx="2406"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524" name="Freeform 1680"/>
                        <wps:cNvSpPr>
                          <a:spLocks/>
                        </wps:cNvSpPr>
                        <wps:spPr bwMode="auto">
                          <a:xfrm>
                            <a:off x="1789" y="6933"/>
                            <a:ext cx="276" cy="2197"/>
                          </a:xfrm>
                          <a:custGeom>
                            <a:avLst/>
                            <a:gdLst>
                              <a:gd name="T0" fmla="*/ 276 w 276"/>
                              <a:gd name="T1" fmla="*/ 0 h 2197"/>
                              <a:gd name="T2" fmla="*/ 175 w 276"/>
                              <a:gd name="T3" fmla="*/ 275 h 2197"/>
                              <a:gd name="T4" fmla="*/ 127 w 276"/>
                              <a:gd name="T5" fmla="*/ 414 h 2197"/>
                              <a:gd name="T6" fmla="*/ 87 w 276"/>
                              <a:gd name="T7" fmla="*/ 551 h 2197"/>
                              <a:gd name="T8" fmla="*/ 51 w 276"/>
                              <a:gd name="T9" fmla="*/ 687 h 2197"/>
                              <a:gd name="T10" fmla="*/ 24 w 276"/>
                              <a:gd name="T11" fmla="*/ 824 h 2197"/>
                              <a:gd name="T12" fmla="*/ 5 w 276"/>
                              <a:gd name="T13" fmla="*/ 963 h 2197"/>
                              <a:gd name="T14" fmla="*/ 0 w 276"/>
                              <a:gd name="T15" fmla="*/ 1099 h 2197"/>
                              <a:gd name="T16" fmla="*/ 5 w 276"/>
                              <a:gd name="T17" fmla="*/ 1236 h 2197"/>
                              <a:gd name="T18" fmla="*/ 24 w 276"/>
                              <a:gd name="T19" fmla="*/ 1373 h 2197"/>
                              <a:gd name="T20" fmla="*/ 51 w 276"/>
                              <a:gd name="T21" fmla="*/ 1511 h 2197"/>
                              <a:gd name="T22" fmla="*/ 87 w 276"/>
                              <a:gd name="T23" fmla="*/ 1648 h 2197"/>
                              <a:gd name="T24" fmla="*/ 127 w 276"/>
                              <a:gd name="T25" fmla="*/ 1785 h 2197"/>
                              <a:gd name="T26" fmla="*/ 175 w 276"/>
                              <a:gd name="T27" fmla="*/ 1924 h 2197"/>
                              <a:gd name="T28" fmla="*/ 276 w 276"/>
                              <a:gd name="T29" fmla="*/ 2197 h 2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76" h="2197">
                                <a:moveTo>
                                  <a:pt x="276" y="0"/>
                                </a:moveTo>
                                <a:lnTo>
                                  <a:pt x="175" y="275"/>
                                </a:lnTo>
                                <a:lnTo>
                                  <a:pt x="127" y="414"/>
                                </a:lnTo>
                                <a:lnTo>
                                  <a:pt x="87" y="551"/>
                                </a:lnTo>
                                <a:lnTo>
                                  <a:pt x="51" y="687"/>
                                </a:lnTo>
                                <a:lnTo>
                                  <a:pt x="24" y="824"/>
                                </a:lnTo>
                                <a:lnTo>
                                  <a:pt x="5" y="963"/>
                                </a:lnTo>
                                <a:lnTo>
                                  <a:pt x="0" y="1099"/>
                                </a:lnTo>
                                <a:lnTo>
                                  <a:pt x="5" y="1236"/>
                                </a:lnTo>
                                <a:lnTo>
                                  <a:pt x="24" y="1373"/>
                                </a:lnTo>
                                <a:lnTo>
                                  <a:pt x="51" y="1511"/>
                                </a:lnTo>
                                <a:lnTo>
                                  <a:pt x="87" y="1648"/>
                                </a:lnTo>
                                <a:lnTo>
                                  <a:pt x="127" y="1785"/>
                                </a:lnTo>
                                <a:lnTo>
                                  <a:pt x="175" y="1924"/>
                                </a:lnTo>
                                <a:lnTo>
                                  <a:pt x="276" y="219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5" name="Freeform 1681"/>
                        <wps:cNvSpPr>
                          <a:spLocks/>
                        </wps:cNvSpPr>
                        <wps:spPr bwMode="auto">
                          <a:xfrm>
                            <a:off x="2887" y="6933"/>
                            <a:ext cx="276" cy="2197"/>
                          </a:xfrm>
                          <a:custGeom>
                            <a:avLst/>
                            <a:gdLst>
                              <a:gd name="T0" fmla="*/ 0 w 276"/>
                              <a:gd name="T1" fmla="*/ 0 h 2197"/>
                              <a:gd name="T2" fmla="*/ 103 w 276"/>
                              <a:gd name="T3" fmla="*/ 275 h 2197"/>
                              <a:gd name="T4" fmla="*/ 146 w 276"/>
                              <a:gd name="T5" fmla="*/ 414 h 2197"/>
                              <a:gd name="T6" fmla="*/ 189 w 276"/>
                              <a:gd name="T7" fmla="*/ 551 h 2197"/>
                              <a:gd name="T8" fmla="*/ 225 w 276"/>
                              <a:gd name="T9" fmla="*/ 687 h 2197"/>
                              <a:gd name="T10" fmla="*/ 252 w 276"/>
                              <a:gd name="T11" fmla="*/ 824 h 2197"/>
                              <a:gd name="T12" fmla="*/ 271 w 276"/>
                              <a:gd name="T13" fmla="*/ 963 h 2197"/>
                              <a:gd name="T14" fmla="*/ 276 w 276"/>
                              <a:gd name="T15" fmla="*/ 1099 h 2197"/>
                              <a:gd name="T16" fmla="*/ 271 w 276"/>
                              <a:gd name="T17" fmla="*/ 1169 h 2197"/>
                              <a:gd name="T18" fmla="*/ 266 w 276"/>
                              <a:gd name="T19" fmla="*/ 1246 h 2197"/>
                              <a:gd name="T20" fmla="*/ 240 w 276"/>
                              <a:gd name="T21" fmla="*/ 1401 h 2197"/>
                              <a:gd name="T22" fmla="*/ 201 w 276"/>
                              <a:gd name="T23" fmla="*/ 1562 h 2197"/>
                              <a:gd name="T24" fmla="*/ 156 w 276"/>
                              <a:gd name="T25" fmla="*/ 1718 h 2197"/>
                              <a:gd name="T26" fmla="*/ 105 w 276"/>
                              <a:gd name="T27" fmla="*/ 1868 h 2197"/>
                              <a:gd name="T28" fmla="*/ 84 w 276"/>
                              <a:gd name="T29" fmla="*/ 1936 h 2197"/>
                              <a:gd name="T30" fmla="*/ 65 w 276"/>
                              <a:gd name="T31" fmla="*/ 2000 h 2197"/>
                              <a:gd name="T32" fmla="*/ 43 w 276"/>
                              <a:gd name="T33" fmla="*/ 2060 h 2197"/>
                              <a:gd name="T34" fmla="*/ 24 w 276"/>
                              <a:gd name="T35" fmla="*/ 2115 h 2197"/>
                              <a:gd name="T36" fmla="*/ 10 w 276"/>
                              <a:gd name="T37" fmla="*/ 2161 h 2197"/>
                              <a:gd name="T38" fmla="*/ 0 w 276"/>
                              <a:gd name="T39" fmla="*/ 2197 h 2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6" h="2197">
                                <a:moveTo>
                                  <a:pt x="0" y="0"/>
                                </a:moveTo>
                                <a:lnTo>
                                  <a:pt x="103" y="275"/>
                                </a:lnTo>
                                <a:lnTo>
                                  <a:pt x="146" y="414"/>
                                </a:lnTo>
                                <a:lnTo>
                                  <a:pt x="189" y="551"/>
                                </a:lnTo>
                                <a:lnTo>
                                  <a:pt x="225" y="687"/>
                                </a:lnTo>
                                <a:lnTo>
                                  <a:pt x="252" y="824"/>
                                </a:lnTo>
                                <a:lnTo>
                                  <a:pt x="271" y="963"/>
                                </a:lnTo>
                                <a:lnTo>
                                  <a:pt x="276" y="1099"/>
                                </a:lnTo>
                                <a:lnTo>
                                  <a:pt x="271" y="1169"/>
                                </a:lnTo>
                                <a:lnTo>
                                  <a:pt x="266" y="1246"/>
                                </a:lnTo>
                                <a:lnTo>
                                  <a:pt x="240" y="1401"/>
                                </a:lnTo>
                                <a:lnTo>
                                  <a:pt x="201" y="1562"/>
                                </a:lnTo>
                                <a:lnTo>
                                  <a:pt x="156" y="1718"/>
                                </a:lnTo>
                                <a:lnTo>
                                  <a:pt x="105" y="1868"/>
                                </a:lnTo>
                                <a:lnTo>
                                  <a:pt x="84" y="1936"/>
                                </a:lnTo>
                                <a:lnTo>
                                  <a:pt x="65" y="2000"/>
                                </a:lnTo>
                                <a:lnTo>
                                  <a:pt x="43" y="2060"/>
                                </a:lnTo>
                                <a:lnTo>
                                  <a:pt x="24" y="2115"/>
                                </a:lnTo>
                                <a:lnTo>
                                  <a:pt x="10" y="2161"/>
                                </a:lnTo>
                                <a:lnTo>
                                  <a:pt x="0" y="219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6" name="Freeform 1682"/>
                        <wps:cNvSpPr>
                          <a:spLocks/>
                        </wps:cNvSpPr>
                        <wps:spPr bwMode="auto">
                          <a:xfrm>
                            <a:off x="2065" y="6933"/>
                            <a:ext cx="822" cy="139"/>
                          </a:xfrm>
                          <a:custGeom>
                            <a:avLst/>
                            <a:gdLst>
                              <a:gd name="T0" fmla="*/ 0 w 822"/>
                              <a:gd name="T1" fmla="*/ 0 h 139"/>
                              <a:gd name="T2" fmla="*/ 103 w 822"/>
                              <a:gd name="T3" fmla="*/ 53 h 139"/>
                              <a:gd name="T4" fmla="*/ 206 w 822"/>
                              <a:gd name="T5" fmla="*/ 96 h 139"/>
                              <a:gd name="T6" fmla="*/ 256 w 822"/>
                              <a:gd name="T7" fmla="*/ 110 h 139"/>
                              <a:gd name="T8" fmla="*/ 312 w 822"/>
                              <a:gd name="T9" fmla="*/ 124 h 139"/>
                              <a:gd name="T10" fmla="*/ 362 w 822"/>
                              <a:gd name="T11" fmla="*/ 134 h 139"/>
                              <a:gd name="T12" fmla="*/ 410 w 822"/>
                              <a:gd name="T13" fmla="*/ 139 h 139"/>
                              <a:gd name="T14" fmla="*/ 465 w 822"/>
                              <a:gd name="T15" fmla="*/ 134 h 139"/>
                              <a:gd name="T16" fmla="*/ 525 w 822"/>
                              <a:gd name="T17" fmla="*/ 120 h 139"/>
                              <a:gd name="T18" fmla="*/ 585 w 822"/>
                              <a:gd name="T19" fmla="*/ 103 h 139"/>
                              <a:gd name="T20" fmla="*/ 645 w 822"/>
                              <a:gd name="T21" fmla="*/ 79 h 139"/>
                              <a:gd name="T22" fmla="*/ 700 w 822"/>
                              <a:gd name="T23" fmla="*/ 55 h 139"/>
                              <a:gd name="T24" fmla="*/ 750 w 822"/>
                              <a:gd name="T25" fmla="*/ 33 h 139"/>
                              <a:gd name="T26" fmla="*/ 791 w 822"/>
                              <a:gd name="T27" fmla="*/ 14 h 139"/>
                              <a:gd name="T28" fmla="*/ 822 w 822"/>
                              <a:gd name="T2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2" h="139">
                                <a:moveTo>
                                  <a:pt x="0" y="0"/>
                                </a:moveTo>
                                <a:lnTo>
                                  <a:pt x="103" y="53"/>
                                </a:lnTo>
                                <a:lnTo>
                                  <a:pt x="206" y="96"/>
                                </a:lnTo>
                                <a:lnTo>
                                  <a:pt x="256" y="110"/>
                                </a:lnTo>
                                <a:lnTo>
                                  <a:pt x="312" y="124"/>
                                </a:lnTo>
                                <a:lnTo>
                                  <a:pt x="362" y="134"/>
                                </a:lnTo>
                                <a:lnTo>
                                  <a:pt x="410" y="139"/>
                                </a:lnTo>
                                <a:lnTo>
                                  <a:pt x="465" y="134"/>
                                </a:lnTo>
                                <a:lnTo>
                                  <a:pt x="525" y="120"/>
                                </a:lnTo>
                                <a:lnTo>
                                  <a:pt x="585" y="103"/>
                                </a:lnTo>
                                <a:lnTo>
                                  <a:pt x="645" y="79"/>
                                </a:lnTo>
                                <a:lnTo>
                                  <a:pt x="700" y="55"/>
                                </a:lnTo>
                                <a:lnTo>
                                  <a:pt x="750" y="33"/>
                                </a:lnTo>
                                <a:lnTo>
                                  <a:pt x="791" y="14"/>
                                </a:lnTo>
                                <a:lnTo>
                                  <a:pt x="82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7" name="Freeform 1683"/>
                        <wps:cNvSpPr>
                          <a:spLocks/>
                        </wps:cNvSpPr>
                        <wps:spPr bwMode="auto">
                          <a:xfrm>
                            <a:off x="2065" y="9017"/>
                            <a:ext cx="822" cy="137"/>
                          </a:xfrm>
                          <a:custGeom>
                            <a:avLst/>
                            <a:gdLst>
                              <a:gd name="T0" fmla="*/ 0 w 822"/>
                              <a:gd name="T1" fmla="*/ 137 h 137"/>
                              <a:gd name="T2" fmla="*/ 103 w 822"/>
                              <a:gd name="T3" fmla="*/ 86 h 137"/>
                              <a:gd name="T4" fmla="*/ 206 w 822"/>
                              <a:gd name="T5" fmla="*/ 41 h 137"/>
                              <a:gd name="T6" fmla="*/ 256 w 822"/>
                              <a:gd name="T7" fmla="*/ 26 h 137"/>
                              <a:gd name="T8" fmla="*/ 312 w 822"/>
                              <a:gd name="T9" fmla="*/ 12 h 137"/>
                              <a:gd name="T10" fmla="*/ 362 w 822"/>
                              <a:gd name="T11" fmla="*/ 2 h 137"/>
                              <a:gd name="T12" fmla="*/ 410 w 822"/>
                              <a:gd name="T13" fmla="*/ 0 h 137"/>
                              <a:gd name="T14" fmla="*/ 463 w 822"/>
                              <a:gd name="T15" fmla="*/ 2 h 137"/>
                              <a:gd name="T16" fmla="*/ 518 w 822"/>
                              <a:gd name="T17" fmla="*/ 12 h 137"/>
                              <a:gd name="T18" fmla="*/ 566 w 822"/>
                              <a:gd name="T19" fmla="*/ 26 h 137"/>
                              <a:gd name="T20" fmla="*/ 618 w 822"/>
                              <a:gd name="T21" fmla="*/ 41 h 137"/>
                              <a:gd name="T22" fmla="*/ 721 w 822"/>
                              <a:gd name="T23" fmla="*/ 86 h 137"/>
                              <a:gd name="T24" fmla="*/ 822 w 822"/>
                              <a:gd name="T25" fmla="*/ 137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22" h="137">
                                <a:moveTo>
                                  <a:pt x="0" y="137"/>
                                </a:moveTo>
                                <a:lnTo>
                                  <a:pt x="103" y="86"/>
                                </a:lnTo>
                                <a:lnTo>
                                  <a:pt x="206" y="41"/>
                                </a:lnTo>
                                <a:lnTo>
                                  <a:pt x="256" y="26"/>
                                </a:lnTo>
                                <a:lnTo>
                                  <a:pt x="312" y="12"/>
                                </a:lnTo>
                                <a:lnTo>
                                  <a:pt x="362" y="2"/>
                                </a:lnTo>
                                <a:lnTo>
                                  <a:pt x="410" y="0"/>
                                </a:lnTo>
                                <a:lnTo>
                                  <a:pt x="463" y="2"/>
                                </a:lnTo>
                                <a:lnTo>
                                  <a:pt x="518" y="12"/>
                                </a:lnTo>
                                <a:lnTo>
                                  <a:pt x="566" y="26"/>
                                </a:lnTo>
                                <a:lnTo>
                                  <a:pt x="618" y="41"/>
                                </a:lnTo>
                                <a:lnTo>
                                  <a:pt x="721" y="86"/>
                                </a:lnTo>
                                <a:lnTo>
                                  <a:pt x="822" y="13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8" name="Line 1684"/>
                        <wps:cNvCnPr>
                          <a:cxnSpLocks noChangeShapeType="1"/>
                        </wps:cNvCnPr>
                        <wps:spPr bwMode="auto">
                          <a:xfrm flipV="1">
                            <a:off x="2475" y="6523"/>
                            <a:ext cx="2" cy="3019"/>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529" name="Line 1685"/>
                        <wps:cNvCnPr>
                          <a:cxnSpLocks noChangeShapeType="1"/>
                        </wps:cNvCnPr>
                        <wps:spPr bwMode="auto">
                          <a:xfrm>
                            <a:off x="1969" y="7208"/>
                            <a:ext cx="1" cy="1649"/>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530" name="Line 1686"/>
                        <wps:cNvCnPr>
                          <a:cxnSpLocks noChangeShapeType="1"/>
                        </wps:cNvCnPr>
                        <wps:spPr bwMode="auto">
                          <a:xfrm>
                            <a:off x="2978" y="7193"/>
                            <a:ext cx="2" cy="1646"/>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531" name="Line 1687"/>
                        <wps:cNvCnPr>
                          <a:cxnSpLocks noChangeShapeType="1"/>
                        </wps:cNvCnPr>
                        <wps:spPr bwMode="auto">
                          <a:xfrm>
                            <a:off x="1955" y="7680"/>
                            <a:ext cx="520" cy="1"/>
                          </a:xfrm>
                          <a:prstGeom prst="line">
                            <a:avLst/>
                          </a:prstGeom>
                          <a:noFill/>
                          <a:ln w="889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2532" name="Line 1688"/>
                        <wps:cNvCnPr>
                          <a:cxnSpLocks noChangeShapeType="1"/>
                        </wps:cNvCnPr>
                        <wps:spPr bwMode="auto">
                          <a:xfrm>
                            <a:off x="2475" y="7836"/>
                            <a:ext cx="522" cy="1"/>
                          </a:xfrm>
                          <a:prstGeom prst="line">
                            <a:avLst/>
                          </a:prstGeom>
                          <a:noFill/>
                          <a:ln w="889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2533" name="Rectangle 1689"/>
                        <wps:cNvSpPr>
                          <a:spLocks noChangeArrowheads="1"/>
                        </wps:cNvSpPr>
                        <wps:spPr bwMode="auto">
                          <a:xfrm>
                            <a:off x="2436" y="7240"/>
                            <a:ext cx="6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6E384" w14:textId="77777777" w:rsidR="004D6677" w:rsidRDefault="004D6677" w:rsidP="007B58AF">
                              <w:r>
                                <w:rPr>
                                  <w:color w:val="000000"/>
                                </w:rPr>
                                <w:t xml:space="preserve"> </w:t>
                              </w:r>
                            </w:p>
                          </w:txbxContent>
                        </wps:txbx>
                        <wps:bodyPr rot="0" vert="horz" wrap="none" lIns="0" tIns="0" rIns="0" bIns="0" anchor="t" anchorCtr="0" upright="1">
                          <a:spAutoFit/>
                        </wps:bodyPr>
                      </wps:wsp>
                      <wps:wsp>
                        <wps:cNvPr id="2534" name="Rectangle 1690"/>
                        <wps:cNvSpPr>
                          <a:spLocks noChangeArrowheads="1"/>
                        </wps:cNvSpPr>
                        <wps:spPr bwMode="auto">
                          <a:xfrm>
                            <a:off x="2986" y="7321"/>
                            <a:ext cx="6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954C5" w14:textId="77777777" w:rsidR="004D6677" w:rsidRDefault="004D6677" w:rsidP="007B58AF">
                              <w:r>
                                <w:rPr>
                                  <w:color w:val="000000"/>
                                </w:rPr>
                                <w:t xml:space="preserve"> </w:t>
                              </w:r>
                            </w:p>
                          </w:txbxContent>
                        </wps:txbx>
                        <wps:bodyPr rot="0" vert="horz" wrap="none" lIns="0" tIns="0" rIns="0" bIns="0" anchor="t" anchorCtr="0" upright="1">
                          <a:spAutoFit/>
                        </wps:bodyPr>
                      </wps:wsp>
                      <wps:wsp>
                        <wps:cNvPr id="2535" name="Rectangle 1691"/>
                        <wps:cNvSpPr>
                          <a:spLocks noChangeArrowheads="1"/>
                        </wps:cNvSpPr>
                        <wps:spPr bwMode="auto">
                          <a:xfrm>
                            <a:off x="3913" y="7654"/>
                            <a:ext cx="6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CC073" w14:textId="77777777" w:rsidR="004D6677" w:rsidRDefault="004D6677" w:rsidP="007B58AF">
                              <w:r>
                                <w:rPr>
                                  <w:color w:val="000000"/>
                                </w:rPr>
                                <w:t xml:space="preserve"> </w:t>
                              </w:r>
                            </w:p>
                          </w:txbxContent>
                        </wps:txbx>
                        <wps:bodyPr rot="0" vert="horz" wrap="none" lIns="0" tIns="0" rIns="0" bIns="0" anchor="t" anchorCtr="0" upright="1">
                          <a:spAutoFit/>
                        </wps:bodyPr>
                      </wps:wsp>
                      <wps:wsp>
                        <wps:cNvPr id="2536" name="Rectangle 1692"/>
                        <wps:cNvSpPr>
                          <a:spLocks noChangeArrowheads="1"/>
                        </wps:cNvSpPr>
                        <wps:spPr bwMode="auto">
                          <a:xfrm>
                            <a:off x="2513" y="6523"/>
                            <a:ext cx="1373" cy="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7" name="Rectangle 1693"/>
                        <wps:cNvSpPr>
                          <a:spLocks noChangeArrowheads="1"/>
                        </wps:cNvSpPr>
                        <wps:spPr bwMode="auto">
                          <a:xfrm>
                            <a:off x="3716" y="6521"/>
                            <a:ext cx="6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A5B6A" w14:textId="77777777" w:rsidR="004D6677" w:rsidRDefault="004D6677" w:rsidP="007B58AF">
                              <w:r>
                                <w:rPr>
                                  <w:b/>
                                  <w:bCs/>
                                  <w:color w:val="000000"/>
                                </w:rPr>
                                <w:t xml:space="preserve"> </w:t>
                              </w:r>
                            </w:p>
                          </w:txbxContent>
                        </wps:txbx>
                        <wps:bodyPr rot="0" vert="horz" wrap="none" lIns="0" tIns="0" rIns="0" bIns="0" anchor="t" anchorCtr="0" upright="1">
                          <a:spAutoFit/>
                        </wps:bodyPr>
                      </wps:wsp>
                      <wps:wsp>
                        <wps:cNvPr id="2538" name="Rectangle 1694"/>
                        <wps:cNvSpPr>
                          <a:spLocks noChangeArrowheads="1"/>
                        </wps:cNvSpPr>
                        <wps:spPr bwMode="auto">
                          <a:xfrm>
                            <a:off x="3369" y="6696"/>
                            <a:ext cx="6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51EFC" w14:textId="77777777" w:rsidR="004D6677" w:rsidRDefault="004D6677" w:rsidP="007B58AF">
                              <w:r>
                                <w:rPr>
                                  <w:b/>
                                  <w:bCs/>
                                  <w:color w:val="000000"/>
                                </w:rPr>
                                <w:t xml:space="preserve"> </w:t>
                              </w:r>
                            </w:p>
                          </w:txbxContent>
                        </wps:txbx>
                        <wps:bodyPr rot="0" vert="horz" wrap="none" lIns="0" tIns="0" rIns="0" bIns="0" anchor="t" anchorCtr="0" upright="1">
                          <a:spAutoFit/>
                        </wps:bodyPr>
                      </wps:wsp>
                      <wps:wsp>
                        <wps:cNvPr id="2539" name="Line 1695"/>
                        <wps:cNvCnPr>
                          <a:cxnSpLocks noChangeShapeType="1"/>
                        </wps:cNvCnPr>
                        <wps:spPr bwMode="auto">
                          <a:xfrm>
                            <a:off x="4778" y="7996"/>
                            <a:ext cx="2747" cy="1"/>
                          </a:xfrm>
                          <a:prstGeom prst="line">
                            <a:avLst/>
                          </a:prstGeom>
                          <a:noFill/>
                          <a:ln w="889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40" name="Freeform 1696"/>
                        <wps:cNvSpPr>
                          <a:spLocks/>
                        </wps:cNvSpPr>
                        <wps:spPr bwMode="auto">
                          <a:xfrm>
                            <a:off x="5770" y="6935"/>
                            <a:ext cx="276" cy="2195"/>
                          </a:xfrm>
                          <a:custGeom>
                            <a:avLst/>
                            <a:gdLst>
                              <a:gd name="T0" fmla="*/ 276 w 276"/>
                              <a:gd name="T1" fmla="*/ 0 h 2195"/>
                              <a:gd name="T2" fmla="*/ 175 w 276"/>
                              <a:gd name="T3" fmla="*/ 273 h 2195"/>
                              <a:gd name="T4" fmla="*/ 130 w 276"/>
                              <a:gd name="T5" fmla="*/ 412 h 2195"/>
                              <a:gd name="T6" fmla="*/ 89 w 276"/>
                              <a:gd name="T7" fmla="*/ 549 h 2195"/>
                              <a:gd name="T8" fmla="*/ 51 w 276"/>
                              <a:gd name="T9" fmla="*/ 685 h 2195"/>
                              <a:gd name="T10" fmla="*/ 24 w 276"/>
                              <a:gd name="T11" fmla="*/ 822 h 2195"/>
                              <a:gd name="T12" fmla="*/ 7 w 276"/>
                              <a:gd name="T13" fmla="*/ 961 h 2195"/>
                              <a:gd name="T14" fmla="*/ 0 w 276"/>
                              <a:gd name="T15" fmla="*/ 1097 h 2195"/>
                              <a:gd name="T16" fmla="*/ 7 w 276"/>
                              <a:gd name="T17" fmla="*/ 1234 h 2195"/>
                              <a:gd name="T18" fmla="*/ 24 w 276"/>
                              <a:gd name="T19" fmla="*/ 1371 h 2195"/>
                              <a:gd name="T20" fmla="*/ 51 w 276"/>
                              <a:gd name="T21" fmla="*/ 1509 h 2195"/>
                              <a:gd name="T22" fmla="*/ 89 w 276"/>
                              <a:gd name="T23" fmla="*/ 1646 h 2195"/>
                              <a:gd name="T24" fmla="*/ 130 w 276"/>
                              <a:gd name="T25" fmla="*/ 1785 h 2195"/>
                              <a:gd name="T26" fmla="*/ 175 w 276"/>
                              <a:gd name="T27" fmla="*/ 1922 h 2195"/>
                              <a:gd name="T28" fmla="*/ 276 w 276"/>
                              <a:gd name="T29" fmla="*/ 2195 h 2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76" h="2195">
                                <a:moveTo>
                                  <a:pt x="276" y="0"/>
                                </a:moveTo>
                                <a:lnTo>
                                  <a:pt x="175" y="273"/>
                                </a:lnTo>
                                <a:lnTo>
                                  <a:pt x="130" y="412"/>
                                </a:lnTo>
                                <a:lnTo>
                                  <a:pt x="89" y="549"/>
                                </a:lnTo>
                                <a:lnTo>
                                  <a:pt x="51" y="685"/>
                                </a:lnTo>
                                <a:lnTo>
                                  <a:pt x="24" y="822"/>
                                </a:lnTo>
                                <a:lnTo>
                                  <a:pt x="7" y="961"/>
                                </a:lnTo>
                                <a:lnTo>
                                  <a:pt x="0" y="1097"/>
                                </a:lnTo>
                                <a:lnTo>
                                  <a:pt x="7" y="1234"/>
                                </a:lnTo>
                                <a:lnTo>
                                  <a:pt x="24" y="1371"/>
                                </a:lnTo>
                                <a:lnTo>
                                  <a:pt x="51" y="1509"/>
                                </a:lnTo>
                                <a:lnTo>
                                  <a:pt x="89" y="1646"/>
                                </a:lnTo>
                                <a:lnTo>
                                  <a:pt x="130" y="1785"/>
                                </a:lnTo>
                                <a:lnTo>
                                  <a:pt x="175" y="1922"/>
                                </a:lnTo>
                                <a:lnTo>
                                  <a:pt x="276" y="2195"/>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1" name="Freeform 1697"/>
                        <wps:cNvSpPr>
                          <a:spLocks/>
                        </wps:cNvSpPr>
                        <wps:spPr bwMode="auto">
                          <a:xfrm>
                            <a:off x="6870" y="6935"/>
                            <a:ext cx="274" cy="2195"/>
                          </a:xfrm>
                          <a:custGeom>
                            <a:avLst/>
                            <a:gdLst>
                              <a:gd name="T0" fmla="*/ 0 w 274"/>
                              <a:gd name="T1" fmla="*/ 0 h 2195"/>
                              <a:gd name="T2" fmla="*/ 101 w 274"/>
                              <a:gd name="T3" fmla="*/ 273 h 2195"/>
                              <a:gd name="T4" fmla="*/ 147 w 274"/>
                              <a:gd name="T5" fmla="*/ 412 h 2195"/>
                              <a:gd name="T6" fmla="*/ 187 w 274"/>
                              <a:gd name="T7" fmla="*/ 549 h 2195"/>
                              <a:gd name="T8" fmla="*/ 223 w 274"/>
                              <a:gd name="T9" fmla="*/ 685 h 2195"/>
                              <a:gd name="T10" fmla="*/ 252 w 274"/>
                              <a:gd name="T11" fmla="*/ 822 h 2195"/>
                              <a:gd name="T12" fmla="*/ 269 w 274"/>
                              <a:gd name="T13" fmla="*/ 961 h 2195"/>
                              <a:gd name="T14" fmla="*/ 274 w 274"/>
                              <a:gd name="T15" fmla="*/ 1097 h 2195"/>
                              <a:gd name="T16" fmla="*/ 269 w 274"/>
                              <a:gd name="T17" fmla="*/ 1167 h 2195"/>
                              <a:gd name="T18" fmla="*/ 266 w 274"/>
                              <a:gd name="T19" fmla="*/ 1244 h 2195"/>
                              <a:gd name="T20" fmla="*/ 238 w 274"/>
                              <a:gd name="T21" fmla="*/ 1399 h 2195"/>
                              <a:gd name="T22" fmla="*/ 202 w 274"/>
                              <a:gd name="T23" fmla="*/ 1560 h 2195"/>
                              <a:gd name="T24" fmla="*/ 156 w 274"/>
                              <a:gd name="T25" fmla="*/ 1716 h 2195"/>
                              <a:gd name="T26" fmla="*/ 106 w 274"/>
                              <a:gd name="T27" fmla="*/ 1866 h 2195"/>
                              <a:gd name="T28" fmla="*/ 82 w 274"/>
                              <a:gd name="T29" fmla="*/ 1934 h 2195"/>
                              <a:gd name="T30" fmla="*/ 63 w 274"/>
                              <a:gd name="T31" fmla="*/ 1998 h 2195"/>
                              <a:gd name="T32" fmla="*/ 41 w 274"/>
                              <a:gd name="T33" fmla="*/ 2058 h 2195"/>
                              <a:gd name="T34" fmla="*/ 22 w 274"/>
                              <a:gd name="T35" fmla="*/ 2113 h 2195"/>
                              <a:gd name="T36" fmla="*/ 10 w 274"/>
                              <a:gd name="T37" fmla="*/ 2159 h 2195"/>
                              <a:gd name="T38" fmla="*/ 0 w 274"/>
                              <a:gd name="T39" fmla="*/ 2195 h 2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4" h="2195">
                                <a:moveTo>
                                  <a:pt x="0" y="0"/>
                                </a:moveTo>
                                <a:lnTo>
                                  <a:pt x="101" y="273"/>
                                </a:lnTo>
                                <a:lnTo>
                                  <a:pt x="147" y="412"/>
                                </a:lnTo>
                                <a:lnTo>
                                  <a:pt x="187" y="549"/>
                                </a:lnTo>
                                <a:lnTo>
                                  <a:pt x="223" y="685"/>
                                </a:lnTo>
                                <a:lnTo>
                                  <a:pt x="252" y="822"/>
                                </a:lnTo>
                                <a:lnTo>
                                  <a:pt x="269" y="961"/>
                                </a:lnTo>
                                <a:lnTo>
                                  <a:pt x="274" y="1097"/>
                                </a:lnTo>
                                <a:lnTo>
                                  <a:pt x="269" y="1167"/>
                                </a:lnTo>
                                <a:lnTo>
                                  <a:pt x="266" y="1244"/>
                                </a:lnTo>
                                <a:lnTo>
                                  <a:pt x="238" y="1399"/>
                                </a:lnTo>
                                <a:lnTo>
                                  <a:pt x="202" y="1560"/>
                                </a:lnTo>
                                <a:lnTo>
                                  <a:pt x="156" y="1716"/>
                                </a:lnTo>
                                <a:lnTo>
                                  <a:pt x="106" y="1866"/>
                                </a:lnTo>
                                <a:lnTo>
                                  <a:pt x="82" y="1934"/>
                                </a:lnTo>
                                <a:lnTo>
                                  <a:pt x="63" y="1998"/>
                                </a:lnTo>
                                <a:lnTo>
                                  <a:pt x="41" y="2058"/>
                                </a:lnTo>
                                <a:lnTo>
                                  <a:pt x="22" y="2113"/>
                                </a:lnTo>
                                <a:lnTo>
                                  <a:pt x="10" y="2159"/>
                                </a:lnTo>
                                <a:lnTo>
                                  <a:pt x="0" y="2195"/>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2" name="Freeform 1698"/>
                        <wps:cNvSpPr>
                          <a:spLocks/>
                        </wps:cNvSpPr>
                        <wps:spPr bwMode="auto">
                          <a:xfrm>
                            <a:off x="6046" y="6935"/>
                            <a:ext cx="824" cy="137"/>
                          </a:xfrm>
                          <a:custGeom>
                            <a:avLst/>
                            <a:gdLst>
                              <a:gd name="T0" fmla="*/ 0 w 824"/>
                              <a:gd name="T1" fmla="*/ 0 h 137"/>
                              <a:gd name="T2" fmla="*/ 105 w 824"/>
                              <a:gd name="T3" fmla="*/ 51 h 137"/>
                              <a:gd name="T4" fmla="*/ 206 w 824"/>
                              <a:gd name="T5" fmla="*/ 96 h 137"/>
                              <a:gd name="T6" fmla="*/ 256 w 824"/>
                              <a:gd name="T7" fmla="*/ 108 h 137"/>
                              <a:gd name="T8" fmla="*/ 311 w 824"/>
                              <a:gd name="T9" fmla="*/ 122 h 137"/>
                              <a:gd name="T10" fmla="*/ 362 w 824"/>
                              <a:gd name="T11" fmla="*/ 132 h 137"/>
                              <a:gd name="T12" fmla="*/ 412 w 824"/>
                              <a:gd name="T13" fmla="*/ 137 h 137"/>
                              <a:gd name="T14" fmla="*/ 467 w 824"/>
                              <a:gd name="T15" fmla="*/ 132 h 137"/>
                              <a:gd name="T16" fmla="*/ 527 w 824"/>
                              <a:gd name="T17" fmla="*/ 118 h 137"/>
                              <a:gd name="T18" fmla="*/ 587 w 824"/>
                              <a:gd name="T19" fmla="*/ 101 h 137"/>
                              <a:gd name="T20" fmla="*/ 645 w 824"/>
                              <a:gd name="T21" fmla="*/ 77 h 137"/>
                              <a:gd name="T22" fmla="*/ 700 w 824"/>
                              <a:gd name="T23" fmla="*/ 53 h 137"/>
                              <a:gd name="T24" fmla="*/ 750 w 824"/>
                              <a:gd name="T25" fmla="*/ 31 h 137"/>
                              <a:gd name="T26" fmla="*/ 791 w 824"/>
                              <a:gd name="T27" fmla="*/ 12 h 137"/>
                              <a:gd name="T28" fmla="*/ 824 w 824"/>
                              <a:gd name="T29"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4" h="137">
                                <a:moveTo>
                                  <a:pt x="0" y="0"/>
                                </a:moveTo>
                                <a:lnTo>
                                  <a:pt x="105" y="51"/>
                                </a:lnTo>
                                <a:lnTo>
                                  <a:pt x="206" y="96"/>
                                </a:lnTo>
                                <a:lnTo>
                                  <a:pt x="256" y="108"/>
                                </a:lnTo>
                                <a:lnTo>
                                  <a:pt x="311" y="122"/>
                                </a:lnTo>
                                <a:lnTo>
                                  <a:pt x="362" y="132"/>
                                </a:lnTo>
                                <a:lnTo>
                                  <a:pt x="412" y="137"/>
                                </a:lnTo>
                                <a:lnTo>
                                  <a:pt x="467" y="132"/>
                                </a:lnTo>
                                <a:lnTo>
                                  <a:pt x="527" y="118"/>
                                </a:lnTo>
                                <a:lnTo>
                                  <a:pt x="587" y="101"/>
                                </a:lnTo>
                                <a:lnTo>
                                  <a:pt x="645" y="77"/>
                                </a:lnTo>
                                <a:lnTo>
                                  <a:pt x="700" y="53"/>
                                </a:lnTo>
                                <a:lnTo>
                                  <a:pt x="750" y="31"/>
                                </a:lnTo>
                                <a:lnTo>
                                  <a:pt x="791" y="12"/>
                                </a:lnTo>
                                <a:lnTo>
                                  <a:pt x="824"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3" name="Freeform 1699"/>
                        <wps:cNvSpPr>
                          <a:spLocks/>
                        </wps:cNvSpPr>
                        <wps:spPr bwMode="auto">
                          <a:xfrm>
                            <a:off x="6046" y="9017"/>
                            <a:ext cx="824" cy="137"/>
                          </a:xfrm>
                          <a:custGeom>
                            <a:avLst/>
                            <a:gdLst>
                              <a:gd name="T0" fmla="*/ 0 w 824"/>
                              <a:gd name="T1" fmla="*/ 137 h 137"/>
                              <a:gd name="T2" fmla="*/ 105 w 824"/>
                              <a:gd name="T3" fmla="*/ 86 h 137"/>
                              <a:gd name="T4" fmla="*/ 206 w 824"/>
                              <a:gd name="T5" fmla="*/ 41 h 137"/>
                              <a:gd name="T6" fmla="*/ 256 w 824"/>
                              <a:gd name="T7" fmla="*/ 26 h 137"/>
                              <a:gd name="T8" fmla="*/ 311 w 824"/>
                              <a:gd name="T9" fmla="*/ 12 h 137"/>
                              <a:gd name="T10" fmla="*/ 362 w 824"/>
                              <a:gd name="T11" fmla="*/ 2 h 137"/>
                              <a:gd name="T12" fmla="*/ 412 w 824"/>
                              <a:gd name="T13" fmla="*/ 0 h 137"/>
                              <a:gd name="T14" fmla="*/ 462 w 824"/>
                              <a:gd name="T15" fmla="*/ 2 h 137"/>
                              <a:gd name="T16" fmla="*/ 518 w 824"/>
                              <a:gd name="T17" fmla="*/ 12 h 137"/>
                              <a:gd name="T18" fmla="*/ 568 w 824"/>
                              <a:gd name="T19" fmla="*/ 26 h 137"/>
                              <a:gd name="T20" fmla="*/ 618 w 824"/>
                              <a:gd name="T21" fmla="*/ 41 h 137"/>
                              <a:gd name="T22" fmla="*/ 724 w 824"/>
                              <a:gd name="T23" fmla="*/ 86 h 137"/>
                              <a:gd name="T24" fmla="*/ 824 w 824"/>
                              <a:gd name="T25" fmla="*/ 137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24" h="137">
                                <a:moveTo>
                                  <a:pt x="0" y="137"/>
                                </a:moveTo>
                                <a:lnTo>
                                  <a:pt x="105" y="86"/>
                                </a:lnTo>
                                <a:lnTo>
                                  <a:pt x="206" y="41"/>
                                </a:lnTo>
                                <a:lnTo>
                                  <a:pt x="256" y="26"/>
                                </a:lnTo>
                                <a:lnTo>
                                  <a:pt x="311" y="12"/>
                                </a:lnTo>
                                <a:lnTo>
                                  <a:pt x="362" y="2"/>
                                </a:lnTo>
                                <a:lnTo>
                                  <a:pt x="412" y="0"/>
                                </a:lnTo>
                                <a:lnTo>
                                  <a:pt x="462" y="2"/>
                                </a:lnTo>
                                <a:lnTo>
                                  <a:pt x="518" y="12"/>
                                </a:lnTo>
                                <a:lnTo>
                                  <a:pt x="568" y="26"/>
                                </a:lnTo>
                                <a:lnTo>
                                  <a:pt x="618" y="41"/>
                                </a:lnTo>
                                <a:lnTo>
                                  <a:pt x="724" y="86"/>
                                </a:lnTo>
                                <a:lnTo>
                                  <a:pt x="824" y="13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4" name="Line 1700"/>
                        <wps:cNvCnPr>
                          <a:cxnSpLocks noChangeShapeType="1"/>
                        </wps:cNvCnPr>
                        <wps:spPr bwMode="auto">
                          <a:xfrm flipV="1">
                            <a:off x="6458" y="6523"/>
                            <a:ext cx="1" cy="3019"/>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545" name="Rectangle 1701"/>
                        <wps:cNvSpPr>
                          <a:spLocks noChangeArrowheads="1"/>
                        </wps:cNvSpPr>
                        <wps:spPr bwMode="auto">
                          <a:xfrm>
                            <a:off x="4709" y="7757"/>
                            <a:ext cx="412" cy="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6" name="Line 1702"/>
                        <wps:cNvCnPr>
                          <a:cxnSpLocks noChangeShapeType="1"/>
                        </wps:cNvCnPr>
                        <wps:spPr bwMode="auto">
                          <a:xfrm flipV="1">
                            <a:off x="5094" y="6523"/>
                            <a:ext cx="1" cy="2882"/>
                          </a:xfrm>
                          <a:prstGeom prst="line">
                            <a:avLst/>
                          </a:prstGeom>
                          <a:noFill/>
                          <a:ln w="889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47" name="Line 1703"/>
                        <wps:cNvCnPr>
                          <a:cxnSpLocks noChangeShapeType="1"/>
                        </wps:cNvCnPr>
                        <wps:spPr bwMode="auto">
                          <a:xfrm>
                            <a:off x="5093" y="7896"/>
                            <a:ext cx="1383" cy="1"/>
                          </a:xfrm>
                          <a:prstGeom prst="line">
                            <a:avLst/>
                          </a:prstGeom>
                          <a:noFill/>
                          <a:ln w="889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2548" name="Rectangle 1704"/>
                        <wps:cNvSpPr>
                          <a:spLocks noChangeArrowheads="1"/>
                        </wps:cNvSpPr>
                        <wps:spPr bwMode="auto">
                          <a:xfrm>
                            <a:off x="5260" y="6384"/>
                            <a:ext cx="479"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9" name="Text Box 1705"/>
                        <wps:cNvSpPr txBox="1">
                          <a:spLocks noChangeArrowheads="1"/>
                        </wps:cNvSpPr>
                        <wps:spPr bwMode="auto">
                          <a:xfrm>
                            <a:off x="2016" y="7384"/>
                            <a:ext cx="5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A28FC" w14:textId="77777777" w:rsidR="004D6677" w:rsidRPr="00407E72" w:rsidRDefault="004D6677" w:rsidP="007B58AF">
                              <w:pPr>
                                <w:rPr>
                                  <w:rFonts w:ascii="Times New Roman" w:hAnsi="Times New Roman" w:cs="Times New Roman"/>
                                  <w:sz w:val="16"/>
                                  <w:szCs w:val="16"/>
                                </w:rPr>
                              </w:pPr>
                              <w:r w:rsidRPr="00407E72">
                                <w:rPr>
                                  <w:rFonts w:ascii="Times New Roman" w:hAnsi="Times New Roman" w:cs="Times New Roman"/>
                                  <w:sz w:val="16"/>
                                  <w:szCs w:val="16"/>
                                </w:rPr>
                                <w:t>180km</w:t>
                              </w:r>
                            </w:p>
                          </w:txbxContent>
                        </wps:txbx>
                        <wps:bodyPr rot="0" vert="horz" wrap="square" lIns="0" tIns="0" rIns="0" bIns="0" anchor="t" anchorCtr="0" upright="1">
                          <a:noAutofit/>
                        </wps:bodyPr>
                      </wps:wsp>
                      <wps:wsp>
                        <wps:cNvPr id="2550" name="Text Box 1706"/>
                        <wps:cNvSpPr txBox="1">
                          <a:spLocks noChangeArrowheads="1"/>
                        </wps:cNvSpPr>
                        <wps:spPr bwMode="auto">
                          <a:xfrm>
                            <a:off x="2511" y="7549"/>
                            <a:ext cx="5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D3307D" w14:textId="77777777" w:rsidR="004D6677" w:rsidRPr="00407E72" w:rsidRDefault="004D6677" w:rsidP="007B58AF">
                              <w:pPr>
                                <w:rPr>
                                  <w:rFonts w:ascii="Times New Roman" w:hAnsi="Times New Roman" w:cs="Times New Roman"/>
                                  <w:sz w:val="16"/>
                                  <w:szCs w:val="16"/>
                                </w:rPr>
                              </w:pPr>
                              <w:r w:rsidRPr="00407E72">
                                <w:rPr>
                                  <w:rFonts w:ascii="Times New Roman" w:hAnsi="Times New Roman" w:cs="Times New Roman"/>
                                  <w:sz w:val="16"/>
                                  <w:szCs w:val="16"/>
                                </w:rPr>
                                <w:t>180km</w:t>
                              </w:r>
                            </w:p>
                          </w:txbxContent>
                        </wps:txbx>
                        <wps:bodyPr rot="0" vert="horz" wrap="square" lIns="0" tIns="0" rIns="0" bIns="0" anchor="t" anchorCtr="0" upright="1">
                          <a:noAutofit/>
                        </wps:bodyPr>
                      </wps:wsp>
                      <wps:wsp>
                        <wps:cNvPr id="2551" name="Text Box 1707"/>
                        <wps:cNvSpPr txBox="1">
                          <a:spLocks noChangeArrowheads="1"/>
                        </wps:cNvSpPr>
                        <wps:spPr bwMode="auto">
                          <a:xfrm>
                            <a:off x="2601" y="6484"/>
                            <a:ext cx="14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30B4F"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Kinh tuyến giữa</w:t>
                              </w:r>
                            </w:p>
                          </w:txbxContent>
                        </wps:txbx>
                        <wps:bodyPr rot="0" vert="horz" wrap="square" lIns="0" tIns="0" rIns="0" bIns="0" anchor="t" anchorCtr="0" upright="1">
                          <a:noAutofit/>
                        </wps:bodyPr>
                      </wps:wsp>
                      <wps:wsp>
                        <wps:cNvPr id="2552" name="Text Box 1708"/>
                        <wps:cNvSpPr txBox="1">
                          <a:spLocks noChangeArrowheads="1"/>
                        </wps:cNvSpPr>
                        <wps:spPr bwMode="auto">
                          <a:xfrm>
                            <a:off x="4566" y="7879"/>
                            <a:ext cx="5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8EBCC2" w14:textId="77777777" w:rsidR="004D6677" w:rsidRPr="00407E72" w:rsidRDefault="004D6677" w:rsidP="007B58AF">
                              <w:pPr>
                                <w:rPr>
                                  <w:rFonts w:ascii="Times New Roman" w:hAnsi="Times New Roman" w:cs="Times New Roman"/>
                                  <w:sz w:val="16"/>
                                  <w:szCs w:val="16"/>
                                </w:rPr>
                              </w:pPr>
                              <w:r w:rsidRPr="00407E72">
                                <w:rPr>
                                  <w:rFonts w:ascii="Times New Roman" w:hAnsi="Times New Roman" w:cs="Times New Roman"/>
                                  <w:sz w:val="16"/>
                                  <w:szCs w:val="16"/>
                                </w:rPr>
                                <w:t>0km</w:t>
                              </w:r>
                            </w:p>
                          </w:txbxContent>
                        </wps:txbx>
                        <wps:bodyPr rot="0" vert="horz" wrap="square" lIns="0" tIns="0" rIns="0" bIns="0" anchor="t" anchorCtr="0" upright="1">
                          <a:noAutofit/>
                        </wps:bodyPr>
                      </wps:wsp>
                      <wps:wsp>
                        <wps:cNvPr id="2553" name="Text Box 1709"/>
                        <wps:cNvSpPr txBox="1">
                          <a:spLocks noChangeArrowheads="1"/>
                        </wps:cNvSpPr>
                        <wps:spPr bwMode="auto">
                          <a:xfrm>
                            <a:off x="5196" y="7594"/>
                            <a:ext cx="5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7759AF" w14:textId="77777777" w:rsidR="004D6677" w:rsidRPr="00407E72" w:rsidRDefault="004D6677" w:rsidP="007B58AF">
                              <w:pPr>
                                <w:rPr>
                                  <w:rFonts w:ascii="Times New Roman" w:hAnsi="Times New Roman" w:cs="Times New Roman"/>
                                  <w:sz w:val="16"/>
                                  <w:szCs w:val="16"/>
                                </w:rPr>
                              </w:pPr>
                              <w:r w:rsidRPr="00407E72">
                                <w:rPr>
                                  <w:rFonts w:ascii="Times New Roman" w:hAnsi="Times New Roman" w:cs="Times New Roman"/>
                                  <w:sz w:val="16"/>
                                  <w:szCs w:val="16"/>
                                </w:rPr>
                                <w:t>500km</w:t>
                              </w:r>
                            </w:p>
                          </w:txbxContent>
                        </wps:txbx>
                        <wps:bodyPr rot="0" vert="horz" wrap="square" lIns="0" tIns="0" rIns="0" bIns="0" anchor="t" anchorCtr="0" upright="1">
                          <a:noAutofit/>
                        </wps:bodyPr>
                      </wps:wsp>
                      <wps:wsp>
                        <wps:cNvPr id="2554" name="Text Box 1710"/>
                        <wps:cNvSpPr txBox="1">
                          <a:spLocks noChangeArrowheads="1"/>
                        </wps:cNvSpPr>
                        <wps:spPr bwMode="auto">
                          <a:xfrm>
                            <a:off x="6561" y="6484"/>
                            <a:ext cx="14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D2AFF8"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Kinh tuyến giữa</w:t>
                              </w:r>
                            </w:p>
                          </w:txbxContent>
                        </wps:txbx>
                        <wps:bodyPr rot="0" vert="horz" wrap="square" lIns="0" tIns="0" rIns="0" bIns="0" anchor="t" anchorCtr="0" upright="1">
                          <a:noAutofit/>
                        </wps:bodyPr>
                      </wps:wsp>
                      <wps:wsp>
                        <wps:cNvPr id="2555" name="Text Box 1711"/>
                        <wps:cNvSpPr txBox="1">
                          <a:spLocks noChangeArrowheads="1"/>
                        </wps:cNvSpPr>
                        <wps:spPr bwMode="auto">
                          <a:xfrm>
                            <a:off x="5271" y="6349"/>
                            <a:ext cx="3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1C26A6" w14:textId="77777777" w:rsidR="004D6677" w:rsidRPr="007E5D3C" w:rsidRDefault="004D6677" w:rsidP="007B58AF">
                              <w:pPr>
                                <w:rPr>
                                  <w:sz w:val="20"/>
                                </w:rPr>
                              </w:pPr>
                              <w:r>
                                <w:rPr>
                                  <w:sz w:val="20"/>
                                </w:rPr>
                                <w:t>X</w:t>
                              </w:r>
                            </w:p>
                          </w:txbxContent>
                        </wps:txbx>
                        <wps:bodyPr rot="0" vert="horz" wrap="square" lIns="0" tIns="0" rIns="0" bIns="0" anchor="t" anchorCtr="0" upright="1">
                          <a:noAutofit/>
                        </wps:bodyPr>
                      </wps:wsp>
                      <wps:wsp>
                        <wps:cNvPr id="2556" name="Text Box 1712"/>
                        <wps:cNvSpPr txBox="1">
                          <a:spLocks noChangeArrowheads="1"/>
                        </wps:cNvSpPr>
                        <wps:spPr bwMode="auto">
                          <a:xfrm>
                            <a:off x="3321" y="7564"/>
                            <a:ext cx="90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07A73"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Xích đạo</w:t>
                              </w:r>
                            </w:p>
                          </w:txbxContent>
                        </wps:txbx>
                        <wps:bodyPr rot="0" vert="horz" wrap="square" lIns="0" tIns="0" rIns="0" bIns="0" anchor="t" anchorCtr="0" upright="1">
                          <a:noAutofit/>
                        </wps:bodyPr>
                      </wps:wsp>
                      <wps:wsp>
                        <wps:cNvPr id="2557" name="Rectangle 1713"/>
                        <wps:cNvSpPr>
                          <a:spLocks noChangeArrowheads="1"/>
                        </wps:cNvSpPr>
                        <wps:spPr bwMode="auto">
                          <a:xfrm>
                            <a:off x="1161" y="6124"/>
                            <a:ext cx="6840" cy="3600"/>
                          </a:xfrm>
                          <a:prstGeom prst="rect">
                            <a:avLst/>
                          </a:prstGeom>
                          <a:noFill/>
                          <a:ln w="9525" cap="rnd">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58" name="Text Box 1714"/>
                        <wps:cNvSpPr txBox="1">
                          <a:spLocks noChangeArrowheads="1"/>
                        </wps:cNvSpPr>
                        <wps:spPr bwMode="auto">
                          <a:xfrm>
                            <a:off x="1161" y="9904"/>
                            <a:ext cx="68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EB1ADE" w14:textId="77777777" w:rsidR="004D6677" w:rsidRPr="00407E72" w:rsidRDefault="004D6677" w:rsidP="007B58AF">
                              <w:pPr>
                                <w:jc w:val="center"/>
                                <w:rPr>
                                  <w:rFonts w:ascii="Times New Roman" w:hAnsi="Times New Roman" w:cs="Times New Roman"/>
                                  <w:i/>
                                  <w:iCs/>
                                </w:rPr>
                              </w:pPr>
                              <w:r w:rsidRPr="00407E72">
                                <w:rPr>
                                  <w:rFonts w:ascii="Times New Roman" w:hAnsi="Times New Roman" w:cs="Times New Roman"/>
                                  <w:b/>
                                  <w:bCs/>
                                  <w:i/>
                                  <w:iCs/>
                                </w:rPr>
                                <w:t>Hình 2.12.</w:t>
                              </w:r>
                              <w:r w:rsidRPr="00407E72">
                                <w:rPr>
                                  <w:rFonts w:ascii="Times New Roman" w:hAnsi="Times New Roman" w:cs="Times New Roman"/>
                                  <w:i/>
                                  <w:iCs/>
                                </w:rPr>
                                <w:t xml:space="preserve"> Phép chiếu và hệ toạ độ lưới UTM</w:t>
                              </w:r>
                            </w:p>
                          </w:txbxContent>
                        </wps:txbx>
                        <wps:bodyPr rot="0" vert="horz" wrap="square" lIns="0" tIns="0" rIns="0" bIns="0" anchor="t" anchorCtr="0" upright="1">
                          <a:noAutofit/>
                        </wps:bodyPr>
                      </wps:wsp>
                    </wpg:wgp>
                  </a:graphicData>
                </a:graphic>
              </wp:inline>
            </w:drawing>
          </mc:Choice>
          <mc:Fallback>
            <w:pict>
              <v:group w14:anchorId="6DCBA3E7" id="Group 2522" o:spid="_x0000_s1384" style="width:276.85pt;height:144.8pt;mso-position-horizontal-relative:char;mso-position-vertical-relative:line" coordorigin="1161,6124" coordsize="6840,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">
                <v:line id="Line 1679" o:spid="_x0000_s1385" style="position:absolute;flip:y;visibility:visible;mso-wrap-style:square" from="1341,7997" to="3747,7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g+5sYAAADdAAAADwAAAGRycy9kb3ducmV2LnhtbESPQWvCQBSE74X+h+UJvdWNKYqkrsEW&#10;lNyKpoi9vWZfk+Du2zS71fjvXUHocZiZb5hFPlgjTtT71rGCyTgBQVw53XKt4LNcP89B+ICs0Tgm&#10;BRfykC8fHxaYaXfmLZ12oRYRwj5DBU0IXSalrxqy6MeuI47ej+sthij7WuoezxFujUyTZCYtthwX&#10;GuzovaHquPuzCkqzof3HutTd2xcefotqb76nG6WeRsPqFUSgIfyH7+1CK0in6Qvc3sQnI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PubGAAAA3QAAAA8AAAAAAAAA&#10;AAAAAAAAoQIAAGRycy9kb3ducmV2LnhtbFBLBQYAAAAABAAEAPkAAACUAwAAAAA=&#10;" strokeweight=".7pt"/>
                <v:shape id="Freeform 1680" o:spid="_x0000_s1386" style="position:absolute;left:1789;top:6933;width:276;height:2197;visibility:visible;mso-wrap-style:square;v-text-anchor:top" coordsize="276,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Pv8UA&#10;AADdAAAADwAAAGRycy9kb3ducmV2LnhtbESPQWvCQBSE7wX/w/KE3urGtDUa3QQpCNJbtL0/ss8k&#10;mn0bsluT/Hu3UOhxmJlvmF0+mlbcqXeNZQXLRQSCuLS64UrB1/nwsgbhPLLG1jIpmMhBns2edphq&#10;O3BB95OvRICwS1FB7X2XSunKmgy6he2Ig3exvUEfZF9J3eMQ4KaVcRStpMGGw0KNHX3UVN5OP0bB&#10;sGkPhZ3Om1X36V6T6ju5mWui1PN83G9BeBr9f/ivfdQK4vf4DX7fhCcg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w+/xQAAAN0AAAAPAAAAAAAAAAAAAAAAAJgCAABkcnMv&#10;ZG93bnJldi54bWxQSwUGAAAAAAQABAD1AAAAigMAAAAA&#10;" path="m276,l175,275,127,414,87,551,51,687,24,824,5,963,,1099r5,137l24,1373r27,138l87,1648r40,137l175,1924r101,273e" filled="f" strokeweight=".7pt">
                  <v:path arrowok="t" o:connecttype="custom" o:connectlocs="276,0;175,275;127,414;87,551;51,687;24,824;5,963;0,1099;5,1236;24,1373;51,1511;87,1648;127,1785;175,1924;276,2197" o:connectangles="0,0,0,0,0,0,0,0,0,0,0,0,0,0,0"/>
                </v:shape>
                <v:shape id="Freeform 1681" o:spid="_x0000_s1387" style="position:absolute;left:2887;top:6933;width:276;height:2197;visibility:visible;mso-wrap-style:square;v-text-anchor:top" coordsize="276,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qJMQA&#10;AADdAAAADwAAAGRycy9kb3ducmV2LnhtbESPQWuDQBSE74H+h+UVekvWWoyNyRpKQCi9mbT3h/uq&#10;RvetuJuo/75bKPQ4zMw3zOE4m17caXStZQXPmwgEcWV1y7WCz0uxfgXhPLLG3jIpWMjBMX9YHTDT&#10;duKS7mdfiwBhl6GCxvshk9JVDRl0GzsQB+/bjgZ9kGMt9YhTgJtexlG0lQZbDgsNDnRqqOrON6Ng&#10;2vVFaZfLbjt8uJe0/ko7c02Venqc3/YgPM3+P/zXftcK4iRO4PdNe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zqiTEAAAA3QAAAA8AAAAAAAAAAAAAAAAAmAIAAGRycy9k&#10;b3ducmV2LnhtbFBLBQYAAAAABAAEAPUAAACJAwAAAAA=&#10;" path="m,l103,275r43,139l189,551r36,136l252,824r19,139l276,1099r-5,70l266,1246r-26,155l201,1562r-45,156l105,1868r-21,68l65,2000r-22,60l24,2115r-14,46l,2197e" filled="f" strokeweight=".7pt">
                  <v:path arrowok="t" o:connecttype="custom" o:connectlocs="0,0;103,275;146,414;189,551;225,687;252,824;271,963;276,1099;271,1169;266,1246;240,1401;201,1562;156,1718;105,1868;84,1936;65,2000;43,2060;24,2115;10,2161;0,2197" o:connectangles="0,0,0,0,0,0,0,0,0,0,0,0,0,0,0,0,0,0,0,0"/>
                </v:shape>
                <v:shape id="Freeform 1682" o:spid="_x0000_s1388" style="position:absolute;left:2065;top:6933;width:822;height:139;visibility:visible;mso-wrap-style:square;v-text-anchor:top" coordsize="822,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gQ8UA&#10;AADdAAAADwAAAGRycy9kb3ducmV2LnhtbESP3YrCMBSE7wXfIRxhb2SbWvCH2iiyILh45c8DHJuz&#10;bbE56TZp7b79RhC8HGbmGybbDqYWPbWusqxgFsUgiHOrKy4UXC/7zxUI55E11pZJwR852G7GowxT&#10;bR98ov7sCxEg7FJUUHrfpFK6vCSDLrINcfB+bGvQB9kWUrf4CHBTyySOF9JgxWGhxIa+Ssrv584o&#10;+J7elkvsL/a2u84Ox+KX9l3XKfUxGXZrEJ4G/w6/2getIJknC3i+CU9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6BDxQAAAN0AAAAPAAAAAAAAAAAAAAAAAJgCAABkcnMv&#10;ZG93bnJldi54bWxQSwUGAAAAAAQABAD1AAAAigMAAAAA&#10;" path="m,l103,53,206,96r50,14l312,124r50,10l410,139r55,-5l525,120r60,-17l645,79,700,55,750,33,791,14,822,e" filled="f" strokeweight=".7pt">
                  <v:path arrowok="t" o:connecttype="custom" o:connectlocs="0,0;103,53;206,96;256,110;312,124;362,134;410,139;465,134;525,120;585,103;645,79;700,55;750,33;791,14;822,0" o:connectangles="0,0,0,0,0,0,0,0,0,0,0,0,0,0,0"/>
                </v:shape>
                <v:shape id="Freeform 1683" o:spid="_x0000_s1389" style="position:absolute;left:2065;top:9017;width:822;height:137;visibility:visible;mso-wrap-style:square;v-text-anchor:top" coordsize="822,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7UqMcA&#10;AADdAAAADwAAAGRycy9kb3ducmV2LnhtbESPT08CMRTE7yR+h+aZeGO7riiwUoh/iR4MATx4fNk+&#10;thu3r0tbYf321oSE42RmfpOZLXrbigP50DhWcJ3lIIgrpxuuFXxuX4cTECEia2wdk4JfCrCYXwxm&#10;WGp35DUdNrEWCcKhRAUmxq6UMlSGLIbMdcTJ2zlvMSbpa6k9HhPctrLI8ztpseG0YLCjJ0PV9+bH&#10;Klh97fC9GX0sH83oeb/3novpy41SV5f9wz2ISH08h0/tN62guC3G8P8mPQ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1KjHAAAA3QAAAA8AAAAAAAAAAAAAAAAAmAIAAGRy&#10;cy9kb3ducmV2LnhtbFBLBQYAAAAABAAEAPUAAACMAwAAAAA=&#10;" path="m,137l103,86,206,41,256,26,312,12,362,2,410,r53,2l518,12r48,14l618,41,721,86r101,51e" filled="f" strokeweight=".7pt">
                  <v:path arrowok="t" o:connecttype="custom" o:connectlocs="0,137;103,86;206,41;256,26;312,12;362,2;410,0;463,2;518,12;566,26;618,41;721,86;822,137" o:connectangles="0,0,0,0,0,0,0,0,0,0,0,0,0"/>
                </v:shape>
                <v:line id="Line 1684" o:spid="_x0000_s1390" style="position:absolute;flip:y;visibility:visible;mso-wrap-style:square" from="2475,6523" to="2477,9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ysl8MAAADdAAAADwAAAGRycy9kb3ducmV2LnhtbERPz2vCMBS+C/sfwht403SFyuiMsg0U&#10;b8N2yHZ7Ns+2LHnpmth2/705CDt+fL/X28kaMVDvW8cKnpYJCOLK6ZZrBZ/lbvEMwgdkjcYxKfgj&#10;D9vNw2yNuXYjH2koQi1iCPscFTQhdLmUvmrIol+6jjhyF9dbDBH2tdQ9jjHcGpkmyUpabDk2NNjR&#10;e0PVT3G1Ckqzp9PHrtTd2zd+/R6qkzlne6Xmj9PrC4hAU/gX390HrSDN0jg3volPQG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MrJfDAAAA3QAAAA8AAAAAAAAAAAAA&#10;AAAAoQIAAGRycy9kb3ducmV2LnhtbFBLBQYAAAAABAAEAPkAAACRAwAAAAA=&#10;" strokeweight=".7pt"/>
                <v:line id="Line 1685" o:spid="_x0000_s1391" style="position:absolute;visibility:visible;mso-wrap-style:square" from="1969,7208" to="1970,8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qQSMcAAADdAAAADwAAAGRycy9kb3ducmV2LnhtbESP3WrCQBSE7wu+w3IEb6RuDLRNU1ex&#10;hUK8aevPAxyyxyS4ezZmV41v7wpCL4eZ+YaZLXprxJk63zhWMJ0kIIhLpxuuFOy2388ZCB+QNRrH&#10;pOBKHhbzwdMMc+0uvKbzJlQiQtjnqKAOoc2l9GVNFv3EtcTR27vOYoiyq6Tu8BLh1sg0SV6lxYbj&#10;Qo0tfdVUHjYnq2CcrXe/Rflp99nPdnX8M8WbM4VSo2G//AARqA//4Ue70ArSl/Qd7m/iE5D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epBIxwAAAN0AAAAPAAAAAAAA&#10;AAAAAAAAAKECAABkcnMvZG93bnJldi54bWxQSwUGAAAAAAQABAD5AAAAlQMAAAAA&#10;" strokeweight=".7pt"/>
                <v:line id="Line 1686" o:spid="_x0000_s1392" style="position:absolute;visibility:visible;mso-wrap-style:square" from="2978,7193" to="2980,8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mvCMMAAADdAAAADwAAAGRycy9kb3ducmV2LnhtbERP3WrCMBS+F/YO4Qy8kZlOcSudUaYg&#10;dDe6qg9waI5tWXJSm6j17ZcLwcuP73++7K0RV+p841jB+zgBQVw63XCl4HjYvKUgfEDWaByTgjt5&#10;WC5eBnPMtLtxQdd9qEQMYZ+hgjqENpPSlzVZ9GPXEkfu5DqLIcKukrrDWwy3Rk6S5ENabDg21NjS&#10;uqbyb3+xCkZpcdzl5cqe0u3h5/xr8k9ncqWGr/33F4hAfXiKH+5cK5jMpnF/fBOf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ZrwjDAAAA3QAAAA8AAAAAAAAAAAAA&#10;AAAAoQIAAGRycy9kb3ducmV2LnhtbFBLBQYAAAAABAAEAPkAAACRAwAAAAA=&#10;" strokeweight=".7pt"/>
                <v:line id="Line 1687" o:spid="_x0000_s1393" style="position:absolute;visibility:visible;mso-wrap-style:square" from="1955,7680" to="2475,7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qbaMcAAADdAAAADwAAAGRycy9kb3ducmV2LnhtbESPQWvCQBSE74X+h+UVetNNLEqNrlJK&#10;CwVB0Ip6fGSf2Wj2bZpdTdpf7wpCj8PMfMNM552txIUaXzpWkPYTEMS50yUXCjbfn71XED4ga6wc&#10;k4Jf8jCfPT5MMdOu5RVd1qEQEcI+QwUmhDqT0ueGLPq+q4mjd3CNxRBlU0jdYBvhtpKDJBlJiyXH&#10;BYM1vRvKT+uzVbBf6tN49zEyi5+21tv0eM67v6VSz0/d2wREoC78h+/tL61gMHxJ4fY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CptoxwAAAN0AAAAPAAAAAAAA&#10;AAAAAAAAAKECAABkcnMvZG93bnJldi54bWxQSwUGAAAAAAQABAD5AAAAlQMAAAAA&#10;" strokeweight=".7pt">
                  <v:stroke startarrow="block" startarrowwidth="narrow" endarrow="block" endarrowwidth="narrow"/>
                </v:line>
                <v:line id="Line 1688" o:spid="_x0000_s1394" style="position:absolute;visibility:visible;mso-wrap-style:square" from="2475,7836" to="2997,7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gFH8cAAADdAAAADwAAAGRycy9kb3ducmV2LnhtbESPQWvCQBSE74X+h+UVetONKZUaXaUU&#10;C4WCoBX1+Mg+s9Hs25hdTdpf7wpCj8PMfMNMZp2txIUaXzpWMOgnIIhzp0suFKx/PntvIHxA1lg5&#10;JgW/5GE2fXyYYKZdy0u6rEIhIoR9hgpMCHUmpc8NWfR9VxNHb+8aiyHKppC6wTbCbSXTJBlKiyXH&#10;BYM1fRjKj6uzVbBb6ONoOx+a71Nb683gcM67v4VSz0/d+xhEoC78h+/tL60gfX1J4fYmPgE5v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2AUfxwAAAN0AAAAPAAAAAAAA&#10;AAAAAAAAAKECAABkcnMvZG93bnJldi54bWxQSwUGAAAAAAQABAD5AAAAlQMAAAAA&#10;" strokeweight=".7pt">
                  <v:stroke startarrow="block" startarrowwidth="narrow" endarrow="block" endarrowwidth="narrow"/>
                </v:line>
                <v:rect id="Rectangle 1689" o:spid="_x0000_s1395" style="position:absolute;left:2436;top:7240;width:62;height:6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2nsMA&#10;AADdAAAADwAAAGRycy9kb3ducmV2LnhtbESP3WoCMRSE7wXfIRyhd5p1xSJbo4ggWPHGtQ9w2Jz9&#10;weRkSVJ3+/amUOjlMDPfMNv9aI14kg+dYwXLRQaCuHK640bB1/0034AIEVmjcUwKfijAfjedbLHQ&#10;buAbPcvYiAThUKCCNsa+kDJULVkMC9cTJ6923mJM0jdSexwS3BqZZ9m7tNhxWmixp2NL1aP8tgrk&#10;vTwNm9L4zF3y+mo+z7eanFJvs/HwASLSGP/Df+2zVpCvVyv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Q2nsMAAADdAAAADwAAAAAAAAAAAAAAAACYAgAAZHJzL2Rv&#10;d25yZXYueG1sUEsFBgAAAAAEAAQA9QAAAIgDAAAAAA==&#10;" filled="f" stroked="f">
                  <v:textbox style="mso-fit-shape-to-text:t" inset="0,0,0,0">
                    <w:txbxContent>
                      <w:p w14:paraId="4756E384" w14:textId="77777777" w:rsidR="004D6677" w:rsidRDefault="004D6677" w:rsidP="007B58AF">
                        <w:r>
                          <w:rPr>
                            <w:color w:val="000000"/>
                          </w:rPr>
                          <w:t xml:space="preserve"> </w:t>
                        </w:r>
                      </w:p>
                    </w:txbxContent>
                  </v:textbox>
                </v:rect>
                <v:rect id="Rectangle 1690" o:spid="_x0000_s1396" style="position:absolute;left:2986;top:7321;width:62;height:6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2u6sMA&#10;AADdAAAADwAAAGRycy9kb3ducmV2LnhtbESP3WoCMRSE7wu+QziCdzXrqkVWo0hBsOKNax/gsDn7&#10;g8nJkqTu9u2bQqGXw8x8w+wOozXiST50jhUs5hkI4srpjhsFn/fT6wZEiMgajWNS8E0BDvvJyw4L&#10;7Qa+0bOMjUgQDgUqaGPsCylD1ZLFMHc9cfJq5y3GJH0jtcchwa2ReZa9SYsdp4UWe3pvqXqUX1aB&#10;vJenYVMan7lLXl/Nx/lWk1NqNh2PWxCRxvgf/muftYJ8vVz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2u6sMAAADdAAAADwAAAAAAAAAAAAAAAACYAgAAZHJzL2Rv&#10;d25yZXYueG1sUEsFBgAAAAAEAAQA9QAAAIgDAAAAAA==&#10;" filled="f" stroked="f">
                  <v:textbox style="mso-fit-shape-to-text:t" inset="0,0,0,0">
                    <w:txbxContent>
                      <w:p w14:paraId="53C954C5" w14:textId="77777777" w:rsidR="004D6677" w:rsidRDefault="004D6677" w:rsidP="007B58AF">
                        <w:r>
                          <w:rPr>
                            <w:color w:val="000000"/>
                          </w:rPr>
                          <w:t xml:space="preserve"> </w:t>
                        </w:r>
                      </w:p>
                    </w:txbxContent>
                  </v:textbox>
                </v:rect>
                <v:rect id="Rectangle 1691" o:spid="_x0000_s1397" style="position:absolute;left:3913;top:7654;width:62;height:6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LccMA&#10;AADdAAAADwAAAGRycy9kb3ducmV2LnhtbESP3WoCMRSE7wXfIRyhd5p1iyJbo4ggWOmNax/gsDn7&#10;g8nJkqTu9u0boeDlMDPfMNv9aI14kA+dYwXLRQaCuHK640bB9+0034AIEVmjcUwKfinAfjedbLHQ&#10;buArPcrYiAThUKCCNsa+kDJULVkMC9cTJ6923mJM0jdSexwS3BqZZ9laWuw4LbTY07Gl6l7+WAXy&#10;Vp6GTWl85i55/WU+z9eanFJvs/HwASLSGF/h//ZZK8hX7y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ELccMAAADdAAAADwAAAAAAAAAAAAAAAACYAgAAZHJzL2Rv&#10;d25yZXYueG1sUEsFBgAAAAAEAAQA9QAAAIgDAAAAAA==&#10;" filled="f" stroked="f">
                  <v:textbox style="mso-fit-shape-to-text:t" inset="0,0,0,0">
                    <w:txbxContent>
                      <w:p w14:paraId="5E4CC073" w14:textId="77777777" w:rsidR="004D6677" w:rsidRDefault="004D6677" w:rsidP="007B58AF">
                        <w:r>
                          <w:rPr>
                            <w:color w:val="000000"/>
                          </w:rPr>
                          <w:t xml:space="preserve"> </w:t>
                        </w:r>
                      </w:p>
                    </w:txbxContent>
                  </v:textbox>
                </v:rect>
                <v:rect id="Rectangle 1692" o:spid="_x0000_s1398" style="position:absolute;left:2513;top:6523;width:137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UujMUA&#10;AADdAAAADwAAAGRycy9kb3ducmV2LnhtbESPW4vCMBSE3xf8D+EIvq2Jt6LVKMuCIKz74AV8PTTH&#10;ttic1CZq998bYcHHYWa+YRar1lbiTo0vHWsY9BUI4syZknMNx8P6cwrCB2SDlWPS8EceVsvOxwJT&#10;4x68o/s+5CJC2KeooQihTqX0WUEWfd/VxNE7u8ZiiLLJpWnwEeG2kkOlEmmx5LhQYE3fBWWX/c1q&#10;wGRsrr/n0fbwc0twlrdqPTkprXvd9msOIlAb3uH/9sZoGE5GCbze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1S6MxQAAAN0AAAAPAAAAAAAAAAAAAAAAAJgCAABkcnMv&#10;ZG93bnJldi54bWxQSwUGAAAAAAQABAD1AAAAigMAAAAA&#10;" stroked="f"/>
                <v:rect id="Rectangle 1693" o:spid="_x0000_s1399" style="position:absolute;left:3716;top:6521;width:62;height:6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8wncMA&#10;AADdAAAADwAAAGRycy9kb3ducmV2LnhtbESP3WoCMRSE7wu+QziCdzXrilZWo0hBsOKNax/gsDn7&#10;g8nJkqTu9u2bQqGXw8x8w+wOozXiST50jhUs5hkI4srpjhsFn/fT6wZEiMgajWNS8E0BDvvJyw4L&#10;7Qa+0bOMjUgQDgUqaGPsCylD1ZLFMHc9cfJq5y3GJH0jtcchwa2ReZatpcWO00KLPb23VD3KL6tA&#10;3svTsCmNz9wlr6/m43yrySk1m47HLYhIY/wP/7XPWkG+Wr7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8wncMAAADdAAAADwAAAAAAAAAAAAAAAACYAgAAZHJzL2Rv&#10;d25yZXYueG1sUEsFBgAAAAAEAAQA9QAAAIgDAAAAAA==&#10;" filled="f" stroked="f">
                  <v:textbox style="mso-fit-shape-to-text:t" inset="0,0,0,0">
                    <w:txbxContent>
                      <w:p w14:paraId="609A5B6A" w14:textId="77777777" w:rsidR="004D6677" w:rsidRDefault="004D6677" w:rsidP="007B58AF">
                        <w:r>
                          <w:rPr>
                            <w:b/>
                            <w:bCs/>
                            <w:color w:val="000000"/>
                          </w:rPr>
                          <w:t xml:space="preserve"> </w:t>
                        </w:r>
                      </w:p>
                    </w:txbxContent>
                  </v:textbox>
                </v:rect>
                <v:rect id="Rectangle 1694" o:spid="_x0000_s1400" style="position:absolute;left:3369;top:6696;width:62;height:6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Ck78AA&#10;AADdAAAADwAAAGRycy9kb3ducmV2LnhtbERPy4rCMBTdD/gP4QruxtTKDFKNIoKgMhurH3Bpbh+Y&#10;3JQkYzt/bxbCLA/nvdmN1ogn+dA5VrCYZyCIK6c7bhTcb8fPFYgQkTUax6TgjwLstpOPDRbaDXyl&#10;ZxkbkUI4FKigjbEvpAxVSxbD3PXEiaudtxgT9I3UHocUbo3Ms+xbWuw4NbTY06Gl6lH+WgXyVh6H&#10;VWl85i55/WPOp2tNTqnZdNyvQUQa47/47T5pBfnXMs1Nb9IT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tCk78AAAADdAAAADwAAAAAAAAAAAAAAAACYAgAAZHJzL2Rvd25y&#10;ZXYueG1sUEsFBgAAAAAEAAQA9QAAAIUDAAAAAA==&#10;" filled="f" stroked="f">
                  <v:textbox style="mso-fit-shape-to-text:t" inset="0,0,0,0">
                    <w:txbxContent>
                      <w:p w14:paraId="6C851EFC" w14:textId="77777777" w:rsidR="004D6677" w:rsidRDefault="004D6677" w:rsidP="007B58AF">
                        <w:r>
                          <w:rPr>
                            <w:b/>
                            <w:bCs/>
                            <w:color w:val="000000"/>
                          </w:rPr>
                          <w:t xml:space="preserve"> </w:t>
                        </w:r>
                      </w:p>
                    </w:txbxContent>
                  </v:textbox>
                </v:rect>
                <v:line id="Line 1695" o:spid="_x0000_s1401" style="position:absolute;visibility:visible;mso-wrap-style:square" from="4778,7996" to="7525,7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NIesUAAADdAAAADwAAAGRycy9kb3ducmV2LnhtbESPS2/CMBCE75X6H6yt1FtxIJRHwCBo&#10;Kcqt4nVfxUscEa+j2IXw73GlSj2OZuYbzXzZ2VpcqfWVYwX9XgKCuHC64lLB8fD1NgHhA7LG2jEp&#10;uJOH5eL5aY6Zdjfe0XUfShEh7DNUYEJoMil9Ycii77mGOHpn11oMUbal1C3eItzWcpAkI2mx4rhg&#10;sKEPQ8Vl/2MVnPI1f/ZX32YTmnx82qbpqBiyUq8v3WoGIlAX/sN/7VwrGLynU/h9E5+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NIesUAAADdAAAADwAAAAAAAAAA&#10;AAAAAAChAgAAZHJzL2Rvd25yZXYueG1sUEsFBgAAAAAEAAQA+QAAAJMDAAAAAA==&#10;" strokeweight=".7pt">
                  <v:stroke endarrow="block" endarrowwidth="narrow"/>
                </v:line>
                <v:shape id="Freeform 1696" o:spid="_x0000_s1402" style="position:absolute;left:5770;top:6935;width:276;height:2195;visibility:visible;mso-wrap-style:square;v-text-anchor:top" coordsize="276,2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v8ycEA&#10;AADdAAAADwAAAGRycy9kb3ducmV2LnhtbERPzWrCQBC+F3yHZQRvddNorUZXEaUgeFHrAwzZMQnN&#10;zsbsqPHtuwehx4/vf7HqXK3u1IbKs4GPYQKKOPe24sLA+ef7fQoqCLLF2jMZeFKA1bL3tsDM+gcf&#10;6X6SQsUQDhkaKEWaTOuQl+QwDH1DHLmLbx1KhG2hbYuPGO5qnSbJRDusODaU2NCmpPz3dHMGtFzS&#10;rzMf9mFz3e7HdiTrqZ0ZM+h36zkooU7+xS/3zhpIP8dxf3wTn4B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r/MnBAAAA3QAAAA8AAAAAAAAAAAAAAAAAmAIAAGRycy9kb3du&#10;cmV2LnhtbFBLBQYAAAAABAAEAPUAAACGAwAAAAA=&#10;" path="m276,l175,273,130,412,89,549,51,685,24,822,7,961,,1097r7,137l24,1371r27,138l89,1646r41,139l175,1922r101,273e" filled="f" strokeweight=".7pt">
                  <v:path arrowok="t" o:connecttype="custom" o:connectlocs="276,0;175,273;130,412;89,549;51,685;24,822;7,961;0,1097;7,1234;24,1371;51,1509;89,1646;130,1785;175,1922;276,2195" o:connectangles="0,0,0,0,0,0,0,0,0,0,0,0,0,0,0"/>
                </v:shape>
                <v:shape id="Freeform 1697" o:spid="_x0000_s1403" style="position:absolute;left:6870;top:6935;width:274;height:2195;visibility:visible;mso-wrap-style:square;v-text-anchor:top" coordsize="274,2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jVZsQA&#10;AADdAAAADwAAAGRycy9kb3ducmV2LnhtbESPQYvCMBCF7wv+hzCCtzW16CLVKCIoiqd19+BxbMam&#10;2ExKE2v11xthYY+PN+978+bLzlaipcaXjhWMhgkI4tzpkgsFvz+bzykIH5A1Vo5JwYM8LBe9jzlm&#10;2t35m9pjKESEsM9QgQmhzqT0uSGLfuhq4uhdXGMxRNkUUjd4j3BbyTRJvqTFkmODwZrWhvLr8Wbj&#10;G+FA2/b52JxNeqqStdwXJzNRatDvVjMQgbrwf/yX3mkF6WQ8gveaiAC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I1WbEAAAA3QAAAA8AAAAAAAAAAAAAAAAAmAIAAGRycy9k&#10;b3ducmV2LnhtbFBLBQYAAAAABAAEAPUAAACJAwAAAAA=&#10;" path="m,l101,273r46,139l187,549r36,136l252,822r17,139l274,1097r-5,70l266,1244r-28,155l202,1560r-46,156l106,1866r-24,68l63,1998r-22,60l22,2113r-12,46l,2195e" filled="f" strokeweight=".7pt">
                  <v:path arrowok="t" o:connecttype="custom" o:connectlocs="0,0;101,273;147,412;187,549;223,685;252,822;269,961;274,1097;269,1167;266,1244;238,1399;202,1560;156,1716;106,1866;82,1934;63,1998;41,2058;22,2113;10,2159;0,2195" o:connectangles="0,0,0,0,0,0,0,0,0,0,0,0,0,0,0,0,0,0,0,0"/>
                </v:shape>
                <v:shape id="Freeform 1698" o:spid="_x0000_s1404" style="position:absolute;left:6046;top:6935;width:824;height:137;visibility:visible;mso-wrap-style:square;v-text-anchor:top" coordsize="824,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P9W8gA&#10;AADdAAAADwAAAGRycy9kb3ducmV2LnhtbESPT2sCMRTE74V+h/AKXkSzXayV1ShFqHixoFXE22Pz&#10;9g9uXrZJ1LWfvikUehxm5jfMbNGZRlzJ+dqygudhAoI4t7rmUsH+830wAeEDssbGMim4k4fF/PFh&#10;hpm2N97SdRdKESHsM1RQhdBmUvq8IoN+aFvi6BXWGQxRulJqh7cIN41Mk2QsDdYcFypsaVlRft5d&#10;jAKHp+I4XvYPr/dV8eG+NufvtL9XqvfUvU1BBOrCf/ivvdYK0pdR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o/1byAAAAN0AAAAPAAAAAAAAAAAAAAAAAJgCAABk&#10;cnMvZG93bnJldi54bWxQSwUGAAAAAAQABAD1AAAAjQMAAAAA&#10;" path="m,l105,51,206,96r50,12l311,122r51,10l412,137r55,-5l527,118r60,-17l645,77,700,53,750,31,791,12,824,e" filled="f" strokeweight=".7pt">
                  <v:path arrowok="t" o:connecttype="custom" o:connectlocs="0,0;105,51;206,96;256,108;311,122;362,132;412,137;467,132;527,118;587,101;645,77;700,53;750,31;791,12;824,0" o:connectangles="0,0,0,0,0,0,0,0,0,0,0,0,0,0,0"/>
                </v:shape>
                <v:shape id="Freeform 1699" o:spid="_x0000_s1405" style="position:absolute;left:6046;top:9017;width:824;height:137;visibility:visible;mso-wrap-style:square;v-text-anchor:top" coordsize="824,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9YwMgA&#10;AADdAAAADwAAAGRycy9kb3ducmV2LnhtbESPT2sCMRTE74V+h/AKvUjNdq1WVqMUocVLBa1FvD02&#10;b//g5mWbpLr66Ruh4HGYmd8w03lnGnEk52vLCp77CQji3OqaSwXbr/enMQgfkDU2lknBmTzMZ/d3&#10;U8y0PfGajptQighhn6GCKoQ2k9LnFRn0fdsSR6+wzmCI0pVSOzxFuGlkmiQjabDmuFBhS4uK8sPm&#10;1yhwuC92o0Xv+/X8Uazcz+fhkva2Sj0+dG8TEIG6cAv/t5daQTp8GcD1TXwCcv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71jAyAAAAN0AAAAPAAAAAAAAAAAAAAAAAJgCAABk&#10;cnMvZG93bnJldi54bWxQSwUGAAAAAAQABAD1AAAAjQMAAAAA&#10;" path="m,137l105,86,206,41,256,26,311,12,362,2,412,r50,2l518,12r50,14l618,41,724,86r100,51e" filled="f" strokeweight=".7pt">
                  <v:path arrowok="t" o:connecttype="custom" o:connectlocs="0,137;105,86;206,41;256,26;311,12;362,2;412,0;462,2;518,12;568,26;618,41;724,86;824,137" o:connectangles="0,0,0,0,0,0,0,0,0,0,0,0,0"/>
                </v:shape>
                <v:line id="Line 1700" o:spid="_x0000_s1406" style="position:absolute;flip:y;visibility:visible;mso-wrap-style:square" from="6458,6523" to="6459,9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5DMsUAAADdAAAADwAAAGRycy9kb3ducmV2LnhtbESPQWsCMRSE74L/ITyhN80qWmRrFBUU&#10;b6Ir0t5eN8/dxeRlu4m6/feNUPA4zMw3zGzRWiPu1PjKsYLhIAFBnDtdcaHglG36UxA+IGs0jknB&#10;L3lYzLudGabaPfhA92MoRISwT1FBGUKdSunzkiz6gauJo3dxjcUQZVNI3eAjwq2RoyR5lxYrjgsl&#10;1rQuKb8eb1ZBZrZ03m8yXa++8PNnl5/N92Sr1FuvXX6ACNSGV/i/vdMKRpPxGJ5v4hO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5DMsUAAADdAAAADwAAAAAAAAAA&#10;AAAAAAChAgAAZHJzL2Rvd25yZXYueG1sUEsFBgAAAAAEAAQA+QAAAJMDAAAAAA==&#10;" strokeweight=".7pt"/>
                <v:rect id="Rectangle 1701" o:spid="_x0000_s1407" style="position:absolute;left:4709;top:7757;width:412;height: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DhsYA&#10;AADdAAAADwAAAGRycy9kb3ducmV2LnhtbESPW4vCMBSE3wX/QziCb5p4aXG7RlkWhAXdBy+wr4fm&#10;2JZtTmoTtfvvjbDg4zAz3zDLdWdrcaPWV441TMYKBHHuTMWFhtNxM1qA8AHZYO2YNPyRh/Wq31ti&#10;Ztyd93Q7hEJECPsMNZQhNJmUPi/Joh+7hjh6Z9daDFG2hTQt3iPc1nKqVCotVhwXSmzos6T893C1&#10;GjCdm8v3ebY7bq8pvhWd2iQ/SuvhoPt4BxGoC6/wf/vLaJgm8wSeb+IT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HDhsYAAADdAAAADwAAAAAAAAAAAAAAAACYAgAAZHJz&#10;L2Rvd25yZXYueG1sUEsFBgAAAAAEAAQA9QAAAIsDAAAAAA==&#10;" stroked="f"/>
                <v:line id="Line 1702" o:spid="_x0000_s1408" style="position:absolute;flip:y;visibility:visible;mso-wrap-style:square" from="5094,6523" to="5095,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wWGccAAADdAAAADwAAAGRycy9kb3ducmV2LnhtbESPQUvDQBSE74L/YXmCN7ux2hhit0XE&#10;QE8trdL2+Mg+s8Hs2yS7pvHfdwsFj8PMfMPMl6NtxEC9rx0reJwkIIhLp2uuFHx9Fg8ZCB+QNTaO&#10;ScEfeVgubm/mmGt34i0Nu1CJCGGfowITQptL6UtDFv3EtcTR+3a9xRBlX0nd4ynCbSOnSZJKizXH&#10;BYMtvRsqf3a/VsFhn72s98fOZPzUdWYzFB+roVDq/m58ewURaAz/4Wt7pRVMZ88pXN7EJyAX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7BYZxwAAAN0AAAAPAAAAAAAA&#10;AAAAAAAAAKECAABkcnMvZG93bnJldi54bWxQSwUGAAAAAAQABAD5AAAAlQMAAAAA&#10;" strokeweight=".7pt">
                  <v:stroke endarrow="block" endarrowwidth="narrow"/>
                </v:line>
                <v:line id="Line 1703" o:spid="_x0000_s1409" style="position:absolute;visibility:visible;mso-wrap-style:square" from="5093,7896" to="6476,7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nV+scAAADdAAAADwAAAGRycy9kb3ducmV2LnhtbESPQWsCMRSE7wX/Q3hCb5pVWmtXo4i0&#10;UCgIWtEeH5vnZnXzsm6iu/XXNwWhx2FmvmGm89aW4kq1LxwrGPQTEMSZ0wXnCrZf770xCB+QNZaO&#10;ScEPeZjPOg9TTLVreE3XTchFhLBPUYEJoUql9Jkhi77vKuLoHVxtMURZ51LX2ES4LeUwSUbSYsFx&#10;wWBFS0PZaXOxCr5X+vS6fxuZz3NT6d3geMna20qpx267mIAI1Ib/8L39oRUMn59e4O9NfAJy9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qdX6xwAAAN0AAAAPAAAAAAAA&#10;AAAAAAAAAKECAABkcnMvZG93bnJldi54bWxQSwUGAAAAAAQABAD5AAAAlQMAAAAA&#10;" strokeweight=".7pt">
                  <v:stroke startarrow="block" startarrowwidth="narrow" endarrow="block" endarrowwidth="narrow"/>
                </v:line>
                <v:rect id="Rectangle 1704" o:spid="_x0000_s1410" style="position:absolute;left:5260;top:6384;width:479;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sGMMA&#10;AADdAAAADwAAAGRycy9kb3ducmV2LnhtbERPz2vCMBS+C/sfwhvspslcLbMzyhgUBs6DdeD10Tzb&#10;suala2Lb/ffmMPD48f3e7CbbioF63zjW8LxQIIhLZxquNHyf8vkrCB+QDbaOScMfedhtH2YbzIwb&#10;+UhDESoRQ9hnqKEOocuk9GVNFv3CdcSRu7jeYoiwr6TpcYzhtpVLpVJpseHYUGNHHzWVP8XVasA0&#10;Mb+Hy8vXaX9NcV1NKl+dldZPj9P7G4hAU7iL/92fRsNylcS58U18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BsGMMAAADdAAAADwAAAAAAAAAAAAAAAACYAgAAZHJzL2Rv&#10;d25yZXYueG1sUEsFBgAAAAAEAAQA9QAAAIgDAAAAAA==&#10;" stroked="f"/>
                <v:shape id="Text Box 1705" o:spid="_x0000_s1411" type="#_x0000_t202" style="position:absolute;left:2016;top:738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vcMYA&#10;AADdAAAADwAAAGRycy9kb3ducmV2LnhtbESPQWvCQBSE7wX/w/KE3upGaUWjq4goCIXSGA8en9ln&#10;sph9G7Orpv++Wyh4HGbmG2a+7Gwt7tR641jBcJCAIC6cNlwqOOTbtwkIH5A11o5JwQ95WC56L3NM&#10;tXtwRvd9KEWEsE9RQRVCk0rpi4os+oFriKN3dq3FEGVbSt3iI8JtLUdJMpYWDceFChtaV1Rc9jer&#10;YHXkbGOuX6fv7JyZPJ8m/Dm+KPXa71YzEIG68Az/t3dawejjfQp/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yvcMYAAADdAAAADwAAAAAAAAAAAAAAAACYAgAAZHJz&#10;L2Rvd25yZXYueG1sUEsFBgAAAAAEAAQA9QAAAIsDAAAAAA==&#10;" filled="f" stroked="f">
                  <v:textbox inset="0,0,0,0">
                    <w:txbxContent>
                      <w:p w14:paraId="5F5A28FC" w14:textId="77777777" w:rsidR="004D6677" w:rsidRPr="00407E72" w:rsidRDefault="004D6677" w:rsidP="007B58AF">
                        <w:pPr>
                          <w:rPr>
                            <w:rFonts w:ascii="Times New Roman" w:hAnsi="Times New Roman" w:cs="Times New Roman"/>
                            <w:sz w:val="16"/>
                            <w:szCs w:val="16"/>
                          </w:rPr>
                        </w:pPr>
                        <w:r w:rsidRPr="00407E72">
                          <w:rPr>
                            <w:rFonts w:ascii="Times New Roman" w:hAnsi="Times New Roman" w:cs="Times New Roman"/>
                            <w:sz w:val="16"/>
                            <w:szCs w:val="16"/>
                          </w:rPr>
                          <w:t>180km</w:t>
                        </w:r>
                      </w:p>
                    </w:txbxContent>
                  </v:textbox>
                </v:shape>
                <v:shape id="Text Box 1706" o:spid="_x0000_s1412" type="#_x0000_t202" style="position:absolute;left:2511;top:7549;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MMQA&#10;AADdAAAADwAAAGRycy9kb3ducmV2LnhtbERPz2vCMBS+C/sfwhN201RB0dpUZGwwGIzV7rDjs3lt&#10;Q5uXrsm0+++Xw8Djx/c7O062F1cavXGsYLVMQBBXThtuFHyWL4sdCB+QNfaOScEveTjmD7MMU+1u&#10;XND1HBoRQ9inqKANYUil9FVLFv3SDcSRq91oMUQ4NlKPeIvhtpfrJNlKi4ZjQ4sDPbVUdecfq+D0&#10;xcWz+X6/fBR1Ycpyn/DbtlPqcT6dDiACTeEu/ne/agXrzSbuj2/iE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vkDDEAAAA3QAAAA8AAAAAAAAAAAAAAAAAmAIAAGRycy9k&#10;b3ducmV2LnhtbFBLBQYAAAAABAAEAPUAAACJAwAAAAA=&#10;" filled="f" stroked="f">
                  <v:textbox inset="0,0,0,0">
                    <w:txbxContent>
                      <w:p w14:paraId="45D3307D" w14:textId="77777777" w:rsidR="004D6677" w:rsidRPr="00407E72" w:rsidRDefault="004D6677" w:rsidP="007B58AF">
                        <w:pPr>
                          <w:rPr>
                            <w:rFonts w:ascii="Times New Roman" w:hAnsi="Times New Roman" w:cs="Times New Roman"/>
                            <w:sz w:val="16"/>
                            <w:szCs w:val="16"/>
                          </w:rPr>
                        </w:pPr>
                        <w:r w:rsidRPr="00407E72">
                          <w:rPr>
                            <w:rFonts w:ascii="Times New Roman" w:hAnsi="Times New Roman" w:cs="Times New Roman"/>
                            <w:sz w:val="16"/>
                            <w:szCs w:val="16"/>
                          </w:rPr>
                          <w:t>180km</w:t>
                        </w:r>
                      </w:p>
                    </w:txbxContent>
                  </v:textbox>
                </v:shape>
                <v:shape id="Text Box 1707" o:spid="_x0000_s1413" type="#_x0000_t202" style="position:absolute;left:2601;top:648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1q8UA&#10;AADdAAAADwAAAGRycy9kb3ducmV2LnhtbESPQWvCQBSE70L/w/KE3nSjoGh0FSkWCgUxxkOPr9ln&#10;sph9G7NbTf+9Kwgeh5n5hlmuO1uLK7XeOFYwGiYgiAunDZcKjvnnYAbCB2SNtWNS8E8e1qu33hJT&#10;7W6c0fUQShEh7FNUUIXQpFL6oiKLfuga4uidXGsxRNmWUrd4i3Bby3GSTKVFw3GhwoY+KirOhz+r&#10;YPPD2dZcdr/77JSZPJ8n/D09K/Xe7zYLEIG68Ao/219awXgyGcH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zWrxQAAAN0AAAAPAAAAAAAAAAAAAAAAAJgCAABkcnMv&#10;ZG93bnJldi54bWxQSwUGAAAAAAQABAD1AAAAigMAAAAA&#10;" filled="f" stroked="f">
                  <v:textbox inset="0,0,0,0">
                    <w:txbxContent>
                      <w:p w14:paraId="34330B4F"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Kinh tuyến giữa</w:t>
                        </w:r>
                      </w:p>
                    </w:txbxContent>
                  </v:textbox>
                </v:shape>
                <v:shape id="Text Box 1708" o:spid="_x0000_s1414" type="#_x0000_t202" style="position:absolute;left:4566;top:7879;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Gr3MUA&#10;AADdAAAADwAAAGRycy9kb3ducmV2LnhtbESPQWvCQBSE7wX/w/IEb3VjQGmjq4goCIXSGA8en9ln&#10;sph9G7Orpv++Wyj0OMzMN8xi1dtGPKjzxrGCyTgBQVw6bbhScCx2r28gfEDW2DgmBd/kYbUcvCww&#10;0+7JOT0OoRIRwj5DBXUIbSalL2uy6MeuJY7exXUWQ5RdJXWHzwi3jUyTZCYtGo4LNba0qam8Hu5W&#10;wfrE+dbcPs9f+SU3RfGe8MfsqtRo2K/nIAL14T/8195rBel0ms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savcxQAAAN0AAAAPAAAAAAAAAAAAAAAAAJgCAABkcnMv&#10;ZG93bnJldi54bWxQSwUGAAAAAAQABAD1AAAAigMAAAAA&#10;" filled="f" stroked="f">
                  <v:textbox inset="0,0,0,0">
                    <w:txbxContent>
                      <w:p w14:paraId="7C8EBCC2" w14:textId="77777777" w:rsidR="004D6677" w:rsidRPr="00407E72" w:rsidRDefault="004D6677" w:rsidP="007B58AF">
                        <w:pPr>
                          <w:rPr>
                            <w:rFonts w:ascii="Times New Roman" w:hAnsi="Times New Roman" w:cs="Times New Roman"/>
                            <w:sz w:val="16"/>
                            <w:szCs w:val="16"/>
                          </w:rPr>
                        </w:pPr>
                        <w:r w:rsidRPr="00407E72">
                          <w:rPr>
                            <w:rFonts w:ascii="Times New Roman" w:hAnsi="Times New Roman" w:cs="Times New Roman"/>
                            <w:sz w:val="16"/>
                            <w:szCs w:val="16"/>
                          </w:rPr>
                          <w:t>0km</w:t>
                        </w:r>
                      </w:p>
                    </w:txbxContent>
                  </v:textbox>
                </v:shape>
                <v:shape id="Text Box 1709" o:spid="_x0000_s1415" type="#_x0000_t202" style="position:absolute;left:5196;top:7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0OR8YA&#10;AADdAAAADwAAAGRycy9kb3ducmV2LnhtbESPQWvCQBSE70L/w/KE3nSjRbHRVaRYEIRijIcen9ln&#10;sph9G7NbTf99tyB4HGbmG2ax6mwtbtR641jBaJiAIC6cNlwqOOafgxkIH5A11o5JwS95WC1fegtM&#10;tbtzRrdDKEWEsE9RQRVCk0rpi4os+qFriKN3dq3FEGVbSt3iPcJtLcdJMpUWDceFChv6qKi4HH6s&#10;gvU3Zxtz/Trts3Nm8vw94d30otRrv1vPQQTqwjP8aG+1gvFk8gb/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0OR8YAAADdAAAADwAAAAAAAAAAAAAAAACYAgAAZHJz&#10;L2Rvd25yZXYueG1sUEsFBgAAAAAEAAQA9QAAAIsDAAAAAA==&#10;" filled="f" stroked="f">
                  <v:textbox inset="0,0,0,0">
                    <w:txbxContent>
                      <w:p w14:paraId="2A7759AF" w14:textId="77777777" w:rsidR="004D6677" w:rsidRPr="00407E72" w:rsidRDefault="004D6677" w:rsidP="007B58AF">
                        <w:pPr>
                          <w:rPr>
                            <w:rFonts w:ascii="Times New Roman" w:hAnsi="Times New Roman" w:cs="Times New Roman"/>
                            <w:sz w:val="16"/>
                            <w:szCs w:val="16"/>
                          </w:rPr>
                        </w:pPr>
                        <w:r w:rsidRPr="00407E72">
                          <w:rPr>
                            <w:rFonts w:ascii="Times New Roman" w:hAnsi="Times New Roman" w:cs="Times New Roman"/>
                            <w:sz w:val="16"/>
                            <w:szCs w:val="16"/>
                          </w:rPr>
                          <w:t>500km</w:t>
                        </w:r>
                      </w:p>
                    </w:txbxContent>
                  </v:textbox>
                </v:shape>
                <v:shape id="Text Box 1710" o:spid="_x0000_s1416" type="#_x0000_t202" style="position:absolute;left:6561;top:648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SWM8YA&#10;AADdAAAADwAAAGRycy9kb3ducmV2LnhtbESPQWvCQBSE70L/w/KE3nSjVLHRVaRYEIRijIcen9ln&#10;sph9G7NbTf99tyB4HGbmG2ax6mwtbtR641jBaJiAIC6cNlwqOOafgxkIH5A11o5JwS95WC1fegtM&#10;tbtzRrdDKEWEsE9RQRVCk0rpi4os+qFriKN3dq3FEGVbSt3iPcJtLcdJMpUWDceFChv6qKi4HH6s&#10;gvU3Zxtz/Trts3Nm8vw94d30otRrv1vPQQTqwjP8aG+1gvFk8gb/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SWM8YAAADdAAAADwAAAAAAAAAAAAAAAACYAgAAZHJz&#10;L2Rvd25yZXYueG1sUEsFBgAAAAAEAAQA9QAAAIsDAAAAAA==&#10;" filled="f" stroked="f">
                  <v:textbox inset="0,0,0,0">
                    <w:txbxContent>
                      <w:p w14:paraId="1ED2AFF8"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Kinh tuyến giữa</w:t>
                        </w:r>
                      </w:p>
                    </w:txbxContent>
                  </v:textbox>
                </v:shape>
                <v:shape id="Text Box 1711" o:spid="_x0000_s1417" type="#_x0000_t202" style="position:absolute;left:5271;top:634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zqMUA&#10;AADdAAAADwAAAGRycy9kb3ducmV2LnhtbESPQWvCQBSE7wX/w/KE3upGIdJGVxFRKBSKMR48PrPP&#10;ZDH7NmZXTf99Vyj0OMzMN8x82dtG3KnzxrGC8SgBQVw6bbhScCi2b+8gfEDW2DgmBT/kYbkYvMwx&#10;0+7BOd33oRIRwj5DBXUIbSalL2uy6EeuJY7e2XUWQ5RdJXWHjwi3jZwkyVRaNBwXamxpXVN52d+s&#10;gtWR8425fp92+Tk3RfGR8Nf0otTrsF/NQATqw3/4r/2pFUzSNIXn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WDOoxQAAAN0AAAAPAAAAAAAAAAAAAAAAAJgCAABkcnMv&#10;ZG93bnJldi54bWxQSwUGAAAAAAQABAD1AAAAigMAAAAA&#10;" filled="f" stroked="f">
                  <v:textbox inset="0,0,0,0">
                    <w:txbxContent>
                      <w:p w14:paraId="351C26A6" w14:textId="77777777" w:rsidR="004D6677" w:rsidRPr="007E5D3C" w:rsidRDefault="004D6677" w:rsidP="007B58AF">
                        <w:pPr>
                          <w:rPr>
                            <w:sz w:val="20"/>
                          </w:rPr>
                        </w:pPr>
                        <w:r>
                          <w:rPr>
                            <w:sz w:val="20"/>
                          </w:rPr>
                          <w:t>X</w:t>
                        </w:r>
                      </w:p>
                    </w:txbxContent>
                  </v:textbox>
                </v:shape>
                <v:shape id="Text Box 1712" o:spid="_x0000_s1418" type="#_x0000_t202" style="position:absolute;left:3321;top:756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t38UA&#10;AADdAAAADwAAAGRycy9kb3ducmV2LnhtbESPQWvCQBSE7wX/w/KE3upGwVCjq4goFAqlMR48PrPP&#10;ZDH7NmZXTf99t1DwOMzMN8xi1dtG3KnzxrGC8SgBQVw6bbhScCh2b+8gfEDW2DgmBT/kYbUcvCww&#10;0+7BOd33oRIRwj5DBXUIbSalL2uy6EeuJY7e2XUWQ5RdJXWHjwi3jZwkSSotGo4LNba0qam87G9W&#10;wfrI+dZcv07f+Tk3RTFL+DO9KPU67NdzEIH68Az/tz+0gsl0msLf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iq3fxQAAAN0AAAAPAAAAAAAAAAAAAAAAAJgCAABkcnMv&#10;ZG93bnJldi54bWxQSwUGAAAAAAQABAD1AAAAigMAAAAA&#10;" filled="f" stroked="f">
                  <v:textbox inset="0,0,0,0">
                    <w:txbxContent>
                      <w:p w14:paraId="64B07A73" w14:textId="77777777" w:rsidR="004D6677" w:rsidRPr="00407E72" w:rsidRDefault="004D6677" w:rsidP="007B58AF">
                        <w:pPr>
                          <w:rPr>
                            <w:rFonts w:ascii="Times New Roman" w:hAnsi="Times New Roman" w:cs="Times New Roman"/>
                            <w:sz w:val="20"/>
                          </w:rPr>
                        </w:pPr>
                        <w:r w:rsidRPr="00407E72">
                          <w:rPr>
                            <w:rFonts w:ascii="Times New Roman" w:hAnsi="Times New Roman" w:cs="Times New Roman"/>
                            <w:sz w:val="20"/>
                          </w:rPr>
                          <w:t>Xích đạo</w:t>
                        </w:r>
                      </w:p>
                    </w:txbxContent>
                  </v:textbox>
                </v:shape>
                <v:rect id="Rectangle 1713" o:spid="_x0000_s1419" style="position:absolute;left:1161;top:6124;width:684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5bycQA&#10;AADdAAAADwAAAGRycy9kb3ducmV2LnhtbESPQWvCQBSE74L/YXkFb7qJYNXUVcRWqkejl9we2dds&#10;aPZtyK6a/vuuIHgcZuYbZrXpbSNu1PnasYJ0koAgLp2uuVJwOe/HCxA+IGtsHJOCP/KwWQ8HK8y0&#10;u/OJbnmoRISwz1CBCaHNpPSlIYt+4lri6P24zmKIsquk7vAe4baR0yR5lxZrjgsGW9oZKn/zq1Vw&#10;LfLP5WG++2qPxXchbZqkZnlRavTWbz9ABOrDK/xsH7SC6Ww2h8eb+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OW8nEAAAA3QAAAA8AAAAAAAAAAAAAAAAAmAIAAGRycy9k&#10;b3ducmV2LnhtbFBLBQYAAAAABAAEAPUAAACJAwAAAAA=&#10;" filled="f">
                  <v:stroke dashstyle="1 1" endcap="round"/>
                </v:rect>
                <v:shape id="Text Box 1714" o:spid="_x0000_s1420" type="#_x0000_t202" style="position:absolute;left:1161;top:9904;width:68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mcNsQA&#10;AADdAAAADwAAAGRycy9kb3ducmV2LnhtbERPz2vCMBS+C/sfwhN201RB0dpUZGwwGIzV7rDjs3lt&#10;Q5uXrsm0+++Xw8Djx/c7O062F1cavXGsYLVMQBBXThtuFHyWL4sdCB+QNfaOScEveTjmD7MMU+1u&#10;XND1HBoRQ9inqKANYUil9FVLFv3SDcSRq91oMUQ4NlKPeIvhtpfrJNlKi4ZjQ4sDPbVUdecfq+D0&#10;xcWz+X6/fBR1Ycpyn/DbtlPqcT6dDiACTeEu/ne/agXrzSbOjW/iE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ZnDbEAAAA3QAAAA8AAAAAAAAAAAAAAAAAmAIAAGRycy9k&#10;b3ducmV2LnhtbFBLBQYAAAAABAAEAPUAAACJAwAAAAA=&#10;" filled="f" stroked="f">
                  <v:textbox inset="0,0,0,0">
                    <w:txbxContent>
                      <w:p w14:paraId="4EEB1ADE" w14:textId="77777777" w:rsidR="004D6677" w:rsidRPr="00407E72" w:rsidRDefault="004D6677" w:rsidP="007B58AF">
                        <w:pPr>
                          <w:jc w:val="center"/>
                          <w:rPr>
                            <w:rFonts w:ascii="Times New Roman" w:hAnsi="Times New Roman" w:cs="Times New Roman"/>
                            <w:i/>
                            <w:iCs/>
                          </w:rPr>
                        </w:pPr>
                        <w:r w:rsidRPr="00407E72">
                          <w:rPr>
                            <w:rFonts w:ascii="Times New Roman" w:hAnsi="Times New Roman" w:cs="Times New Roman"/>
                            <w:b/>
                            <w:bCs/>
                            <w:i/>
                            <w:iCs/>
                          </w:rPr>
                          <w:t>Hình 2.12.</w:t>
                        </w:r>
                        <w:r w:rsidRPr="00407E72">
                          <w:rPr>
                            <w:rFonts w:ascii="Times New Roman" w:hAnsi="Times New Roman" w:cs="Times New Roman"/>
                            <w:i/>
                            <w:iCs/>
                          </w:rPr>
                          <w:t xml:space="preserve"> Phép chiếu và hệ toạ độ lưới UTM</w:t>
                        </w:r>
                      </w:p>
                    </w:txbxContent>
                  </v:textbox>
                </v:shape>
                <w10:anchorlock/>
              </v:group>
            </w:pict>
          </mc:Fallback>
        </mc:AlternateContent>
      </w:r>
    </w:p>
    <w:p w14:paraId="6067848E" w14:textId="5FBE9A4D" w:rsidR="007B58AF" w:rsidRPr="00283743" w:rsidDel="00BD5D1F" w:rsidRDefault="007B58AF" w:rsidP="007B58AF">
      <w:pPr>
        <w:spacing w:before="120" w:after="120"/>
        <w:jc w:val="both"/>
        <w:rPr>
          <w:del w:id="225" w:author="Windows User" w:date="2019-02-20T14:07:00Z"/>
          <w:rFonts w:ascii="Times New Roman" w:hAnsi="Times New Roman" w:cs="Times New Roman"/>
          <w:sz w:val="26"/>
          <w:szCs w:val="26"/>
        </w:rPr>
      </w:pPr>
    </w:p>
    <w:p w14:paraId="7E55309F" w14:textId="2E325B5C" w:rsidR="007B58AF" w:rsidRPr="00283743" w:rsidDel="00BD5D1F" w:rsidRDefault="007B58AF" w:rsidP="007B58AF">
      <w:pPr>
        <w:spacing w:before="120" w:after="120"/>
        <w:jc w:val="both"/>
        <w:rPr>
          <w:del w:id="226" w:author="Windows User" w:date="2019-02-20T14:07:00Z"/>
          <w:rFonts w:ascii="Times New Roman" w:hAnsi="Times New Roman" w:cs="Times New Roman"/>
          <w:sz w:val="26"/>
          <w:szCs w:val="26"/>
        </w:rPr>
      </w:pPr>
    </w:p>
    <w:p w14:paraId="25373954" w14:textId="5CE794AA" w:rsidR="007B58AF" w:rsidRPr="00283743" w:rsidDel="00BD5D1F" w:rsidRDefault="007B58AF" w:rsidP="007B58AF">
      <w:pPr>
        <w:spacing w:before="120" w:after="120"/>
        <w:jc w:val="both"/>
        <w:rPr>
          <w:del w:id="227" w:author="Windows User" w:date="2019-02-20T14:07:00Z"/>
          <w:rFonts w:ascii="Times New Roman" w:hAnsi="Times New Roman" w:cs="Times New Roman"/>
          <w:sz w:val="26"/>
          <w:szCs w:val="26"/>
        </w:rPr>
      </w:pPr>
    </w:p>
    <w:p w14:paraId="529EFED7" w14:textId="3B3F1919" w:rsidR="007B58AF" w:rsidRPr="00283743" w:rsidDel="00BD5D1F" w:rsidRDefault="007B58AF" w:rsidP="007B58AF">
      <w:pPr>
        <w:spacing w:before="120" w:after="120"/>
        <w:ind w:firstLine="567"/>
        <w:jc w:val="both"/>
        <w:rPr>
          <w:del w:id="228" w:author="Windows User" w:date="2019-02-20T14:07:00Z"/>
          <w:rFonts w:ascii="Times New Roman" w:hAnsi="Times New Roman" w:cs="Times New Roman"/>
          <w:sz w:val="26"/>
          <w:szCs w:val="26"/>
        </w:rPr>
      </w:pPr>
    </w:p>
    <w:p w14:paraId="38A36834" w14:textId="7EB297AA" w:rsidR="007B58AF" w:rsidRPr="00283743" w:rsidDel="00BD5D1F" w:rsidRDefault="007B58AF" w:rsidP="007B58AF">
      <w:pPr>
        <w:spacing w:before="120" w:after="120"/>
        <w:ind w:firstLine="567"/>
        <w:jc w:val="both"/>
        <w:rPr>
          <w:del w:id="229" w:author="Windows User" w:date="2019-02-20T14:07:00Z"/>
          <w:rFonts w:ascii="Times New Roman" w:hAnsi="Times New Roman" w:cs="Times New Roman"/>
          <w:sz w:val="26"/>
          <w:szCs w:val="26"/>
        </w:rPr>
      </w:pPr>
    </w:p>
    <w:p w14:paraId="6FE17485" w14:textId="24714ED1" w:rsidR="007B58AF" w:rsidRPr="00283743" w:rsidDel="00BD5D1F" w:rsidRDefault="007B58AF" w:rsidP="007B58AF">
      <w:pPr>
        <w:spacing w:before="120" w:after="120"/>
        <w:ind w:firstLine="567"/>
        <w:jc w:val="both"/>
        <w:rPr>
          <w:del w:id="230" w:author="Windows User" w:date="2019-02-20T14:07:00Z"/>
          <w:rFonts w:ascii="Times New Roman" w:hAnsi="Times New Roman" w:cs="Times New Roman"/>
          <w:sz w:val="26"/>
          <w:szCs w:val="26"/>
        </w:rPr>
      </w:pPr>
    </w:p>
    <w:p w14:paraId="37400628" w14:textId="29E97DB8" w:rsidR="007B58AF" w:rsidRPr="00283743" w:rsidDel="00BD5D1F" w:rsidRDefault="007B58AF" w:rsidP="007B58AF">
      <w:pPr>
        <w:spacing w:before="120" w:after="120"/>
        <w:ind w:firstLine="567"/>
        <w:jc w:val="both"/>
        <w:rPr>
          <w:del w:id="231" w:author="Windows User" w:date="2019-02-20T14:07:00Z"/>
          <w:rFonts w:ascii="Times New Roman" w:hAnsi="Times New Roman" w:cs="Times New Roman"/>
          <w:sz w:val="26"/>
          <w:szCs w:val="26"/>
        </w:rPr>
      </w:pPr>
    </w:p>
    <w:p w14:paraId="2E38FF7A" w14:textId="77777777" w:rsidR="00C70AD2" w:rsidRPr="00283743" w:rsidRDefault="007B58AF" w:rsidP="005F5568">
      <w:pPr>
        <w:pStyle w:val="Heading2"/>
        <w:numPr>
          <w:ilvl w:val="1"/>
          <w:numId w:val="38"/>
        </w:numPr>
        <w:tabs>
          <w:tab w:val="left" w:pos="567"/>
        </w:tabs>
        <w:spacing w:before="360" w:line="240" w:lineRule="auto"/>
        <w:rPr>
          <w:rFonts w:ascii="Times New Roman" w:hAnsi="Times New Roman" w:cs="Times New Roman"/>
          <w:b/>
          <w:color w:val="auto"/>
        </w:rPr>
      </w:pPr>
      <w:bookmarkStart w:id="232" w:name="_Toc533409979"/>
      <w:r w:rsidRPr="00283743">
        <w:rPr>
          <w:rFonts w:ascii="Times New Roman" w:hAnsi="Times New Roman" w:cs="Times New Roman"/>
          <w:b/>
          <w:color w:val="auto"/>
        </w:rPr>
        <w:t>HỆ QUI CHIẾU VN-2000</w:t>
      </w:r>
      <w:bookmarkEnd w:id="232"/>
    </w:p>
    <w:p w14:paraId="5BADC815" w14:textId="77777777" w:rsidR="007B58AF" w:rsidRPr="00283743" w:rsidRDefault="007B58AF"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233" w:name="_Toc533409980"/>
      <w:r w:rsidRPr="00283743">
        <w:rPr>
          <w:rFonts w:ascii="Times New Roman" w:hAnsi="Times New Roman" w:cs="Times New Roman"/>
          <w:b/>
          <w:color w:val="auto"/>
        </w:rPr>
        <w:t>Hệ tọa độ quy chiếu</w:t>
      </w:r>
      <w:bookmarkEnd w:id="233"/>
    </w:p>
    <w:p w14:paraId="34E1A286" w14:textId="3F52AFDD"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Do đặc điểm về mặt lịch sử, hiện tại bản đồ nước ta được xác lập trên nhiều hệ quy chiếu khác nhau. Trong đó, các bản đồ được dựng trước đây được xây dựng trên hai hệ quy chiếu khác nhau là INDIAN54 và HN72.  </w:t>
      </w:r>
      <w:del w:id="234" w:author="Windows User" w:date="2019-02-20T14:07:00Z">
        <w:r w:rsidRPr="00283743" w:rsidDel="00BD5D1F">
          <w:rPr>
            <w:rFonts w:ascii="Times New Roman" w:hAnsi="Times New Roman" w:cs="Times New Roman"/>
            <w:sz w:val="26"/>
            <w:szCs w:val="26"/>
          </w:rPr>
          <w:delText xml:space="preserve">Và </w:delText>
        </w:r>
      </w:del>
      <w:r w:rsidR="00BD5D1F" w:rsidRPr="00283743">
        <w:rPr>
          <w:rFonts w:ascii="Times New Roman" w:hAnsi="Times New Roman" w:cs="Times New Roman"/>
          <w:sz w:val="26"/>
          <w:szCs w:val="26"/>
        </w:rPr>
        <w:t xml:space="preserve">Hiện </w:t>
      </w:r>
      <w:r w:rsidRPr="00283743">
        <w:rPr>
          <w:rFonts w:ascii="Times New Roman" w:hAnsi="Times New Roman" w:cs="Times New Roman"/>
          <w:sz w:val="26"/>
          <w:szCs w:val="26"/>
        </w:rPr>
        <w:t xml:space="preserve">nay, hệ quy chiếu VN2000 đã được đưa vào sử dụng thống nhất trên toàn lãnh thổ. Các tham số xác định </w:t>
      </w:r>
      <w:r w:rsidR="00BD5D1F" w:rsidRPr="00283743">
        <w:rPr>
          <w:rFonts w:ascii="Times New Roman" w:hAnsi="Times New Roman" w:cs="Times New Roman"/>
          <w:sz w:val="26"/>
          <w:szCs w:val="26"/>
        </w:rPr>
        <w:t xml:space="preserve">Ellipsoid </w:t>
      </w:r>
      <w:r w:rsidRPr="00283743">
        <w:rPr>
          <w:rFonts w:ascii="Times New Roman" w:hAnsi="Times New Roman" w:cs="Times New Roman"/>
          <w:sz w:val="26"/>
          <w:szCs w:val="26"/>
        </w:rPr>
        <w:t>quy chiếu và phép chiếu bản đồ tương ứng mỗi hệ quy chiếu như sau:</w:t>
      </w:r>
    </w:p>
    <w:p w14:paraId="4F24C0CD" w14:textId="77777777" w:rsidR="007B58AF" w:rsidRPr="00283743" w:rsidRDefault="007B58AF" w:rsidP="005F5568">
      <w:pPr>
        <w:pStyle w:val="ListParagraph"/>
        <w:numPr>
          <w:ilvl w:val="0"/>
          <w:numId w:val="44"/>
        </w:numPr>
        <w:spacing w:before="120" w:after="120" w:line="240" w:lineRule="auto"/>
        <w:rPr>
          <w:rFonts w:ascii="Times New Roman" w:hAnsi="Times New Roman" w:cs="Times New Roman"/>
          <w:b/>
          <w:i/>
          <w:sz w:val="26"/>
          <w:szCs w:val="26"/>
        </w:rPr>
      </w:pPr>
      <w:r w:rsidRPr="00283743">
        <w:rPr>
          <w:rFonts w:ascii="Times New Roman" w:hAnsi="Times New Roman" w:cs="Times New Roman"/>
          <w:b/>
          <w:i/>
          <w:sz w:val="26"/>
          <w:szCs w:val="26"/>
        </w:rPr>
        <w:t>INDIAN54</w:t>
      </w:r>
    </w:p>
    <w:p w14:paraId="5005554F" w14:textId="77777777" w:rsidR="007B58AF" w:rsidRPr="00283743" w:rsidRDefault="007B58AF" w:rsidP="005F5568">
      <w:pPr>
        <w:numPr>
          <w:ilvl w:val="0"/>
          <w:numId w:val="37"/>
        </w:numPr>
        <w:tabs>
          <w:tab w:val="clear" w:pos="360"/>
          <w:tab w:val="num" w:pos="1267"/>
        </w:tabs>
        <w:spacing w:before="120" w:after="120" w:line="240" w:lineRule="auto"/>
        <w:ind w:left="1267" w:hanging="362"/>
        <w:jc w:val="both"/>
        <w:rPr>
          <w:rFonts w:ascii="Times New Roman" w:hAnsi="Times New Roman" w:cs="Times New Roman"/>
          <w:sz w:val="26"/>
          <w:szCs w:val="26"/>
        </w:rPr>
      </w:pPr>
      <w:r w:rsidRPr="00283743">
        <w:rPr>
          <w:rFonts w:ascii="Times New Roman" w:hAnsi="Times New Roman" w:cs="Times New Roman"/>
          <w:sz w:val="26"/>
          <w:szCs w:val="26"/>
        </w:rPr>
        <w:t>Ellipsoid quy chiếu:</w:t>
      </w:r>
    </w:p>
    <w:p w14:paraId="77A6938F" w14:textId="77777777" w:rsidR="007B58AF" w:rsidRPr="00283743" w:rsidRDefault="007B58AF" w:rsidP="007B58AF">
      <w:pPr>
        <w:spacing w:before="120" w:after="120"/>
        <w:ind w:left="1448"/>
        <w:rPr>
          <w:rFonts w:ascii="Times New Roman" w:hAnsi="Times New Roman" w:cs="Times New Roman"/>
          <w:sz w:val="26"/>
          <w:szCs w:val="26"/>
        </w:rPr>
      </w:pPr>
      <w:r w:rsidRPr="00283743">
        <w:rPr>
          <w:rFonts w:ascii="Times New Roman" w:hAnsi="Times New Roman" w:cs="Times New Roman"/>
          <w:sz w:val="26"/>
          <w:szCs w:val="26"/>
        </w:rPr>
        <w:t>+ Everest 1830</w:t>
      </w:r>
    </w:p>
    <w:p w14:paraId="4C77C950" w14:textId="77777777" w:rsidR="007B58AF" w:rsidRPr="00283743" w:rsidRDefault="007B58AF" w:rsidP="007B58AF">
      <w:pPr>
        <w:spacing w:before="120" w:after="120"/>
        <w:ind w:left="1448"/>
        <w:rPr>
          <w:rFonts w:ascii="Times New Roman" w:hAnsi="Times New Roman" w:cs="Times New Roman"/>
          <w:sz w:val="26"/>
          <w:szCs w:val="26"/>
        </w:rPr>
      </w:pPr>
      <w:r w:rsidRPr="00283743">
        <w:rPr>
          <w:rFonts w:ascii="Times New Roman" w:hAnsi="Times New Roman" w:cs="Times New Roman"/>
          <w:sz w:val="26"/>
          <w:szCs w:val="26"/>
        </w:rPr>
        <w:t>+ a = 6377276.34518</w:t>
      </w:r>
    </w:p>
    <w:p w14:paraId="2A72DF5A" w14:textId="77777777" w:rsidR="007B58AF" w:rsidRPr="00283743" w:rsidRDefault="007B58AF" w:rsidP="007B58AF">
      <w:pPr>
        <w:spacing w:before="120" w:after="120"/>
        <w:ind w:left="1448"/>
        <w:rPr>
          <w:rFonts w:ascii="Times New Roman" w:hAnsi="Times New Roman" w:cs="Times New Roman"/>
          <w:sz w:val="26"/>
          <w:szCs w:val="26"/>
        </w:rPr>
      </w:pPr>
      <w:r w:rsidRPr="00283743">
        <w:rPr>
          <w:rFonts w:ascii="Times New Roman" w:hAnsi="Times New Roman" w:cs="Times New Roman"/>
          <w:sz w:val="26"/>
          <w:szCs w:val="26"/>
        </w:rPr>
        <w:t>+ 1/f = 300.801725401854980</w:t>
      </w:r>
    </w:p>
    <w:p w14:paraId="13EF38A5" w14:textId="77777777" w:rsidR="007B58AF" w:rsidRPr="00283743" w:rsidRDefault="007B58AF" w:rsidP="005F5568">
      <w:pPr>
        <w:numPr>
          <w:ilvl w:val="0"/>
          <w:numId w:val="37"/>
        </w:numPr>
        <w:tabs>
          <w:tab w:val="clear" w:pos="360"/>
          <w:tab w:val="num" w:pos="1267"/>
        </w:tabs>
        <w:spacing w:before="120" w:after="120" w:line="240" w:lineRule="auto"/>
        <w:ind w:left="1267" w:hanging="362"/>
        <w:jc w:val="both"/>
        <w:rPr>
          <w:rFonts w:ascii="Times New Roman" w:hAnsi="Times New Roman" w:cs="Times New Roman"/>
          <w:sz w:val="26"/>
          <w:szCs w:val="26"/>
        </w:rPr>
      </w:pPr>
      <w:r w:rsidRPr="00283743">
        <w:rPr>
          <w:rFonts w:ascii="Times New Roman" w:hAnsi="Times New Roman" w:cs="Times New Roman"/>
          <w:sz w:val="26"/>
          <w:szCs w:val="26"/>
        </w:rPr>
        <w:t>Phép chiếu bản đồ:</w:t>
      </w:r>
    </w:p>
    <w:p w14:paraId="5B5CC737" w14:textId="77777777" w:rsidR="007B58AF" w:rsidRPr="00283743" w:rsidRDefault="007B58AF" w:rsidP="007B58AF">
      <w:pPr>
        <w:spacing w:before="120" w:after="120"/>
        <w:ind w:left="1448"/>
        <w:rPr>
          <w:rFonts w:ascii="Times New Roman" w:hAnsi="Times New Roman" w:cs="Times New Roman"/>
          <w:sz w:val="26"/>
          <w:szCs w:val="26"/>
        </w:rPr>
      </w:pPr>
      <w:r w:rsidRPr="00283743">
        <w:rPr>
          <w:rFonts w:ascii="Times New Roman" w:hAnsi="Times New Roman" w:cs="Times New Roman"/>
          <w:sz w:val="26"/>
          <w:szCs w:val="26"/>
        </w:rPr>
        <w:t>+ UTM</w:t>
      </w:r>
    </w:p>
    <w:p w14:paraId="11536871" w14:textId="77777777" w:rsidR="007B58AF" w:rsidRPr="00283743" w:rsidRDefault="007B58AF" w:rsidP="007B58AF">
      <w:pPr>
        <w:spacing w:before="120" w:after="120"/>
        <w:ind w:left="1448"/>
        <w:rPr>
          <w:rFonts w:ascii="Times New Roman" w:hAnsi="Times New Roman" w:cs="Times New Roman"/>
          <w:sz w:val="26"/>
          <w:szCs w:val="26"/>
        </w:rPr>
      </w:pPr>
      <w:r w:rsidRPr="00283743">
        <w:rPr>
          <w:rFonts w:ascii="Times New Roman" w:hAnsi="Times New Roman" w:cs="Times New Roman"/>
          <w:sz w:val="26"/>
          <w:szCs w:val="26"/>
        </w:rPr>
        <w:t>+ múi chiếu 6</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xml:space="preserve"> </w:t>
      </w:r>
    </w:p>
    <w:p w14:paraId="47DA7A43" w14:textId="77777777" w:rsidR="007B58AF" w:rsidRPr="00283743" w:rsidRDefault="007B58AF" w:rsidP="007B58AF">
      <w:pPr>
        <w:spacing w:before="120" w:after="120"/>
        <w:ind w:left="1448"/>
        <w:rPr>
          <w:rFonts w:ascii="Times New Roman" w:hAnsi="Times New Roman" w:cs="Times New Roman"/>
          <w:sz w:val="26"/>
          <w:szCs w:val="26"/>
        </w:rPr>
      </w:pPr>
      <w:r w:rsidRPr="00283743">
        <w:rPr>
          <w:rFonts w:ascii="Times New Roman" w:hAnsi="Times New Roman" w:cs="Times New Roman"/>
          <w:sz w:val="26"/>
          <w:szCs w:val="26"/>
        </w:rPr>
        <w:t>+ k</w:t>
      </w:r>
      <w:r w:rsidRPr="00283743">
        <w:rPr>
          <w:rFonts w:ascii="Times New Roman" w:hAnsi="Times New Roman" w:cs="Times New Roman"/>
          <w:sz w:val="26"/>
          <w:szCs w:val="26"/>
          <w:vertAlign w:val="subscript"/>
        </w:rPr>
        <w:t>0</w:t>
      </w:r>
      <w:r w:rsidRPr="00283743">
        <w:rPr>
          <w:rFonts w:ascii="Times New Roman" w:hAnsi="Times New Roman" w:cs="Times New Roman"/>
          <w:sz w:val="26"/>
          <w:szCs w:val="26"/>
        </w:rPr>
        <w:t xml:space="preserve"> = 0.9996</w:t>
      </w:r>
    </w:p>
    <w:p w14:paraId="2391338F" w14:textId="77777777" w:rsidR="007B58AF" w:rsidRPr="00283743" w:rsidRDefault="007B58AF" w:rsidP="005F5568">
      <w:pPr>
        <w:pStyle w:val="ListParagraph"/>
        <w:numPr>
          <w:ilvl w:val="0"/>
          <w:numId w:val="44"/>
        </w:numPr>
        <w:spacing w:before="120" w:after="120" w:line="240" w:lineRule="auto"/>
        <w:rPr>
          <w:rFonts w:ascii="Times New Roman" w:hAnsi="Times New Roman" w:cs="Times New Roman"/>
          <w:b/>
          <w:i/>
          <w:sz w:val="26"/>
          <w:szCs w:val="26"/>
        </w:rPr>
      </w:pPr>
      <w:r w:rsidRPr="00283743">
        <w:rPr>
          <w:rFonts w:ascii="Times New Roman" w:hAnsi="Times New Roman" w:cs="Times New Roman"/>
          <w:b/>
          <w:i/>
          <w:sz w:val="26"/>
          <w:szCs w:val="26"/>
        </w:rPr>
        <w:t>HN72</w:t>
      </w:r>
    </w:p>
    <w:p w14:paraId="1473B8EA" w14:textId="77777777" w:rsidR="007B58AF" w:rsidRPr="00283743" w:rsidRDefault="007B58AF" w:rsidP="005F5568">
      <w:pPr>
        <w:numPr>
          <w:ilvl w:val="0"/>
          <w:numId w:val="37"/>
        </w:numPr>
        <w:tabs>
          <w:tab w:val="clear" w:pos="360"/>
          <w:tab w:val="num" w:pos="1267"/>
        </w:tabs>
        <w:spacing w:before="120" w:after="120" w:line="240" w:lineRule="auto"/>
        <w:ind w:left="1267" w:hanging="362"/>
        <w:jc w:val="both"/>
        <w:rPr>
          <w:rFonts w:ascii="Times New Roman" w:hAnsi="Times New Roman" w:cs="Times New Roman"/>
          <w:sz w:val="26"/>
          <w:szCs w:val="26"/>
        </w:rPr>
      </w:pPr>
      <w:r w:rsidRPr="00283743">
        <w:rPr>
          <w:rFonts w:ascii="Times New Roman" w:hAnsi="Times New Roman" w:cs="Times New Roman"/>
          <w:sz w:val="26"/>
          <w:szCs w:val="26"/>
        </w:rPr>
        <w:t>Ellipsoid quy chiếu:</w:t>
      </w:r>
    </w:p>
    <w:p w14:paraId="368992D2"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Krasovsky 1940</w:t>
      </w:r>
    </w:p>
    <w:p w14:paraId="56D24367"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a = 6378245</w:t>
      </w:r>
    </w:p>
    <w:p w14:paraId="5B709A56"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+ 1/f = 298.300003166221870</w:t>
      </w:r>
    </w:p>
    <w:p w14:paraId="09DDBFDE" w14:textId="77777777" w:rsidR="007B58AF" w:rsidRPr="00283743" w:rsidRDefault="007B58AF" w:rsidP="005F5568">
      <w:pPr>
        <w:numPr>
          <w:ilvl w:val="0"/>
          <w:numId w:val="37"/>
        </w:numPr>
        <w:tabs>
          <w:tab w:val="clear" w:pos="360"/>
          <w:tab w:val="num" w:pos="1170"/>
        </w:tabs>
        <w:spacing w:before="120" w:after="120" w:line="240" w:lineRule="auto"/>
        <w:ind w:left="1170" w:hanging="265"/>
        <w:jc w:val="both"/>
        <w:rPr>
          <w:rFonts w:ascii="Times New Roman" w:hAnsi="Times New Roman" w:cs="Times New Roman"/>
          <w:sz w:val="26"/>
          <w:szCs w:val="26"/>
        </w:rPr>
      </w:pPr>
      <w:r w:rsidRPr="00283743">
        <w:rPr>
          <w:rFonts w:ascii="Times New Roman" w:hAnsi="Times New Roman" w:cs="Times New Roman"/>
          <w:sz w:val="26"/>
          <w:szCs w:val="26"/>
        </w:rPr>
        <w:t>Phép chiếu bản đồ:</w:t>
      </w:r>
    </w:p>
    <w:p w14:paraId="1B166D56"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Gauss-Kruger</w:t>
      </w:r>
    </w:p>
    <w:p w14:paraId="466D2CDF"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Múi chiếu 3</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xml:space="preserve"> </w:t>
      </w:r>
    </w:p>
    <w:p w14:paraId="655F3C6E"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k</w:t>
      </w:r>
      <w:r w:rsidRPr="00283743">
        <w:rPr>
          <w:rFonts w:ascii="Times New Roman" w:hAnsi="Times New Roman" w:cs="Times New Roman"/>
          <w:sz w:val="26"/>
          <w:szCs w:val="26"/>
          <w:vertAlign w:val="subscript"/>
        </w:rPr>
        <w:t>0</w:t>
      </w:r>
      <w:r w:rsidRPr="00283743">
        <w:rPr>
          <w:rFonts w:ascii="Times New Roman" w:hAnsi="Times New Roman" w:cs="Times New Roman"/>
          <w:sz w:val="26"/>
          <w:szCs w:val="26"/>
        </w:rPr>
        <w:t xml:space="preserve"> = 1</w:t>
      </w:r>
    </w:p>
    <w:p w14:paraId="119E2480" w14:textId="77777777" w:rsidR="007B58AF" w:rsidRPr="00283743" w:rsidRDefault="007B58AF" w:rsidP="005F5568">
      <w:pPr>
        <w:pStyle w:val="ListParagraph"/>
        <w:numPr>
          <w:ilvl w:val="0"/>
          <w:numId w:val="44"/>
        </w:numPr>
        <w:spacing w:before="120" w:after="120" w:line="240" w:lineRule="auto"/>
        <w:rPr>
          <w:rFonts w:ascii="Times New Roman" w:hAnsi="Times New Roman" w:cs="Times New Roman"/>
          <w:b/>
          <w:i/>
          <w:sz w:val="26"/>
          <w:szCs w:val="26"/>
        </w:rPr>
      </w:pPr>
      <w:r w:rsidRPr="00283743">
        <w:rPr>
          <w:rFonts w:ascii="Times New Roman" w:hAnsi="Times New Roman" w:cs="Times New Roman"/>
          <w:b/>
          <w:i/>
          <w:sz w:val="26"/>
          <w:szCs w:val="26"/>
        </w:rPr>
        <w:t>VN2000</w:t>
      </w:r>
    </w:p>
    <w:p w14:paraId="7AEB027C" w14:textId="77777777" w:rsidR="007B58AF" w:rsidRPr="00283743" w:rsidRDefault="007B58AF" w:rsidP="005F5568">
      <w:pPr>
        <w:numPr>
          <w:ilvl w:val="0"/>
          <w:numId w:val="37"/>
        </w:numPr>
        <w:tabs>
          <w:tab w:val="clear" w:pos="360"/>
          <w:tab w:val="num" w:pos="1267"/>
        </w:tabs>
        <w:spacing w:before="120" w:after="120" w:line="240" w:lineRule="auto"/>
        <w:ind w:left="1267" w:hanging="362"/>
        <w:jc w:val="both"/>
        <w:rPr>
          <w:rFonts w:ascii="Times New Roman" w:hAnsi="Times New Roman" w:cs="Times New Roman"/>
          <w:sz w:val="26"/>
          <w:szCs w:val="26"/>
        </w:rPr>
      </w:pPr>
      <w:r w:rsidRPr="00283743">
        <w:rPr>
          <w:rFonts w:ascii="Times New Roman" w:hAnsi="Times New Roman" w:cs="Times New Roman"/>
          <w:sz w:val="26"/>
          <w:szCs w:val="26"/>
        </w:rPr>
        <w:lastRenderedPageBreak/>
        <w:t>Ellipsoid quy chiếu:</w:t>
      </w:r>
    </w:p>
    <w:p w14:paraId="24CB53E6"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WGS 1984</w:t>
      </w:r>
    </w:p>
    <w:p w14:paraId="275E53FB"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a = 6378137</w:t>
      </w:r>
    </w:p>
    <w:p w14:paraId="68C88B37"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+ 1/f = 298.257222932869640</w:t>
      </w:r>
    </w:p>
    <w:p w14:paraId="70919E4F" w14:textId="77777777" w:rsidR="007B58AF" w:rsidRPr="00283743" w:rsidRDefault="007B58AF" w:rsidP="005F5568">
      <w:pPr>
        <w:numPr>
          <w:ilvl w:val="0"/>
          <w:numId w:val="37"/>
        </w:numPr>
        <w:tabs>
          <w:tab w:val="clear" w:pos="360"/>
          <w:tab w:val="num" w:pos="1267"/>
        </w:tabs>
        <w:spacing w:before="120" w:after="120" w:line="240" w:lineRule="auto"/>
        <w:ind w:left="1267" w:hanging="362"/>
        <w:jc w:val="both"/>
        <w:rPr>
          <w:rFonts w:ascii="Times New Roman" w:hAnsi="Times New Roman" w:cs="Times New Roman"/>
          <w:sz w:val="26"/>
          <w:szCs w:val="26"/>
        </w:rPr>
      </w:pPr>
      <w:r w:rsidRPr="00283743">
        <w:rPr>
          <w:rFonts w:ascii="Times New Roman" w:hAnsi="Times New Roman" w:cs="Times New Roman"/>
          <w:sz w:val="26"/>
          <w:szCs w:val="26"/>
        </w:rPr>
        <w:t>Phép chiếu bản đồ:</w:t>
      </w:r>
    </w:p>
    <w:p w14:paraId="1D733B08" w14:textId="77777777" w:rsidR="007B58AF" w:rsidRPr="00283743" w:rsidRDefault="007B58AF" w:rsidP="007B58AF">
      <w:pPr>
        <w:spacing w:before="120" w:after="120"/>
        <w:ind w:left="1440" w:firstLine="8"/>
        <w:jc w:val="both"/>
        <w:rPr>
          <w:rFonts w:ascii="Times New Roman" w:hAnsi="Times New Roman" w:cs="Times New Roman"/>
          <w:sz w:val="26"/>
          <w:szCs w:val="26"/>
        </w:rPr>
      </w:pPr>
      <w:r w:rsidRPr="00283743">
        <w:rPr>
          <w:rFonts w:ascii="Times New Roman" w:hAnsi="Times New Roman" w:cs="Times New Roman"/>
          <w:sz w:val="26"/>
          <w:szCs w:val="26"/>
        </w:rPr>
        <w:t>+ UTM</w:t>
      </w:r>
    </w:p>
    <w:p w14:paraId="68AC5EF8"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múi chiếu 3</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xml:space="preserve"> </w:t>
      </w:r>
    </w:p>
    <w:p w14:paraId="37C451B8"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k</w:t>
      </w:r>
      <w:r w:rsidRPr="00283743">
        <w:rPr>
          <w:rFonts w:ascii="Times New Roman" w:hAnsi="Times New Roman" w:cs="Times New Roman"/>
          <w:sz w:val="26"/>
          <w:szCs w:val="26"/>
          <w:vertAlign w:val="subscript"/>
        </w:rPr>
        <w:t>0</w:t>
      </w:r>
      <w:r w:rsidRPr="00283743">
        <w:rPr>
          <w:rFonts w:ascii="Times New Roman" w:hAnsi="Times New Roman" w:cs="Times New Roman"/>
          <w:sz w:val="26"/>
          <w:szCs w:val="26"/>
        </w:rPr>
        <w:t xml:space="preserve"> = 0.9999</w:t>
      </w:r>
    </w:p>
    <w:p w14:paraId="017FE2D4" w14:textId="77777777" w:rsidR="007B58AF" w:rsidRPr="00283743" w:rsidRDefault="007B58AF"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235" w:name="_Toc533409981"/>
      <w:r w:rsidRPr="00283743">
        <w:rPr>
          <w:rFonts w:ascii="Times New Roman" w:hAnsi="Times New Roman" w:cs="Times New Roman"/>
          <w:b/>
          <w:color w:val="auto"/>
        </w:rPr>
        <w:t>Hệ độ cao</w:t>
      </w:r>
      <w:bookmarkEnd w:id="235"/>
    </w:p>
    <w:p w14:paraId="222D9078" w14:textId="0EF9AF4E"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Sau giải phóng miền Nam, năm 1976 Cục Đo đạc – Bản đồ Nhà nước đã tiếp nhận tài liệu mạng lưới độ cao miền Nam lưu giữ tại Nha Địa dư Đà Lạt để đánh giá </w:t>
      </w:r>
      <w:ins w:id="236" w:author="Windows User" w:date="2019-02-20T14:08:00Z">
        <w:r w:rsidR="00BD5D1F">
          <w:rPr>
            <w:rFonts w:ascii="Times New Roman" w:hAnsi="Times New Roman" w:cs="Times New Roman"/>
            <w:sz w:val="26"/>
            <w:szCs w:val="26"/>
          </w:rPr>
          <w:t xml:space="preserve">và </w:t>
        </w:r>
      </w:ins>
      <w:r w:rsidRPr="00283743">
        <w:rPr>
          <w:rFonts w:ascii="Times New Roman" w:hAnsi="Times New Roman" w:cs="Times New Roman"/>
          <w:sz w:val="26"/>
          <w:szCs w:val="26"/>
        </w:rPr>
        <w:t>đưa vào sử dụng tạm thời. Mạng lưới độ cao hạng I, II miền Nam bao gồm 2.</w:t>
      </w:r>
      <w:del w:id="237" w:author="Windows User" w:date="2019-02-20T14:08:00Z">
        <w:r w:rsidRPr="00283743" w:rsidDel="00BD5D1F">
          <w:rPr>
            <w:rFonts w:ascii="Times New Roman" w:hAnsi="Times New Roman" w:cs="Times New Roman"/>
            <w:sz w:val="26"/>
            <w:szCs w:val="26"/>
          </w:rPr>
          <w:delText xml:space="preserve">711Km </w:delText>
        </w:r>
      </w:del>
      <w:ins w:id="238" w:author="Windows User" w:date="2019-02-20T14:08:00Z">
        <w:r w:rsidR="00BD5D1F" w:rsidRPr="00283743">
          <w:rPr>
            <w:rFonts w:ascii="Times New Roman" w:hAnsi="Times New Roman" w:cs="Times New Roman"/>
            <w:sz w:val="26"/>
            <w:szCs w:val="26"/>
          </w:rPr>
          <w:t>711</w:t>
        </w:r>
        <w:r w:rsidR="00BD5D1F">
          <w:rPr>
            <w:rFonts w:ascii="Times New Roman" w:hAnsi="Times New Roman" w:cs="Times New Roman"/>
            <w:sz w:val="26"/>
            <w:szCs w:val="26"/>
          </w:rPr>
          <w:t>k</w:t>
        </w:r>
        <w:r w:rsidR="00BD5D1F" w:rsidRPr="00283743">
          <w:rPr>
            <w:rFonts w:ascii="Times New Roman" w:hAnsi="Times New Roman" w:cs="Times New Roman"/>
            <w:sz w:val="26"/>
            <w:szCs w:val="26"/>
          </w:rPr>
          <w:t xml:space="preserve">m </w:t>
        </w:r>
      </w:ins>
      <w:r w:rsidRPr="00283743">
        <w:rPr>
          <w:rFonts w:ascii="Times New Roman" w:hAnsi="Times New Roman" w:cs="Times New Roman"/>
          <w:sz w:val="26"/>
          <w:szCs w:val="26"/>
        </w:rPr>
        <w:t>đường hạng I và 1.</w:t>
      </w:r>
      <w:del w:id="239" w:author="Windows User" w:date="2019-02-20T14:08:00Z">
        <w:r w:rsidRPr="00283743" w:rsidDel="00BD5D1F">
          <w:rPr>
            <w:rFonts w:ascii="Times New Roman" w:hAnsi="Times New Roman" w:cs="Times New Roman"/>
            <w:sz w:val="26"/>
            <w:szCs w:val="26"/>
          </w:rPr>
          <w:delText xml:space="preserve">443Km </w:delText>
        </w:r>
      </w:del>
      <w:ins w:id="240" w:author="Windows User" w:date="2019-02-20T14:08:00Z">
        <w:r w:rsidR="00BD5D1F" w:rsidRPr="00283743">
          <w:rPr>
            <w:rFonts w:ascii="Times New Roman" w:hAnsi="Times New Roman" w:cs="Times New Roman"/>
            <w:sz w:val="26"/>
            <w:szCs w:val="26"/>
          </w:rPr>
          <w:t>443</w:t>
        </w:r>
        <w:r w:rsidR="00BD5D1F">
          <w:rPr>
            <w:rFonts w:ascii="Times New Roman" w:hAnsi="Times New Roman" w:cs="Times New Roman"/>
            <w:sz w:val="26"/>
            <w:szCs w:val="26"/>
          </w:rPr>
          <w:t>k</w:t>
        </w:r>
        <w:r w:rsidR="00BD5D1F" w:rsidRPr="00283743">
          <w:rPr>
            <w:rFonts w:ascii="Times New Roman" w:hAnsi="Times New Roman" w:cs="Times New Roman"/>
            <w:sz w:val="26"/>
            <w:szCs w:val="26"/>
          </w:rPr>
          <w:t xml:space="preserve">m </w:t>
        </w:r>
      </w:ins>
      <w:r w:rsidRPr="00283743">
        <w:rPr>
          <w:rFonts w:ascii="Times New Roman" w:hAnsi="Times New Roman" w:cs="Times New Roman"/>
          <w:sz w:val="26"/>
          <w:szCs w:val="26"/>
        </w:rPr>
        <w:t>đường hạng II, được đo bằng máy thủy chuẩn WILD N3 của Thụy sỹ, BEGAR của Mỹ và Mia Invar. Độ chính xác sau bình sai đạt như sau:</w:t>
      </w:r>
    </w:p>
    <w:p w14:paraId="490C20F0" w14:textId="77777777" w:rsidR="007B58AF" w:rsidRPr="00283743" w:rsidRDefault="007B58AF" w:rsidP="007B58AF">
      <w:pPr>
        <w:spacing w:before="120" w:after="120"/>
        <w:ind w:firstLine="450"/>
        <w:jc w:val="center"/>
        <w:rPr>
          <w:rFonts w:ascii="Times New Roman" w:hAnsi="Times New Roman" w:cs="Times New Roman"/>
          <w:sz w:val="26"/>
          <w:szCs w:val="26"/>
        </w:rPr>
      </w:pPr>
      <w:r w:rsidRPr="00283743">
        <w:rPr>
          <w:rFonts w:ascii="Times New Roman" w:hAnsi="Times New Roman" w:cs="Times New Roman"/>
          <w:sz w:val="26"/>
          <w:szCs w:val="26"/>
        </w:rPr>
        <w:sym w:font="Symbol" w:char="F06D"/>
      </w:r>
      <w:r w:rsidRPr="00283743">
        <w:rPr>
          <w:rFonts w:ascii="Times New Roman" w:hAnsi="Times New Roman" w:cs="Times New Roman"/>
          <w:sz w:val="26"/>
          <w:szCs w:val="26"/>
        </w:rPr>
        <w:t xml:space="preserve"> = </w:t>
      </w:r>
      <w:r w:rsidRPr="00283743">
        <w:rPr>
          <w:rFonts w:ascii="Times New Roman" w:hAnsi="Times New Roman" w:cs="Times New Roman"/>
          <w:sz w:val="26"/>
          <w:szCs w:val="26"/>
        </w:rPr>
        <w:sym w:font="Symbol" w:char="F0B1"/>
      </w:r>
      <w:r w:rsidRPr="00283743">
        <w:rPr>
          <w:rFonts w:ascii="Times New Roman" w:hAnsi="Times New Roman" w:cs="Times New Roman"/>
          <w:sz w:val="26"/>
          <w:szCs w:val="26"/>
        </w:rPr>
        <w:t>21.97mm;</w:t>
      </w:r>
      <w:r w:rsidRPr="00283743">
        <w:rPr>
          <w:rFonts w:ascii="Times New Roman" w:hAnsi="Times New Roman" w:cs="Times New Roman"/>
          <w:sz w:val="26"/>
          <w:szCs w:val="26"/>
        </w:rPr>
        <w:tab/>
        <w:t xml:space="preserve">m = </w:t>
      </w:r>
      <w:r w:rsidRPr="00283743">
        <w:rPr>
          <w:rFonts w:ascii="Times New Roman" w:hAnsi="Times New Roman" w:cs="Times New Roman"/>
          <w:sz w:val="26"/>
          <w:szCs w:val="26"/>
        </w:rPr>
        <w:sym w:font="Symbol" w:char="F0B1"/>
      </w:r>
      <w:r w:rsidRPr="00283743">
        <w:rPr>
          <w:rFonts w:ascii="Times New Roman" w:hAnsi="Times New Roman" w:cs="Times New Roman"/>
          <w:sz w:val="26"/>
          <w:szCs w:val="26"/>
        </w:rPr>
        <w:t>2,2mm.</w:t>
      </w:r>
    </w:p>
    <w:p w14:paraId="71587841" w14:textId="77777777" w:rsidR="007B58AF" w:rsidRPr="00283743" w:rsidRDefault="007B58AF" w:rsidP="007B58AF">
      <w:pPr>
        <w:spacing w:before="120" w:after="120"/>
        <w:rPr>
          <w:rFonts w:ascii="Times New Roman" w:hAnsi="Times New Roman" w:cs="Times New Roman"/>
          <w:sz w:val="26"/>
          <w:szCs w:val="26"/>
        </w:rPr>
      </w:pPr>
      <w:r w:rsidRPr="00283743">
        <w:rPr>
          <w:rFonts w:ascii="Times New Roman" w:hAnsi="Times New Roman" w:cs="Times New Roman"/>
          <w:sz w:val="26"/>
          <w:szCs w:val="26"/>
        </w:rPr>
        <w:tab/>
        <w:t>Độ cao của mạng lưới được tính theo Hệ Mũi Nai (Hà Tiên).</w:t>
      </w:r>
    </w:p>
    <w:p w14:paraId="6A0A4EB2" w14:textId="7777777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Toàn bộ độ cao đã được chuyển sang Hệ độ cao Hải Phòng –1972 theo công thức h</w:t>
      </w:r>
      <w:r w:rsidRPr="00283743">
        <w:rPr>
          <w:rFonts w:ascii="Times New Roman" w:hAnsi="Times New Roman" w:cs="Times New Roman"/>
          <w:sz w:val="26"/>
          <w:szCs w:val="26"/>
          <w:vertAlign w:val="subscript"/>
        </w:rPr>
        <w:t>HP</w:t>
      </w:r>
      <w:r w:rsidRPr="00283743">
        <w:rPr>
          <w:rFonts w:ascii="Times New Roman" w:hAnsi="Times New Roman" w:cs="Times New Roman"/>
          <w:sz w:val="26"/>
          <w:szCs w:val="26"/>
        </w:rPr>
        <w:t xml:space="preserve"> = h</w:t>
      </w:r>
      <w:r w:rsidRPr="00283743">
        <w:rPr>
          <w:rFonts w:ascii="Times New Roman" w:hAnsi="Times New Roman" w:cs="Times New Roman"/>
          <w:sz w:val="26"/>
          <w:szCs w:val="26"/>
          <w:vertAlign w:val="subscript"/>
        </w:rPr>
        <w:t>MN</w:t>
      </w:r>
      <w:r w:rsidRPr="00283743">
        <w:rPr>
          <w:rFonts w:ascii="Times New Roman" w:hAnsi="Times New Roman" w:cs="Times New Roman"/>
          <w:sz w:val="26"/>
          <w:szCs w:val="26"/>
        </w:rPr>
        <w:t xml:space="preserve"> + 0.167m để sử dụng tạm thời.</w:t>
      </w:r>
    </w:p>
    <w:p w14:paraId="2879F0E3" w14:textId="320275D7" w:rsidR="007B58AF" w:rsidRPr="00283743" w:rsidRDefault="007B58AF" w:rsidP="007B58AF">
      <w:pPr>
        <w:spacing w:before="120" w:after="120"/>
        <w:jc w:val="both"/>
        <w:rPr>
          <w:rFonts w:ascii="Times New Roman" w:hAnsi="Times New Roman" w:cs="Times New Roman"/>
          <w:color w:val="000000"/>
          <w:sz w:val="26"/>
          <w:szCs w:val="26"/>
        </w:rPr>
      </w:pPr>
      <w:r w:rsidRPr="00283743">
        <w:rPr>
          <w:rFonts w:ascii="Times New Roman" w:hAnsi="Times New Roman" w:cs="Times New Roman"/>
          <w:sz w:val="26"/>
          <w:szCs w:val="26"/>
        </w:rPr>
        <w:tab/>
      </w:r>
      <w:r w:rsidRPr="00283743">
        <w:rPr>
          <w:rFonts w:ascii="Times New Roman" w:hAnsi="Times New Roman" w:cs="Times New Roman"/>
          <w:color w:val="000000"/>
          <w:sz w:val="26"/>
          <w:szCs w:val="26"/>
        </w:rPr>
        <w:t xml:space="preserve">Geoid là một bề mặt đẳng trọng lực xấp xỉ mực nước biển trung bình. Mô hình geoid </w:t>
      </w:r>
      <w:del w:id="241" w:author="Windows User" w:date="2019-02-20T14:10:00Z">
        <w:r w:rsidRPr="00283743" w:rsidDel="00DF5AD9">
          <w:rPr>
            <w:rFonts w:ascii="Times New Roman" w:hAnsi="Times New Roman" w:cs="Times New Roman"/>
            <w:color w:val="000000"/>
            <w:sz w:val="26"/>
            <w:szCs w:val="26"/>
          </w:rPr>
          <w:delText xml:space="preserve">thường </w:delText>
        </w:r>
      </w:del>
      <w:r w:rsidRPr="00283743">
        <w:rPr>
          <w:rFonts w:ascii="Times New Roman" w:hAnsi="Times New Roman" w:cs="Times New Roman"/>
          <w:color w:val="000000"/>
          <w:sz w:val="26"/>
          <w:szCs w:val="26"/>
        </w:rPr>
        <w:t>được xác lập theo dạng bảng chứa thông tin về giá trị phân cách giữa hai bề mặt geoid và ellipsoid.</w:t>
      </w:r>
      <w:r w:rsidRPr="00283743">
        <w:rPr>
          <w:rFonts w:ascii="Times New Roman" w:hAnsi="Times New Roman" w:cs="Times New Roman"/>
          <w:color w:val="000000"/>
          <w:sz w:val="26"/>
          <w:szCs w:val="26"/>
          <w:highlight w:val="green"/>
        </w:rPr>
        <w:softHyphen/>
      </w:r>
      <w:r w:rsidRPr="00283743">
        <w:rPr>
          <w:rFonts w:ascii="Times New Roman" w:hAnsi="Times New Roman" w:cs="Times New Roman"/>
          <w:color w:val="000000"/>
          <w:sz w:val="26"/>
          <w:szCs w:val="26"/>
        </w:rPr>
        <w:t xml:space="preserve"> Giá trị </w:t>
      </w:r>
      <w:del w:id="242" w:author="Windows User" w:date="2019-02-20T14:10:00Z">
        <w:r w:rsidRPr="00283743" w:rsidDel="00DF5AD9">
          <w:rPr>
            <w:rFonts w:ascii="Times New Roman" w:hAnsi="Times New Roman" w:cs="Times New Roman"/>
            <w:color w:val="000000"/>
            <w:sz w:val="26"/>
            <w:szCs w:val="26"/>
          </w:rPr>
          <w:delText xml:space="preserve">sự </w:delText>
        </w:r>
      </w:del>
      <w:r w:rsidRPr="00283743">
        <w:rPr>
          <w:rFonts w:ascii="Times New Roman" w:hAnsi="Times New Roman" w:cs="Times New Roman"/>
          <w:color w:val="000000"/>
          <w:sz w:val="26"/>
          <w:szCs w:val="26"/>
        </w:rPr>
        <w:t xml:space="preserve">phân cách giữa geoid và ellipsoid (N) nhận được trong mô hình geoid là hiệu của </w:t>
      </w:r>
      <w:del w:id="243" w:author="Windows User" w:date="2019-02-20T14:10:00Z">
        <w:r w:rsidRPr="00283743" w:rsidDel="00DF5AD9">
          <w:rPr>
            <w:rFonts w:ascii="Times New Roman" w:hAnsi="Times New Roman" w:cs="Times New Roman"/>
            <w:color w:val="000000"/>
            <w:sz w:val="26"/>
            <w:szCs w:val="26"/>
          </w:rPr>
          <w:delText xml:space="preserve"> </w:delText>
        </w:r>
      </w:del>
      <w:r w:rsidRPr="00283743">
        <w:rPr>
          <w:rFonts w:ascii="Times New Roman" w:hAnsi="Times New Roman" w:cs="Times New Roman"/>
          <w:color w:val="000000"/>
          <w:sz w:val="26"/>
          <w:szCs w:val="26"/>
        </w:rPr>
        <w:t xml:space="preserve">cao độ ellipsoid (H) với một điểm đặt trưng riêng. </w:t>
      </w:r>
      <w:r w:rsidRPr="00DF5AD9">
        <w:rPr>
          <w:rFonts w:ascii="Times New Roman" w:hAnsi="Times New Roman" w:cs="Times New Roman"/>
          <w:color w:val="000000"/>
          <w:sz w:val="26"/>
          <w:szCs w:val="26"/>
          <w:highlight w:val="yellow"/>
          <w:rPrChange w:id="244" w:author="Windows User" w:date="2019-02-20T14:10:00Z">
            <w:rPr>
              <w:rFonts w:ascii="Times New Roman" w:hAnsi="Times New Roman" w:cs="Times New Roman"/>
              <w:color w:val="000000"/>
              <w:sz w:val="26"/>
              <w:szCs w:val="26"/>
            </w:rPr>
          </w:rPrChange>
        </w:rPr>
        <w:t xml:space="preserve">Kết quả của việc dùng mô hình geoid là giá trị cao độ h (elevation) của một điểm phía trên mực nước biển trung bình (mặt </w:t>
      </w:r>
      <w:commentRangeStart w:id="245"/>
      <w:r w:rsidRPr="00DF5AD9">
        <w:rPr>
          <w:rFonts w:ascii="Times New Roman" w:hAnsi="Times New Roman" w:cs="Times New Roman"/>
          <w:color w:val="000000"/>
          <w:sz w:val="26"/>
          <w:szCs w:val="26"/>
          <w:highlight w:val="yellow"/>
          <w:rPrChange w:id="246" w:author="Windows User" w:date="2019-02-20T14:10:00Z">
            <w:rPr>
              <w:rFonts w:ascii="Times New Roman" w:hAnsi="Times New Roman" w:cs="Times New Roman"/>
              <w:color w:val="000000"/>
              <w:sz w:val="26"/>
              <w:szCs w:val="26"/>
            </w:rPr>
          </w:rPrChange>
        </w:rPr>
        <w:t>geoid</w:t>
      </w:r>
      <w:commentRangeEnd w:id="245"/>
      <w:r w:rsidR="00DF5AD9">
        <w:rPr>
          <w:rStyle w:val="CommentReference"/>
        </w:rPr>
        <w:commentReference w:id="245"/>
      </w:r>
      <w:r w:rsidRPr="00DF5AD9">
        <w:rPr>
          <w:rFonts w:ascii="Times New Roman" w:hAnsi="Times New Roman" w:cs="Times New Roman"/>
          <w:color w:val="000000"/>
          <w:sz w:val="26"/>
          <w:szCs w:val="26"/>
          <w:highlight w:val="yellow"/>
          <w:rPrChange w:id="247" w:author="Windows User" w:date="2019-02-20T14:10:00Z">
            <w:rPr>
              <w:rFonts w:ascii="Times New Roman" w:hAnsi="Times New Roman" w:cs="Times New Roman"/>
              <w:color w:val="000000"/>
              <w:sz w:val="26"/>
              <w:szCs w:val="26"/>
            </w:rPr>
          </w:rPrChange>
        </w:rPr>
        <w:t>).</w:t>
      </w:r>
    </w:p>
    <w:p w14:paraId="691AEF5B" w14:textId="77777777" w:rsidR="0069205A" w:rsidRPr="00283743" w:rsidRDefault="001E5EDC" w:rsidP="005F5568">
      <w:pPr>
        <w:pStyle w:val="Heading2"/>
        <w:numPr>
          <w:ilvl w:val="1"/>
          <w:numId w:val="38"/>
        </w:numPr>
        <w:tabs>
          <w:tab w:val="left" w:pos="567"/>
        </w:tabs>
        <w:spacing w:before="360" w:line="240" w:lineRule="auto"/>
        <w:rPr>
          <w:rFonts w:ascii="Times New Roman" w:hAnsi="Times New Roman" w:cs="Times New Roman"/>
          <w:b/>
          <w:color w:val="auto"/>
        </w:rPr>
      </w:pPr>
      <w:bookmarkStart w:id="248" w:name="_Toc533409982"/>
      <w:r w:rsidRPr="00283743">
        <w:rPr>
          <w:rFonts w:ascii="Times New Roman" w:hAnsi="Times New Roman" w:cs="Times New Roman"/>
          <w:b/>
          <w:color w:val="auto"/>
        </w:rPr>
        <w:t>KHÁI NIỆM HỆ THỐNG THÔNG TIN ĐỊA LÝ</w:t>
      </w:r>
      <w:bookmarkEnd w:id="248"/>
    </w:p>
    <w:p w14:paraId="495D6D6B" w14:textId="77777777" w:rsidR="001E5EDC" w:rsidRPr="00283743" w:rsidRDefault="001E5EDC"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249" w:name="_Toc533409983"/>
      <w:r w:rsidRPr="00283743">
        <w:rPr>
          <w:rFonts w:ascii="Times New Roman" w:hAnsi="Times New Roman" w:cs="Times New Roman"/>
          <w:b/>
          <w:color w:val="auto"/>
        </w:rPr>
        <w:t>Thông tin địa lý</w:t>
      </w:r>
      <w:bookmarkEnd w:id="249"/>
    </w:p>
    <w:p w14:paraId="203B8946" w14:textId="0A269327" w:rsidR="001E5EDC" w:rsidRPr="007C5BA4" w:rsidRDefault="001E5EDC" w:rsidP="001E5EDC">
      <w:pPr>
        <w:tabs>
          <w:tab w:val="left" w:pos="0"/>
        </w:tabs>
        <w:spacing w:before="120"/>
        <w:jc w:val="both"/>
        <w:rPr>
          <w:rFonts w:ascii="Times New Roman" w:hAnsi="Times New Roman" w:cs="Times New Roman"/>
          <w:sz w:val="26"/>
          <w:szCs w:val="26"/>
          <w:lang w:val="es-VE"/>
          <w:rPrChange w:id="250" w:author="Windows User" w:date="2019-02-20T13:17:00Z">
            <w:rPr>
              <w:rFonts w:ascii="Times New Roman" w:hAnsi="Times New Roman" w:cs="Times New Roman"/>
              <w:sz w:val="26"/>
              <w:szCs w:val="26"/>
            </w:rPr>
          </w:rPrChange>
        </w:rPr>
      </w:pPr>
      <w:r w:rsidRPr="00283743">
        <w:rPr>
          <w:rFonts w:ascii="Times New Roman" w:hAnsi="Times New Roman" w:cs="Times New Roman"/>
          <w:sz w:val="26"/>
          <w:szCs w:val="26"/>
          <w:lang w:val="es-VE"/>
        </w:rPr>
        <w:tab/>
        <w:t xml:space="preserve">Thông tin địa lý là những thông tin về các thực thể tồn tại tại một vị trí xác định trên bề mặt Trái Đất ở một thời điểm nào đó. </w:t>
      </w:r>
      <w:r w:rsidRPr="007C5BA4">
        <w:rPr>
          <w:rFonts w:ascii="Times New Roman" w:hAnsi="Times New Roman" w:cs="Times New Roman"/>
          <w:sz w:val="26"/>
          <w:szCs w:val="26"/>
          <w:lang w:val="es-VE"/>
          <w:rPrChange w:id="251" w:author="Windows User" w:date="2019-02-20T13:17:00Z">
            <w:rPr>
              <w:rFonts w:ascii="Times New Roman" w:hAnsi="Times New Roman" w:cs="Times New Roman"/>
              <w:sz w:val="26"/>
              <w:szCs w:val="26"/>
            </w:rPr>
          </w:rPrChange>
        </w:rPr>
        <w:t xml:space="preserve">Thông tin địa lý giúp chúng ta nhận biết </w:t>
      </w:r>
      <w:del w:id="252" w:author="Windows User" w:date="2019-02-20T14:11:00Z">
        <w:r w:rsidRPr="007C5BA4" w:rsidDel="00DF5AD9">
          <w:rPr>
            <w:rFonts w:ascii="Times New Roman" w:hAnsi="Times New Roman" w:cs="Times New Roman"/>
            <w:sz w:val="26"/>
            <w:szCs w:val="26"/>
            <w:lang w:val="es-VE"/>
            <w:rPrChange w:id="253" w:author="Windows User" w:date="2019-02-20T13:17:00Z">
              <w:rPr>
                <w:rFonts w:ascii="Times New Roman" w:hAnsi="Times New Roman" w:cs="Times New Roman"/>
                <w:sz w:val="26"/>
                <w:szCs w:val="26"/>
              </w:rPr>
            </w:rPrChange>
          </w:rPr>
          <w:delText xml:space="preserve">được </w:delText>
        </w:r>
      </w:del>
      <w:r w:rsidRPr="007C5BA4">
        <w:rPr>
          <w:rFonts w:ascii="Times New Roman" w:hAnsi="Times New Roman" w:cs="Times New Roman"/>
          <w:sz w:val="26"/>
          <w:szCs w:val="26"/>
          <w:lang w:val="es-VE"/>
          <w:rPrChange w:id="254" w:author="Windows User" w:date="2019-02-20T13:17:00Z">
            <w:rPr>
              <w:rFonts w:ascii="Times New Roman" w:hAnsi="Times New Roman" w:cs="Times New Roman"/>
              <w:sz w:val="26"/>
              <w:szCs w:val="26"/>
            </w:rPr>
          </w:rPrChange>
        </w:rPr>
        <w:t xml:space="preserve">thuộc tính của một thực thể tồn tại ở đâu và </w:t>
      </w:r>
      <w:del w:id="255" w:author="Windows User" w:date="2019-02-20T14:11:00Z">
        <w:r w:rsidRPr="007C5BA4" w:rsidDel="00DF5AD9">
          <w:rPr>
            <w:rFonts w:ascii="Times New Roman" w:hAnsi="Times New Roman" w:cs="Times New Roman"/>
            <w:sz w:val="26"/>
            <w:szCs w:val="26"/>
            <w:lang w:val="es-VE"/>
            <w:rPrChange w:id="256" w:author="Windows User" w:date="2019-02-20T13:17:00Z">
              <w:rPr>
                <w:rFonts w:ascii="Times New Roman" w:hAnsi="Times New Roman" w:cs="Times New Roman"/>
                <w:sz w:val="26"/>
                <w:szCs w:val="26"/>
              </w:rPr>
            </w:rPrChange>
          </w:rPr>
          <w:delText xml:space="preserve">vào </w:delText>
        </w:r>
      </w:del>
      <w:r w:rsidRPr="007C5BA4">
        <w:rPr>
          <w:rFonts w:ascii="Times New Roman" w:hAnsi="Times New Roman" w:cs="Times New Roman"/>
          <w:sz w:val="26"/>
          <w:szCs w:val="26"/>
          <w:lang w:val="es-VE"/>
          <w:rPrChange w:id="257" w:author="Windows User" w:date="2019-02-20T13:17:00Z">
            <w:rPr>
              <w:rFonts w:ascii="Times New Roman" w:hAnsi="Times New Roman" w:cs="Times New Roman"/>
              <w:sz w:val="26"/>
              <w:szCs w:val="26"/>
            </w:rPr>
          </w:rPrChange>
        </w:rPr>
        <w:t>lúc nào. Thí dụ, thông tin về siêu thị, bệnh viện, trường học; thông tin về mạng đường xe buýt; thông tin về một tai nạn giao thông; thông tin về một đám cháy; thông tin về thời tiết; thông tin về những vùng nông nghiệp</w:t>
      </w:r>
      <w:del w:id="258" w:author="Windows User" w:date="2019-02-20T14:11:00Z">
        <w:r w:rsidRPr="007C5BA4" w:rsidDel="00DF5AD9">
          <w:rPr>
            <w:rFonts w:ascii="Times New Roman" w:hAnsi="Times New Roman" w:cs="Times New Roman"/>
            <w:sz w:val="26"/>
            <w:szCs w:val="26"/>
            <w:lang w:val="es-VE"/>
            <w:rPrChange w:id="259" w:author="Windows User" w:date="2019-02-20T13:17:00Z">
              <w:rPr>
                <w:rFonts w:ascii="Times New Roman" w:hAnsi="Times New Roman" w:cs="Times New Roman"/>
                <w:sz w:val="26"/>
                <w:szCs w:val="26"/>
              </w:rPr>
            </w:rPrChange>
          </w:rPr>
          <w:delText>;</w:delText>
        </w:r>
      </w:del>
      <w:r w:rsidRPr="007C5BA4">
        <w:rPr>
          <w:rFonts w:ascii="Times New Roman" w:hAnsi="Times New Roman" w:cs="Times New Roman"/>
          <w:sz w:val="26"/>
          <w:szCs w:val="26"/>
          <w:lang w:val="es-VE"/>
          <w:rPrChange w:id="260" w:author="Windows User" w:date="2019-02-20T13:17:00Z">
            <w:rPr>
              <w:rFonts w:ascii="Times New Roman" w:hAnsi="Times New Roman" w:cs="Times New Roman"/>
              <w:sz w:val="26"/>
              <w:szCs w:val="26"/>
            </w:rPr>
          </w:rPrChange>
        </w:rPr>
        <w:t xml:space="preserve"> v.v. . . </w:t>
      </w:r>
    </w:p>
    <w:p w14:paraId="270E0F62" w14:textId="0FBCE166" w:rsidR="001E5EDC" w:rsidRPr="007C5BA4" w:rsidRDefault="001E5EDC" w:rsidP="001E5EDC">
      <w:pPr>
        <w:pStyle w:val="BodyText"/>
        <w:tabs>
          <w:tab w:val="clear" w:pos="567"/>
        </w:tabs>
        <w:spacing w:before="120"/>
        <w:ind w:firstLine="567"/>
        <w:rPr>
          <w:szCs w:val="26"/>
          <w:lang w:val="es-VE"/>
          <w:rPrChange w:id="261" w:author="Windows User" w:date="2019-02-20T13:17:00Z">
            <w:rPr>
              <w:szCs w:val="26"/>
            </w:rPr>
          </w:rPrChange>
        </w:rPr>
      </w:pPr>
      <w:r w:rsidRPr="007C5BA4">
        <w:rPr>
          <w:szCs w:val="26"/>
          <w:lang w:val="es-VE"/>
          <w:rPrChange w:id="262" w:author="Windows User" w:date="2019-02-20T13:17:00Z">
            <w:rPr>
              <w:szCs w:val="26"/>
            </w:rPr>
          </w:rPrChange>
        </w:rPr>
        <w:tab/>
        <w:t>Dữ liệu trong các hệ thống thông tin địa lý gồm dữ liệu thuộc tính, dữ liệu không gian và dữ liệu thời gian. Thông tin địa lý rất phong phú, đa dạng và luôn biến động theo thời gian. Tuỳ theo đặc tính của mỗi loại mà tốc độ biến động cũng rất khác nhau. Thông tin địa lý về tự nhiên thường biến đổi chậm</w:t>
      </w:r>
      <w:ins w:id="263" w:author="Windows User" w:date="2019-02-20T14:12:00Z">
        <w:r w:rsidR="00CA6FFF">
          <w:rPr>
            <w:szCs w:val="26"/>
            <w:lang w:val="es-VE"/>
          </w:rPr>
          <w:t xml:space="preserve"> hơn</w:t>
        </w:r>
      </w:ins>
      <w:del w:id="264" w:author="Windows User" w:date="2019-02-20T14:12:00Z">
        <w:r w:rsidRPr="007C5BA4" w:rsidDel="00CA6FFF">
          <w:rPr>
            <w:szCs w:val="26"/>
            <w:lang w:val="es-VE"/>
            <w:rPrChange w:id="265" w:author="Windows User" w:date="2019-02-20T13:17:00Z">
              <w:rPr>
                <w:szCs w:val="26"/>
              </w:rPr>
            </w:rPrChange>
          </w:rPr>
          <w:delText>,</w:delText>
        </w:r>
      </w:del>
      <w:r w:rsidRPr="007C5BA4">
        <w:rPr>
          <w:szCs w:val="26"/>
          <w:lang w:val="es-VE"/>
          <w:rPrChange w:id="266" w:author="Windows User" w:date="2019-02-20T13:17:00Z">
            <w:rPr>
              <w:szCs w:val="26"/>
            </w:rPr>
          </w:rPrChange>
        </w:rPr>
        <w:t xml:space="preserve"> thông tin địa lý về kinh tế, xã hội</w:t>
      </w:r>
      <w:del w:id="267" w:author="Windows User" w:date="2019-02-20T14:12:00Z">
        <w:r w:rsidRPr="007C5BA4" w:rsidDel="00CA6FFF">
          <w:rPr>
            <w:szCs w:val="26"/>
            <w:lang w:val="es-VE"/>
            <w:rPrChange w:id="268" w:author="Windows User" w:date="2019-02-20T13:17:00Z">
              <w:rPr>
                <w:szCs w:val="26"/>
              </w:rPr>
            </w:rPrChange>
          </w:rPr>
          <w:delText xml:space="preserve"> biến đổi nhanh hơn</w:delText>
        </w:r>
      </w:del>
      <w:r w:rsidRPr="007C5BA4">
        <w:rPr>
          <w:szCs w:val="26"/>
          <w:lang w:val="es-VE"/>
          <w:rPrChange w:id="269" w:author="Windows User" w:date="2019-02-20T13:17:00Z">
            <w:rPr>
              <w:szCs w:val="26"/>
            </w:rPr>
          </w:rPrChange>
        </w:rPr>
        <w:t>.</w:t>
      </w:r>
    </w:p>
    <w:p w14:paraId="6170EAFB" w14:textId="77777777" w:rsidR="001E5EDC" w:rsidRPr="007C5BA4" w:rsidRDefault="001E5EDC" w:rsidP="005F5568">
      <w:pPr>
        <w:pStyle w:val="Heading2"/>
        <w:numPr>
          <w:ilvl w:val="2"/>
          <w:numId w:val="38"/>
        </w:numPr>
        <w:tabs>
          <w:tab w:val="left" w:pos="567"/>
        </w:tabs>
        <w:spacing w:before="360" w:line="240" w:lineRule="auto"/>
        <w:rPr>
          <w:rFonts w:ascii="Times New Roman" w:hAnsi="Times New Roman" w:cs="Times New Roman"/>
          <w:b/>
          <w:color w:val="auto"/>
          <w:lang w:val="es-VE"/>
          <w:rPrChange w:id="270" w:author="Windows User" w:date="2019-02-20T13:17:00Z">
            <w:rPr>
              <w:rFonts w:ascii="Times New Roman" w:hAnsi="Times New Roman" w:cs="Times New Roman"/>
              <w:b/>
              <w:color w:val="auto"/>
            </w:rPr>
          </w:rPrChange>
        </w:rPr>
      </w:pPr>
      <w:bookmarkStart w:id="271" w:name="_Toc47424293"/>
      <w:bookmarkStart w:id="272" w:name="_Toc48702338"/>
      <w:bookmarkStart w:id="273" w:name="_Toc49745165"/>
      <w:bookmarkStart w:id="274" w:name="_Toc49829151"/>
      <w:bookmarkStart w:id="275" w:name="_Toc49850058"/>
      <w:bookmarkStart w:id="276" w:name="_Toc373216086"/>
      <w:bookmarkStart w:id="277" w:name="_Toc533409984"/>
      <w:r w:rsidRPr="007C5BA4">
        <w:rPr>
          <w:rFonts w:ascii="Times New Roman" w:hAnsi="Times New Roman" w:cs="Times New Roman"/>
          <w:b/>
          <w:color w:val="auto"/>
          <w:lang w:val="es-VE"/>
          <w:rPrChange w:id="278" w:author="Windows User" w:date="2019-02-20T13:17:00Z">
            <w:rPr>
              <w:rFonts w:ascii="Times New Roman" w:hAnsi="Times New Roman" w:cs="Times New Roman"/>
              <w:b/>
              <w:color w:val="auto"/>
            </w:rPr>
          </w:rPrChange>
        </w:rPr>
        <w:lastRenderedPageBreak/>
        <w:t>Hệ thống thông tin địa lý</w:t>
      </w:r>
      <w:bookmarkEnd w:id="271"/>
      <w:bookmarkEnd w:id="272"/>
      <w:bookmarkEnd w:id="273"/>
      <w:bookmarkEnd w:id="274"/>
      <w:bookmarkEnd w:id="275"/>
      <w:bookmarkEnd w:id="276"/>
      <w:bookmarkEnd w:id="277"/>
      <w:r w:rsidRPr="007C5BA4">
        <w:rPr>
          <w:rFonts w:ascii="Times New Roman" w:hAnsi="Times New Roman" w:cs="Times New Roman"/>
          <w:b/>
          <w:color w:val="auto"/>
          <w:lang w:val="es-VE"/>
          <w:rPrChange w:id="279" w:author="Windows User" w:date="2019-02-20T13:17:00Z">
            <w:rPr>
              <w:rFonts w:ascii="Times New Roman" w:hAnsi="Times New Roman" w:cs="Times New Roman"/>
              <w:b/>
              <w:color w:val="auto"/>
            </w:rPr>
          </w:rPrChange>
        </w:rPr>
        <w:t xml:space="preserve"> </w:t>
      </w:r>
    </w:p>
    <w:p w14:paraId="43F38ADB" w14:textId="77777777" w:rsidR="001E5EDC" w:rsidRPr="007C5BA4" w:rsidRDefault="001E5EDC" w:rsidP="001E5EDC">
      <w:pPr>
        <w:pStyle w:val="BodyText"/>
        <w:tabs>
          <w:tab w:val="clear" w:pos="567"/>
        </w:tabs>
        <w:spacing w:before="120"/>
        <w:ind w:firstLine="567"/>
        <w:rPr>
          <w:szCs w:val="26"/>
          <w:lang w:val="es-VE"/>
          <w:rPrChange w:id="280" w:author="Windows User" w:date="2019-02-20T13:17:00Z">
            <w:rPr>
              <w:szCs w:val="26"/>
            </w:rPr>
          </w:rPrChange>
        </w:rPr>
      </w:pPr>
      <w:r w:rsidRPr="007C5BA4">
        <w:rPr>
          <w:szCs w:val="26"/>
          <w:lang w:val="es-VE"/>
          <w:rPrChange w:id="281" w:author="Windows User" w:date="2019-02-20T13:17:00Z">
            <w:rPr>
              <w:szCs w:val="26"/>
            </w:rPr>
          </w:rPrChange>
        </w:rPr>
        <w:t xml:space="preserve">Hệ thống thông tin địa lý </w:t>
      </w:r>
      <w:r w:rsidR="00B3372A" w:rsidRPr="007C5BA4">
        <w:rPr>
          <w:szCs w:val="26"/>
          <w:lang w:val="es-VE"/>
          <w:rPrChange w:id="282" w:author="Windows User" w:date="2019-02-20T13:17:00Z">
            <w:rPr>
              <w:szCs w:val="26"/>
            </w:rPr>
          </w:rPrChange>
        </w:rPr>
        <w:t xml:space="preserve">(Geographic Information System - GIS) </w:t>
      </w:r>
      <w:r w:rsidRPr="007C5BA4">
        <w:rPr>
          <w:szCs w:val="26"/>
          <w:lang w:val="es-VE"/>
          <w:rPrChange w:id="283" w:author="Windows User" w:date="2019-02-20T13:17:00Z">
            <w:rPr>
              <w:szCs w:val="26"/>
            </w:rPr>
          </w:rPrChange>
        </w:rPr>
        <w:t>là một hệ thống tự động thu thập, lưu trữ, truy vấn, phân tích và hiển thị dữ liệu không gian (Clarke, 1995). Trong đó, phân tích không gian</w:t>
      </w:r>
      <w:r w:rsidRPr="007C5BA4">
        <w:rPr>
          <w:i/>
          <w:szCs w:val="26"/>
          <w:lang w:val="es-VE"/>
          <w:rPrChange w:id="284" w:author="Windows User" w:date="2019-02-20T13:17:00Z">
            <w:rPr>
              <w:i/>
              <w:szCs w:val="26"/>
            </w:rPr>
          </w:rPrChange>
        </w:rPr>
        <w:t xml:space="preserve"> </w:t>
      </w:r>
      <w:r w:rsidRPr="007C5BA4">
        <w:rPr>
          <w:szCs w:val="26"/>
          <w:lang w:val="es-VE"/>
          <w:rPrChange w:id="285" w:author="Windows User" w:date="2019-02-20T13:17:00Z">
            <w:rPr>
              <w:szCs w:val="26"/>
            </w:rPr>
          </w:rPrChange>
        </w:rPr>
        <w:t>là khả năng phân biệt GIS với các hệ thống thông tin khác và làm cho GIS có phạm vi ứng dụng trong nhiều lĩnh vực khác nhau.</w:t>
      </w:r>
    </w:p>
    <w:p w14:paraId="7122CE12" w14:textId="77777777" w:rsidR="001E5EDC" w:rsidRPr="007C5BA4" w:rsidRDefault="001E5EDC" w:rsidP="001E5EDC">
      <w:pPr>
        <w:pStyle w:val="BodyText"/>
        <w:spacing w:before="120"/>
        <w:rPr>
          <w:szCs w:val="26"/>
          <w:lang w:val="es-VE"/>
          <w:rPrChange w:id="286" w:author="Windows User" w:date="2019-02-20T13:17:00Z">
            <w:rPr>
              <w:szCs w:val="26"/>
            </w:rPr>
          </w:rPrChange>
        </w:rPr>
      </w:pPr>
      <w:r w:rsidRPr="007C5BA4">
        <w:rPr>
          <w:szCs w:val="26"/>
          <w:lang w:val="es-VE"/>
          <w:rPrChange w:id="287" w:author="Windows User" w:date="2019-02-20T13:17:00Z">
            <w:rPr>
              <w:szCs w:val="26"/>
            </w:rPr>
          </w:rPrChange>
        </w:rPr>
        <w:tab/>
        <w:t xml:space="preserve">Hệ thống thông tin địa lý là  một hệ thống máy tính gồm phần cứng, phần mềm và các thiết bị ngoại vi có khả năng trả lời các câu hỏi cơ bản; “Ai?”, “Cái gì?”, “Ở đâu?”, “Khi nào?”, “Như thế nào?” và “Tại sao?”. Trong đó, câu trả lời cho các câu hỏi: “Ai?”, “Cái gì?” xác định các đối tượng, các hoạt động, các sự kiện cần khảo sát; câu trả lời cho câu  hỏi: “Ở đâu xác định vị trí của đối tượng”, các hoạt động hoặc các sự kiện; câu trả lời cho câu hỏi: “Như thế nào/” hoặc “Tại sao?” là kết quả phân tích của hệ thống thông tin địa lý.    </w:t>
      </w:r>
    </w:p>
    <w:p w14:paraId="5F487290" w14:textId="2592B72F" w:rsidR="001E5EDC" w:rsidRPr="007C5BA4" w:rsidRDefault="001E5EDC" w:rsidP="001E5EDC">
      <w:pPr>
        <w:pStyle w:val="BodyText"/>
        <w:spacing w:before="120"/>
        <w:rPr>
          <w:szCs w:val="26"/>
          <w:lang w:val="es-VE"/>
          <w:rPrChange w:id="288" w:author="Windows User" w:date="2019-02-20T13:17:00Z">
            <w:rPr>
              <w:szCs w:val="26"/>
            </w:rPr>
          </w:rPrChange>
        </w:rPr>
      </w:pPr>
      <w:r w:rsidRPr="007C5BA4">
        <w:rPr>
          <w:szCs w:val="26"/>
          <w:lang w:val="es-VE"/>
          <w:rPrChange w:id="289" w:author="Windows User" w:date="2019-02-20T13:17:00Z">
            <w:rPr>
              <w:szCs w:val="26"/>
            </w:rPr>
          </w:rPrChange>
        </w:rPr>
        <w:tab/>
        <w:t xml:space="preserve">Trong tiến trình phát triển kinh tế xã hội, để đạt được một mục đích nào đó, con người cần phải có những quyết định hợp lý và kịp thời. Những quyết định đó thường được thực hiện sau khi thu thập thông tin từ thế giới thực và phân tích xử lý nó theo một quan điểm nào đó. Những quyết định này tác động trực tiếp hoặc gián tiếp trở lại thế giới thực theo khuynh hướng của người quyết định. Nếu quyết định ấy tạo ra nhiều kết quả có lợi hơn cho con người thì được đánh giá </w:t>
      </w:r>
      <w:ins w:id="290" w:author="Windows User" w:date="2019-02-20T14:13:00Z">
        <w:r w:rsidR="00893B94">
          <w:rPr>
            <w:szCs w:val="26"/>
            <w:lang w:val="es-VE"/>
          </w:rPr>
          <w:t xml:space="preserve">là </w:t>
        </w:r>
      </w:ins>
      <w:del w:id="291" w:author="Windows User" w:date="2019-02-20T14:13:00Z">
        <w:r w:rsidRPr="007C5BA4" w:rsidDel="00CA6FFF">
          <w:rPr>
            <w:szCs w:val="26"/>
            <w:lang w:val="es-VE"/>
            <w:rPrChange w:id="292" w:author="Windows User" w:date="2019-02-20T13:17:00Z">
              <w:rPr>
                <w:szCs w:val="26"/>
              </w:rPr>
            </w:rPrChange>
          </w:rPr>
          <w:delText xml:space="preserve">là </w:delText>
        </w:r>
      </w:del>
      <w:r w:rsidRPr="007C5BA4">
        <w:rPr>
          <w:szCs w:val="26"/>
          <w:lang w:val="es-VE"/>
          <w:rPrChange w:id="293" w:author="Windows User" w:date="2019-02-20T13:17:00Z">
            <w:rPr>
              <w:szCs w:val="26"/>
            </w:rPr>
          </w:rPrChange>
        </w:rPr>
        <w:t>tốt. Ngược lại, nếu quyết định tác động lên thế giới thực sinh ra nhiều hậu quả có hại hơn cho con người thì quyết định ấy bị đánh giá là xấu. Theo quan điểm thông tin, tiến trình này thể hiện một sự tuần hoàn của dữ liệu: Dữ liệu từ thế giới thực được thu thập, lưu trữ, phân tích và ra quyết định. Quyết định tác động trở lại thế giới thực làm thay đổi dữ liệu của thế giới thực. Rồi dữ liệu của thế giới thực lại được</w:t>
      </w:r>
      <w:del w:id="294" w:author="Windows User" w:date="2019-02-20T14:14:00Z">
        <w:r w:rsidRPr="007C5BA4" w:rsidDel="00893B94">
          <w:rPr>
            <w:szCs w:val="26"/>
            <w:lang w:val="es-VE"/>
            <w:rPrChange w:id="295" w:author="Windows User" w:date="2019-02-20T13:17:00Z">
              <w:rPr>
                <w:szCs w:val="26"/>
              </w:rPr>
            </w:rPrChange>
          </w:rPr>
          <w:delText xml:space="preserve"> </w:delText>
        </w:r>
      </w:del>
      <w:r w:rsidRPr="007C5BA4">
        <w:rPr>
          <w:szCs w:val="26"/>
          <w:lang w:val="es-VE"/>
          <w:rPrChange w:id="296" w:author="Windows User" w:date="2019-02-20T13:17:00Z">
            <w:rPr>
              <w:szCs w:val="26"/>
            </w:rPr>
          </w:rPrChange>
        </w:rPr>
        <w:t xml:space="preserve"> thu thập, lưu trữ, phân tích và ra quyết định, vòng tuần hoàn lại tiếp tục. Có như thế, quyết định mới </w:t>
      </w:r>
      <w:ins w:id="297" w:author="Windows User" w:date="2019-02-20T14:14:00Z">
        <w:r w:rsidR="00893B94">
          <w:rPr>
            <w:szCs w:val="26"/>
            <w:lang w:val="es-VE"/>
          </w:rPr>
          <w:t xml:space="preserve">mang lại hiệu quả </w:t>
        </w:r>
      </w:ins>
      <w:r w:rsidRPr="007C5BA4">
        <w:rPr>
          <w:szCs w:val="26"/>
          <w:lang w:val="es-VE"/>
          <w:rPrChange w:id="298" w:author="Windows User" w:date="2019-02-20T13:17:00Z">
            <w:rPr>
              <w:szCs w:val="26"/>
            </w:rPr>
          </w:rPrChange>
        </w:rPr>
        <w:t xml:space="preserve">tốt </w:t>
      </w:r>
      <w:ins w:id="299" w:author="Windows User" w:date="2019-02-20T14:14:00Z">
        <w:r w:rsidR="00893B94">
          <w:rPr>
            <w:szCs w:val="26"/>
            <w:lang w:val="es-VE"/>
          </w:rPr>
          <w:t xml:space="preserve">hơn </w:t>
        </w:r>
      </w:ins>
      <w:r w:rsidRPr="007C5BA4">
        <w:rPr>
          <w:szCs w:val="26"/>
          <w:lang w:val="es-VE"/>
          <w:rPrChange w:id="300" w:author="Windows User" w:date="2019-02-20T13:17:00Z">
            <w:rPr>
              <w:szCs w:val="26"/>
            </w:rPr>
          </w:rPrChange>
        </w:rPr>
        <w:t xml:space="preserve">và hệ thống </w:t>
      </w:r>
      <w:ins w:id="301" w:author="Windows User" w:date="2019-02-20T14:14:00Z">
        <w:r w:rsidR="00893B94">
          <w:rPr>
            <w:szCs w:val="26"/>
            <w:lang w:val="es-VE"/>
          </w:rPr>
          <w:t xml:space="preserve">như vậy </w:t>
        </w:r>
      </w:ins>
      <w:r w:rsidRPr="007C5BA4">
        <w:rPr>
          <w:szCs w:val="26"/>
          <w:lang w:val="es-VE"/>
          <w:rPrChange w:id="302" w:author="Windows User" w:date="2019-02-20T13:17:00Z">
            <w:rPr>
              <w:szCs w:val="26"/>
            </w:rPr>
          </w:rPrChange>
        </w:rPr>
        <w:t>mới có ý nghĩa.</w:t>
      </w:r>
    </w:p>
    <w:p w14:paraId="795FD90C" w14:textId="77777777" w:rsidR="001E5EDC" w:rsidRPr="007C5BA4" w:rsidRDefault="001E5EDC" w:rsidP="001E5EDC">
      <w:pPr>
        <w:rPr>
          <w:rFonts w:ascii="Times New Roman" w:eastAsia="Times New Roman" w:hAnsi="Times New Roman" w:cs="Times New Roman"/>
          <w:kern w:val="28"/>
          <w:sz w:val="26"/>
          <w:szCs w:val="26"/>
          <w:lang w:val="es-VE"/>
          <w:rPrChange w:id="303" w:author="Windows User" w:date="2019-02-20T13:17:00Z">
            <w:rPr>
              <w:rFonts w:ascii="Times New Roman" w:eastAsia="Times New Roman" w:hAnsi="Times New Roman" w:cs="Times New Roman"/>
              <w:kern w:val="28"/>
              <w:sz w:val="26"/>
              <w:szCs w:val="26"/>
            </w:rPr>
          </w:rPrChange>
        </w:rPr>
      </w:pPr>
      <w:r w:rsidRPr="007C5BA4">
        <w:rPr>
          <w:rFonts w:ascii="Times New Roman" w:hAnsi="Times New Roman" w:cs="Times New Roman"/>
          <w:sz w:val="26"/>
          <w:szCs w:val="26"/>
          <w:lang w:val="es-VE"/>
          <w:rPrChange w:id="304" w:author="Windows User" w:date="2019-02-20T13:17:00Z">
            <w:rPr>
              <w:rFonts w:ascii="Times New Roman" w:hAnsi="Times New Roman" w:cs="Times New Roman"/>
              <w:sz w:val="26"/>
              <w:szCs w:val="26"/>
            </w:rPr>
          </w:rPrChange>
        </w:rPr>
        <w:br w:type="page"/>
      </w:r>
    </w:p>
    <w:p w14:paraId="6D16A049" w14:textId="77777777" w:rsidR="001E5EDC" w:rsidRPr="007C5BA4" w:rsidRDefault="001E5EDC" w:rsidP="001E5EDC">
      <w:pPr>
        <w:pStyle w:val="BodyText"/>
        <w:spacing w:before="120"/>
        <w:rPr>
          <w:szCs w:val="26"/>
          <w:lang w:val="es-VE"/>
          <w:rPrChange w:id="305" w:author="Windows User" w:date="2019-02-20T13:17:00Z">
            <w:rPr>
              <w:szCs w:val="26"/>
            </w:rPr>
          </w:rPrChange>
        </w:rPr>
      </w:pPr>
      <w:r w:rsidRPr="00283743">
        <w:rPr>
          <w:noProof/>
          <w:szCs w:val="26"/>
          <w:lang w:eastAsia="zh-CN"/>
        </w:rPr>
        <w:lastRenderedPageBreak/>
        <mc:AlternateContent>
          <mc:Choice Requires="wpg">
            <w:drawing>
              <wp:anchor distT="0" distB="0" distL="114300" distR="114300" simplePos="0" relativeHeight="251842560" behindDoc="0" locked="0" layoutInCell="1" allowOverlap="1" wp14:anchorId="1D36130E" wp14:editId="3E85B942">
                <wp:simplePos x="0" y="0"/>
                <wp:positionH relativeFrom="page">
                  <wp:align>center</wp:align>
                </wp:positionH>
                <wp:positionV relativeFrom="paragraph">
                  <wp:posOffset>3226</wp:posOffset>
                </wp:positionV>
                <wp:extent cx="6222797" cy="4525187"/>
                <wp:effectExtent l="0" t="0" r="6985" b="8890"/>
                <wp:wrapNone/>
                <wp:docPr id="1710" name="Group 1710"/>
                <wp:cNvGraphicFramePr/>
                <a:graphic xmlns:a="http://schemas.openxmlformats.org/drawingml/2006/main">
                  <a:graphicData uri="http://schemas.microsoft.com/office/word/2010/wordprocessingGroup">
                    <wpg:wgp>
                      <wpg:cNvGrpSpPr/>
                      <wpg:grpSpPr>
                        <a:xfrm>
                          <a:off x="0" y="0"/>
                          <a:ext cx="6222797" cy="4525187"/>
                          <a:chOff x="0" y="0"/>
                          <a:chExt cx="6222797" cy="4525187"/>
                        </a:xfrm>
                      </wpg:grpSpPr>
                      <wpg:grpSp>
                        <wpg:cNvPr id="1709" name="Group 1709"/>
                        <wpg:cNvGrpSpPr/>
                        <wpg:grpSpPr>
                          <a:xfrm>
                            <a:off x="0" y="0"/>
                            <a:ext cx="6222797" cy="4155415"/>
                            <a:chOff x="0" y="0"/>
                            <a:chExt cx="6222797" cy="4155415"/>
                          </a:xfrm>
                        </wpg:grpSpPr>
                        <wps:wsp>
                          <wps:cNvPr id="1701" name="Straight Connector 1701"/>
                          <wps:cNvCnPr>
                            <a:cxnSpLocks noChangeShapeType="1"/>
                          </wps:cNvCnPr>
                          <wps:spPr bwMode="auto">
                            <a:xfrm flipH="1" flipV="1">
                              <a:off x="709575" y="1711757"/>
                              <a:ext cx="9525" cy="2260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2" name="Text Box 1702"/>
                          <wps:cNvSpPr txBox="1">
                            <a:spLocks noChangeArrowheads="1"/>
                          </wps:cNvSpPr>
                          <wps:spPr bwMode="auto">
                            <a:xfrm>
                              <a:off x="2845613" y="1250899"/>
                              <a:ext cx="193802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90BB2" w14:textId="77777777" w:rsidR="004D6677" w:rsidRPr="00407E72" w:rsidRDefault="004D6677" w:rsidP="001E5EDC">
                                <w:pPr>
                                  <w:pStyle w:val="Heading7"/>
                                  <w:rPr>
                                    <w:b w:val="0"/>
                                    <w:sz w:val="22"/>
                                  </w:rPr>
                                </w:pPr>
                                <w:r w:rsidRPr="00407E72">
                                  <w:rPr>
                                    <w:b w:val="0"/>
                                    <w:sz w:val="22"/>
                                  </w:rPr>
                                  <w:t xml:space="preserve">Thu thập dữ liệu </w:t>
                                </w:r>
                              </w:p>
                            </w:txbxContent>
                          </wps:txbx>
                          <wps:bodyPr rot="0" vert="horz" wrap="square" lIns="91440" tIns="45720" rIns="91440" bIns="45720" anchor="t" anchorCtr="0" upright="1">
                            <a:noAutofit/>
                          </wps:bodyPr>
                        </wps:wsp>
                        <wps:wsp>
                          <wps:cNvPr id="1696" name="Straight Connector 1696"/>
                          <wps:cNvCnPr>
                            <a:cxnSpLocks noChangeShapeType="1"/>
                          </wps:cNvCnPr>
                          <wps:spPr bwMode="auto">
                            <a:xfrm flipH="1" flipV="1">
                              <a:off x="1821485" y="2765146"/>
                              <a:ext cx="844550" cy="25844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4" name="Text Box 1694"/>
                          <wps:cNvSpPr txBox="1">
                            <a:spLocks noChangeArrowheads="1"/>
                          </wps:cNvSpPr>
                          <wps:spPr bwMode="auto">
                            <a:xfrm>
                              <a:off x="2333549" y="3825850"/>
                              <a:ext cx="261810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34F21" w14:textId="77777777" w:rsidR="004D6677" w:rsidRPr="00407E72" w:rsidRDefault="004D6677" w:rsidP="001E5EDC">
                                <w:pPr>
                                  <w:jc w:val="center"/>
                                  <w:rPr>
                                    <w:rFonts w:ascii="Times New Roman" w:hAnsi="Times New Roman" w:cs="Times New Roman"/>
                                    <w:i/>
                                    <w:snapToGrid w:val="0"/>
                                    <w:color w:val="000000"/>
                                    <w:sz w:val="48"/>
                                  </w:rPr>
                                </w:pPr>
                                <w:r w:rsidRPr="00407E72">
                                  <w:rPr>
                                    <w:rFonts w:ascii="Times New Roman" w:hAnsi="Times New Roman" w:cs="Times New Roman"/>
                                    <w:i/>
                                    <w:snapToGrid w:val="0"/>
                                    <w:color w:val="000000"/>
                                  </w:rPr>
                                  <w:t xml:space="preserve">Phân tích và hiển thị dữ liệu </w:t>
                                </w:r>
                              </w:p>
                            </w:txbxContent>
                          </wps:txbx>
                          <wps:bodyPr rot="0" vert="horz" wrap="square" lIns="91440" tIns="45720" rIns="91440" bIns="45720" anchor="t" anchorCtr="0" upright="1">
                            <a:noAutofit/>
                          </wps:bodyPr>
                        </wps:wsp>
                        <wps:wsp>
                          <wps:cNvPr id="1695" name="Text Box 1695"/>
                          <wps:cNvSpPr txBox="1">
                            <a:spLocks noChangeArrowheads="1"/>
                          </wps:cNvSpPr>
                          <wps:spPr bwMode="auto">
                            <a:xfrm>
                              <a:off x="329184" y="3591763"/>
                              <a:ext cx="1455420" cy="344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9FC4D" w14:textId="77777777" w:rsidR="004D6677" w:rsidRPr="00407E72" w:rsidRDefault="004D6677" w:rsidP="001E5EDC">
                                <w:pPr>
                                  <w:pStyle w:val="Heading7"/>
                                  <w:rPr>
                                    <w:b w:val="0"/>
                                    <w:sz w:val="22"/>
                                  </w:rPr>
                                </w:pPr>
                                <w:r w:rsidRPr="00407E72">
                                  <w:rPr>
                                    <w:b w:val="0"/>
                                    <w:sz w:val="22"/>
                                  </w:rPr>
                                  <w:t>Ra quyết định</w:t>
                                </w:r>
                              </w:p>
                            </w:txbxContent>
                          </wps:txbx>
                          <wps:bodyPr rot="0" vert="horz" wrap="square" lIns="91440" tIns="45720" rIns="91440" bIns="45720" anchor="t" anchorCtr="0" upright="1">
                            <a:noAutofit/>
                          </wps:bodyPr>
                        </wps:wsp>
                        <wps:wsp>
                          <wps:cNvPr id="1706" name="Straight Connector 1706"/>
                          <wps:cNvCnPr>
                            <a:cxnSpLocks noChangeShapeType="1"/>
                          </wps:cNvCnPr>
                          <wps:spPr bwMode="auto">
                            <a:xfrm flipV="1">
                              <a:off x="1953159" y="672999"/>
                              <a:ext cx="126746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5" name="Straight Connector 1705"/>
                          <wps:cNvCnPr>
                            <a:cxnSpLocks noChangeShapeType="1"/>
                          </wps:cNvCnPr>
                          <wps:spPr bwMode="auto">
                            <a:xfrm>
                              <a:off x="4769511" y="863194"/>
                              <a:ext cx="690245" cy="57467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8" name="Straight Connector 1698"/>
                          <wps:cNvCnPr>
                            <a:cxnSpLocks noChangeShapeType="1"/>
                          </wps:cNvCnPr>
                          <wps:spPr bwMode="auto">
                            <a:xfrm flipH="1">
                              <a:off x="4345229" y="2253082"/>
                              <a:ext cx="1548765" cy="86169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707" name="Picture 170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63348" y="314554"/>
                              <a:ext cx="1619250" cy="1125220"/>
                            </a:xfrm>
                            <a:prstGeom prst="rect">
                              <a:avLst/>
                            </a:prstGeom>
                            <a:noFill/>
                          </pic:spPr>
                        </pic:pic>
                        <pic:pic xmlns:pic="http://schemas.openxmlformats.org/drawingml/2006/picture">
                          <pic:nvPicPr>
                            <pic:cNvPr id="1699" name="Picture 169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21869" y="2121408"/>
                              <a:ext cx="1504950" cy="1346835"/>
                            </a:xfrm>
                            <a:prstGeom prst="rect">
                              <a:avLst/>
                            </a:prstGeom>
                            <a:noFill/>
                          </pic:spPr>
                        </pic:pic>
                        <pic:pic xmlns:pic="http://schemas.openxmlformats.org/drawingml/2006/picture">
                          <pic:nvPicPr>
                            <pic:cNvPr id="1703" name="Picture 170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5032858" y="1419149"/>
                              <a:ext cx="1002665" cy="924560"/>
                            </a:xfrm>
                            <a:prstGeom prst="rect">
                              <a:avLst/>
                            </a:prstGeom>
                            <a:noFill/>
                          </pic:spPr>
                        </pic:pic>
                        <pic:pic xmlns:pic="http://schemas.openxmlformats.org/drawingml/2006/picture">
                          <pic:nvPicPr>
                            <pic:cNvPr id="1700" name="Picture 1700" descr="j019538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677364" y="2018995"/>
                              <a:ext cx="1518285" cy="1728470"/>
                            </a:xfrm>
                            <a:prstGeom prst="rect">
                              <a:avLst/>
                            </a:prstGeom>
                            <a:noFill/>
                          </pic:spPr>
                        </pic:pic>
                        <wps:wsp>
                          <wps:cNvPr id="1697" name="Text Box 1697"/>
                          <wps:cNvSpPr txBox="1">
                            <a:spLocks noChangeArrowheads="1"/>
                          </wps:cNvSpPr>
                          <wps:spPr bwMode="auto">
                            <a:xfrm>
                              <a:off x="4637837" y="2333549"/>
                              <a:ext cx="1584960" cy="345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814659" w14:textId="77777777" w:rsidR="004D6677" w:rsidRPr="00407E72" w:rsidRDefault="004D6677" w:rsidP="001E5EDC">
                                <w:pPr>
                                  <w:pStyle w:val="Heading7"/>
                                  <w:rPr>
                                    <w:b w:val="0"/>
                                    <w:sz w:val="22"/>
                                  </w:rPr>
                                </w:pPr>
                                <w:r w:rsidRPr="00407E72">
                                  <w:rPr>
                                    <w:b w:val="0"/>
                                    <w:sz w:val="22"/>
                                  </w:rPr>
                                  <w:t xml:space="preserve">Lưu trữ dữ liệu </w:t>
                                </w:r>
                              </w:p>
                            </w:txbxContent>
                          </wps:txbx>
                          <wps:bodyPr rot="0" vert="horz" wrap="square" lIns="91440" tIns="45720" rIns="91440" bIns="45720" anchor="t" anchorCtr="0" upright="1">
                            <a:noAutofit/>
                          </wps:bodyPr>
                        </wps:wsp>
                        <wps:wsp>
                          <wps:cNvPr id="1704" name="Text Box 1704"/>
                          <wps:cNvSpPr txBox="1">
                            <a:spLocks noChangeArrowheads="1"/>
                          </wps:cNvSpPr>
                          <wps:spPr bwMode="auto">
                            <a:xfrm>
                              <a:off x="0" y="1367943"/>
                              <a:ext cx="1708785" cy="344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F5B7EF" w14:textId="77777777" w:rsidR="004D6677" w:rsidRPr="00407E72" w:rsidRDefault="004D6677" w:rsidP="001E5EDC">
                                <w:pPr>
                                  <w:pStyle w:val="Heading7"/>
                                  <w:rPr>
                                    <w:b w:val="0"/>
                                    <w:sz w:val="22"/>
                                  </w:rPr>
                                </w:pPr>
                                <w:r w:rsidRPr="00407E72">
                                  <w:rPr>
                                    <w:b w:val="0"/>
                                    <w:sz w:val="22"/>
                                  </w:rPr>
                                  <w:t>Thế giới thực</w:t>
                                </w:r>
                              </w:p>
                            </w:txbxContent>
                          </wps:txbx>
                          <wps:bodyPr rot="0" vert="horz" wrap="square" lIns="91440" tIns="45720" rIns="91440" bIns="45720" anchor="t" anchorCtr="0" upright="1">
                            <a:noAutofit/>
                          </wps:bodyPr>
                        </wps:wsp>
                        <pic:pic xmlns:pic="http://schemas.openxmlformats.org/drawingml/2006/picture">
                          <pic:nvPicPr>
                            <pic:cNvPr id="1708" name="Picture 1708" descr="j0233018"/>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269895" y="0"/>
                              <a:ext cx="1456690" cy="1251585"/>
                            </a:xfrm>
                            <a:prstGeom prst="rect">
                              <a:avLst/>
                            </a:prstGeom>
                            <a:noFill/>
                          </pic:spPr>
                        </pic:pic>
                      </wpg:grpSp>
                      <wps:wsp>
                        <wps:cNvPr id="1693" name="Text Box 1693"/>
                        <wps:cNvSpPr txBox="1">
                          <a:spLocks noChangeArrowheads="1"/>
                        </wps:cNvSpPr>
                        <wps:spPr bwMode="auto">
                          <a:xfrm>
                            <a:off x="1082650" y="4125772"/>
                            <a:ext cx="4134485" cy="399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AC1CE" w14:textId="77777777" w:rsidR="004D6677" w:rsidRPr="00407E72" w:rsidRDefault="004D6677" w:rsidP="001E5EDC">
                              <w:pPr>
                                <w:jc w:val="center"/>
                                <w:rPr>
                                  <w:rFonts w:ascii="Times New Roman" w:hAnsi="Times New Roman" w:cs="Times New Roman"/>
                                  <w:bCs/>
                                  <w:i/>
                                  <w:sz w:val="24"/>
                                </w:rPr>
                              </w:pPr>
                              <w:r w:rsidRPr="00407E72">
                                <w:rPr>
                                  <w:rFonts w:ascii="Times New Roman" w:hAnsi="Times New Roman" w:cs="Times New Roman"/>
                                  <w:i/>
                                  <w:sz w:val="24"/>
                                </w:rPr>
                                <w:t xml:space="preserve">Hình </w:t>
                              </w:r>
                              <w:r w:rsidRPr="00407E72">
                                <w:rPr>
                                  <w:rFonts w:ascii="Times New Roman" w:hAnsi="Times New Roman" w:cs="Times New Roman"/>
                                  <w:i/>
                                  <w:sz w:val="24"/>
                                </w:rPr>
                                <w:fldChar w:fldCharType="begin"/>
                              </w:r>
                              <w:r w:rsidRPr="00407E72">
                                <w:rPr>
                                  <w:rFonts w:ascii="Times New Roman" w:hAnsi="Times New Roman" w:cs="Times New Roman"/>
                                  <w:i/>
                                  <w:sz w:val="24"/>
                                </w:rPr>
                                <w:instrText xml:space="preserve"> SEQ Hình \* ARABIC </w:instrText>
                              </w:r>
                              <w:r w:rsidRPr="00407E72">
                                <w:rPr>
                                  <w:rFonts w:ascii="Times New Roman" w:hAnsi="Times New Roman" w:cs="Times New Roman"/>
                                  <w:i/>
                                  <w:sz w:val="24"/>
                                </w:rPr>
                                <w:fldChar w:fldCharType="separate"/>
                              </w:r>
                              <w:r w:rsidRPr="00407E72">
                                <w:rPr>
                                  <w:rFonts w:ascii="Times New Roman" w:hAnsi="Times New Roman" w:cs="Times New Roman"/>
                                  <w:i/>
                                  <w:noProof/>
                                  <w:sz w:val="24"/>
                                </w:rPr>
                                <w:t>1</w:t>
                              </w:r>
                              <w:r w:rsidRPr="00407E72">
                                <w:rPr>
                                  <w:rFonts w:ascii="Times New Roman" w:hAnsi="Times New Roman" w:cs="Times New Roman"/>
                                  <w:i/>
                                  <w:sz w:val="24"/>
                                </w:rPr>
                                <w:fldChar w:fldCharType="end"/>
                              </w:r>
                              <w:r w:rsidRPr="00407E72">
                                <w:rPr>
                                  <w:rFonts w:ascii="Times New Roman" w:hAnsi="Times New Roman" w:cs="Times New Roman"/>
                                  <w:i/>
                                  <w:sz w:val="24"/>
                                </w:rPr>
                                <w:t xml:space="preserve">. </w:t>
                              </w:r>
                              <w:r w:rsidRPr="00407E72">
                                <w:rPr>
                                  <w:rFonts w:ascii="Times New Roman" w:hAnsi="Times New Roman" w:cs="Times New Roman"/>
                                  <w:bCs/>
                                  <w:i/>
                                  <w:sz w:val="24"/>
                                </w:rPr>
                                <w:t>Vòng tuần hoàn của dữ liệu địa lý</w:t>
                              </w:r>
                            </w:p>
                            <w:p w14:paraId="269A0076" w14:textId="77777777" w:rsidR="004D6677" w:rsidRPr="00407E72" w:rsidRDefault="004D6677" w:rsidP="001E5EDC">
                              <w:pPr>
                                <w:jc w:val="center"/>
                                <w:rPr>
                                  <w:rFonts w:ascii="Times New Roman" w:hAnsi="Times New Roman" w:cs="Times New Roman"/>
                                  <w:i/>
                                </w:rPr>
                              </w:pPr>
                            </w:p>
                            <w:p w14:paraId="7D1075D2" w14:textId="77777777" w:rsidR="004D6677" w:rsidRPr="00407E72" w:rsidRDefault="004D6677" w:rsidP="001E5EDC">
                              <w:pPr>
                                <w:jc w:val="cente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1D36130E" id="Group 1710" o:spid="_x0000_s1421" style="position:absolute;left:0;text-align:left;margin-left:0;margin-top:.25pt;width:490pt;height:356.3pt;z-index:251842560;mso-position-horizontal:center;mso-position-horizontal-relative:page;mso-position-vertical-relative:text" coordsize="62227,45251"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">
                <v:group id="Group 1709" o:spid="_x0000_s1422" style="position:absolute;width:62227;height:41554" coordsize="62227,4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oNm8QAAADdAAAADwAAAGRycy9kb3ducmV2LnhtbERPS2vCQBC+F/wPywi9&#10;1U0srRqziogtPYjgA8TbkJ08MDsbstsk/vtuodDbfHzPSdeDqUVHrassK4gnEQjizOqKCwWX88fL&#10;HITzyBpry6TgQQ7Wq9FTiom2PR+pO/lChBB2CSoovW8SKV1WkkE3sQ1x4HLbGvQBtoXULfYh3NRy&#10;GkXv0mDFoaHEhrYlZffTt1Hw2WO/eY133f6ebx+389vhuo9JqefxsFmC8DT4f/Gf+0uH+bNo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goNm8QAAADdAAAA&#10;DwAAAAAAAAAAAAAAAACqAgAAZHJzL2Rvd25yZXYueG1sUEsFBgAAAAAEAAQA+gAAAJsDAAAAAA==&#10;">
                  <v:line id="Straight Connector 1701" o:spid="_x0000_s1423" style="position:absolute;flip:x y;visibility:visible;mso-wrap-style:square" from="7095,17117" to="7191,19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DRlcQAAADdAAAADwAAAGRycy9kb3ducmV2LnhtbERPO0/DMBDeK/EfrENia510oFWoWxXS&#10;KF0pWdhO8TUP4nMSu0349xgJie0+fc/bHWbTiTuNrrGsIF5FIIhLqxuuFBQf2XILwnlkjZ1lUvBN&#10;Dg77h8UOE20nfqf7xVcihLBLUEHtfZ9I6cqaDLqV7YkDd7WjQR/gWEk94hTCTSfXUfQsDTYcGmrs&#10;6a2m8utyMwqup3beZkN2K/L2OHy+5m0aV6lST4/z8QWEp9n/i//cZx3mb6IYfr8JJ8j9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gNGVxAAAAN0AAAAPAAAAAAAAAAAA&#10;AAAAAKECAABkcnMvZG93bnJldi54bWxQSwUGAAAAAAQABAD5AAAAkgMAAAAA&#10;" strokeweight="2.25pt">
                    <v:stroke endarrow="block"/>
                  </v:line>
                  <v:shape id="Text Box 1702" o:spid="_x0000_s1424" type="#_x0000_t202" style="position:absolute;left:28456;top:12508;width:19380;height:5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7cAA&#10;AADdAAAADwAAAGRycy9kb3ducmV2LnhtbERPzYrCMBC+C75DGMGLrKniWq1GUUHxqusDjM3YFptJ&#10;aaKtb28EYW/z8f3Oct2aUjypdoVlBaNhBII4tbrgTMHlb/8zA+E8ssbSMil4kYP1qttZYqJtwyd6&#10;nn0mQgi7BBXk3leJlC7NyaAb2oo4cDdbG/QB1pnUNTYh3JRyHEVTabDg0JBjRbuc0vv5YRTcjs3g&#10;d95cD/4SnybTLRbx1b6U6vfazQKEp9b/i7/uow7z42gMn2/CCX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7cAAAADdAAAADwAAAAAAAAAAAAAAAACYAgAAZHJzL2Rvd25y&#10;ZXYueG1sUEsFBgAAAAAEAAQA9QAAAIUDAAAAAA==&#10;" stroked="f">
                    <v:textbox>
                      <w:txbxContent>
                        <w:p w14:paraId="40D90BB2" w14:textId="77777777" w:rsidR="004D6677" w:rsidRPr="00407E72" w:rsidRDefault="004D6677" w:rsidP="001E5EDC">
                          <w:pPr>
                            <w:pStyle w:val="Heading7"/>
                            <w:rPr>
                              <w:b w:val="0"/>
                              <w:sz w:val="22"/>
                            </w:rPr>
                          </w:pPr>
                          <w:r w:rsidRPr="00407E72">
                            <w:rPr>
                              <w:b w:val="0"/>
                              <w:sz w:val="22"/>
                            </w:rPr>
                            <w:t xml:space="preserve">Thu thập dữ liệu </w:t>
                          </w:r>
                        </w:p>
                      </w:txbxContent>
                    </v:textbox>
                  </v:shape>
                  <v:line id="Straight Connector 1696" o:spid="_x0000_s1425" style="position:absolute;flip:x y;visibility:visible;mso-wrap-style:square" from="18214,27651" to="26660,30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LT+8IAAADdAAAADwAAAGRycy9kb3ducmV2LnhtbERPuY7CMBDtkfgHa5C2AweKCAIGcWzE&#10;tgs0dKN4yEE8DrGB8Pd4pZXo5umds1h1phYPal1pWcF4FIEgzqwuOVdwOqbDKQjnkTXWlknBixys&#10;lv3eAhNtn/xLj4PPRQhhl6CCwvsmkdJlBRl0I9sQB+5iW4M+wDaXusVnCDe1nERRLA2WHBoKbGhb&#10;UHY93I2Cy3fVTdNbej/tq/XtvNlXu3G+U+pr0K3nIDx1/iP+d//oMD+exfD3TThBL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LT+8IAAADdAAAADwAAAAAAAAAAAAAA&#10;AAChAgAAZHJzL2Rvd25yZXYueG1sUEsFBgAAAAAEAAQA+QAAAJADAAAAAA==&#10;" strokeweight="2.25pt">
                    <v:stroke endarrow="block"/>
                  </v:line>
                  <v:shape id="Text Box 1694" o:spid="_x0000_s1426" type="#_x0000_t202" style="position:absolute;left:23335;top:38258;width:2618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GMMA&#10;AADdAAAADwAAAGRycy9kb3ducmV2LnhtbERP22qDQBB9L/Qflin0pdS1xZjGuIa2kJLXXD5gdCcq&#10;cWfF3Ub9+26gkLc5nOvkm8l04kqDay0reItiEMSV1S3XCk7H7esHCOeRNXaWScFMDjbF40OOmbYj&#10;7+l68LUIIewyVNB432dSuqohgy6yPXHgznYw6AMcaqkHHEO46eR7HKfSYMuhocGevhuqLodfo+C8&#10;G18Wq7H88aflPkm/sF2Wdlbq+Wn6XIPwNPm7+N+902F+ukrg9k04Q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YGMMAAADdAAAADwAAAAAAAAAAAAAAAACYAgAAZHJzL2Rv&#10;d25yZXYueG1sUEsFBgAAAAAEAAQA9QAAAIgDAAAAAA==&#10;" stroked="f">
                    <v:textbox>
                      <w:txbxContent>
                        <w:p w14:paraId="33A34F21" w14:textId="77777777" w:rsidR="004D6677" w:rsidRPr="00407E72" w:rsidRDefault="004D6677" w:rsidP="001E5EDC">
                          <w:pPr>
                            <w:jc w:val="center"/>
                            <w:rPr>
                              <w:rFonts w:ascii="Times New Roman" w:hAnsi="Times New Roman" w:cs="Times New Roman"/>
                              <w:i/>
                              <w:snapToGrid w:val="0"/>
                              <w:color w:val="000000"/>
                              <w:sz w:val="48"/>
                            </w:rPr>
                          </w:pPr>
                          <w:r w:rsidRPr="00407E72">
                            <w:rPr>
                              <w:rFonts w:ascii="Times New Roman" w:hAnsi="Times New Roman" w:cs="Times New Roman"/>
                              <w:i/>
                              <w:snapToGrid w:val="0"/>
                              <w:color w:val="000000"/>
                            </w:rPr>
                            <w:t xml:space="preserve">Phân tích và hiển thị dữ liệu </w:t>
                          </w:r>
                        </w:p>
                      </w:txbxContent>
                    </v:textbox>
                  </v:shape>
                  <v:shape id="Text Box 1695" o:spid="_x0000_s1427" type="#_x0000_t202" style="position:absolute;left:3291;top:35917;width:1455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9g8IA&#10;AADdAAAADwAAAGRycy9kb3ducmV2LnhtbERP24rCMBB9F/Yfwizsi9h0F61ajbIrKL56+YBpM7bF&#10;ZlKarK1/bwTBtzmc6yzXvanFjVpXWVbwHcUgiHOrKy4UnE/b0QyE88gaa8uk4E4O1quPwRJTbTs+&#10;0O3oCxFC2KWooPS+SaV0eUkGXWQb4sBdbGvQB9gWUrfYhXBTy584TqTBikNDiQ1tSsqvx3+j4LLv&#10;hpN5l+38eXoYJ39YTTN7V+rrs/9dgPDU+7f45d7rMD+ZT+D5TTh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b2DwgAAAN0AAAAPAAAAAAAAAAAAAAAAAJgCAABkcnMvZG93&#10;bnJldi54bWxQSwUGAAAAAAQABAD1AAAAhwMAAAAA&#10;" stroked="f">
                    <v:textbox>
                      <w:txbxContent>
                        <w:p w14:paraId="2259FC4D" w14:textId="77777777" w:rsidR="004D6677" w:rsidRPr="00407E72" w:rsidRDefault="004D6677" w:rsidP="001E5EDC">
                          <w:pPr>
                            <w:pStyle w:val="Heading7"/>
                            <w:rPr>
                              <w:b w:val="0"/>
                              <w:sz w:val="22"/>
                            </w:rPr>
                          </w:pPr>
                          <w:r w:rsidRPr="00407E72">
                            <w:rPr>
                              <w:b w:val="0"/>
                              <w:sz w:val="22"/>
                            </w:rPr>
                            <w:t>Ra quyết định</w:t>
                          </w:r>
                        </w:p>
                      </w:txbxContent>
                    </v:textbox>
                  </v:shape>
                  <v:line id="Straight Connector 1706" o:spid="_x0000_s1428" style="position:absolute;flip:y;visibility:visible;mso-wrap-style:square" from="19531,6729" to="32206,6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2JRcIAAADdAAAADwAAAGRycy9kb3ducmV2LnhtbERPS4vCMBC+C/sfwgh7EU27YF2qURbB&#10;pXgRH7DXoRmbYjMpTdTuvzeC4G0+vucsVr1txI06XztWkE4SEMSl0zVXCk7HzfgbhA/IGhvHpOCf&#10;PKyWH4MF5trdeU+3Q6hEDGGfowITQptL6UtDFv3EtcSRO7vOYoiwq6Tu8B7DbSO/kiSTFmuODQZb&#10;WhsqL4erVZClu2lRHI3/XdMl1Ns/MxulRqnPYf8zBxGoD2/xy13oOH+WZPD8Jp4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2JRcIAAADdAAAADwAAAAAAAAAAAAAA&#10;AAChAgAAZHJzL2Rvd25yZXYueG1sUEsFBgAAAAAEAAQA+QAAAJADAAAAAA==&#10;" strokeweight="2.25pt">
                    <v:stroke endarrow="block"/>
                  </v:line>
                  <v:line id="Straight Connector 1705" o:spid="_x0000_s1429" style="position:absolute;visibility:visible;mso-wrap-style:square" from="47695,8631" to="54597,14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MO58UAAADdAAAADwAAAGRycy9kb3ducmV2LnhtbERPTWvCQBC9C/6HZQQvopu01krqKqUi&#10;tEJbq+J5yE6T0OxsyK6a+OvdguBtHu9zZovGlOJEtSssK4hHEQji1OqCMwX73Wo4BeE8ssbSMilo&#10;ycFi3u3MMNH2zD902vpMhBB2CSrIva8SKV2ak0E3shVx4H5tbdAHWGdS13gO4aaUD1E0kQYLDg05&#10;VvSWU/q3PRoFa7osJx+D708c+3hzaB8HcVt8KdXvNa8vIDw1/i6+ud91mP8cPcH/N+EE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0MO58UAAADdAAAADwAAAAAAAAAA&#10;AAAAAAChAgAAZHJzL2Rvd25yZXYueG1sUEsFBgAAAAAEAAQA+QAAAJMDAAAAAA==&#10;" strokeweight="2.25pt">
                    <v:stroke endarrow="block"/>
                  </v:line>
                  <v:line id="Straight Connector 1698" o:spid="_x0000_s1430" style="position:absolute;flip:x;visibility:visible;mso-wrap-style:square" from="43452,22530" to="58939,3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UitsYAAADdAAAADwAAAGRycy9kb3ducmV2LnhtbESPQWvCQBCF74X+h2WEXopuUjCt0VWK&#10;0BJ6kWrB65Ads8HsbMhuNf33zqHgbYb35r1vVpvRd+pCQ2wDG8hnGSjiOtiWGwM/h4/pG6iYkC12&#10;gcnAH0XYrB8fVljacOVvuuxToySEY4kGXEp9qXWsHXmMs9ATi3YKg8ck69BoO+BVwn2nX7Ks0B5b&#10;lgaHPW0d1ef9rzdQ5Lt5VR1c/NzSObVfR/f6nDtjnibj+xJUojHdzf/XlRX8YiG48o2Mo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FIrbGAAAA3QAAAA8AAAAAAAAA&#10;AAAAAAAAoQIAAGRycy9kb3ducmV2LnhtbFBLBQYAAAAABAAEAPkAAACUAwAAAAA=&#10;" strokeweight="2.25pt">
                    <v:stroke endarrow="block"/>
                  </v:line>
                  <v:shape id="Picture 1707" o:spid="_x0000_s1431" type="#_x0000_t75" style="position:absolute;left:2633;top:3145;width:16192;height:11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oLXDEAAAA3QAAAA8AAABkcnMvZG93bnJldi54bWxEj0GLwjAQhe/C/ocwwt400YOValpEWJG9&#10;2foDhma27dpMShO1+us3C4K3Gd6b973Z5qPtxI0G3zrWsJgrEMSVMy3XGs7l12wNwgdkg51j0vAg&#10;D3n2MdliatydT3QrQi1iCPsUNTQh9KmUvmrIop+7njhqP26wGOI61NIMeI/htpNLpVbSYsuR0GBP&#10;+4aqS3G1EZIsF9fdabXvf+tSyfK7eJaHQuvP6bjbgAg0hrf5dX00sX6iEvj/Jo4gs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roLXDEAAAA3QAAAA8AAAAAAAAAAAAAAAAA&#10;nwIAAGRycy9kb3ducmV2LnhtbFBLBQYAAAAABAAEAPcAAACQAwAAAAA=&#10;">
                    <v:imagedata r:id="rId27" o:title=""/>
                    <v:path arrowok="t"/>
                  </v:shape>
                  <v:shape id="Picture 1699" o:spid="_x0000_s1432" type="#_x0000_t75" style="position:absolute;left:3218;top:21214;width:15050;height:13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wz2/EAAAA3QAAAA8AAABkcnMvZG93bnJldi54bWxET0trAjEQvhf6H8IUeik1q4elrkYpFmkv&#10;WlwteBw3sw/cTMImXdd/bwoFb/PxPWe+HEwreup8Y1nBeJSAIC6sbrhScNivX99A+ICssbVMCq7k&#10;Ybl4fJhjpu2Fd9TnoRIxhH2GCuoQXCalL2oy6EfWEUeutJ3BEGFXSd3hJYabVk6SJJUGG44NNTpa&#10;1VSc81+jwCWl2f6s+tPxo6y+3eEznWxeUKnnp+F9BiLQEO7if/eXjvPT6RT+vokn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wz2/EAAAA3QAAAA8AAAAAAAAAAAAAAAAA&#10;nwIAAGRycy9kb3ducmV2LnhtbFBLBQYAAAAABAAEAPcAAACQAwAAAAA=&#10;">
                    <v:imagedata r:id="rId28" o:title=""/>
                    <v:path arrowok="t"/>
                  </v:shape>
                  <v:shape id="Picture 1703" o:spid="_x0000_s1433" type="#_x0000_t75" style="position:absolute;left:50328;top:14191;width:10027;height:9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bwhLBAAAA3QAAAA8AAABkcnMvZG93bnJldi54bWxET0uLwjAQvi/4H8II3tbULa5ajSIriuLJ&#10;x8Hj0IxtsZmUJGr992ZhYW/z8T1ntmhNLR7kfGVZwaCfgCDOra64UHA+rT/HIHxA1lhbJgUv8rCY&#10;dz5mmGn75AM9jqEQMYR9hgrKEJpMSp+XZND3bUMcuat1BkOErpDa4TOGm1p+Jcm3NFhxbCixoZ+S&#10;8tvxbhSkQ7thaZ3fTm67S7o67Se74JTqddvlFESgNvyL/9xbHeePkhR+v4kny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6bwhLBAAAA3QAAAA8AAAAAAAAAAAAAAAAAnwIA&#10;AGRycy9kb3ducmV2LnhtbFBLBQYAAAAABAAEAPcAAACNAwAAAAA=&#10;">
                    <v:imagedata r:id="rId29" o:title=""/>
                    <v:path arrowok="t"/>
                  </v:shape>
                  <v:shape id="Picture 1700" o:spid="_x0000_s1434" type="#_x0000_t75" alt="j0195384" style="position:absolute;left:26773;top:20189;width:15183;height:17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FIb3GAAAA3QAAAA8AAABkcnMvZG93bnJldi54bWxEj0FrwkAQhe+F/odlhN7qRgvWRlcpFkHw&#10;ZNS23obsmASzs2F3q+m/7xyE3mZ4b977Zr7sXauuFGLj2cBomIEiLr1tuDJw2K+fp6BiQrbYeiYD&#10;vxRhuXh8mGNu/Y13dC1SpSSEY44G6pS6XOtY1uQwDn1HLNrZB4dJ1lBpG/Am4a7V4yybaIcNS0ON&#10;Ha1qKi/FjzPwXU3OX9tiW35uLmH9cWL74o9vxjwN+vcZqER9+jffrzdW8F8z4ZdvZAS9+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gUhvcYAAADdAAAADwAAAAAAAAAAAAAA&#10;AACfAgAAZHJzL2Rvd25yZXYueG1sUEsFBgAAAAAEAAQA9wAAAJIDAAAAAA==&#10;">
                    <v:imagedata r:id="rId30" o:title="j0195384"/>
                    <v:path arrowok="t"/>
                  </v:shape>
                  <v:shape id="Text Box 1697" o:spid="_x0000_s1435" type="#_x0000_t202" style="position:absolute;left:46378;top:23335;width:15849;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Gb8MA&#10;AADdAAAADwAAAGRycy9kb3ducmV2LnhtbERPzWrCQBC+F3yHZQQvpW6UNtGYjVShJVetDzBmxySY&#10;nQ3ZrUnevlso9DYf3+9k+9G04kG9aywrWC0jEMSl1Q1XCi5fHy8bEM4ja2wtk4KJHOzz2VOGqbYD&#10;n+hx9pUIIexSVFB736VSurImg25pO+LA3Wxv0AfYV1L3OIRw08p1FMXSYMOhocaOjjWV9/O3UXAr&#10;hue37XD99Jfk9BofsEmudlJqMR/fdyA8jf5f/OcudJgfbxP4/SacI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Gb8MAAADdAAAADwAAAAAAAAAAAAAAAACYAgAAZHJzL2Rv&#10;d25yZXYueG1sUEsFBgAAAAAEAAQA9QAAAIgDAAAAAA==&#10;" stroked="f">
                    <v:textbox>
                      <w:txbxContent>
                        <w:p w14:paraId="7B814659" w14:textId="77777777" w:rsidR="004D6677" w:rsidRPr="00407E72" w:rsidRDefault="004D6677" w:rsidP="001E5EDC">
                          <w:pPr>
                            <w:pStyle w:val="Heading7"/>
                            <w:rPr>
                              <w:b w:val="0"/>
                              <w:sz w:val="22"/>
                            </w:rPr>
                          </w:pPr>
                          <w:r w:rsidRPr="00407E72">
                            <w:rPr>
                              <w:b w:val="0"/>
                              <w:sz w:val="22"/>
                            </w:rPr>
                            <w:t xml:space="preserve">Lưu trữ dữ liệu </w:t>
                          </w:r>
                        </w:p>
                      </w:txbxContent>
                    </v:textbox>
                  </v:shape>
                  <v:shape id="Text Box 1704" o:spid="_x0000_s1436" type="#_x0000_t202" style="position:absolute;top:13679;width:17087;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qCAsEA&#10;AADdAAAADwAAAGRycy9kb3ducmV2LnhtbERP24rCMBB9X/Afwgi+LGuqqN3tNooKiq+6fsDYTC9s&#10;MylNtPXvjSD4NodznXTVm1rcqHWVZQWTcQSCOLO64kLB+W/39Q3CeWSNtWVScCcHq+XgI8VE246P&#10;dDv5QoQQdgkqKL1vEildVpJBN7YNceBy2xr0AbaF1C12IdzUchpFC2mw4tBQYkPbkrL/09UoyA/d&#10;5/ynu+z9OT7OFhus4ou9KzUa9utfEJ56/xa/3Acd5sfRDJ7fh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aggLBAAAA3QAAAA8AAAAAAAAAAAAAAAAAmAIAAGRycy9kb3du&#10;cmV2LnhtbFBLBQYAAAAABAAEAPUAAACGAwAAAAA=&#10;" stroked="f">
                    <v:textbox>
                      <w:txbxContent>
                        <w:p w14:paraId="7BF5B7EF" w14:textId="77777777" w:rsidR="004D6677" w:rsidRPr="00407E72" w:rsidRDefault="004D6677" w:rsidP="001E5EDC">
                          <w:pPr>
                            <w:pStyle w:val="Heading7"/>
                            <w:rPr>
                              <w:b w:val="0"/>
                              <w:sz w:val="22"/>
                            </w:rPr>
                          </w:pPr>
                          <w:r w:rsidRPr="00407E72">
                            <w:rPr>
                              <w:b w:val="0"/>
                              <w:sz w:val="22"/>
                            </w:rPr>
                            <w:t>Thế giới thực</w:t>
                          </w:r>
                        </w:p>
                      </w:txbxContent>
                    </v:textbox>
                  </v:shape>
                  <v:shape id="Picture 1708" o:spid="_x0000_s1437" type="#_x0000_t75" alt="j0233018" style="position:absolute;left:32698;width:14567;height:12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zecvHAAAA3QAAAA8AAABkcnMvZG93bnJldi54bWxEj0FLw0AQhe9C/8MyBW92Yw5aYrdBApbW&#10;omAt0uOQnWaD2dmYXZv4752D4G2G9+a9b1bl5Dt1oSG2gQ3cLjJQxHWwLTcGju9PN0tQMSFb7AKT&#10;gR+KUK5nVyssbBj5jS6H1CgJ4VigAZdSX2gda0ce4yL0xKKdw+AxyTo02g44SrjvdJ5ld9pjy9Lg&#10;sKfKUf15+PYG2q8q3+Wvbnk6bZ7H8ybtX44fe2Ou59PjA6hEU/o3/11vreDfZ4Ir38gIev0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DzecvHAAAA3QAAAA8AAAAAAAAAAAAA&#10;AAAAnwIAAGRycy9kb3ducmV2LnhtbFBLBQYAAAAABAAEAPcAAACTAwAAAAA=&#10;">
                    <v:imagedata r:id="rId31" o:title="j0233018"/>
                    <v:path arrowok="t"/>
                  </v:shape>
                </v:group>
                <v:shape id="Text Box 1693" o:spid="_x0000_s1438" type="#_x0000_t202" style="position:absolute;left:10826;top:41257;width:41345;height:3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iAbMMA&#10;AADdAAAADwAAAGRycy9kb3ducmV2LnhtbERP22rCQBB9L/Qflin0pZiNtUYT3YRWaPHVyweM2TEJ&#10;ZmdDdjXx77uFgm9zONdZF6NpxY1611hWMI1iEMSl1Q1XCo6H78kShPPIGlvLpOBODor8+WmNmbYD&#10;7+i295UIIewyVFB732VSurImgy6yHXHgzrY36APsK6l7HEK4aeV7HCfSYMOhocaONjWVl/3VKDhv&#10;h7d5Opx+/HGx+0i+sFmc7F2p15fxcwXC0+gf4n/3Vof5STqDv2/CCT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iAbMMAAADdAAAADwAAAAAAAAAAAAAAAACYAgAAZHJzL2Rv&#10;d25yZXYueG1sUEsFBgAAAAAEAAQA9QAAAIgDAAAAAA==&#10;" stroked="f">
                  <v:textbox>
                    <w:txbxContent>
                      <w:p w14:paraId="7C6AC1CE" w14:textId="77777777" w:rsidR="004D6677" w:rsidRPr="00407E72" w:rsidRDefault="004D6677" w:rsidP="001E5EDC">
                        <w:pPr>
                          <w:jc w:val="center"/>
                          <w:rPr>
                            <w:rFonts w:ascii="Times New Roman" w:hAnsi="Times New Roman" w:cs="Times New Roman"/>
                            <w:bCs/>
                            <w:i/>
                            <w:sz w:val="24"/>
                          </w:rPr>
                        </w:pPr>
                        <w:r w:rsidRPr="00407E72">
                          <w:rPr>
                            <w:rFonts w:ascii="Times New Roman" w:hAnsi="Times New Roman" w:cs="Times New Roman"/>
                            <w:i/>
                            <w:sz w:val="24"/>
                          </w:rPr>
                          <w:t xml:space="preserve">Hình </w:t>
                        </w:r>
                        <w:r w:rsidRPr="00407E72">
                          <w:rPr>
                            <w:rFonts w:ascii="Times New Roman" w:hAnsi="Times New Roman" w:cs="Times New Roman"/>
                            <w:i/>
                            <w:sz w:val="24"/>
                          </w:rPr>
                          <w:fldChar w:fldCharType="begin"/>
                        </w:r>
                        <w:r w:rsidRPr="00407E72">
                          <w:rPr>
                            <w:rFonts w:ascii="Times New Roman" w:hAnsi="Times New Roman" w:cs="Times New Roman"/>
                            <w:i/>
                            <w:sz w:val="24"/>
                          </w:rPr>
                          <w:instrText xml:space="preserve"> SEQ Hình \* ARABIC </w:instrText>
                        </w:r>
                        <w:r w:rsidRPr="00407E72">
                          <w:rPr>
                            <w:rFonts w:ascii="Times New Roman" w:hAnsi="Times New Roman" w:cs="Times New Roman"/>
                            <w:i/>
                            <w:sz w:val="24"/>
                          </w:rPr>
                          <w:fldChar w:fldCharType="separate"/>
                        </w:r>
                        <w:r w:rsidRPr="00407E72">
                          <w:rPr>
                            <w:rFonts w:ascii="Times New Roman" w:hAnsi="Times New Roman" w:cs="Times New Roman"/>
                            <w:i/>
                            <w:noProof/>
                            <w:sz w:val="24"/>
                          </w:rPr>
                          <w:t>1</w:t>
                        </w:r>
                        <w:r w:rsidRPr="00407E72">
                          <w:rPr>
                            <w:rFonts w:ascii="Times New Roman" w:hAnsi="Times New Roman" w:cs="Times New Roman"/>
                            <w:i/>
                            <w:sz w:val="24"/>
                          </w:rPr>
                          <w:fldChar w:fldCharType="end"/>
                        </w:r>
                        <w:r w:rsidRPr="00407E72">
                          <w:rPr>
                            <w:rFonts w:ascii="Times New Roman" w:hAnsi="Times New Roman" w:cs="Times New Roman"/>
                            <w:i/>
                            <w:sz w:val="24"/>
                          </w:rPr>
                          <w:t xml:space="preserve">. </w:t>
                        </w:r>
                        <w:r w:rsidRPr="00407E72">
                          <w:rPr>
                            <w:rFonts w:ascii="Times New Roman" w:hAnsi="Times New Roman" w:cs="Times New Roman"/>
                            <w:bCs/>
                            <w:i/>
                            <w:sz w:val="24"/>
                          </w:rPr>
                          <w:t>Vòng tuần hoàn của dữ liệu địa lý</w:t>
                        </w:r>
                      </w:p>
                      <w:p w14:paraId="269A0076" w14:textId="77777777" w:rsidR="004D6677" w:rsidRPr="00407E72" w:rsidRDefault="004D6677" w:rsidP="001E5EDC">
                        <w:pPr>
                          <w:jc w:val="center"/>
                          <w:rPr>
                            <w:rFonts w:ascii="Times New Roman" w:hAnsi="Times New Roman" w:cs="Times New Roman"/>
                            <w:i/>
                          </w:rPr>
                        </w:pPr>
                      </w:p>
                      <w:p w14:paraId="7D1075D2" w14:textId="77777777" w:rsidR="004D6677" w:rsidRPr="00407E72" w:rsidRDefault="004D6677" w:rsidP="001E5EDC">
                        <w:pPr>
                          <w:jc w:val="center"/>
                          <w:rPr>
                            <w:rFonts w:ascii="Times New Roman" w:hAnsi="Times New Roman" w:cs="Times New Roman"/>
                          </w:rPr>
                        </w:pPr>
                      </w:p>
                    </w:txbxContent>
                  </v:textbox>
                </v:shape>
                <w10:wrap anchorx="page"/>
              </v:group>
            </w:pict>
          </mc:Fallback>
        </mc:AlternateContent>
      </w:r>
    </w:p>
    <w:p w14:paraId="18100556" w14:textId="77777777" w:rsidR="001E5EDC" w:rsidRPr="007C5BA4" w:rsidRDefault="001E5EDC" w:rsidP="001E5EDC">
      <w:pPr>
        <w:pStyle w:val="BodyText"/>
        <w:spacing w:before="120"/>
        <w:rPr>
          <w:szCs w:val="26"/>
          <w:lang w:val="es-VE"/>
          <w:rPrChange w:id="306" w:author="Windows User" w:date="2019-02-20T13:17:00Z">
            <w:rPr>
              <w:szCs w:val="26"/>
            </w:rPr>
          </w:rPrChange>
        </w:rPr>
      </w:pPr>
    </w:p>
    <w:p w14:paraId="39A96E9D" w14:textId="77777777" w:rsidR="001E5EDC" w:rsidRPr="007C5BA4" w:rsidRDefault="001E5EDC" w:rsidP="001E5EDC">
      <w:pPr>
        <w:pStyle w:val="BodyText"/>
        <w:spacing w:before="120"/>
        <w:rPr>
          <w:szCs w:val="26"/>
          <w:lang w:val="es-VE"/>
          <w:rPrChange w:id="307" w:author="Windows User" w:date="2019-02-20T13:17:00Z">
            <w:rPr>
              <w:szCs w:val="26"/>
            </w:rPr>
          </w:rPrChange>
        </w:rPr>
      </w:pPr>
    </w:p>
    <w:p w14:paraId="3405439E" w14:textId="77777777" w:rsidR="001E5EDC" w:rsidRPr="007C5BA4" w:rsidRDefault="001E5EDC" w:rsidP="001E5EDC">
      <w:pPr>
        <w:pStyle w:val="BodyText"/>
        <w:spacing w:before="120"/>
        <w:rPr>
          <w:szCs w:val="26"/>
          <w:lang w:val="es-VE"/>
          <w:rPrChange w:id="308" w:author="Windows User" w:date="2019-02-20T13:17:00Z">
            <w:rPr>
              <w:szCs w:val="26"/>
            </w:rPr>
          </w:rPrChange>
        </w:rPr>
      </w:pPr>
    </w:p>
    <w:p w14:paraId="48FFE249" w14:textId="77777777" w:rsidR="001E5EDC" w:rsidRPr="007C5BA4" w:rsidRDefault="001E5EDC" w:rsidP="001E5EDC">
      <w:pPr>
        <w:pStyle w:val="BodyText"/>
        <w:spacing w:before="120"/>
        <w:rPr>
          <w:szCs w:val="26"/>
          <w:lang w:val="es-VE"/>
          <w:rPrChange w:id="309" w:author="Windows User" w:date="2019-02-20T13:17:00Z">
            <w:rPr>
              <w:szCs w:val="26"/>
            </w:rPr>
          </w:rPrChange>
        </w:rPr>
      </w:pPr>
    </w:p>
    <w:p w14:paraId="1B98D4DA" w14:textId="77777777" w:rsidR="001E5EDC" w:rsidRPr="007C5BA4" w:rsidRDefault="001E5EDC" w:rsidP="001E5EDC">
      <w:pPr>
        <w:pStyle w:val="BodyText"/>
        <w:spacing w:before="120"/>
        <w:rPr>
          <w:szCs w:val="26"/>
          <w:lang w:val="es-VE"/>
          <w:rPrChange w:id="310" w:author="Windows User" w:date="2019-02-20T13:17:00Z">
            <w:rPr>
              <w:szCs w:val="26"/>
            </w:rPr>
          </w:rPrChange>
        </w:rPr>
      </w:pPr>
    </w:p>
    <w:p w14:paraId="512A69DD" w14:textId="77777777" w:rsidR="001E5EDC" w:rsidRPr="007C5BA4" w:rsidRDefault="001E5EDC" w:rsidP="001E5EDC">
      <w:pPr>
        <w:pStyle w:val="BodyText"/>
        <w:spacing w:before="120"/>
        <w:rPr>
          <w:szCs w:val="26"/>
          <w:lang w:val="es-VE"/>
          <w:rPrChange w:id="311" w:author="Windows User" w:date="2019-02-20T13:17:00Z">
            <w:rPr>
              <w:szCs w:val="26"/>
            </w:rPr>
          </w:rPrChange>
        </w:rPr>
      </w:pPr>
    </w:p>
    <w:p w14:paraId="632C25BD" w14:textId="77777777" w:rsidR="001E5EDC" w:rsidRPr="007C5BA4" w:rsidRDefault="001E5EDC" w:rsidP="001E5EDC">
      <w:pPr>
        <w:pStyle w:val="BodyText"/>
        <w:spacing w:before="120"/>
        <w:rPr>
          <w:szCs w:val="26"/>
          <w:lang w:val="es-VE"/>
          <w:rPrChange w:id="312" w:author="Windows User" w:date="2019-02-20T13:17:00Z">
            <w:rPr>
              <w:szCs w:val="26"/>
            </w:rPr>
          </w:rPrChange>
        </w:rPr>
      </w:pPr>
    </w:p>
    <w:p w14:paraId="2FB0B76D" w14:textId="77777777" w:rsidR="001E5EDC" w:rsidRPr="007C5BA4" w:rsidRDefault="001E5EDC" w:rsidP="001E5EDC">
      <w:pPr>
        <w:pStyle w:val="BodyText"/>
        <w:spacing w:before="120"/>
        <w:rPr>
          <w:szCs w:val="26"/>
          <w:lang w:val="es-VE"/>
          <w:rPrChange w:id="313" w:author="Windows User" w:date="2019-02-20T13:17:00Z">
            <w:rPr>
              <w:szCs w:val="26"/>
            </w:rPr>
          </w:rPrChange>
        </w:rPr>
      </w:pPr>
    </w:p>
    <w:p w14:paraId="29799C6D" w14:textId="77777777" w:rsidR="001E5EDC" w:rsidRPr="007C5BA4" w:rsidRDefault="001E5EDC" w:rsidP="001E5EDC">
      <w:pPr>
        <w:pStyle w:val="BodyText"/>
        <w:spacing w:before="120"/>
        <w:rPr>
          <w:szCs w:val="26"/>
          <w:lang w:val="es-VE"/>
          <w:rPrChange w:id="314" w:author="Windows User" w:date="2019-02-20T13:17:00Z">
            <w:rPr>
              <w:szCs w:val="26"/>
            </w:rPr>
          </w:rPrChange>
        </w:rPr>
      </w:pPr>
    </w:p>
    <w:p w14:paraId="3972D48B" w14:textId="77777777" w:rsidR="001E5EDC" w:rsidRPr="007C5BA4" w:rsidRDefault="001E5EDC" w:rsidP="001E5EDC">
      <w:pPr>
        <w:pStyle w:val="BodyText"/>
        <w:spacing w:before="120"/>
        <w:rPr>
          <w:szCs w:val="26"/>
          <w:lang w:val="es-VE"/>
          <w:rPrChange w:id="315" w:author="Windows User" w:date="2019-02-20T13:17:00Z">
            <w:rPr>
              <w:szCs w:val="26"/>
            </w:rPr>
          </w:rPrChange>
        </w:rPr>
      </w:pPr>
    </w:p>
    <w:p w14:paraId="0550B543" w14:textId="77777777" w:rsidR="001E5EDC" w:rsidRPr="007C5BA4" w:rsidRDefault="001E5EDC" w:rsidP="001E5EDC">
      <w:pPr>
        <w:pStyle w:val="BodyText"/>
        <w:spacing w:before="120"/>
        <w:rPr>
          <w:szCs w:val="26"/>
          <w:lang w:val="es-VE"/>
          <w:rPrChange w:id="316" w:author="Windows User" w:date="2019-02-20T13:17:00Z">
            <w:rPr>
              <w:szCs w:val="26"/>
            </w:rPr>
          </w:rPrChange>
        </w:rPr>
      </w:pPr>
    </w:p>
    <w:p w14:paraId="044679E0" w14:textId="77777777" w:rsidR="001E5EDC" w:rsidRPr="007C5BA4" w:rsidRDefault="001E5EDC" w:rsidP="001E5EDC">
      <w:pPr>
        <w:pStyle w:val="BodyText"/>
        <w:spacing w:before="120"/>
        <w:rPr>
          <w:szCs w:val="26"/>
          <w:lang w:val="es-VE"/>
          <w:rPrChange w:id="317" w:author="Windows User" w:date="2019-02-20T13:17:00Z">
            <w:rPr>
              <w:szCs w:val="26"/>
            </w:rPr>
          </w:rPrChange>
        </w:rPr>
      </w:pPr>
    </w:p>
    <w:p w14:paraId="1EBE3223" w14:textId="77777777" w:rsidR="001E5EDC" w:rsidRPr="007C5BA4" w:rsidRDefault="001E5EDC" w:rsidP="001E5EDC">
      <w:pPr>
        <w:pStyle w:val="BodyText"/>
        <w:spacing w:before="120"/>
        <w:rPr>
          <w:szCs w:val="26"/>
          <w:lang w:val="es-VE"/>
          <w:rPrChange w:id="318" w:author="Windows User" w:date="2019-02-20T13:17:00Z">
            <w:rPr>
              <w:szCs w:val="26"/>
            </w:rPr>
          </w:rPrChange>
        </w:rPr>
      </w:pPr>
    </w:p>
    <w:p w14:paraId="01961F31" w14:textId="77777777" w:rsidR="001E5EDC" w:rsidRPr="007C5BA4" w:rsidRDefault="001E5EDC" w:rsidP="001E5EDC">
      <w:pPr>
        <w:pStyle w:val="BodyText"/>
        <w:spacing w:before="120"/>
        <w:rPr>
          <w:szCs w:val="26"/>
          <w:lang w:val="es-VE"/>
          <w:rPrChange w:id="319" w:author="Windows User" w:date="2019-02-20T13:17:00Z">
            <w:rPr>
              <w:szCs w:val="26"/>
            </w:rPr>
          </w:rPrChange>
        </w:rPr>
      </w:pPr>
    </w:p>
    <w:p w14:paraId="7737504C" w14:textId="77777777" w:rsidR="001E5EDC" w:rsidRPr="007C5BA4" w:rsidRDefault="001E5EDC" w:rsidP="001E5EDC">
      <w:pPr>
        <w:pStyle w:val="BodyText"/>
        <w:spacing w:before="120"/>
        <w:rPr>
          <w:szCs w:val="26"/>
          <w:lang w:val="es-VE"/>
          <w:rPrChange w:id="320" w:author="Windows User" w:date="2019-02-20T13:17:00Z">
            <w:rPr>
              <w:szCs w:val="26"/>
            </w:rPr>
          </w:rPrChange>
        </w:rPr>
      </w:pPr>
    </w:p>
    <w:p w14:paraId="201067FA" w14:textId="77777777" w:rsidR="001E5EDC" w:rsidRPr="007C5BA4" w:rsidRDefault="001E5EDC" w:rsidP="001E5EDC">
      <w:pPr>
        <w:pStyle w:val="BodyText"/>
        <w:spacing w:before="120"/>
        <w:rPr>
          <w:szCs w:val="26"/>
          <w:lang w:val="es-VE"/>
          <w:rPrChange w:id="321" w:author="Windows User" w:date="2019-02-20T13:17:00Z">
            <w:rPr>
              <w:szCs w:val="26"/>
            </w:rPr>
          </w:rPrChange>
        </w:rPr>
      </w:pPr>
    </w:p>
    <w:p w14:paraId="3071A448" w14:textId="3DBF9A80" w:rsidR="001E5EDC" w:rsidRPr="007C5BA4" w:rsidRDefault="001E5EDC" w:rsidP="001E5EDC">
      <w:pPr>
        <w:pStyle w:val="BodyText3"/>
        <w:spacing w:line="240" w:lineRule="auto"/>
        <w:ind w:firstLine="567"/>
        <w:rPr>
          <w:szCs w:val="26"/>
          <w:lang w:val="es-VE"/>
          <w:rPrChange w:id="322" w:author="Windows User" w:date="2019-02-20T13:17:00Z">
            <w:rPr>
              <w:szCs w:val="26"/>
            </w:rPr>
          </w:rPrChange>
        </w:rPr>
      </w:pPr>
      <w:r w:rsidRPr="007C5BA4">
        <w:rPr>
          <w:szCs w:val="26"/>
          <w:lang w:val="es-VE"/>
          <w:rPrChange w:id="323" w:author="Windows User" w:date="2019-02-20T13:17:00Z">
            <w:rPr>
              <w:szCs w:val="26"/>
            </w:rPr>
          </w:rPrChange>
        </w:rPr>
        <w:t xml:space="preserve">Trong một xã hội phát triển, thông tin đặc biệt là thông tin địa lý là một nhu cầu thiết yếu trong mọi lĩnh vực, mọi hoạt động. Ngày nay, GIS đã và đang là công cụ </w:t>
      </w:r>
      <w:ins w:id="324" w:author="Windows User" w:date="2019-02-20T14:15:00Z">
        <w:r w:rsidR="00893B94">
          <w:rPr>
            <w:szCs w:val="26"/>
            <w:lang w:val="es-VE"/>
          </w:rPr>
          <w:t xml:space="preserve">hỗ </w:t>
        </w:r>
      </w:ins>
      <w:r w:rsidRPr="007C5BA4">
        <w:rPr>
          <w:szCs w:val="26"/>
          <w:lang w:val="es-VE"/>
          <w:rPrChange w:id="325" w:author="Windows User" w:date="2019-02-20T13:17:00Z">
            <w:rPr>
              <w:szCs w:val="26"/>
            </w:rPr>
          </w:rPrChange>
        </w:rPr>
        <w:t xml:space="preserve">trợ </w:t>
      </w:r>
      <w:del w:id="326" w:author="Windows User" w:date="2019-02-20T14:15:00Z">
        <w:r w:rsidRPr="007C5BA4" w:rsidDel="00893B94">
          <w:rPr>
            <w:szCs w:val="26"/>
            <w:lang w:val="es-VE"/>
            <w:rPrChange w:id="327" w:author="Windows User" w:date="2019-02-20T13:17:00Z">
              <w:rPr>
                <w:szCs w:val="26"/>
              </w:rPr>
            </w:rPrChange>
          </w:rPr>
          <w:delText xml:space="preserve">giúp </w:delText>
        </w:r>
      </w:del>
      <w:r w:rsidRPr="007C5BA4">
        <w:rPr>
          <w:szCs w:val="26"/>
          <w:lang w:val="es-VE"/>
          <w:rPrChange w:id="328" w:author="Windows User" w:date="2019-02-20T13:17:00Z">
            <w:rPr>
              <w:szCs w:val="26"/>
            </w:rPr>
          </w:rPrChange>
        </w:rPr>
        <w:t xml:space="preserve">quyết định hữu hiệu cho mọi hoạt động.  </w:t>
      </w:r>
    </w:p>
    <w:p w14:paraId="12B83C6B" w14:textId="77777777" w:rsidR="001E5EDC" w:rsidRPr="007C5BA4" w:rsidRDefault="001E5EDC" w:rsidP="005F5568">
      <w:pPr>
        <w:pStyle w:val="Heading2"/>
        <w:numPr>
          <w:ilvl w:val="2"/>
          <w:numId w:val="38"/>
        </w:numPr>
        <w:tabs>
          <w:tab w:val="left" w:pos="567"/>
        </w:tabs>
        <w:spacing w:before="360" w:line="240" w:lineRule="auto"/>
        <w:rPr>
          <w:rFonts w:ascii="Times New Roman" w:hAnsi="Times New Roman" w:cs="Times New Roman"/>
          <w:b/>
          <w:color w:val="auto"/>
          <w:lang w:val="es-VE"/>
          <w:rPrChange w:id="329" w:author="Windows User" w:date="2019-02-20T13:17:00Z">
            <w:rPr>
              <w:rFonts w:ascii="Times New Roman" w:hAnsi="Times New Roman" w:cs="Times New Roman"/>
              <w:b/>
              <w:color w:val="auto"/>
            </w:rPr>
          </w:rPrChange>
        </w:rPr>
      </w:pPr>
      <w:bookmarkStart w:id="330" w:name="_Toc533409985"/>
      <w:r w:rsidRPr="007C5BA4">
        <w:rPr>
          <w:rFonts w:ascii="Times New Roman" w:hAnsi="Times New Roman" w:cs="Times New Roman"/>
          <w:b/>
          <w:color w:val="auto"/>
          <w:lang w:val="es-VE"/>
          <w:rPrChange w:id="331" w:author="Windows User" w:date="2019-02-20T13:17:00Z">
            <w:rPr>
              <w:rFonts w:ascii="Times New Roman" w:hAnsi="Times New Roman" w:cs="Times New Roman"/>
              <w:b/>
              <w:color w:val="auto"/>
            </w:rPr>
          </w:rPrChange>
        </w:rPr>
        <w:t>Khoa học thông tin địa lý</w:t>
      </w:r>
      <w:bookmarkEnd w:id="330"/>
    </w:p>
    <w:p w14:paraId="40F29BAE" w14:textId="7E921ADE" w:rsidR="001E5EDC" w:rsidRPr="007C5BA4" w:rsidRDefault="001E5EDC" w:rsidP="001E5EDC">
      <w:pPr>
        <w:spacing w:before="120"/>
        <w:jc w:val="both"/>
        <w:rPr>
          <w:rFonts w:ascii="Times New Roman" w:hAnsi="Times New Roman" w:cs="Times New Roman"/>
          <w:sz w:val="26"/>
          <w:szCs w:val="26"/>
          <w:lang w:val="es-VE"/>
          <w:rPrChange w:id="332" w:author="Windows User" w:date="2019-02-20T13:17:00Z">
            <w:rPr>
              <w:rFonts w:ascii="Times New Roman" w:hAnsi="Times New Roman" w:cs="Times New Roman"/>
              <w:sz w:val="26"/>
              <w:szCs w:val="26"/>
            </w:rPr>
          </w:rPrChange>
        </w:rPr>
      </w:pPr>
      <w:r w:rsidRPr="007C5BA4">
        <w:rPr>
          <w:rFonts w:ascii="Times New Roman" w:hAnsi="Times New Roman" w:cs="Times New Roman"/>
          <w:sz w:val="26"/>
          <w:szCs w:val="26"/>
          <w:lang w:val="es-VE"/>
          <w:rPrChange w:id="333" w:author="Windows User" w:date="2019-02-20T13:17:00Z">
            <w:rPr>
              <w:rFonts w:ascii="Times New Roman" w:hAnsi="Times New Roman" w:cs="Times New Roman"/>
              <w:sz w:val="26"/>
              <w:szCs w:val="26"/>
            </w:rPr>
          </w:rPrChange>
        </w:rPr>
        <w:tab/>
        <w:t xml:space="preserve">Trong tiến trình phát triển, </w:t>
      </w:r>
      <w:r w:rsidRPr="007C5BA4">
        <w:rPr>
          <w:rFonts w:ascii="Times New Roman" w:hAnsi="Times New Roman" w:cs="Times New Roman"/>
          <w:caps/>
          <w:sz w:val="26"/>
          <w:szCs w:val="26"/>
          <w:lang w:val="es-VE"/>
          <w:rPrChange w:id="334" w:author="Windows User" w:date="2019-02-20T13:17:00Z">
            <w:rPr>
              <w:rFonts w:ascii="Times New Roman" w:hAnsi="Times New Roman" w:cs="Times New Roman"/>
              <w:caps/>
              <w:sz w:val="26"/>
              <w:szCs w:val="26"/>
            </w:rPr>
          </w:rPrChange>
        </w:rPr>
        <w:t>GIS</w:t>
      </w:r>
      <w:r w:rsidRPr="007C5BA4">
        <w:rPr>
          <w:rFonts w:ascii="Times New Roman" w:hAnsi="Times New Roman" w:cs="Times New Roman"/>
          <w:sz w:val="26"/>
          <w:szCs w:val="26"/>
          <w:lang w:val="es-VE"/>
          <w:rPrChange w:id="335" w:author="Windows User" w:date="2019-02-20T13:17:00Z">
            <w:rPr>
              <w:rFonts w:ascii="Times New Roman" w:hAnsi="Times New Roman" w:cs="Times New Roman"/>
              <w:sz w:val="26"/>
              <w:szCs w:val="26"/>
            </w:rPr>
          </w:rPrChange>
        </w:rPr>
        <w:t xml:space="preserve"> đã được nhiều nhà khoa học sử dụng như công cụ</w:t>
      </w:r>
      <w:ins w:id="336" w:author="Windows User" w:date="2019-02-20T14:15:00Z">
        <w:r w:rsidR="00893B94">
          <w:rPr>
            <w:rFonts w:ascii="Times New Roman" w:hAnsi="Times New Roman" w:cs="Times New Roman"/>
            <w:sz w:val="26"/>
            <w:szCs w:val="26"/>
            <w:lang w:val="es-VE"/>
          </w:rPr>
          <w:t xml:space="preserve"> và </w:t>
        </w:r>
      </w:ins>
      <w:del w:id="337" w:author="Windows User" w:date="2019-02-20T14:15:00Z">
        <w:r w:rsidRPr="007C5BA4" w:rsidDel="00893B94">
          <w:rPr>
            <w:rFonts w:ascii="Times New Roman" w:hAnsi="Times New Roman" w:cs="Times New Roman"/>
            <w:sz w:val="26"/>
            <w:szCs w:val="26"/>
            <w:lang w:val="es-VE"/>
            <w:rPrChange w:id="338" w:author="Windows User" w:date="2019-02-20T13:17:00Z">
              <w:rPr>
                <w:rFonts w:ascii="Times New Roman" w:hAnsi="Times New Roman" w:cs="Times New Roman"/>
                <w:sz w:val="26"/>
                <w:szCs w:val="26"/>
              </w:rPr>
            </w:rPrChange>
          </w:rPr>
          <w:delText xml:space="preserve">, đồng thời nhiều nhà khoa học khác cũng </w:delText>
        </w:r>
      </w:del>
      <w:r w:rsidRPr="007C5BA4">
        <w:rPr>
          <w:rFonts w:ascii="Times New Roman" w:hAnsi="Times New Roman" w:cs="Times New Roman"/>
          <w:sz w:val="26"/>
          <w:szCs w:val="26"/>
          <w:lang w:val="es-VE"/>
          <w:rPrChange w:id="339" w:author="Windows User" w:date="2019-02-20T13:17:00Z">
            <w:rPr>
              <w:rFonts w:ascii="Times New Roman" w:hAnsi="Times New Roman" w:cs="Times New Roman"/>
              <w:sz w:val="26"/>
              <w:szCs w:val="26"/>
            </w:rPr>
          </w:rPrChange>
        </w:rPr>
        <w:t xml:space="preserve">dành </w:t>
      </w:r>
      <w:ins w:id="340" w:author="Windows User" w:date="2019-02-20T14:15:00Z">
        <w:r w:rsidR="00893B94">
          <w:rPr>
            <w:rFonts w:ascii="Times New Roman" w:hAnsi="Times New Roman" w:cs="Times New Roman"/>
            <w:sz w:val="26"/>
            <w:szCs w:val="26"/>
            <w:lang w:val="es-VE"/>
          </w:rPr>
          <w:t xml:space="preserve">rất nhiều </w:t>
        </w:r>
      </w:ins>
      <w:r w:rsidRPr="007C5BA4">
        <w:rPr>
          <w:rFonts w:ascii="Times New Roman" w:hAnsi="Times New Roman" w:cs="Times New Roman"/>
          <w:sz w:val="26"/>
          <w:szCs w:val="26"/>
          <w:lang w:val="es-VE"/>
          <w:rPrChange w:id="341" w:author="Windows User" w:date="2019-02-20T13:17:00Z">
            <w:rPr>
              <w:rFonts w:ascii="Times New Roman" w:hAnsi="Times New Roman" w:cs="Times New Roman"/>
              <w:sz w:val="26"/>
              <w:szCs w:val="26"/>
            </w:rPr>
          </w:rPrChange>
        </w:rPr>
        <w:t>thời gian nghiên cứu</w:t>
      </w:r>
      <w:del w:id="342" w:author="Windows User" w:date="2019-02-20T14:15:00Z">
        <w:r w:rsidRPr="007C5BA4" w:rsidDel="00893B94">
          <w:rPr>
            <w:rFonts w:ascii="Times New Roman" w:hAnsi="Times New Roman" w:cs="Times New Roman"/>
            <w:sz w:val="26"/>
            <w:szCs w:val="26"/>
            <w:lang w:val="es-VE"/>
            <w:rPrChange w:id="343" w:author="Windows User" w:date="2019-02-20T13:17:00Z">
              <w:rPr>
                <w:rFonts w:ascii="Times New Roman" w:hAnsi="Times New Roman" w:cs="Times New Roman"/>
                <w:sz w:val="26"/>
                <w:szCs w:val="26"/>
              </w:rPr>
            </w:rPrChange>
          </w:rPr>
          <w:delText xml:space="preserve"> </w:delText>
        </w:r>
      </w:del>
      <w:ins w:id="344" w:author="Windows User" w:date="2019-02-20T14:15:00Z">
        <w:r w:rsidR="00893B94">
          <w:rPr>
            <w:rFonts w:ascii="Times New Roman" w:hAnsi="Times New Roman" w:cs="Times New Roman"/>
            <w:sz w:val="26"/>
            <w:szCs w:val="26"/>
            <w:lang w:val="es-VE"/>
          </w:rPr>
          <w:t xml:space="preserve">, </w:t>
        </w:r>
      </w:ins>
      <w:r w:rsidRPr="007C5BA4">
        <w:rPr>
          <w:rFonts w:ascii="Times New Roman" w:hAnsi="Times New Roman" w:cs="Times New Roman"/>
          <w:sz w:val="26"/>
          <w:szCs w:val="26"/>
          <w:lang w:val="es-VE"/>
          <w:rPrChange w:id="345" w:author="Windows User" w:date="2019-02-20T13:17:00Z">
            <w:rPr>
              <w:rFonts w:ascii="Times New Roman" w:hAnsi="Times New Roman" w:cs="Times New Roman"/>
              <w:sz w:val="26"/>
              <w:szCs w:val="26"/>
            </w:rPr>
          </w:rPrChange>
        </w:rPr>
        <w:t xml:space="preserve">phát triển những công cụ </w:t>
      </w:r>
      <w:r w:rsidRPr="007C5BA4">
        <w:rPr>
          <w:rFonts w:ascii="Times New Roman" w:hAnsi="Times New Roman" w:cs="Times New Roman"/>
          <w:caps/>
          <w:sz w:val="26"/>
          <w:szCs w:val="26"/>
          <w:lang w:val="es-VE"/>
          <w:rPrChange w:id="346" w:author="Windows User" w:date="2019-02-20T13:17:00Z">
            <w:rPr>
              <w:rFonts w:ascii="Times New Roman" w:hAnsi="Times New Roman" w:cs="Times New Roman"/>
              <w:caps/>
              <w:sz w:val="26"/>
              <w:szCs w:val="26"/>
            </w:rPr>
          </w:rPrChange>
        </w:rPr>
        <w:t>GIS</w:t>
      </w:r>
      <w:r w:rsidRPr="007C5BA4">
        <w:rPr>
          <w:rFonts w:ascii="Times New Roman" w:hAnsi="Times New Roman" w:cs="Times New Roman"/>
          <w:sz w:val="26"/>
          <w:szCs w:val="26"/>
          <w:lang w:val="es-VE"/>
          <w:rPrChange w:id="347" w:author="Windows User" w:date="2019-02-20T13:17:00Z">
            <w:rPr>
              <w:rFonts w:ascii="Times New Roman" w:hAnsi="Times New Roman" w:cs="Times New Roman"/>
              <w:sz w:val="26"/>
              <w:szCs w:val="26"/>
            </w:rPr>
          </w:rPrChange>
        </w:rPr>
        <w:t xml:space="preserve">. Thực tế </w:t>
      </w:r>
      <w:del w:id="348" w:author="Windows User" w:date="2019-02-20T14:16:00Z">
        <w:r w:rsidRPr="007C5BA4" w:rsidDel="00CD1BF4">
          <w:rPr>
            <w:rFonts w:ascii="Times New Roman" w:hAnsi="Times New Roman" w:cs="Times New Roman"/>
            <w:sz w:val="26"/>
            <w:szCs w:val="26"/>
            <w:lang w:val="es-VE"/>
            <w:rPrChange w:id="349" w:author="Windows User" w:date="2019-02-20T13:17:00Z">
              <w:rPr>
                <w:rFonts w:ascii="Times New Roman" w:hAnsi="Times New Roman" w:cs="Times New Roman"/>
                <w:sz w:val="26"/>
                <w:szCs w:val="26"/>
              </w:rPr>
            </w:rPrChange>
          </w:rPr>
          <w:delText xml:space="preserve">đó </w:delText>
        </w:r>
      </w:del>
      <w:r w:rsidRPr="007C5BA4">
        <w:rPr>
          <w:rFonts w:ascii="Times New Roman" w:hAnsi="Times New Roman" w:cs="Times New Roman"/>
          <w:sz w:val="26"/>
          <w:szCs w:val="26"/>
          <w:lang w:val="es-VE"/>
          <w:rPrChange w:id="350" w:author="Windows User" w:date="2019-02-20T13:17:00Z">
            <w:rPr>
              <w:rFonts w:ascii="Times New Roman" w:hAnsi="Times New Roman" w:cs="Times New Roman"/>
              <w:sz w:val="26"/>
              <w:szCs w:val="26"/>
            </w:rPr>
          </w:rPrChange>
        </w:rPr>
        <w:t xml:space="preserve">đã hình thành nhóm những nhà khoa học nghiên cứu </w:t>
      </w:r>
      <w:del w:id="351" w:author="Windows User" w:date="2019-02-20T14:16:00Z">
        <w:r w:rsidRPr="007C5BA4" w:rsidDel="00CD1BF4">
          <w:rPr>
            <w:rFonts w:ascii="Times New Roman" w:hAnsi="Times New Roman" w:cs="Times New Roman"/>
            <w:sz w:val="26"/>
            <w:szCs w:val="26"/>
            <w:lang w:val="es-VE"/>
            <w:rPrChange w:id="352" w:author="Windows User" w:date="2019-02-20T13:17:00Z">
              <w:rPr>
                <w:rFonts w:ascii="Times New Roman" w:hAnsi="Times New Roman" w:cs="Times New Roman"/>
                <w:sz w:val="26"/>
                <w:szCs w:val="26"/>
              </w:rPr>
            </w:rPrChange>
          </w:rPr>
          <w:delText xml:space="preserve">với </w:delText>
        </w:r>
      </w:del>
      <w:ins w:id="353" w:author="Windows User" w:date="2019-02-20T14:16:00Z">
        <w:r w:rsidR="00CD1BF4">
          <w:rPr>
            <w:rFonts w:ascii="Times New Roman" w:hAnsi="Times New Roman" w:cs="Times New Roman"/>
            <w:sz w:val="26"/>
            <w:szCs w:val="26"/>
            <w:lang w:val="es-VE"/>
          </w:rPr>
          <w:t>về</w:t>
        </w:r>
        <w:r w:rsidR="00CD1BF4" w:rsidRPr="007C5BA4">
          <w:rPr>
            <w:rFonts w:ascii="Times New Roman" w:hAnsi="Times New Roman" w:cs="Times New Roman"/>
            <w:sz w:val="26"/>
            <w:szCs w:val="26"/>
            <w:lang w:val="es-VE"/>
            <w:rPrChange w:id="354" w:author="Windows User" w:date="2019-02-20T13:17:00Z">
              <w:rPr>
                <w:rFonts w:ascii="Times New Roman" w:hAnsi="Times New Roman" w:cs="Times New Roman"/>
                <w:sz w:val="26"/>
                <w:szCs w:val="26"/>
              </w:rPr>
            </w:rPrChange>
          </w:rPr>
          <w:t xml:space="preserve"> </w:t>
        </w:r>
      </w:ins>
      <w:r w:rsidRPr="007C5BA4">
        <w:rPr>
          <w:rFonts w:ascii="Times New Roman" w:hAnsi="Times New Roman" w:cs="Times New Roman"/>
          <w:caps/>
          <w:sz w:val="26"/>
          <w:szCs w:val="26"/>
          <w:lang w:val="es-VE"/>
          <w:rPrChange w:id="355" w:author="Windows User" w:date="2019-02-20T13:17:00Z">
            <w:rPr>
              <w:rFonts w:ascii="Times New Roman" w:hAnsi="Times New Roman" w:cs="Times New Roman"/>
              <w:caps/>
              <w:sz w:val="26"/>
              <w:szCs w:val="26"/>
            </w:rPr>
          </w:rPrChange>
        </w:rPr>
        <w:t>GIS</w:t>
      </w:r>
      <w:del w:id="356" w:author="Windows User" w:date="2019-02-20T14:16:00Z">
        <w:r w:rsidRPr="007C5BA4" w:rsidDel="00CD1BF4">
          <w:rPr>
            <w:rFonts w:ascii="Times New Roman" w:hAnsi="Times New Roman" w:cs="Times New Roman"/>
            <w:sz w:val="26"/>
            <w:szCs w:val="26"/>
            <w:lang w:val="es-VE"/>
            <w:rPrChange w:id="357" w:author="Windows User" w:date="2019-02-20T13:17:00Z">
              <w:rPr>
                <w:rFonts w:ascii="Times New Roman" w:hAnsi="Times New Roman" w:cs="Times New Roman"/>
                <w:sz w:val="26"/>
                <w:szCs w:val="26"/>
              </w:rPr>
            </w:rPrChange>
          </w:rPr>
          <w:delText xml:space="preserve"> và nhóm những nhà khoa học nghiên cứu về </w:delText>
        </w:r>
        <w:r w:rsidRPr="007C5BA4" w:rsidDel="00CD1BF4">
          <w:rPr>
            <w:rFonts w:ascii="Times New Roman" w:hAnsi="Times New Roman" w:cs="Times New Roman"/>
            <w:caps/>
            <w:sz w:val="26"/>
            <w:szCs w:val="26"/>
            <w:lang w:val="es-VE"/>
            <w:rPrChange w:id="358" w:author="Windows User" w:date="2019-02-20T13:17:00Z">
              <w:rPr>
                <w:rFonts w:ascii="Times New Roman" w:hAnsi="Times New Roman" w:cs="Times New Roman"/>
                <w:caps/>
                <w:sz w:val="26"/>
                <w:szCs w:val="26"/>
              </w:rPr>
            </w:rPrChange>
          </w:rPr>
          <w:delText>GIS</w:delText>
        </w:r>
      </w:del>
      <w:r w:rsidRPr="007C5BA4">
        <w:rPr>
          <w:rFonts w:ascii="Times New Roman" w:hAnsi="Times New Roman" w:cs="Times New Roman"/>
          <w:sz w:val="26"/>
          <w:szCs w:val="26"/>
          <w:lang w:val="es-VE"/>
          <w:rPrChange w:id="359" w:author="Windows User" w:date="2019-02-20T13:17:00Z">
            <w:rPr>
              <w:rFonts w:ascii="Times New Roman" w:hAnsi="Times New Roman" w:cs="Times New Roman"/>
              <w:sz w:val="26"/>
              <w:szCs w:val="26"/>
            </w:rPr>
          </w:rPrChange>
        </w:rPr>
        <w:t xml:space="preserve">. Khoa học thông tin địa lý (Geographic Information Science) ra đời từ  những khái niệm do Goodchild </w:t>
      </w:r>
      <w:ins w:id="360" w:author="Windows User" w:date="2019-02-20T14:17:00Z">
        <w:r w:rsidR="00CD1BF4">
          <w:rPr>
            <w:rFonts w:ascii="Times New Roman" w:hAnsi="Times New Roman" w:cs="Times New Roman"/>
            <w:sz w:val="26"/>
            <w:szCs w:val="26"/>
            <w:lang w:val="es-VE"/>
          </w:rPr>
          <w:t xml:space="preserve">(24/02/1944) </w:t>
        </w:r>
      </w:ins>
      <w:r w:rsidRPr="007C5BA4">
        <w:rPr>
          <w:rFonts w:ascii="Times New Roman" w:hAnsi="Times New Roman" w:cs="Times New Roman"/>
          <w:sz w:val="26"/>
          <w:szCs w:val="26"/>
          <w:lang w:val="es-VE"/>
          <w:rPrChange w:id="361" w:author="Windows User" w:date="2019-02-20T13:17:00Z">
            <w:rPr>
              <w:rFonts w:ascii="Times New Roman" w:hAnsi="Times New Roman" w:cs="Times New Roman"/>
              <w:sz w:val="26"/>
              <w:szCs w:val="26"/>
            </w:rPr>
          </w:rPrChange>
        </w:rPr>
        <w:t xml:space="preserve">đưa ra từ 1992 nhằm thúc đẩy và định hướng các hoạt động nghiên cứu về </w:t>
      </w:r>
      <w:r w:rsidRPr="007C5BA4">
        <w:rPr>
          <w:rFonts w:ascii="Times New Roman" w:hAnsi="Times New Roman" w:cs="Times New Roman"/>
          <w:caps/>
          <w:sz w:val="26"/>
          <w:szCs w:val="26"/>
          <w:lang w:val="es-VE"/>
          <w:rPrChange w:id="362" w:author="Windows User" w:date="2019-02-20T13:17:00Z">
            <w:rPr>
              <w:rFonts w:ascii="Times New Roman" w:hAnsi="Times New Roman" w:cs="Times New Roman"/>
              <w:caps/>
              <w:sz w:val="26"/>
              <w:szCs w:val="26"/>
            </w:rPr>
          </w:rPrChange>
        </w:rPr>
        <w:t>GIS</w:t>
      </w:r>
      <w:r w:rsidRPr="007C5BA4">
        <w:rPr>
          <w:rFonts w:ascii="Times New Roman" w:hAnsi="Times New Roman" w:cs="Times New Roman"/>
          <w:sz w:val="26"/>
          <w:szCs w:val="26"/>
          <w:lang w:val="es-VE"/>
          <w:rPrChange w:id="363" w:author="Windows User" w:date="2019-02-20T13:17:00Z">
            <w:rPr>
              <w:rFonts w:ascii="Times New Roman" w:hAnsi="Times New Roman" w:cs="Times New Roman"/>
              <w:sz w:val="26"/>
              <w:szCs w:val="26"/>
            </w:rPr>
          </w:rPrChange>
        </w:rPr>
        <w:t xml:space="preserve"> với các định nghĩa sau: </w:t>
      </w:r>
    </w:p>
    <w:p w14:paraId="364B2EA4" w14:textId="77777777" w:rsidR="001E5EDC" w:rsidRPr="007C5BA4" w:rsidRDefault="001E5EDC" w:rsidP="00CD1BF4">
      <w:pPr>
        <w:numPr>
          <w:ilvl w:val="1"/>
          <w:numId w:val="11"/>
        </w:numPr>
        <w:spacing w:before="120" w:after="0" w:line="240" w:lineRule="auto"/>
        <w:ind w:left="567" w:hanging="205"/>
        <w:jc w:val="both"/>
        <w:rPr>
          <w:rFonts w:ascii="Times New Roman" w:hAnsi="Times New Roman" w:cs="Times New Roman"/>
          <w:sz w:val="26"/>
          <w:szCs w:val="26"/>
          <w:lang w:val="es-VE"/>
          <w:rPrChange w:id="364" w:author="Windows User" w:date="2019-02-20T13:17:00Z">
            <w:rPr>
              <w:rFonts w:ascii="Times New Roman" w:hAnsi="Times New Roman" w:cs="Times New Roman"/>
              <w:sz w:val="26"/>
              <w:szCs w:val="26"/>
            </w:rPr>
          </w:rPrChange>
        </w:rPr>
      </w:pPr>
      <w:r w:rsidRPr="007C5BA4">
        <w:rPr>
          <w:rFonts w:ascii="Times New Roman" w:hAnsi="Times New Roman" w:cs="Times New Roman"/>
          <w:sz w:val="26"/>
          <w:szCs w:val="26"/>
          <w:lang w:val="es-VE"/>
          <w:rPrChange w:id="365" w:author="Windows User" w:date="2019-02-20T13:17:00Z">
            <w:rPr>
              <w:rFonts w:ascii="Times New Roman" w:hAnsi="Times New Roman" w:cs="Times New Roman"/>
              <w:sz w:val="26"/>
              <w:szCs w:val="26"/>
            </w:rPr>
          </w:rPrChange>
        </w:rPr>
        <w:t>Khoa học thông tin địa lý là một khoa học sử dụng các hệ thống thông tin địa lý như những công cụ để hiểu biết về thế giới thực bằng cách mô tả và giải thích mối quan hệ của con người với thế giới thực.</w:t>
      </w:r>
    </w:p>
    <w:p w14:paraId="7D49078A" w14:textId="77777777" w:rsidR="001E5EDC" w:rsidRPr="007C5BA4" w:rsidRDefault="001E5EDC" w:rsidP="00CD1BF4">
      <w:pPr>
        <w:numPr>
          <w:ilvl w:val="1"/>
          <w:numId w:val="11"/>
        </w:numPr>
        <w:spacing w:before="120" w:after="0" w:line="240" w:lineRule="auto"/>
        <w:ind w:left="567" w:hanging="205"/>
        <w:jc w:val="both"/>
        <w:rPr>
          <w:rFonts w:ascii="Times New Roman" w:hAnsi="Times New Roman" w:cs="Times New Roman"/>
          <w:sz w:val="26"/>
          <w:szCs w:val="26"/>
          <w:lang w:val="es-VE"/>
          <w:rPrChange w:id="366" w:author="Windows User" w:date="2019-02-20T13:17:00Z">
            <w:rPr>
              <w:rFonts w:ascii="Times New Roman" w:hAnsi="Times New Roman" w:cs="Times New Roman"/>
              <w:sz w:val="26"/>
              <w:szCs w:val="26"/>
            </w:rPr>
          </w:rPrChange>
        </w:rPr>
      </w:pPr>
      <w:r w:rsidRPr="007C5BA4">
        <w:rPr>
          <w:rFonts w:ascii="Times New Roman" w:hAnsi="Times New Roman" w:cs="Times New Roman"/>
          <w:sz w:val="26"/>
          <w:szCs w:val="26"/>
          <w:lang w:val="es-VE"/>
          <w:rPrChange w:id="367" w:author="Windows User" w:date="2019-02-20T13:17:00Z">
            <w:rPr>
              <w:rFonts w:ascii="Times New Roman" w:hAnsi="Times New Roman" w:cs="Times New Roman"/>
              <w:sz w:val="26"/>
              <w:szCs w:val="26"/>
            </w:rPr>
          </w:rPrChange>
        </w:rPr>
        <w:t>Khoa học thông tin địa lý là một khoa học sử dụng và nghiên cứu các phương pháp, các công cụ để thu thập, lưu trữ, phân phối, phân tích, hiển thị và khám phá thông tin không gian.</w:t>
      </w:r>
    </w:p>
    <w:p w14:paraId="75B341A6" w14:textId="1EECD518" w:rsidR="001E5EDC" w:rsidRPr="007C5BA4" w:rsidRDefault="001E5EDC" w:rsidP="001E5EDC">
      <w:pPr>
        <w:spacing w:before="120"/>
        <w:jc w:val="both"/>
        <w:rPr>
          <w:rFonts w:ascii="Times New Roman" w:hAnsi="Times New Roman" w:cs="Times New Roman"/>
          <w:sz w:val="26"/>
          <w:szCs w:val="26"/>
          <w:lang w:val="es-VE"/>
          <w:rPrChange w:id="368" w:author="Windows User" w:date="2019-02-20T13:17:00Z">
            <w:rPr>
              <w:rFonts w:ascii="Times New Roman" w:hAnsi="Times New Roman" w:cs="Times New Roman"/>
              <w:sz w:val="26"/>
              <w:szCs w:val="26"/>
            </w:rPr>
          </w:rPrChange>
        </w:rPr>
      </w:pPr>
      <w:r w:rsidRPr="007C5BA4">
        <w:rPr>
          <w:rFonts w:ascii="Times New Roman" w:hAnsi="Times New Roman" w:cs="Times New Roman"/>
          <w:sz w:val="26"/>
          <w:szCs w:val="26"/>
          <w:lang w:val="es-VE"/>
          <w:rPrChange w:id="369" w:author="Windows User" w:date="2019-02-20T13:17:00Z">
            <w:rPr>
              <w:rFonts w:ascii="Times New Roman" w:hAnsi="Times New Roman" w:cs="Times New Roman"/>
              <w:sz w:val="26"/>
              <w:szCs w:val="26"/>
            </w:rPr>
          </w:rPrChange>
        </w:rPr>
        <w:tab/>
        <w:t>Khoa học thông tin địa lý hướng tới những bài toán phân tích, mô hình hóa và dự báo không gian</w:t>
      </w:r>
      <w:ins w:id="370" w:author="Windows User" w:date="2019-02-20T14:18:00Z">
        <w:r w:rsidR="004C6E93">
          <w:rPr>
            <w:rFonts w:ascii="Times New Roman" w:hAnsi="Times New Roman" w:cs="Times New Roman"/>
            <w:sz w:val="26"/>
            <w:szCs w:val="26"/>
            <w:lang w:val="es-VE"/>
          </w:rPr>
          <w:t xml:space="preserve"> </w:t>
        </w:r>
      </w:ins>
      <w:del w:id="371" w:author="Windows User" w:date="2019-02-20T14:18:00Z">
        <w:r w:rsidRPr="007C5BA4" w:rsidDel="004C6E93">
          <w:rPr>
            <w:rFonts w:ascii="Times New Roman" w:hAnsi="Times New Roman" w:cs="Times New Roman"/>
            <w:sz w:val="26"/>
            <w:szCs w:val="26"/>
            <w:lang w:val="es-VE"/>
            <w:rPrChange w:id="372" w:author="Windows User" w:date="2019-02-20T13:17:00Z">
              <w:rPr>
                <w:rFonts w:ascii="Times New Roman" w:hAnsi="Times New Roman" w:cs="Times New Roman"/>
                <w:sz w:val="26"/>
                <w:szCs w:val="26"/>
              </w:rPr>
            </w:rPrChange>
          </w:rPr>
          <w:delText xml:space="preserve">. Khoa học thông tin địa lý </w:delText>
        </w:r>
      </w:del>
      <w:r w:rsidRPr="007C5BA4">
        <w:rPr>
          <w:rFonts w:ascii="Times New Roman" w:hAnsi="Times New Roman" w:cs="Times New Roman"/>
          <w:sz w:val="26"/>
          <w:szCs w:val="26"/>
          <w:lang w:val="es-VE"/>
          <w:rPrChange w:id="373" w:author="Windows User" w:date="2019-02-20T13:17:00Z">
            <w:rPr>
              <w:rFonts w:ascii="Times New Roman" w:hAnsi="Times New Roman" w:cs="Times New Roman"/>
              <w:sz w:val="26"/>
              <w:szCs w:val="26"/>
            </w:rPr>
          </w:rPrChange>
        </w:rPr>
        <w:t xml:space="preserve">được phát triển trên cơ sở sự phát triển của khoa học máy tính. Khoa học thông tin địa lý sử dụng và phát triển các mô hình toán để biểu diễn, lưu trữ, phân tích, hiển thị dữ liệu về các đối tượng, các sự kiện, các hiện tượng trong thế giới thực. Để phân tích về mối quan hệ  giữa  con người với thế giới thực, khoa học thông tin địa </w:t>
      </w:r>
      <w:r w:rsidRPr="007C5BA4">
        <w:rPr>
          <w:rFonts w:ascii="Times New Roman" w:hAnsi="Times New Roman" w:cs="Times New Roman"/>
          <w:sz w:val="26"/>
          <w:szCs w:val="26"/>
          <w:lang w:val="es-VE"/>
          <w:rPrChange w:id="374" w:author="Windows User" w:date="2019-02-20T13:17:00Z">
            <w:rPr>
              <w:rFonts w:ascii="Times New Roman" w:hAnsi="Times New Roman" w:cs="Times New Roman"/>
              <w:sz w:val="26"/>
              <w:szCs w:val="26"/>
            </w:rPr>
          </w:rPrChange>
        </w:rPr>
        <w:lastRenderedPageBreak/>
        <w:t xml:space="preserve">lý cũng sử dụng và phát triển các mô hình toán máy tính để xử lý dữ liệu không gian, phân tích ý nghĩa và quan hệ của các thực thể không gian theo các lý luận của khoa học địa lý. Khoa học thông tin địa lý là một khoa học liên ngành của khoa học máy tính, khoa học toán và khoa học địa lý. </w:t>
      </w:r>
    </w:p>
    <w:p w14:paraId="78EA7BB5" w14:textId="77777777" w:rsidR="001E5EDC" w:rsidRPr="007C5BA4" w:rsidRDefault="001E5EDC" w:rsidP="001E5EDC">
      <w:pPr>
        <w:spacing w:before="120"/>
        <w:ind w:firstLine="567"/>
        <w:jc w:val="both"/>
        <w:rPr>
          <w:rFonts w:ascii="Times New Roman" w:hAnsi="Times New Roman" w:cs="Times New Roman"/>
          <w:b/>
          <w:sz w:val="26"/>
          <w:szCs w:val="26"/>
          <w:lang w:val="es-VE"/>
          <w:rPrChange w:id="375" w:author="Windows User" w:date="2019-02-20T13:17:00Z">
            <w:rPr>
              <w:rFonts w:ascii="Times New Roman" w:hAnsi="Times New Roman" w:cs="Times New Roman"/>
              <w:b/>
              <w:sz w:val="26"/>
              <w:szCs w:val="26"/>
            </w:rPr>
          </w:rPrChange>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839488" behindDoc="0" locked="0" layoutInCell="1" allowOverlap="1" wp14:anchorId="2B20E328" wp14:editId="27B748A1">
                <wp:simplePos x="0" y="0"/>
                <wp:positionH relativeFrom="column">
                  <wp:posOffset>967981</wp:posOffset>
                </wp:positionH>
                <wp:positionV relativeFrom="paragraph">
                  <wp:posOffset>19355</wp:posOffset>
                </wp:positionV>
                <wp:extent cx="4249880" cy="2419657"/>
                <wp:effectExtent l="0" t="0" r="0" b="0"/>
                <wp:wrapNone/>
                <wp:docPr id="1682" name="Group 1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9880" cy="2419657"/>
                          <a:chOff x="2941" y="2326"/>
                          <a:chExt cx="7411" cy="4081"/>
                        </a:xfrm>
                      </wpg:grpSpPr>
                      <wps:wsp>
                        <wps:cNvPr id="1683" name="Oval 70"/>
                        <wps:cNvSpPr>
                          <a:spLocks noChangeArrowheads="1"/>
                        </wps:cNvSpPr>
                        <wps:spPr bwMode="auto">
                          <a:xfrm>
                            <a:off x="3085" y="4337"/>
                            <a:ext cx="2816" cy="1161"/>
                          </a:xfrm>
                          <a:prstGeom prst="ellipse">
                            <a:avLst/>
                          </a:prstGeom>
                          <a:solidFill>
                            <a:srgbClr val="CC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84" name="Rectangle 71"/>
                        <wps:cNvSpPr>
                          <a:spLocks noChangeArrowheads="1"/>
                        </wps:cNvSpPr>
                        <wps:spPr bwMode="auto">
                          <a:xfrm>
                            <a:off x="3566" y="4711"/>
                            <a:ext cx="1745" cy="323"/>
                          </a:xfrm>
                          <a:prstGeom prst="rect">
                            <a:avLst/>
                          </a:prstGeom>
                          <a:noFill/>
                          <a:ln>
                            <a:noFill/>
                          </a:ln>
                          <a:effectLst/>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847B1" w14:textId="77777777" w:rsidR="004D6677" w:rsidRPr="00930D97" w:rsidRDefault="004D6677" w:rsidP="001E5EDC">
                              <w:pPr>
                                <w:jc w:val="center"/>
                                <w:rPr>
                                  <w:b/>
                                  <w:bCs/>
                                </w:rPr>
                              </w:pPr>
                              <w:r w:rsidRPr="00930D97">
                                <w:rPr>
                                  <w:b/>
                                  <w:bCs/>
                                </w:rPr>
                                <w:t>Khoa học toán</w:t>
                              </w:r>
                            </w:p>
                          </w:txbxContent>
                        </wps:txbx>
                        <wps:bodyPr rot="0" vert="horz" wrap="square" lIns="12700" tIns="12700" rIns="12700" bIns="12700" anchor="t" anchorCtr="0" upright="1">
                          <a:noAutofit/>
                        </wps:bodyPr>
                      </wps:wsp>
                      <wps:wsp>
                        <wps:cNvPr id="1685" name="Oval 72"/>
                        <wps:cNvSpPr>
                          <a:spLocks noChangeArrowheads="1"/>
                        </wps:cNvSpPr>
                        <wps:spPr bwMode="auto">
                          <a:xfrm>
                            <a:off x="6919" y="4371"/>
                            <a:ext cx="2804" cy="1114"/>
                          </a:xfrm>
                          <a:prstGeom prst="ellipse">
                            <a:avLst/>
                          </a:prstGeom>
                          <a:solidFill>
                            <a:srgbClr val="CC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86" name="Rectangle 73"/>
                        <wps:cNvSpPr>
                          <a:spLocks noChangeArrowheads="1"/>
                        </wps:cNvSpPr>
                        <wps:spPr bwMode="auto">
                          <a:xfrm>
                            <a:off x="7562" y="4731"/>
                            <a:ext cx="1932" cy="354"/>
                          </a:xfrm>
                          <a:prstGeom prst="rect">
                            <a:avLst/>
                          </a:prstGeom>
                          <a:noFill/>
                          <a:ln>
                            <a:noFill/>
                          </a:ln>
                          <a:effectLst/>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07022" w14:textId="77777777" w:rsidR="004D6677" w:rsidRPr="00930D97" w:rsidRDefault="004D6677" w:rsidP="001E5EDC">
                              <w:pPr>
                                <w:jc w:val="center"/>
                                <w:rPr>
                                  <w:b/>
                                  <w:bCs/>
                                </w:rPr>
                              </w:pPr>
                              <w:r w:rsidRPr="00930D97">
                                <w:rPr>
                                  <w:b/>
                                  <w:bCs/>
                                </w:rPr>
                                <w:t>Khoa học địa lý</w:t>
                              </w:r>
                            </w:p>
                          </w:txbxContent>
                        </wps:txbx>
                        <wps:bodyPr rot="0" vert="horz" wrap="square" lIns="12700" tIns="12700" rIns="12700" bIns="12700" anchor="t" anchorCtr="0" upright="1">
                          <a:noAutofit/>
                        </wps:bodyPr>
                      </wps:wsp>
                      <wps:wsp>
                        <wps:cNvPr id="1687" name="Oval 74"/>
                        <wps:cNvSpPr>
                          <a:spLocks noChangeArrowheads="1"/>
                        </wps:cNvSpPr>
                        <wps:spPr bwMode="auto">
                          <a:xfrm>
                            <a:off x="4740" y="2504"/>
                            <a:ext cx="3160" cy="1287"/>
                          </a:xfrm>
                          <a:prstGeom prst="ellipse">
                            <a:avLst/>
                          </a:prstGeom>
                          <a:solidFill>
                            <a:srgbClr val="CC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88" name="Rectangle 75"/>
                        <wps:cNvSpPr>
                          <a:spLocks noChangeArrowheads="1"/>
                        </wps:cNvSpPr>
                        <wps:spPr bwMode="auto">
                          <a:xfrm>
                            <a:off x="5273" y="2882"/>
                            <a:ext cx="2301" cy="464"/>
                          </a:xfrm>
                          <a:prstGeom prst="rect">
                            <a:avLst/>
                          </a:prstGeom>
                          <a:noFill/>
                          <a:ln>
                            <a:noFill/>
                          </a:ln>
                          <a:effectLst/>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AD49F0" w14:textId="77777777" w:rsidR="004D6677" w:rsidRPr="00930D97" w:rsidRDefault="004D6677" w:rsidP="001E5EDC">
                              <w:pPr>
                                <w:rPr>
                                  <w:b/>
                                  <w:bCs/>
                                </w:rPr>
                              </w:pPr>
                              <w:r w:rsidRPr="00930D97">
                                <w:rPr>
                                  <w:b/>
                                  <w:bCs/>
                                </w:rPr>
                                <w:t>Khoa học máy tính</w:t>
                              </w:r>
                            </w:p>
                          </w:txbxContent>
                        </wps:txbx>
                        <wps:bodyPr rot="0" vert="horz" wrap="square" lIns="12700" tIns="12700" rIns="12700" bIns="12700" anchor="t" anchorCtr="0" upright="1">
                          <a:noAutofit/>
                        </wps:bodyPr>
                      </wps:wsp>
                      <wps:wsp>
                        <wps:cNvPr id="1689" name="Oval 76"/>
                        <wps:cNvSpPr>
                          <a:spLocks noChangeArrowheads="1"/>
                        </wps:cNvSpPr>
                        <wps:spPr bwMode="auto">
                          <a:xfrm>
                            <a:off x="4823" y="3376"/>
                            <a:ext cx="3121" cy="1630"/>
                          </a:xfrm>
                          <a:prstGeom prst="ellipse">
                            <a:avLst/>
                          </a:prstGeom>
                          <a:solidFill>
                            <a:srgbClr val="339966"/>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90" name="Rectangle 77"/>
                        <wps:cNvSpPr>
                          <a:spLocks noChangeArrowheads="1"/>
                        </wps:cNvSpPr>
                        <wps:spPr bwMode="auto">
                          <a:xfrm>
                            <a:off x="4958" y="3820"/>
                            <a:ext cx="2809" cy="62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4047F" w14:textId="77777777" w:rsidR="004D6677" w:rsidRPr="00930D97" w:rsidRDefault="004D6677" w:rsidP="001E5EDC">
                              <w:pPr>
                                <w:jc w:val="center"/>
                                <w:rPr>
                                  <w:b/>
                                  <w:bCs/>
                                  <w:sz w:val="52"/>
                                </w:rPr>
                              </w:pPr>
                              <w:r w:rsidRPr="00F45FD8">
                                <w:rPr>
                                  <w:b/>
                                  <w:bCs/>
                                  <w:caps/>
                                  <w:sz w:val="52"/>
                                </w:rPr>
                                <w:t>GIS</w:t>
                              </w:r>
                              <w:r w:rsidRPr="00930D97">
                                <w:rPr>
                                  <w:b/>
                                  <w:bCs/>
                                </w:rPr>
                                <w:t>cience</w:t>
                              </w:r>
                            </w:p>
                          </w:txbxContent>
                        </wps:txbx>
                        <wps:bodyPr rot="0" vert="horz" wrap="square" lIns="12700" tIns="12700" rIns="12700" bIns="12700" anchor="t" anchorCtr="0" upright="1">
                          <a:noAutofit/>
                        </wps:bodyPr>
                      </wps:wsp>
                      <wps:wsp>
                        <wps:cNvPr id="1691" name="Text Box 78"/>
                        <wps:cNvSpPr txBox="1">
                          <a:spLocks noChangeArrowheads="1"/>
                        </wps:cNvSpPr>
                        <wps:spPr bwMode="auto">
                          <a:xfrm>
                            <a:off x="2941" y="5757"/>
                            <a:ext cx="7411" cy="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2B70F0" w14:textId="77777777" w:rsidR="004D6677" w:rsidRPr="00BE3A27" w:rsidRDefault="004D6677" w:rsidP="001E5EDC">
                              <w:pPr>
                                <w:pStyle w:val="Caption"/>
                                <w:jc w:val="center"/>
                                <w:rPr>
                                  <w:rFonts w:ascii="Times New Roman" w:hAnsi="Times New Roman" w:cs="Times New Roman"/>
                                  <w:sz w:val="24"/>
                                  <w:szCs w:val="26"/>
                                </w:rPr>
                              </w:pPr>
                              <w:r w:rsidRPr="00BE3A27">
                                <w:rPr>
                                  <w:rFonts w:ascii="Times New Roman" w:hAnsi="Times New Roman" w:cs="Times New Roman"/>
                                  <w:color w:val="FFFFFF"/>
                                  <w:sz w:val="24"/>
                                </w:rPr>
                                <w:t>1.</w:t>
                              </w:r>
                              <w:r w:rsidRPr="00BE3A27">
                                <w:rPr>
                                  <w:rFonts w:ascii="Times New Roman" w:hAnsi="Times New Roman" w:cs="Times New Roman"/>
                                  <w:sz w:val="24"/>
                                </w:rPr>
                                <w:t xml:space="preserve"> Hình </w:t>
                              </w:r>
                              <w:r w:rsidRPr="00BE3A27">
                                <w:rPr>
                                  <w:rFonts w:ascii="Times New Roman" w:hAnsi="Times New Roman" w:cs="Times New Roman"/>
                                  <w:sz w:val="24"/>
                                </w:rPr>
                                <w:fldChar w:fldCharType="begin"/>
                              </w:r>
                              <w:r w:rsidRPr="00BE3A27">
                                <w:rPr>
                                  <w:rFonts w:ascii="Times New Roman" w:hAnsi="Times New Roman" w:cs="Times New Roman"/>
                                  <w:sz w:val="24"/>
                                </w:rPr>
                                <w:instrText xml:space="preserve"> SEQ Hình \* ARABIC </w:instrText>
                              </w:r>
                              <w:r w:rsidRPr="00BE3A27">
                                <w:rPr>
                                  <w:rFonts w:ascii="Times New Roman" w:hAnsi="Times New Roman" w:cs="Times New Roman"/>
                                  <w:sz w:val="24"/>
                                </w:rPr>
                                <w:fldChar w:fldCharType="separate"/>
                              </w:r>
                              <w:r>
                                <w:rPr>
                                  <w:rFonts w:ascii="Times New Roman" w:hAnsi="Times New Roman" w:cs="Times New Roman"/>
                                  <w:noProof/>
                                  <w:sz w:val="24"/>
                                </w:rPr>
                                <w:t>2</w:t>
                              </w:r>
                              <w:r w:rsidRPr="00BE3A27">
                                <w:rPr>
                                  <w:rFonts w:ascii="Times New Roman" w:hAnsi="Times New Roman" w:cs="Times New Roman"/>
                                  <w:sz w:val="24"/>
                                </w:rPr>
                                <w:fldChar w:fldCharType="end"/>
                              </w:r>
                              <w:r w:rsidRPr="00BE3A27">
                                <w:rPr>
                                  <w:rFonts w:ascii="Times New Roman" w:hAnsi="Times New Roman" w:cs="Times New Roman"/>
                                  <w:sz w:val="24"/>
                                </w:rPr>
                                <w:t xml:space="preserve">. </w:t>
                              </w:r>
                              <w:r w:rsidRPr="00BE3A27">
                                <w:rPr>
                                  <w:rFonts w:ascii="Times New Roman" w:hAnsi="Times New Roman" w:cs="Times New Roman"/>
                                  <w:caps/>
                                  <w:sz w:val="24"/>
                                </w:rPr>
                                <w:t>GIS</w:t>
                              </w:r>
                              <w:r w:rsidRPr="00BE3A27">
                                <w:rPr>
                                  <w:rFonts w:ascii="Times New Roman" w:hAnsi="Times New Roman" w:cs="Times New Roman"/>
                                  <w:sz w:val="24"/>
                                </w:rPr>
                                <w:t xml:space="preserve"> là một khoa học liên ngành</w:t>
                              </w:r>
                              <w:r>
                                <w:rPr>
                                  <w:rFonts w:ascii="Times New Roman" w:hAnsi="Times New Roman" w:cs="Times New Roman"/>
                                  <w:sz w:val="24"/>
                                </w:rPr>
                                <w:t xml:space="preserve"> (Nguồn [1])</w:t>
                              </w:r>
                            </w:p>
                          </w:txbxContent>
                        </wps:txbx>
                        <wps:bodyPr rot="0" vert="horz" wrap="square" lIns="91440" tIns="45720" rIns="91440" bIns="45720" anchor="t" anchorCtr="0" upright="1">
                          <a:noAutofit/>
                        </wps:bodyPr>
                      </wps:wsp>
                      <wps:wsp>
                        <wps:cNvPr id="1692" name="Rectangle 79"/>
                        <wps:cNvSpPr>
                          <a:spLocks noChangeArrowheads="1"/>
                        </wps:cNvSpPr>
                        <wps:spPr bwMode="auto">
                          <a:xfrm>
                            <a:off x="2954" y="2326"/>
                            <a:ext cx="6847" cy="3373"/>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20E328" id="Group 1682" o:spid="_x0000_s1439" style="position:absolute;left:0;text-align:left;margin-left:76.2pt;margin-top:1.5pt;width:334.65pt;height:190.5pt;z-index:251839488;mso-position-horizontal-relative:text;mso-position-vertical-relative:text" coordorigin="2941,2326" coordsize="7411,4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">
                <v:oval id="Oval 70" o:spid="_x0000_s1440" style="position:absolute;left:3085;top:4337;width:2816;height:1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IoFMQA&#10;AADdAAAADwAAAGRycy9kb3ducmV2LnhtbERPTWvCQBC9F/wPywheSt3UgIQ0G9GCWEIrqL30NmTH&#10;JJidDdk1xn/fLRS8zeN9TrYaTSsG6l1jWcHrPAJBXFrdcKXg+7R9SUA4j6yxtUwK7uRglU+eMky1&#10;vfGBhqOvRAhhl6KC2vsuldKVNRl0c9sRB+5se4M+wL6SusdbCDetXETRUhpsODTU2NF7TeXleDUK&#10;hiL63H7tY9w9/2xiwkOR3LlQajYd128gPI3+If53f+gwf5nE8PdNO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CKBTEAAAA3QAAAA8AAAAAAAAAAAAAAAAAmAIAAGRycy9k&#10;b3ducmV2LnhtbFBLBQYAAAAABAAEAPUAAACJAwAAAAA=&#10;" fillcolor="#cff"/>
                <v:rect id="Rectangle 71" o:spid="_x0000_s1441" style="position:absolute;left:3566;top:4711;width:1745;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sw8cA&#10;AADdAAAADwAAAGRycy9kb3ducmV2LnhtbERPTWvCQBC9C/0PyxR6kbpRRCS6ERsoFnvQahW8TbLT&#10;JDQ7G7Jbjf76bkHobR7vc+aLztTiTK2rLCsYDiIQxLnVFRcKPvevz1MQziNrrC2Tgis5WCQPvTnG&#10;2l74g847X4gQwi5GBaX3TSyly0sy6Aa2IQ7cl20N+gDbQuoWLyHc1HIURRNpsOLQUGJDaUn59+7H&#10;KFhujtusSQ/v61t646w/fFntT51ST4/dcgbCU+f/xXf3mw7zJ9Mx/H0TTp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47MPHAAAA3QAAAA8AAAAAAAAAAAAAAAAAmAIAAGRy&#10;cy9kb3ducmV2LnhtbFBLBQYAAAAABAAEAPUAAACMAwAAAAA=&#10;" filled="f" fillcolor="#f2f2f2" stroked="f">
                  <v:textbox inset="1pt,1pt,1pt,1pt">
                    <w:txbxContent>
                      <w:p w14:paraId="377847B1" w14:textId="77777777" w:rsidR="004D6677" w:rsidRPr="00930D97" w:rsidRDefault="004D6677" w:rsidP="001E5EDC">
                        <w:pPr>
                          <w:jc w:val="center"/>
                          <w:rPr>
                            <w:b/>
                            <w:bCs/>
                          </w:rPr>
                        </w:pPr>
                        <w:r w:rsidRPr="00930D97">
                          <w:rPr>
                            <w:b/>
                            <w:bCs/>
                          </w:rPr>
                          <w:t>Khoa học toán</w:t>
                        </w:r>
                      </w:p>
                    </w:txbxContent>
                  </v:textbox>
                </v:rect>
                <v:oval id="Oval 72" o:spid="_x0000_s1442" style="position:absolute;left:6919;top:4371;width:2804;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cV+8QA&#10;AADdAAAADwAAAGRycy9kb3ducmV2LnhtbERPTWvCQBC9F/oflhF6kWZjRQkxq9SCtAQVtF68Ddkx&#10;CWZnQ3Yb47/vFoTe5vE+J1sNphE9da62rGASxSCIC6trLhWcvjevCQjnkTU2lknBnRysls9PGaba&#10;3vhA/dGXIoSwS1FB5X2bSumKigy6yLbEgbvYzqAPsCul7vAWwk0j3+J4Lg3WHBoqbOmjouJ6/DEK&#10;+jzebnb7KX6Oz+sp4SFP7pwr9TIa3hcgPA3+X/xwf+kwf57M4O+bc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nFfvEAAAA3QAAAA8AAAAAAAAAAAAAAAAAmAIAAGRycy9k&#10;b3ducmV2LnhtbFBLBQYAAAAABAAEAPUAAACJAwAAAAA=&#10;" fillcolor="#cff"/>
                <v:rect id="Rectangle 73" o:spid="_x0000_s1443" style="position:absolute;left:7562;top:4731;width:1932;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bXL8YA&#10;AADdAAAADwAAAGRycy9kb3ducmV2LnhtbERPTWvCQBC9C/0PyxS8iG70ECR1FQ0UxR5atQrexuyY&#10;hGZnQ3bV1F/fLQje5vE+ZzJrTSWu1LjSsoLhIAJBnFldcq7ge/feH4NwHlljZZkU/JKD2fSlM8FE&#10;2xtv6Lr1uQgh7BJUUHhfJ1K6rCCDbmBr4sCdbWPQB9jkUjd4C+GmkqMoiqXBkkNDgTWlBWU/24tR&#10;MP88fJ3qdP+xvqd3PvWGi+Xu2CrVfW3nbyA8tf4pfrhXOsyPxzH8fxNO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bXL8YAAADdAAAADwAAAAAAAAAAAAAAAACYAgAAZHJz&#10;L2Rvd25yZXYueG1sUEsFBgAAAAAEAAQA9QAAAIsDAAAAAA==&#10;" filled="f" fillcolor="#f2f2f2" stroked="f">
                  <v:textbox inset="1pt,1pt,1pt,1pt">
                    <w:txbxContent>
                      <w:p w14:paraId="21307022" w14:textId="77777777" w:rsidR="004D6677" w:rsidRPr="00930D97" w:rsidRDefault="004D6677" w:rsidP="001E5EDC">
                        <w:pPr>
                          <w:jc w:val="center"/>
                          <w:rPr>
                            <w:b/>
                            <w:bCs/>
                          </w:rPr>
                        </w:pPr>
                        <w:r w:rsidRPr="00930D97">
                          <w:rPr>
                            <w:b/>
                            <w:bCs/>
                          </w:rPr>
                          <w:t>Khoa học địa lý</w:t>
                        </w:r>
                      </w:p>
                    </w:txbxContent>
                  </v:textbox>
                </v:rect>
                <v:oval id="Oval 74" o:spid="_x0000_s1444" style="position:absolute;left:4740;top:2504;width:3160;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kuF8MA&#10;AADdAAAADwAAAGRycy9kb3ducmV2LnhtbERPTWvCQBC9F/wPywheim5U0BBdRQWpBBW0vXgbstMk&#10;NDsbstsY/70rFHqbx/uc5bozlWipcaVlBeNRBII4s7rkXMHX534Yg3AeWWNlmRQ8yMF61XtbYqLt&#10;nS/UXn0uQgi7BBUU3teJlC4ryKAb2Zo4cN+2MegDbHKpG7yHcFPJSRTNpMGSQ0OBNe0Kyn6uv0ZB&#10;m0bH/ek8xY/323ZKeEnjB6dKDfrdZgHCU+f/xX/ugw7zZ/EcXt+EE+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kuF8MAAADdAAAADwAAAAAAAAAAAAAAAACYAgAAZHJzL2Rv&#10;d25yZXYueG1sUEsFBgAAAAAEAAQA9QAAAIgDAAAAAA==&#10;" fillcolor="#cff"/>
                <v:rect id="Rectangle 75" o:spid="_x0000_s1445" style="position:absolute;left:5273;top:2882;width:2301;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mxskA&#10;AADdAAAADwAAAGRycy9kb3ducmV2LnhtbESPQWvCQBCF74L/YRmhF6kbexBJXcUGpEUPtdoWehuz&#10;0ySYnQ3ZVaO/vnMQepvhvXnvm9mic7U6UxsqzwbGowQUce5txYWBz/3qcQoqRGSLtWcycKUAi3m/&#10;N8PU+gt/0HkXCyUhHFI0UMbYpFqHvCSHYeQbYtF+feswytoW2rZ4kXBX66ckmWiHFUtDiQ1lJeXH&#10;3ckZWL5/bw9N9rVZ37IbH4bjl9f9T2fMw6BbPoOK1MV/8/36zQr+ZCq48o2MoO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rXmxskAAADdAAAADwAAAAAAAAAAAAAAAACYAgAA&#10;ZHJzL2Rvd25yZXYueG1sUEsFBgAAAAAEAAQA9QAAAI4DAAAAAA==&#10;" filled="f" fillcolor="#f2f2f2" stroked="f">
                  <v:textbox inset="1pt,1pt,1pt,1pt">
                    <w:txbxContent>
                      <w:p w14:paraId="7BAD49F0" w14:textId="77777777" w:rsidR="004D6677" w:rsidRPr="00930D97" w:rsidRDefault="004D6677" w:rsidP="001E5EDC">
                        <w:pPr>
                          <w:rPr>
                            <w:b/>
                            <w:bCs/>
                          </w:rPr>
                        </w:pPr>
                        <w:r w:rsidRPr="00930D97">
                          <w:rPr>
                            <w:b/>
                            <w:bCs/>
                          </w:rPr>
                          <w:t>Khoa học máy tính</w:t>
                        </w:r>
                      </w:p>
                    </w:txbxContent>
                  </v:textbox>
                </v:rect>
                <v:oval id="Oval 76" o:spid="_x0000_s1446" style="position:absolute;left:4823;top:3376;width:3121;height:1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Kk8QA&#10;AADdAAAADwAAAGRycy9kb3ducmV2LnhtbERPS2vCQBC+F/wPywi91Y2F2hhdxbYoXuMDPI7ZMRvN&#10;zqbZrcb++m6h0Nt8fM+Zzjtbiyu1vnKsYDhIQBAXTldcKthtl08pCB+QNdaOScGdPMxnvYcpZtrd&#10;OKfrJpQihrDPUIEJocmk9IUhi37gGuLInVxrMUTYllK3eIvhtpbPSTKSFiuODQYbejdUXDZfVsF3&#10;+Bya/ON8ed2/8PFwTPO3/coo9djvFhMQgbrwL/5zr3WcP0rH8PtNPEHO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zipPEAAAA3QAAAA8AAAAAAAAAAAAAAAAAmAIAAGRycy9k&#10;b3ducmV2LnhtbFBLBQYAAAAABAAEAPUAAACJAwAAAAA=&#10;" fillcolor="#396"/>
                <v:rect id="Rectangle 77" o:spid="_x0000_s1447" style="position:absolute;left:4958;top:3820;width:280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RfsUA&#10;AADdAAAADwAAAGRycy9kb3ducmV2LnhtbESPQUvDQBCF74L/YRnBi9hNPcQ2dltaQSjixbbQ65Cd&#10;JqHZ2ZCdpPHfOwfB2wzvzXvfrDZTaM1IfWoiO5jPMjDEZfQNVw5Ox4/nBZgkyB7byOTghxJs1vd3&#10;Kyx8vPE3jQepjIZwKtBBLdIV1qaypoBpFjti1S6xDyi69pX1Pd40PLT2JctyG7Bhbaixo/eayuth&#10;CA7G8/lrR6fBzkeU16f95yBNTs49PkzbNzBCk/yb/673XvHzpfLrNzqCX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9ZF+xQAAAN0AAAAPAAAAAAAAAAAAAAAAAJgCAABkcnMv&#10;ZG93bnJldi54bWxQSwUGAAAAAAQABAD1AAAAigMAAAAA&#10;" filled="f" stroked="f">
                  <v:textbox inset="1pt,1pt,1pt,1pt">
                    <w:txbxContent>
                      <w:p w14:paraId="3DD4047F" w14:textId="77777777" w:rsidR="004D6677" w:rsidRPr="00930D97" w:rsidRDefault="004D6677" w:rsidP="001E5EDC">
                        <w:pPr>
                          <w:jc w:val="center"/>
                          <w:rPr>
                            <w:b/>
                            <w:bCs/>
                            <w:sz w:val="52"/>
                          </w:rPr>
                        </w:pPr>
                        <w:r w:rsidRPr="00F45FD8">
                          <w:rPr>
                            <w:b/>
                            <w:bCs/>
                            <w:caps/>
                            <w:sz w:val="52"/>
                          </w:rPr>
                          <w:t>GIS</w:t>
                        </w:r>
                        <w:r w:rsidRPr="00930D97">
                          <w:rPr>
                            <w:b/>
                            <w:bCs/>
                          </w:rPr>
                          <w:t>cience</w:t>
                        </w:r>
                      </w:p>
                    </w:txbxContent>
                  </v:textbox>
                </v:rect>
                <v:shape id="Text Box 78" o:spid="_x0000_s1448" type="#_x0000_t202" style="position:absolute;left:2941;top:5757;width:7411;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a7gMIA&#10;AADdAAAADwAAAGRycy9kb3ducmV2LnhtbERP24rCMBB9F/yHMMK+yDZVtK7VKLqwi69ePmDajG2x&#10;mZQm2vr3G2HBtzmc66y3vanFg1pXWVYwiWIQxLnVFRcKLuefzy8QziNrrC2Tgic52G6GgzWm2nZ8&#10;pMfJFyKEsEtRQel9k0rp8pIMusg2xIG72tagD7AtpG6xC+GmltM4TqTBikNDiQ19l5TfTnej4Hro&#10;xvNll/36y+I4S/ZYLTL7VOpj1O9WIDz1/i3+dx90mJ8sJ/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ruAwgAAAN0AAAAPAAAAAAAAAAAAAAAAAJgCAABkcnMvZG93&#10;bnJldi54bWxQSwUGAAAAAAQABAD1AAAAhwMAAAAA&#10;" stroked="f">
                  <v:textbox>
                    <w:txbxContent>
                      <w:p w14:paraId="3C2B70F0" w14:textId="77777777" w:rsidR="004D6677" w:rsidRPr="00BE3A27" w:rsidRDefault="004D6677" w:rsidP="001E5EDC">
                        <w:pPr>
                          <w:pStyle w:val="Caption"/>
                          <w:jc w:val="center"/>
                          <w:rPr>
                            <w:rFonts w:ascii="Times New Roman" w:hAnsi="Times New Roman" w:cs="Times New Roman"/>
                            <w:sz w:val="24"/>
                            <w:szCs w:val="26"/>
                          </w:rPr>
                        </w:pPr>
                        <w:r w:rsidRPr="00BE3A27">
                          <w:rPr>
                            <w:rFonts w:ascii="Times New Roman" w:hAnsi="Times New Roman" w:cs="Times New Roman"/>
                            <w:color w:val="FFFFFF"/>
                            <w:sz w:val="24"/>
                          </w:rPr>
                          <w:t>1.</w:t>
                        </w:r>
                        <w:r w:rsidRPr="00BE3A27">
                          <w:rPr>
                            <w:rFonts w:ascii="Times New Roman" w:hAnsi="Times New Roman" w:cs="Times New Roman"/>
                            <w:sz w:val="24"/>
                          </w:rPr>
                          <w:t xml:space="preserve"> Hình </w:t>
                        </w:r>
                        <w:r w:rsidRPr="00BE3A27">
                          <w:rPr>
                            <w:rFonts w:ascii="Times New Roman" w:hAnsi="Times New Roman" w:cs="Times New Roman"/>
                            <w:sz w:val="24"/>
                          </w:rPr>
                          <w:fldChar w:fldCharType="begin"/>
                        </w:r>
                        <w:r w:rsidRPr="00BE3A27">
                          <w:rPr>
                            <w:rFonts w:ascii="Times New Roman" w:hAnsi="Times New Roman" w:cs="Times New Roman"/>
                            <w:sz w:val="24"/>
                          </w:rPr>
                          <w:instrText xml:space="preserve"> SEQ Hình \* ARABIC </w:instrText>
                        </w:r>
                        <w:r w:rsidRPr="00BE3A27">
                          <w:rPr>
                            <w:rFonts w:ascii="Times New Roman" w:hAnsi="Times New Roman" w:cs="Times New Roman"/>
                            <w:sz w:val="24"/>
                          </w:rPr>
                          <w:fldChar w:fldCharType="separate"/>
                        </w:r>
                        <w:r>
                          <w:rPr>
                            <w:rFonts w:ascii="Times New Roman" w:hAnsi="Times New Roman" w:cs="Times New Roman"/>
                            <w:noProof/>
                            <w:sz w:val="24"/>
                          </w:rPr>
                          <w:t>2</w:t>
                        </w:r>
                        <w:r w:rsidRPr="00BE3A27">
                          <w:rPr>
                            <w:rFonts w:ascii="Times New Roman" w:hAnsi="Times New Roman" w:cs="Times New Roman"/>
                            <w:sz w:val="24"/>
                          </w:rPr>
                          <w:fldChar w:fldCharType="end"/>
                        </w:r>
                        <w:r w:rsidRPr="00BE3A27">
                          <w:rPr>
                            <w:rFonts w:ascii="Times New Roman" w:hAnsi="Times New Roman" w:cs="Times New Roman"/>
                            <w:sz w:val="24"/>
                          </w:rPr>
                          <w:t xml:space="preserve">. </w:t>
                        </w:r>
                        <w:r w:rsidRPr="00BE3A27">
                          <w:rPr>
                            <w:rFonts w:ascii="Times New Roman" w:hAnsi="Times New Roman" w:cs="Times New Roman"/>
                            <w:caps/>
                            <w:sz w:val="24"/>
                          </w:rPr>
                          <w:t>GIS</w:t>
                        </w:r>
                        <w:r w:rsidRPr="00BE3A27">
                          <w:rPr>
                            <w:rFonts w:ascii="Times New Roman" w:hAnsi="Times New Roman" w:cs="Times New Roman"/>
                            <w:sz w:val="24"/>
                          </w:rPr>
                          <w:t xml:space="preserve"> là một khoa học liên ngành</w:t>
                        </w:r>
                        <w:r>
                          <w:rPr>
                            <w:rFonts w:ascii="Times New Roman" w:hAnsi="Times New Roman" w:cs="Times New Roman"/>
                            <w:sz w:val="24"/>
                          </w:rPr>
                          <w:t xml:space="preserve"> (Nguồn [1])</w:t>
                        </w:r>
                      </w:p>
                    </w:txbxContent>
                  </v:textbox>
                </v:shape>
                <v:rect id="Rectangle 79" o:spid="_x0000_s1449" style="position:absolute;left:2954;top:2326;width:6847;height:3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9epsIA&#10;AADdAAAADwAAAGRycy9kb3ducmV2LnhtbERPPW/CMBDdkfofrKvUjThhoCRgUAVU0JHAku0UH3HU&#10;+BzFBsK/rytV6nZP7/NWm9F24k6Dbx0ryJIUBHHtdMuNgsv5c7oA4QOyxs4xKXiSh836ZbLCQrsH&#10;n+hehkbEEPYFKjAh9IWUvjZk0SeuJ47c1Q0WQ4RDI/WAjxhuOzlL07m02HJsMNjT1lD9Xd6sgltV&#10;7vLj+3bff1WHStoszUx+UertdfxYggg0hn/xn/uo4/x5PoPfb+IJ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16mwgAAAN0AAAAPAAAAAAAAAAAAAAAAAJgCAABkcnMvZG93&#10;bnJldi54bWxQSwUGAAAAAAQABAD1AAAAhwMAAAAA&#10;" filled="f">
                  <v:stroke dashstyle="1 1" endcap="round"/>
                </v:rect>
              </v:group>
            </w:pict>
          </mc:Fallback>
        </mc:AlternateContent>
      </w:r>
    </w:p>
    <w:p w14:paraId="5698B913" w14:textId="77777777" w:rsidR="001E5EDC" w:rsidRPr="007C5BA4" w:rsidRDefault="001E5EDC" w:rsidP="001E5EDC">
      <w:pPr>
        <w:spacing w:before="120"/>
        <w:jc w:val="both"/>
        <w:rPr>
          <w:rFonts w:ascii="Times New Roman" w:hAnsi="Times New Roman" w:cs="Times New Roman"/>
          <w:b/>
          <w:sz w:val="26"/>
          <w:szCs w:val="26"/>
          <w:lang w:val="es-VE"/>
          <w:rPrChange w:id="376" w:author="Windows User" w:date="2019-02-20T13:17:00Z">
            <w:rPr>
              <w:rFonts w:ascii="Times New Roman" w:hAnsi="Times New Roman" w:cs="Times New Roman"/>
              <w:b/>
              <w:sz w:val="26"/>
              <w:szCs w:val="26"/>
            </w:rPr>
          </w:rPrChange>
        </w:rPr>
      </w:pPr>
    </w:p>
    <w:p w14:paraId="3C010484" w14:textId="77777777" w:rsidR="001E5EDC" w:rsidRPr="007C5BA4" w:rsidRDefault="001E5EDC" w:rsidP="001E5EDC">
      <w:pPr>
        <w:spacing w:before="120"/>
        <w:jc w:val="both"/>
        <w:rPr>
          <w:rFonts w:ascii="Times New Roman" w:hAnsi="Times New Roman" w:cs="Times New Roman"/>
          <w:b/>
          <w:sz w:val="26"/>
          <w:szCs w:val="26"/>
          <w:lang w:val="es-VE"/>
          <w:rPrChange w:id="377" w:author="Windows User" w:date="2019-02-20T13:17:00Z">
            <w:rPr>
              <w:rFonts w:ascii="Times New Roman" w:hAnsi="Times New Roman" w:cs="Times New Roman"/>
              <w:b/>
              <w:sz w:val="26"/>
              <w:szCs w:val="26"/>
            </w:rPr>
          </w:rPrChange>
        </w:rPr>
      </w:pPr>
    </w:p>
    <w:p w14:paraId="0E17040A" w14:textId="77777777" w:rsidR="001E5EDC" w:rsidRPr="007C5BA4" w:rsidRDefault="001E5EDC" w:rsidP="001E5EDC">
      <w:pPr>
        <w:spacing w:before="120"/>
        <w:jc w:val="center"/>
        <w:rPr>
          <w:rFonts w:ascii="Times New Roman" w:hAnsi="Times New Roman" w:cs="Times New Roman"/>
          <w:b/>
          <w:sz w:val="26"/>
          <w:szCs w:val="26"/>
          <w:lang w:val="es-VE"/>
          <w:rPrChange w:id="378" w:author="Windows User" w:date="2019-02-20T13:17:00Z">
            <w:rPr>
              <w:rFonts w:ascii="Times New Roman" w:hAnsi="Times New Roman" w:cs="Times New Roman"/>
              <w:b/>
              <w:sz w:val="26"/>
              <w:szCs w:val="26"/>
            </w:rPr>
          </w:rPrChange>
        </w:rPr>
      </w:pPr>
    </w:p>
    <w:p w14:paraId="24029D12" w14:textId="77777777" w:rsidR="001E5EDC" w:rsidRPr="007C5BA4" w:rsidRDefault="001E5EDC" w:rsidP="001E5EDC">
      <w:pPr>
        <w:spacing w:before="120"/>
        <w:jc w:val="both"/>
        <w:rPr>
          <w:rFonts w:ascii="Times New Roman" w:hAnsi="Times New Roman" w:cs="Times New Roman"/>
          <w:b/>
          <w:sz w:val="26"/>
          <w:szCs w:val="26"/>
          <w:lang w:val="es-VE"/>
          <w:rPrChange w:id="379" w:author="Windows User" w:date="2019-02-20T13:17:00Z">
            <w:rPr>
              <w:rFonts w:ascii="Times New Roman" w:hAnsi="Times New Roman" w:cs="Times New Roman"/>
              <w:b/>
              <w:sz w:val="26"/>
              <w:szCs w:val="26"/>
            </w:rPr>
          </w:rPrChange>
        </w:rPr>
      </w:pPr>
    </w:p>
    <w:p w14:paraId="1350802D" w14:textId="77777777" w:rsidR="001E5EDC" w:rsidRPr="007C5BA4" w:rsidRDefault="001E5EDC" w:rsidP="001E5EDC">
      <w:pPr>
        <w:spacing w:before="120"/>
        <w:jc w:val="both"/>
        <w:rPr>
          <w:rFonts w:ascii="Times New Roman" w:hAnsi="Times New Roman" w:cs="Times New Roman"/>
          <w:b/>
          <w:sz w:val="26"/>
          <w:szCs w:val="26"/>
          <w:lang w:val="es-VE"/>
          <w:rPrChange w:id="380" w:author="Windows User" w:date="2019-02-20T13:17:00Z">
            <w:rPr>
              <w:rFonts w:ascii="Times New Roman" w:hAnsi="Times New Roman" w:cs="Times New Roman"/>
              <w:b/>
              <w:sz w:val="26"/>
              <w:szCs w:val="26"/>
            </w:rPr>
          </w:rPrChange>
        </w:rPr>
      </w:pPr>
    </w:p>
    <w:p w14:paraId="12520083" w14:textId="77777777" w:rsidR="001E5EDC" w:rsidRPr="007C5BA4" w:rsidRDefault="001E5EDC" w:rsidP="001E5EDC">
      <w:pPr>
        <w:spacing w:before="120"/>
        <w:ind w:firstLine="720"/>
        <w:jc w:val="both"/>
        <w:rPr>
          <w:rFonts w:ascii="Times New Roman" w:hAnsi="Times New Roman" w:cs="Times New Roman"/>
          <w:sz w:val="26"/>
          <w:szCs w:val="26"/>
          <w:lang w:val="es-VE"/>
          <w:rPrChange w:id="381" w:author="Windows User" w:date="2019-02-20T13:17:00Z">
            <w:rPr>
              <w:rFonts w:ascii="Times New Roman" w:hAnsi="Times New Roman" w:cs="Times New Roman"/>
              <w:sz w:val="26"/>
              <w:szCs w:val="26"/>
            </w:rPr>
          </w:rPrChange>
        </w:rPr>
      </w:pPr>
    </w:p>
    <w:p w14:paraId="6EEA63F9" w14:textId="77777777" w:rsidR="001E5EDC" w:rsidRPr="007C5BA4" w:rsidRDefault="001E5EDC" w:rsidP="001E5EDC">
      <w:pPr>
        <w:spacing w:before="120"/>
        <w:ind w:firstLine="720"/>
        <w:jc w:val="both"/>
        <w:rPr>
          <w:rFonts w:ascii="Times New Roman" w:hAnsi="Times New Roman" w:cs="Times New Roman"/>
          <w:sz w:val="26"/>
          <w:szCs w:val="26"/>
          <w:lang w:val="es-VE"/>
          <w:rPrChange w:id="382" w:author="Windows User" w:date="2019-02-20T13:17:00Z">
            <w:rPr>
              <w:rFonts w:ascii="Times New Roman" w:hAnsi="Times New Roman" w:cs="Times New Roman"/>
              <w:sz w:val="26"/>
              <w:szCs w:val="26"/>
            </w:rPr>
          </w:rPrChange>
        </w:rPr>
      </w:pPr>
    </w:p>
    <w:p w14:paraId="310A451D" w14:textId="6B78AF4C" w:rsidR="001E5EDC" w:rsidRPr="007C5BA4" w:rsidDel="004C6E93" w:rsidRDefault="001E5EDC" w:rsidP="001E5EDC">
      <w:pPr>
        <w:spacing w:before="120"/>
        <w:ind w:firstLine="720"/>
        <w:jc w:val="both"/>
        <w:rPr>
          <w:del w:id="383" w:author="Windows User" w:date="2019-02-20T14:19:00Z"/>
          <w:rFonts w:ascii="Times New Roman" w:hAnsi="Times New Roman" w:cs="Times New Roman"/>
          <w:sz w:val="26"/>
          <w:szCs w:val="26"/>
          <w:lang w:val="es-VE"/>
          <w:rPrChange w:id="384" w:author="Windows User" w:date="2019-02-20T13:17:00Z">
            <w:rPr>
              <w:del w:id="385" w:author="Windows User" w:date="2019-02-20T14:19:00Z"/>
              <w:rFonts w:ascii="Times New Roman" w:hAnsi="Times New Roman" w:cs="Times New Roman"/>
              <w:sz w:val="26"/>
              <w:szCs w:val="26"/>
            </w:rPr>
          </w:rPrChange>
        </w:rPr>
      </w:pPr>
      <w:r w:rsidRPr="007C5BA4">
        <w:rPr>
          <w:rFonts w:ascii="Times New Roman" w:hAnsi="Times New Roman" w:cs="Times New Roman"/>
          <w:sz w:val="26"/>
          <w:szCs w:val="26"/>
          <w:lang w:val="es-VE"/>
          <w:rPrChange w:id="386" w:author="Windows User" w:date="2019-02-20T13:17:00Z">
            <w:rPr>
              <w:rFonts w:ascii="Times New Roman" w:hAnsi="Times New Roman" w:cs="Times New Roman"/>
              <w:sz w:val="26"/>
              <w:szCs w:val="26"/>
            </w:rPr>
          </w:rPrChange>
        </w:rPr>
        <w:t xml:space="preserve">Từ khi ra đời, khoa học thông tin địa lý phát triển không ngừng cùng với sự phát triển của khoa học máy tính và công nghệ thông tin. Với sự phát triển đó, công nghệ thông tin địa lý ngày càng được nhiều ngành nghề, nhiều lĩnh vực sử dụng như một công cụ để giải quyết những bài toán đặc thù của từng chuyên ngành. Sự ứng dụng rộng rãi đó đã làm tăng thêm sức sống cho khoa học thông tin địa lý, vì khi sử dụng công nghệ </w:t>
      </w:r>
      <w:r w:rsidRPr="007C5BA4">
        <w:rPr>
          <w:rFonts w:ascii="Times New Roman" w:hAnsi="Times New Roman" w:cs="Times New Roman"/>
          <w:caps/>
          <w:sz w:val="26"/>
          <w:szCs w:val="26"/>
          <w:lang w:val="es-VE"/>
          <w:rPrChange w:id="387" w:author="Windows User" w:date="2019-02-20T13:17:00Z">
            <w:rPr>
              <w:rFonts w:ascii="Times New Roman" w:hAnsi="Times New Roman" w:cs="Times New Roman"/>
              <w:caps/>
              <w:sz w:val="26"/>
              <w:szCs w:val="26"/>
            </w:rPr>
          </w:rPrChange>
        </w:rPr>
        <w:t>GIS</w:t>
      </w:r>
      <w:r w:rsidRPr="007C5BA4">
        <w:rPr>
          <w:rFonts w:ascii="Times New Roman" w:hAnsi="Times New Roman" w:cs="Times New Roman"/>
          <w:sz w:val="26"/>
          <w:szCs w:val="26"/>
          <w:lang w:val="es-VE"/>
          <w:rPrChange w:id="388" w:author="Windows User" w:date="2019-02-20T13:17:00Z">
            <w:rPr>
              <w:rFonts w:ascii="Times New Roman" w:hAnsi="Times New Roman" w:cs="Times New Roman"/>
              <w:sz w:val="26"/>
              <w:szCs w:val="26"/>
            </w:rPr>
          </w:rPrChange>
        </w:rPr>
        <w:t xml:space="preserve"> vào các chuyên ngành khác nhau đó, khoa học </w:t>
      </w:r>
      <w:r w:rsidRPr="007C5BA4">
        <w:rPr>
          <w:rFonts w:ascii="Times New Roman" w:hAnsi="Times New Roman" w:cs="Times New Roman"/>
          <w:caps/>
          <w:sz w:val="26"/>
          <w:szCs w:val="26"/>
          <w:lang w:val="es-VE"/>
          <w:rPrChange w:id="389" w:author="Windows User" w:date="2019-02-20T13:17:00Z">
            <w:rPr>
              <w:rFonts w:ascii="Times New Roman" w:hAnsi="Times New Roman" w:cs="Times New Roman"/>
              <w:caps/>
              <w:sz w:val="26"/>
              <w:szCs w:val="26"/>
            </w:rPr>
          </w:rPrChange>
        </w:rPr>
        <w:t>GIS</w:t>
      </w:r>
      <w:r w:rsidRPr="007C5BA4">
        <w:rPr>
          <w:rFonts w:ascii="Times New Roman" w:hAnsi="Times New Roman" w:cs="Times New Roman"/>
          <w:sz w:val="26"/>
          <w:szCs w:val="26"/>
          <w:lang w:val="es-VE"/>
          <w:rPrChange w:id="390" w:author="Windows User" w:date="2019-02-20T13:17:00Z">
            <w:rPr>
              <w:rFonts w:ascii="Times New Roman" w:hAnsi="Times New Roman" w:cs="Times New Roman"/>
              <w:sz w:val="26"/>
              <w:szCs w:val="26"/>
            </w:rPr>
          </w:rPrChange>
        </w:rPr>
        <w:t xml:space="preserve"> nhận thêm được nhiều bài toán cần phải nghiên cứu. </w:t>
      </w:r>
    </w:p>
    <w:p w14:paraId="720A3489" w14:textId="1DC6B774" w:rsidR="001E5EDC" w:rsidRPr="007C5BA4" w:rsidRDefault="001E5EDC" w:rsidP="004C6E93">
      <w:pPr>
        <w:spacing w:before="120"/>
        <w:ind w:firstLine="720"/>
        <w:jc w:val="both"/>
        <w:rPr>
          <w:rFonts w:ascii="Times New Roman" w:hAnsi="Times New Roman" w:cs="Times New Roman"/>
          <w:b/>
          <w:sz w:val="26"/>
          <w:szCs w:val="26"/>
          <w:lang w:val="es-VE"/>
          <w:rPrChange w:id="391" w:author="Windows User" w:date="2019-02-20T13:17:00Z">
            <w:rPr>
              <w:rFonts w:ascii="Times New Roman" w:hAnsi="Times New Roman" w:cs="Times New Roman"/>
              <w:b/>
              <w:sz w:val="26"/>
              <w:szCs w:val="26"/>
            </w:rPr>
          </w:rPrChange>
        </w:rPr>
        <w:pPrChange w:id="392" w:author="Windows User" w:date="2019-02-20T14:19:00Z">
          <w:pPr>
            <w:spacing w:before="120"/>
            <w:jc w:val="both"/>
          </w:pPr>
        </w:pPrChange>
      </w:pPr>
      <w:r w:rsidRPr="007C5BA4">
        <w:rPr>
          <w:rFonts w:ascii="Times New Roman" w:hAnsi="Times New Roman" w:cs="Times New Roman"/>
          <w:sz w:val="26"/>
          <w:szCs w:val="26"/>
          <w:lang w:val="es-VE"/>
          <w:rPrChange w:id="393" w:author="Windows User" w:date="2019-02-20T13:17:00Z">
            <w:rPr>
              <w:rFonts w:ascii="Times New Roman" w:hAnsi="Times New Roman" w:cs="Times New Roman"/>
              <w:sz w:val="26"/>
              <w:szCs w:val="26"/>
            </w:rPr>
          </w:rPrChange>
        </w:rPr>
        <w:tab/>
      </w:r>
      <w:del w:id="394" w:author="Windows User" w:date="2019-02-20T14:19:00Z">
        <w:r w:rsidRPr="007C5BA4" w:rsidDel="004C6E93">
          <w:rPr>
            <w:rFonts w:ascii="Times New Roman" w:hAnsi="Times New Roman" w:cs="Times New Roman"/>
            <w:sz w:val="26"/>
            <w:szCs w:val="26"/>
            <w:lang w:val="es-VE"/>
            <w:rPrChange w:id="395" w:author="Windows User" w:date="2019-02-20T13:17:00Z">
              <w:rPr>
                <w:rFonts w:ascii="Times New Roman" w:hAnsi="Times New Roman" w:cs="Times New Roman"/>
                <w:sz w:val="26"/>
                <w:szCs w:val="26"/>
              </w:rPr>
            </w:rPrChange>
          </w:rPr>
          <w:delText xml:space="preserve">Tóm lại, </w:delText>
        </w:r>
        <w:r w:rsidRPr="007C5BA4" w:rsidDel="004C6E93">
          <w:rPr>
            <w:rFonts w:ascii="Times New Roman" w:hAnsi="Times New Roman" w:cs="Times New Roman"/>
            <w:caps/>
            <w:sz w:val="26"/>
            <w:szCs w:val="26"/>
            <w:lang w:val="es-VE"/>
            <w:rPrChange w:id="396" w:author="Windows User" w:date="2019-02-20T13:17:00Z">
              <w:rPr>
                <w:rFonts w:ascii="Times New Roman" w:hAnsi="Times New Roman" w:cs="Times New Roman"/>
                <w:caps/>
                <w:sz w:val="26"/>
                <w:szCs w:val="26"/>
              </w:rPr>
            </w:rPrChange>
          </w:rPr>
          <w:delText>GIS</w:delText>
        </w:r>
        <w:r w:rsidRPr="007C5BA4" w:rsidDel="004C6E93">
          <w:rPr>
            <w:rFonts w:ascii="Times New Roman" w:hAnsi="Times New Roman" w:cs="Times New Roman"/>
            <w:sz w:val="26"/>
            <w:szCs w:val="26"/>
            <w:lang w:val="es-VE"/>
            <w:rPrChange w:id="397" w:author="Windows User" w:date="2019-02-20T13:17:00Z">
              <w:rPr>
                <w:rFonts w:ascii="Times New Roman" w:hAnsi="Times New Roman" w:cs="Times New Roman"/>
                <w:sz w:val="26"/>
                <w:szCs w:val="26"/>
              </w:rPr>
            </w:rPrChange>
          </w:rPr>
          <w:delText xml:space="preserve"> là một ngành khoa học liên ngành đồng thời cũng là một công cụ của nhiều chuyên ngành khác nhau. Sự phát triển của </w:delText>
        </w:r>
        <w:r w:rsidRPr="007C5BA4" w:rsidDel="004C6E93">
          <w:rPr>
            <w:rFonts w:ascii="Times New Roman" w:hAnsi="Times New Roman" w:cs="Times New Roman"/>
            <w:caps/>
            <w:sz w:val="26"/>
            <w:szCs w:val="26"/>
            <w:lang w:val="es-VE"/>
            <w:rPrChange w:id="398" w:author="Windows User" w:date="2019-02-20T13:17:00Z">
              <w:rPr>
                <w:rFonts w:ascii="Times New Roman" w:hAnsi="Times New Roman" w:cs="Times New Roman"/>
                <w:caps/>
                <w:sz w:val="26"/>
                <w:szCs w:val="26"/>
              </w:rPr>
            </w:rPrChange>
          </w:rPr>
          <w:delText>GIS</w:delText>
        </w:r>
        <w:r w:rsidRPr="007C5BA4" w:rsidDel="004C6E93">
          <w:rPr>
            <w:rFonts w:ascii="Times New Roman" w:hAnsi="Times New Roman" w:cs="Times New Roman"/>
            <w:sz w:val="26"/>
            <w:szCs w:val="26"/>
            <w:lang w:val="es-VE"/>
            <w:rPrChange w:id="399" w:author="Windows User" w:date="2019-02-20T13:17:00Z">
              <w:rPr>
                <w:rFonts w:ascii="Times New Roman" w:hAnsi="Times New Roman" w:cs="Times New Roman"/>
                <w:sz w:val="26"/>
                <w:szCs w:val="26"/>
              </w:rPr>
            </w:rPrChange>
          </w:rPr>
          <w:delText xml:space="preserve"> không những ở những bài toán do bản thân nó đặt ra mà còn từ những bài toán phong phú do sự ứng dụng trong nhiều chuyên ngành khác nhau mang lại.</w:delText>
        </w:r>
      </w:del>
    </w:p>
    <w:p w14:paraId="0C8E6528" w14:textId="1C48EA2A" w:rsidR="001E5EDC" w:rsidRPr="00283743" w:rsidRDefault="001E5EDC" w:rsidP="005F5568">
      <w:pPr>
        <w:pStyle w:val="Heading2"/>
        <w:numPr>
          <w:ilvl w:val="1"/>
          <w:numId w:val="38"/>
        </w:numPr>
        <w:tabs>
          <w:tab w:val="left" w:pos="567"/>
        </w:tabs>
        <w:spacing w:before="120" w:line="240" w:lineRule="auto"/>
        <w:rPr>
          <w:rFonts w:ascii="Times New Roman" w:hAnsi="Times New Roman" w:cs="Times New Roman"/>
          <w:b/>
          <w:color w:val="auto"/>
        </w:rPr>
      </w:pPr>
      <w:bookmarkStart w:id="400" w:name="_Toc139376386"/>
      <w:bookmarkStart w:id="401" w:name="_Toc207379739"/>
      <w:bookmarkStart w:id="402" w:name="_Toc373715576"/>
      <w:bookmarkStart w:id="403" w:name="_Toc533409986"/>
      <w:r w:rsidRPr="00283743">
        <w:rPr>
          <w:rFonts w:ascii="Times New Roman" w:hAnsi="Times New Roman" w:cs="Times New Roman"/>
          <w:b/>
          <w:color w:val="auto"/>
        </w:rPr>
        <w:t>TIẾN TRÌNH PHÁT TRIỂN GIS</w:t>
      </w:r>
      <w:bookmarkEnd w:id="400"/>
      <w:bookmarkEnd w:id="401"/>
      <w:bookmarkEnd w:id="402"/>
      <w:bookmarkEnd w:id="403"/>
    </w:p>
    <w:p w14:paraId="4DCB6CE6" w14:textId="1162D478" w:rsidR="001E5EDC" w:rsidRPr="00283743" w:rsidRDefault="001E5EDC" w:rsidP="001E5EDC">
      <w:pPr>
        <w:pStyle w:val="BodyTextIndent"/>
        <w:spacing w:line="240" w:lineRule="auto"/>
        <w:rPr>
          <w:szCs w:val="26"/>
        </w:rPr>
      </w:pPr>
      <w:r w:rsidRPr="00283743">
        <w:rPr>
          <w:szCs w:val="26"/>
        </w:rPr>
        <w:t xml:space="preserve">Hệ thống thông tin địa lý ra đời từ đầu thập niên </w:t>
      </w:r>
      <w:del w:id="404" w:author="Windows User" w:date="2019-02-20T14:19:00Z">
        <w:r w:rsidRPr="00283743" w:rsidDel="004C6E93">
          <w:rPr>
            <w:szCs w:val="26"/>
          </w:rPr>
          <w:delText>’</w:delText>
        </w:r>
      </w:del>
      <w:r w:rsidRPr="00283743">
        <w:rPr>
          <w:szCs w:val="26"/>
        </w:rPr>
        <w:t xml:space="preserve">60 trong các cơ quan địa chính ở Canada. Trong suốt thời gian hai thập niên </w:t>
      </w:r>
      <w:del w:id="405" w:author="Windows User" w:date="2019-02-20T14:19:00Z">
        <w:r w:rsidRPr="00283743" w:rsidDel="004C6E93">
          <w:rPr>
            <w:szCs w:val="26"/>
          </w:rPr>
          <w:delText>‘</w:delText>
        </w:r>
      </w:del>
      <w:r w:rsidRPr="00283743">
        <w:rPr>
          <w:szCs w:val="26"/>
        </w:rPr>
        <w:t>60</w:t>
      </w:r>
      <w:ins w:id="406" w:author="Windows User" w:date="2019-02-20T14:20:00Z">
        <w:r w:rsidR="004C6E93">
          <w:rPr>
            <w:szCs w:val="26"/>
          </w:rPr>
          <w:t xml:space="preserve"> và </w:t>
        </w:r>
      </w:ins>
      <w:del w:id="407" w:author="Windows User" w:date="2019-02-20T14:19:00Z">
        <w:r w:rsidRPr="00283743" w:rsidDel="004C6E93">
          <w:rPr>
            <w:szCs w:val="26"/>
          </w:rPr>
          <w:delText>, ’</w:delText>
        </w:r>
      </w:del>
      <w:r w:rsidRPr="00283743">
        <w:rPr>
          <w:szCs w:val="26"/>
        </w:rPr>
        <w:t xml:space="preserve">70, GIS chỉ được một vài cơ quan chính quyền khu vực Bắc Mỹ quan tâm nghiên cứu. Mãi đến đầu thập niên </w:t>
      </w:r>
      <w:del w:id="408" w:author="Windows User" w:date="2019-02-20T14:20:00Z">
        <w:r w:rsidRPr="00283743" w:rsidDel="00651CBE">
          <w:rPr>
            <w:szCs w:val="26"/>
          </w:rPr>
          <w:delText>’</w:delText>
        </w:r>
      </w:del>
      <w:r w:rsidRPr="00283743">
        <w:rPr>
          <w:szCs w:val="26"/>
        </w:rPr>
        <w:t xml:space="preserve">80, khi phần cứng máy tính phát triển mạnh với </w:t>
      </w:r>
      <w:del w:id="409" w:author="Windows User" w:date="2019-02-20T14:20:00Z">
        <w:r w:rsidRPr="00283743" w:rsidDel="00651CBE">
          <w:rPr>
            <w:szCs w:val="26"/>
          </w:rPr>
          <w:delText>những tính</w:delText>
        </w:r>
      </w:del>
      <w:ins w:id="410" w:author="Windows User" w:date="2019-02-20T14:20:00Z">
        <w:r w:rsidR="00651CBE">
          <w:rPr>
            <w:szCs w:val="26"/>
          </w:rPr>
          <w:t>hiệu năng</w:t>
        </w:r>
      </w:ins>
      <w:del w:id="411" w:author="Windows User" w:date="2019-02-20T14:20:00Z">
        <w:r w:rsidRPr="00283743" w:rsidDel="00651CBE">
          <w:rPr>
            <w:szCs w:val="26"/>
          </w:rPr>
          <w:delText xml:space="preserve"> năng</w:delText>
        </w:r>
      </w:del>
      <w:r w:rsidRPr="00283743">
        <w:rPr>
          <w:szCs w:val="26"/>
        </w:rPr>
        <w:t xml:space="preserve"> cao, giá thành rẻ; đồng thời sự phát triển nhanh về lý thuyết và ứng dụng cơ sở dữ liệu</w:t>
      </w:r>
      <w:ins w:id="412" w:author="Windows User" w:date="2019-02-20T14:21:00Z">
        <w:r w:rsidR="00651CBE">
          <w:rPr>
            <w:szCs w:val="26"/>
          </w:rPr>
          <w:t xml:space="preserve">, </w:t>
        </w:r>
        <w:r w:rsidR="00651CBE" w:rsidRPr="00283743">
          <w:rPr>
            <w:szCs w:val="26"/>
          </w:rPr>
          <w:t>thuật toán nhận dạng, xử lý ảnh</w:t>
        </w:r>
      </w:ins>
      <w:r w:rsidRPr="00283743">
        <w:rPr>
          <w:szCs w:val="26"/>
        </w:rPr>
        <w:t xml:space="preserve"> cùng với nhu cầu cần thiết về thông tin đã làm cho công nghệ GIS càng được quan tâm.</w:t>
      </w:r>
    </w:p>
    <w:p w14:paraId="101D8455" w14:textId="1FBEB373" w:rsidR="001E5EDC" w:rsidRPr="00283743" w:rsidDel="00651CBE" w:rsidRDefault="001E5EDC" w:rsidP="001E5EDC">
      <w:pPr>
        <w:spacing w:before="120"/>
        <w:ind w:firstLine="567"/>
        <w:jc w:val="both"/>
        <w:rPr>
          <w:del w:id="413" w:author="Windows User" w:date="2019-02-20T14:21:00Z"/>
          <w:rFonts w:ascii="Times New Roman" w:hAnsi="Times New Roman" w:cs="Times New Roman"/>
          <w:sz w:val="26"/>
          <w:szCs w:val="26"/>
        </w:rPr>
      </w:pPr>
      <w:del w:id="414" w:author="Windows User" w:date="2019-02-20T14:21:00Z">
        <w:r w:rsidRPr="00283743" w:rsidDel="00651CBE">
          <w:rPr>
            <w:rFonts w:ascii="Times New Roman" w:hAnsi="Times New Roman" w:cs="Times New Roman"/>
            <w:sz w:val="26"/>
            <w:szCs w:val="26"/>
          </w:rPr>
          <w:delText xml:space="preserve">Sự phát triển nhanh của công nghệ máy tính đồng thời với những kết quả của các </w:delText>
        </w:r>
      </w:del>
      <w:del w:id="415" w:author="Windows User" w:date="2019-02-20T14:20:00Z">
        <w:r w:rsidRPr="00283743" w:rsidDel="00651CBE">
          <w:rPr>
            <w:rFonts w:ascii="Times New Roman" w:hAnsi="Times New Roman" w:cs="Times New Roman"/>
            <w:sz w:val="26"/>
            <w:szCs w:val="26"/>
          </w:rPr>
          <w:delText xml:space="preserve">thuật toán nhận dạng, xử lý ảnh </w:delText>
        </w:r>
      </w:del>
      <w:del w:id="416" w:author="Windows User" w:date="2019-02-20T14:21:00Z">
        <w:r w:rsidRPr="00283743" w:rsidDel="00651CBE">
          <w:rPr>
            <w:rFonts w:ascii="Times New Roman" w:hAnsi="Times New Roman" w:cs="Times New Roman"/>
            <w:sz w:val="26"/>
            <w:szCs w:val="26"/>
          </w:rPr>
          <w:delText>và cơ sở dữ liệu đã tạo điều kiện cho công nghệ thông tin địa lý ngày càng phát triển.</w:delText>
        </w:r>
      </w:del>
    </w:p>
    <w:p w14:paraId="576A5D03" w14:textId="77777777" w:rsidR="001E5EDC" w:rsidRPr="00283743" w:rsidRDefault="001E5EDC" w:rsidP="001E5EDC">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Cuối thế kỷ 20, trên thế giới đã hình thành nhiều cơ quan nghiên cứu GIS với quy mô lớn, nhiều hướng tiếp cận và mục tiêu khác nhau:</w:t>
      </w:r>
    </w:p>
    <w:p w14:paraId="267F1568"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RRL (Regional Research Laboratory) được thành lập vào tháng 2/1980 ở Anh, là trung tâm nghiên cứu về quản lý cơ sở dữ liệu, phát triển phần mềm và phân tích không gian.</w:t>
      </w:r>
    </w:p>
    <w:p w14:paraId="7464FE09"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NCGIA (National Central for Geographic Information and Analysis) thành lập từ năm 1988 tại Hoa Kỳ, tập trung vào 5 hướng nghiên cứu: Phân tích và thống kê không gian; quan hệ giữa không gian và cấu trúc dữ liệu; trí tuệ nhân tạo và các hệ chuyên gia; trình bày hình ảnh; những đề tài kinh tế, xã hội, văn hoá. Những đề tài của NCGIA mang nặng tính hàn lâm, đi sâu vào bản chất kỹ thuật và phương pháp luận.</w:t>
      </w:r>
    </w:p>
    <w:p w14:paraId="61729581"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NEXPRI (Dutch Expertise Central for Spatial Data Analysis) thành lập vào tháng 1/1989 ở Hà Lan, nhắm vào 4 hướng nghiên cứu chính là: lý thuyết về </w:t>
      </w:r>
      <w:r w:rsidRPr="00283743">
        <w:rPr>
          <w:rFonts w:ascii="Times New Roman" w:hAnsi="Times New Roman" w:cs="Times New Roman"/>
          <w:sz w:val="26"/>
          <w:szCs w:val="26"/>
        </w:rPr>
        <w:lastRenderedPageBreak/>
        <w:t>phân tích không gian; đánh giá định lượng về đất; sự di chuyển của vật chất và ô nhiễm; phát triển những phương pháp và kỹ thuật GIS.</w:t>
      </w:r>
    </w:p>
    <w:p w14:paraId="03DE67FC"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GISDevelopment là một tổ chức phi chính phủ của những chuyên gia GIS châu Á, hoạt động như một mạng lưới thông tin về sự phát triển khoa học, công nghệ và ứng dụng công nghệ thông tin địa lý tại các nước châu Á. GISDevelopment có tạp chí GISDevelopment xuất bản hàng tháng, website www.GISDevelopment.net và tổ chức hội nghị MapAsia mỗi năm một lần với sự tham gia của nhiều nhà khoa học GIS đến từ các nước châu Á.</w:t>
      </w:r>
    </w:p>
    <w:p w14:paraId="0647D42A"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Ở Việt Nam, trung tâm Công nghệ Thông tin Địa lý – DITAGIS – được thành lập từ  tháng 10/1994, là trung tâm chuyên nghiên cứu và phát triển ứng dụng khoa học và công nghệ thông tin địa lý (GIScience and GISystems). Năm 1995, Bộ  Khoa học và Công nghệ đã liên tục đầu tư nhiều dự án và đề tài nghiên cứu GIS, từ những đề tài nghiên cứu phương pháp luận đến những đề tài nghiên cứu ứng dụng. </w:t>
      </w:r>
    </w:p>
    <w:p w14:paraId="0CA309C8" w14:textId="77777777" w:rsidR="001E5EDC" w:rsidRPr="00283743" w:rsidRDefault="001E5EDC" w:rsidP="005F5568">
      <w:pPr>
        <w:pStyle w:val="Heading2"/>
        <w:numPr>
          <w:ilvl w:val="1"/>
          <w:numId w:val="38"/>
        </w:numPr>
        <w:tabs>
          <w:tab w:val="left" w:pos="567"/>
        </w:tabs>
        <w:spacing w:before="120" w:line="240" w:lineRule="auto"/>
        <w:rPr>
          <w:rFonts w:ascii="Times New Roman" w:hAnsi="Times New Roman" w:cs="Times New Roman"/>
          <w:b/>
          <w:color w:val="auto"/>
        </w:rPr>
      </w:pPr>
      <w:bookmarkStart w:id="417" w:name="_Toc139376387"/>
      <w:bookmarkStart w:id="418" w:name="_Toc207379740"/>
      <w:bookmarkStart w:id="419" w:name="_Toc373715577"/>
      <w:bookmarkStart w:id="420" w:name="_Toc533409987"/>
      <w:r w:rsidRPr="00283743">
        <w:rPr>
          <w:rFonts w:ascii="Times New Roman" w:hAnsi="Times New Roman" w:cs="Times New Roman"/>
          <w:b/>
          <w:color w:val="auto"/>
        </w:rPr>
        <w:t>CHỨC NĂNG CỦA GIS</w:t>
      </w:r>
      <w:bookmarkEnd w:id="417"/>
      <w:bookmarkEnd w:id="418"/>
      <w:bookmarkEnd w:id="419"/>
      <w:bookmarkEnd w:id="420"/>
      <w:r w:rsidRPr="00283743">
        <w:rPr>
          <w:rFonts w:ascii="Times New Roman" w:hAnsi="Times New Roman" w:cs="Times New Roman"/>
          <w:b/>
          <w:color w:val="auto"/>
        </w:rPr>
        <w:t xml:space="preserve">  </w:t>
      </w:r>
    </w:p>
    <w:p w14:paraId="65BAEBCF" w14:textId="32937DC5" w:rsidR="001E5EDC" w:rsidRPr="00283743" w:rsidRDefault="001E5EDC" w:rsidP="001E5EDC">
      <w:pPr>
        <w:pStyle w:val="BodyTextIndent"/>
        <w:spacing w:line="240" w:lineRule="auto"/>
        <w:rPr>
          <w:szCs w:val="26"/>
        </w:rPr>
      </w:pPr>
      <w:r w:rsidRPr="00283743">
        <w:rPr>
          <w:szCs w:val="26"/>
        </w:rPr>
        <w:t>Hệ thống thông tin địa lý có bốn chức năng cơ bản là</w:t>
      </w:r>
      <w:del w:id="421" w:author="Windows User" w:date="2019-02-20T14:22:00Z">
        <w:r w:rsidRPr="00283743" w:rsidDel="00DC0A7B">
          <w:rPr>
            <w:szCs w:val="26"/>
          </w:rPr>
          <w:delText xml:space="preserve"> </w:delText>
        </w:r>
      </w:del>
      <w:r w:rsidRPr="00283743">
        <w:rPr>
          <w:szCs w:val="26"/>
        </w:rPr>
        <w:t xml:space="preserve"> thu thập, lưu trữ, phân tích và hiển thị dữ liệu. </w:t>
      </w:r>
    </w:p>
    <w:p w14:paraId="4EF56034" w14:textId="77777777" w:rsidR="001E5EDC" w:rsidRPr="00283743" w:rsidRDefault="001E5EDC" w:rsidP="001E5EDC">
      <w:pPr>
        <w:pStyle w:val="BodyTextIndent"/>
        <w:spacing w:line="240" w:lineRule="auto"/>
        <w:rPr>
          <w:szCs w:val="26"/>
        </w:rPr>
      </w:pPr>
      <w:r w:rsidRPr="00283743">
        <w:rPr>
          <w:noProof/>
          <w:szCs w:val="26"/>
          <w:lang w:eastAsia="zh-CN"/>
        </w:rPr>
        <mc:AlternateContent>
          <mc:Choice Requires="wpg">
            <w:drawing>
              <wp:anchor distT="0" distB="0" distL="114300" distR="114300" simplePos="0" relativeHeight="251841536" behindDoc="0" locked="0" layoutInCell="1" allowOverlap="1" wp14:anchorId="3D6A0CD3" wp14:editId="287AC74E">
                <wp:simplePos x="0" y="0"/>
                <wp:positionH relativeFrom="column">
                  <wp:posOffset>621665</wp:posOffset>
                </wp:positionH>
                <wp:positionV relativeFrom="paragraph">
                  <wp:posOffset>4445</wp:posOffset>
                </wp:positionV>
                <wp:extent cx="4857750" cy="2557780"/>
                <wp:effectExtent l="0" t="9525" r="1905" b="4445"/>
                <wp:wrapNone/>
                <wp:docPr id="1673" name="Group 1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7750" cy="2557780"/>
                          <a:chOff x="1497" y="3236"/>
                          <a:chExt cx="6480" cy="4028"/>
                        </a:xfrm>
                      </wpg:grpSpPr>
                      <wpg:grpSp>
                        <wpg:cNvPr id="1674" name="Group 1353"/>
                        <wpg:cNvGrpSpPr>
                          <a:grpSpLocks/>
                        </wpg:cNvGrpSpPr>
                        <wpg:grpSpPr bwMode="auto">
                          <a:xfrm>
                            <a:off x="1784" y="3236"/>
                            <a:ext cx="5760" cy="3407"/>
                            <a:chOff x="1784" y="2642"/>
                            <a:chExt cx="5760" cy="3407"/>
                          </a:xfrm>
                        </wpg:grpSpPr>
                        <pic:pic xmlns:pic="http://schemas.openxmlformats.org/drawingml/2006/picture">
                          <pic:nvPicPr>
                            <pic:cNvPr id="1675" name="Picture 13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447" y="2751"/>
                              <a:ext cx="2431" cy="3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6" name="Text Box 1355"/>
                          <wps:cNvSpPr txBox="1">
                            <a:spLocks noChangeArrowheads="1"/>
                          </wps:cNvSpPr>
                          <wps:spPr bwMode="auto">
                            <a:xfrm>
                              <a:off x="1859" y="3094"/>
                              <a:ext cx="1273"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DABA4" w14:textId="77777777" w:rsidR="004D6677" w:rsidRDefault="004D6677" w:rsidP="001E5EDC">
                                <w:pPr>
                                  <w:jc w:val="center"/>
                                  <w:rPr>
                                    <w:i/>
                                  </w:rPr>
                                </w:pPr>
                                <w:r>
                                  <w:rPr>
                                    <w:i/>
                                  </w:rPr>
                                  <w:t>Nhập</w:t>
                                </w:r>
                              </w:p>
                              <w:p w14:paraId="081E7E42" w14:textId="77777777" w:rsidR="004D6677" w:rsidRDefault="004D6677" w:rsidP="001E5EDC">
                                <w:pPr>
                                  <w:jc w:val="center"/>
                                  <w:rPr>
                                    <w:i/>
                                  </w:rPr>
                                </w:pPr>
                              </w:p>
                            </w:txbxContent>
                          </wps:txbx>
                          <wps:bodyPr rot="0" vert="horz" wrap="square" lIns="91440" tIns="45720" rIns="91440" bIns="45720" anchor="t" anchorCtr="0" upright="1">
                            <a:noAutofit/>
                          </wps:bodyPr>
                        </wps:wsp>
                        <wps:wsp>
                          <wps:cNvPr id="1677" name="Text Box 1356"/>
                          <wps:cNvSpPr txBox="1">
                            <a:spLocks noChangeArrowheads="1"/>
                          </wps:cNvSpPr>
                          <wps:spPr bwMode="auto">
                            <a:xfrm>
                              <a:off x="2040" y="4723"/>
                              <a:ext cx="112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49E8D" w14:textId="77777777" w:rsidR="004D6677" w:rsidRPr="00771D14" w:rsidRDefault="004D6677" w:rsidP="001E5EDC">
                                <w:pPr>
                                  <w:jc w:val="center"/>
                                  <w:rPr>
                                    <w:i/>
                                  </w:rPr>
                                </w:pPr>
                                <w:r w:rsidRPr="00771D14">
                                  <w:rPr>
                                    <w:i/>
                                  </w:rPr>
                                  <w:t>Lưu trữ</w:t>
                                </w:r>
                              </w:p>
                              <w:p w14:paraId="2D535B5E" w14:textId="77777777" w:rsidR="004D6677" w:rsidRPr="00771D14" w:rsidRDefault="004D6677" w:rsidP="001E5EDC">
                                <w:pPr>
                                  <w:jc w:val="center"/>
                                  <w:rPr>
                                    <w:i/>
                                  </w:rPr>
                                </w:pPr>
                              </w:p>
                            </w:txbxContent>
                          </wps:txbx>
                          <wps:bodyPr rot="0" vert="horz" wrap="square" lIns="91440" tIns="45720" rIns="91440" bIns="45720" anchor="t" anchorCtr="0" upright="1">
                            <a:noAutofit/>
                          </wps:bodyPr>
                        </wps:wsp>
                        <wps:wsp>
                          <wps:cNvPr id="1678" name="Text Box 1357"/>
                          <wps:cNvSpPr txBox="1">
                            <a:spLocks noChangeArrowheads="1"/>
                          </wps:cNvSpPr>
                          <wps:spPr bwMode="auto">
                            <a:xfrm>
                              <a:off x="6197" y="3093"/>
                              <a:ext cx="1273"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D22BE" w14:textId="77777777" w:rsidR="004D6677" w:rsidRDefault="004D6677" w:rsidP="001E5EDC">
                                <w:pPr>
                                  <w:rPr>
                                    <w:i/>
                                  </w:rPr>
                                </w:pPr>
                                <w:r>
                                  <w:rPr>
                                    <w:i/>
                                  </w:rPr>
                                  <w:t xml:space="preserve">Phân tích </w:t>
                                </w:r>
                              </w:p>
                              <w:p w14:paraId="222AD194" w14:textId="77777777" w:rsidR="004D6677" w:rsidRDefault="004D6677" w:rsidP="001E5EDC">
                                <w:pPr>
                                  <w:rPr>
                                    <w:i/>
                                  </w:rPr>
                                </w:pPr>
                              </w:p>
                            </w:txbxContent>
                          </wps:txbx>
                          <wps:bodyPr rot="0" vert="horz" wrap="square" lIns="91440" tIns="45720" rIns="91440" bIns="45720" anchor="t" anchorCtr="0" upright="1">
                            <a:noAutofit/>
                          </wps:bodyPr>
                        </wps:wsp>
                        <wps:wsp>
                          <wps:cNvPr id="1679" name="Text Box 1358"/>
                          <wps:cNvSpPr txBox="1">
                            <a:spLocks noChangeArrowheads="1"/>
                          </wps:cNvSpPr>
                          <wps:spPr bwMode="auto">
                            <a:xfrm>
                              <a:off x="6197" y="4723"/>
                              <a:ext cx="1273"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1FDB1" w14:textId="77777777" w:rsidR="004D6677" w:rsidRPr="00771D14" w:rsidRDefault="004D6677" w:rsidP="001E5EDC">
                                <w:pPr>
                                  <w:jc w:val="center"/>
                                  <w:rPr>
                                    <w:i/>
                                    <w:iCs/>
                                  </w:rPr>
                                </w:pPr>
                                <w:r w:rsidRPr="00771D14">
                                  <w:rPr>
                                    <w:i/>
                                    <w:iCs/>
                                  </w:rPr>
                                  <w:t>Hiển thị</w:t>
                                </w:r>
                              </w:p>
                              <w:p w14:paraId="6C8E3129" w14:textId="77777777" w:rsidR="004D6677" w:rsidRPr="00771D14" w:rsidRDefault="004D6677" w:rsidP="001E5EDC">
                                <w:pPr>
                                  <w:jc w:val="center"/>
                                  <w:rPr>
                                    <w:i/>
                                    <w:iCs/>
                                  </w:rPr>
                                </w:pPr>
                              </w:p>
                            </w:txbxContent>
                          </wps:txbx>
                          <wps:bodyPr rot="0" vert="horz" wrap="square" lIns="91440" tIns="45720" rIns="91440" bIns="45720" anchor="t" anchorCtr="0" upright="1">
                            <a:noAutofit/>
                          </wps:bodyPr>
                        </wps:wsp>
                        <wps:wsp>
                          <wps:cNvPr id="1680" name="Rectangle 1359"/>
                          <wps:cNvSpPr>
                            <a:spLocks noChangeArrowheads="1"/>
                          </wps:cNvSpPr>
                          <wps:spPr bwMode="auto">
                            <a:xfrm>
                              <a:off x="1784" y="2642"/>
                              <a:ext cx="5760" cy="3407"/>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681" name="Text Box 1360"/>
                        <wps:cNvSpPr txBox="1">
                          <a:spLocks noChangeArrowheads="1"/>
                        </wps:cNvSpPr>
                        <wps:spPr bwMode="auto">
                          <a:xfrm>
                            <a:off x="1497" y="6824"/>
                            <a:ext cx="648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33148" w14:textId="77777777" w:rsidR="004D6677" w:rsidRPr="00B57A0D" w:rsidRDefault="004D6677" w:rsidP="001E5EDC">
                              <w:pPr>
                                <w:keepNext/>
                                <w:jc w:val="center"/>
                                <w:rPr>
                                  <w:rFonts w:ascii="Times New Roman" w:hAnsi="Times New Roman" w:cs="Times New Roman"/>
                                  <w:i/>
                                  <w:sz w:val="24"/>
                                </w:rPr>
                              </w:pPr>
                              <w:r w:rsidRPr="00B57A0D">
                                <w:rPr>
                                  <w:rFonts w:ascii="Times New Roman" w:hAnsi="Times New Roman" w:cs="Times New Roman"/>
                                  <w:i/>
                                  <w:sz w:val="24"/>
                                </w:rPr>
                                <w:t xml:space="preserve">Hình </w:t>
                              </w:r>
                              <w:r w:rsidRPr="00B57A0D">
                                <w:rPr>
                                  <w:rFonts w:ascii="Times New Roman" w:hAnsi="Times New Roman" w:cs="Times New Roman"/>
                                  <w:i/>
                                  <w:sz w:val="24"/>
                                </w:rPr>
                                <w:fldChar w:fldCharType="begin"/>
                              </w:r>
                              <w:r w:rsidRPr="00B57A0D">
                                <w:rPr>
                                  <w:rFonts w:ascii="Times New Roman" w:hAnsi="Times New Roman" w:cs="Times New Roman"/>
                                  <w:i/>
                                  <w:sz w:val="24"/>
                                </w:rPr>
                                <w:instrText xml:space="preserve"> SEQ Hình \* ARABIC </w:instrText>
                              </w:r>
                              <w:r w:rsidRPr="00B57A0D">
                                <w:rPr>
                                  <w:rFonts w:ascii="Times New Roman" w:hAnsi="Times New Roman" w:cs="Times New Roman"/>
                                  <w:i/>
                                  <w:sz w:val="24"/>
                                </w:rPr>
                                <w:fldChar w:fldCharType="separate"/>
                              </w:r>
                              <w:r>
                                <w:rPr>
                                  <w:rFonts w:ascii="Times New Roman" w:hAnsi="Times New Roman" w:cs="Times New Roman"/>
                                  <w:i/>
                                  <w:noProof/>
                                  <w:sz w:val="24"/>
                                </w:rPr>
                                <w:t>3</w:t>
                              </w:r>
                              <w:r w:rsidRPr="00B57A0D">
                                <w:rPr>
                                  <w:rFonts w:ascii="Times New Roman" w:hAnsi="Times New Roman" w:cs="Times New Roman"/>
                                  <w:i/>
                                  <w:sz w:val="24"/>
                                </w:rPr>
                                <w:fldChar w:fldCharType="end"/>
                              </w:r>
                              <w:r w:rsidRPr="00B57A0D">
                                <w:rPr>
                                  <w:rFonts w:ascii="Times New Roman" w:hAnsi="Times New Roman" w:cs="Times New Roman"/>
                                  <w:i/>
                                  <w:sz w:val="24"/>
                                </w:rPr>
                                <w:t>.Các chức năng của hệ thống thông tin địa lý</w:t>
                              </w:r>
                            </w:p>
                            <w:p w14:paraId="77664828" w14:textId="77777777" w:rsidR="004D6677" w:rsidRPr="00B57A0D" w:rsidRDefault="004D6677" w:rsidP="001E5EDC">
                              <w:pPr>
                                <w:jc w:val="center"/>
                                <w:rPr>
                                  <w:rFonts w:ascii="Times New Roman" w:hAnsi="Times New Roman" w:cs="Times New Roman"/>
                                  <w:sz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6A0CD3" id="Group 1673" o:spid="_x0000_s1450" style="position:absolute;left:0;text-align:left;margin-left:48.95pt;margin-top:.35pt;width:382.5pt;height:201.4pt;z-index:251841536;mso-position-horizontal-relative:text;mso-position-vertical-relative:text" coordorigin="1497,3236" coordsize="6480,4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">
                <v:group id="Group 1353" o:spid="_x0000_s1451" style="position:absolute;left:1784;top:3236;width:5760;height:3407" coordorigin="1784,2642" coordsize="5760,3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5cQAAADdAAAADwAAAGRycy9kb3ducmV2LnhtbERPS2vCQBC+F/oflil4&#10;001qjZK6ikhbPIjgA6S3ITsmwexsyG6T+O9dQehtPr7nzJe9qURLjSstK4hHEQjizOqScwWn4/dw&#10;BsJ5ZI2VZVJwIwfLxevLHFNtO95Te/C5CCHsUlRQeF+nUrqsIINuZGviwF1sY9AH2ORSN9iFcFPJ&#10;9yhKpMGSQ0OBNa0Lyq6HP6Pgp8NuNY6/2u31sr79Hie78zYmpQZv/eoThKfe/4uf7o0O85PpBz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e5cQAAADdAAAA&#10;DwAAAAAAAAAAAAAAAACqAgAAZHJzL2Rvd25yZXYueG1sUEsFBgAAAAAEAAQA+gAAAJsDAAAAAA==&#10;">
                  <v:shape id="Picture 1354" o:spid="_x0000_s1452" type="#_x0000_t75" style="position:absolute;left:3447;top:2751;width:2431;height:3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aJpTCAAAA3QAAAA8AAABkcnMvZG93bnJldi54bWxET8lqwzAQvRf6D2IKvZRESiFucKKE4hLo&#10;MRs9T6ypZWyNjKXY7t9XhUJu83jrbHaTa8VAfag9a1jMFQji0puaKw2X8362AhEissHWM2n4oQC7&#10;7ePDBnPjRz7ScIqVSCEcctRgY+xyKUNpyWGY+444cd++dxgT7CtpehxTuGvlq1KZdFhzarDYUWGp&#10;bE43p6E4Z7di0Xy114NS6mNsppdhb7V+fpre1yAiTfEu/nd/mjQ/e1vC3zfpB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WiaUwgAAAN0AAAAPAAAAAAAAAAAAAAAAAJ8C&#10;AABkcnMvZG93bnJldi54bWxQSwUGAAAAAAQABAD3AAAAjgMAAAAA&#10;">
                    <v:imagedata r:id="rId33" o:title=""/>
                  </v:shape>
                  <v:shape id="Text Box 1355" o:spid="_x0000_s1453" type="#_x0000_t202" style="position:absolute;left:1859;top:3094;width:1273;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rQcMA&#10;AADdAAAADwAAAGRycy9kb3ducmV2LnhtbERPTWvCQBC9F/oflil4q7stGmvqJpSK4MmiVsHbkB2T&#10;0OxsyK4m/nu3UOhtHu9zFvlgG3GlzteONbyMFQjiwpmaSw3f+9XzGwgfkA02jknDjTzk2ePDAlPj&#10;et7SdRdKEUPYp6ihCqFNpfRFRRb92LXEkTu7zmKIsCul6bCP4baRr0ol0mLNsaHClj4rKn52F6vh&#10;sDmfjhP1VS7ttO3doCTbudR69DR8vIMINIR/8Z97beL8ZJbA7zfxBJ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HrQcMAAADdAAAADwAAAAAAAAAAAAAAAACYAgAAZHJzL2Rv&#10;d25yZXYueG1sUEsFBgAAAAAEAAQA9QAAAIgDAAAAAA==&#10;" filled="f" stroked="f">
                    <v:textbox>
                      <w:txbxContent>
                        <w:p w14:paraId="192DABA4" w14:textId="77777777" w:rsidR="004D6677" w:rsidRDefault="004D6677" w:rsidP="001E5EDC">
                          <w:pPr>
                            <w:jc w:val="center"/>
                            <w:rPr>
                              <w:i/>
                            </w:rPr>
                          </w:pPr>
                          <w:r>
                            <w:rPr>
                              <w:i/>
                            </w:rPr>
                            <w:t>Nhập</w:t>
                          </w:r>
                        </w:p>
                        <w:p w14:paraId="081E7E42" w14:textId="77777777" w:rsidR="004D6677" w:rsidRDefault="004D6677" w:rsidP="001E5EDC">
                          <w:pPr>
                            <w:jc w:val="center"/>
                            <w:rPr>
                              <w:i/>
                            </w:rPr>
                          </w:pPr>
                        </w:p>
                      </w:txbxContent>
                    </v:textbox>
                  </v:shape>
                  <v:shape id="Text Box 1356" o:spid="_x0000_s1454" type="#_x0000_t202" style="position:absolute;left:2040;top:4723;width:112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1O2sMA&#10;AADdAAAADwAAAGRycy9kb3ducmV2LnhtbERPS2vCQBC+F/wPywi91V2lPhqzEWkpeGoxrQVvQ3ZM&#10;gtnZkN2a+O/dQsHbfHzPSTeDbcSFOl871jCdKBDEhTM1lxq+v96fViB8QDbYOCYNV/KwyUYPKSbG&#10;9bynSx5KEUPYJ6ihCqFNpPRFRRb9xLXEkTu5zmKIsCul6bCP4baRM6UW0mLNsaHCll4rKs75r9Vw&#10;+Dgdf57VZ/lm523vBiXZvkitH8fDdg0i0BDu4n/3zsT5i+US/r6JJ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1O2sMAAADdAAAADwAAAAAAAAAAAAAAAACYAgAAZHJzL2Rv&#10;d25yZXYueG1sUEsFBgAAAAAEAAQA9QAAAIgDAAAAAA==&#10;" filled="f" stroked="f">
                    <v:textbox>
                      <w:txbxContent>
                        <w:p w14:paraId="34549E8D" w14:textId="77777777" w:rsidR="004D6677" w:rsidRPr="00771D14" w:rsidRDefault="004D6677" w:rsidP="001E5EDC">
                          <w:pPr>
                            <w:jc w:val="center"/>
                            <w:rPr>
                              <w:i/>
                            </w:rPr>
                          </w:pPr>
                          <w:r w:rsidRPr="00771D14">
                            <w:rPr>
                              <w:i/>
                            </w:rPr>
                            <w:t>Lưu trữ</w:t>
                          </w:r>
                        </w:p>
                        <w:p w14:paraId="2D535B5E" w14:textId="77777777" w:rsidR="004D6677" w:rsidRPr="00771D14" w:rsidRDefault="004D6677" w:rsidP="001E5EDC">
                          <w:pPr>
                            <w:jc w:val="center"/>
                            <w:rPr>
                              <w:i/>
                            </w:rPr>
                          </w:pPr>
                        </w:p>
                      </w:txbxContent>
                    </v:textbox>
                  </v:shape>
                  <v:shape id="_x0000_s1455" type="#_x0000_t202" style="position:absolute;left:6197;top:3093;width:1273;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aqMUA&#10;AADdAAAADwAAAGRycy9kb3ducmV2LnhtbESPQWvCQBCF74L/YRnBm+4q1tboKtJS6KlS2wrehuyY&#10;BLOzIbs16b/vHAreZnhv3vtms+t9rW7UxiqwhdnUgCLOg6u4sPD1+Tp5AhUTssM6MFn4pQi77XCw&#10;wcyFjj/odkyFkhCOGVooU2oyrWNeksc4DQ2xaJfQekyytoV2LXYS7ms9N2apPVYsDSU29FxSfj3+&#10;eAvf75fzaWEOxYt/aLrQG81+pa0dj/r9GlSiPt3N/9dvTvCXj4Ir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tqoxQAAAN0AAAAPAAAAAAAAAAAAAAAAAJgCAABkcnMv&#10;ZG93bnJldi54bWxQSwUGAAAAAAQABAD1AAAAigMAAAAA&#10;" filled="f" stroked="f">
                    <v:textbox>
                      <w:txbxContent>
                        <w:p w14:paraId="78FD22BE" w14:textId="77777777" w:rsidR="004D6677" w:rsidRDefault="004D6677" w:rsidP="001E5EDC">
                          <w:pPr>
                            <w:rPr>
                              <w:i/>
                            </w:rPr>
                          </w:pPr>
                          <w:r>
                            <w:rPr>
                              <w:i/>
                            </w:rPr>
                            <w:t xml:space="preserve">Phân tích </w:t>
                          </w:r>
                        </w:p>
                        <w:p w14:paraId="222AD194" w14:textId="77777777" w:rsidR="004D6677" w:rsidRDefault="004D6677" w:rsidP="001E5EDC">
                          <w:pPr>
                            <w:rPr>
                              <w:i/>
                            </w:rPr>
                          </w:pPr>
                        </w:p>
                      </w:txbxContent>
                    </v:textbox>
                  </v:shape>
                  <v:shape id="Text Box 1358" o:spid="_x0000_s1456" type="#_x0000_t202" style="position:absolute;left:6197;top:4723;width:1273;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5/M8MA&#10;AADdAAAADwAAAGRycy9kb3ducmV2LnhtbERPS2vCQBC+F/wPywi96a6l9ZG6CdJS6EkxaqG3ITsm&#10;odnZkN2a9N+7gtDbfHzPWWeDbcSFOl871jCbKhDEhTM1lxqOh4/JEoQPyAYbx6Thjzxk6ehhjYlx&#10;Pe/pkodSxBD2CWqoQmgTKX1RkUU/dS1x5M6usxgi7EppOuxjuG3kk1JzabHm2FBhS28VFT/5r9Vw&#10;2p6/v57Vrny3L23vBiXZrqTWj+Nh8woi0BD+xXf3p4nz54sV3L6JJ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5/M8MAAADdAAAADwAAAAAAAAAAAAAAAACYAgAAZHJzL2Rv&#10;d25yZXYueG1sUEsFBgAAAAAEAAQA9QAAAIgDAAAAAA==&#10;" filled="f" stroked="f">
                    <v:textbox>
                      <w:txbxContent>
                        <w:p w14:paraId="07A1FDB1" w14:textId="77777777" w:rsidR="004D6677" w:rsidRPr="00771D14" w:rsidRDefault="004D6677" w:rsidP="001E5EDC">
                          <w:pPr>
                            <w:jc w:val="center"/>
                            <w:rPr>
                              <w:i/>
                              <w:iCs/>
                            </w:rPr>
                          </w:pPr>
                          <w:r w:rsidRPr="00771D14">
                            <w:rPr>
                              <w:i/>
                              <w:iCs/>
                            </w:rPr>
                            <w:t>Hiển thị</w:t>
                          </w:r>
                        </w:p>
                        <w:p w14:paraId="6C8E3129" w14:textId="77777777" w:rsidR="004D6677" w:rsidRPr="00771D14" w:rsidRDefault="004D6677" w:rsidP="001E5EDC">
                          <w:pPr>
                            <w:jc w:val="center"/>
                            <w:rPr>
                              <w:i/>
                              <w:iCs/>
                            </w:rPr>
                          </w:pPr>
                        </w:p>
                      </w:txbxContent>
                    </v:textbox>
                  </v:shape>
                  <v:rect id="Rectangle 1359" o:spid="_x0000_s1457" style="position:absolute;left:1784;top:2642;width:5760;height:3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zl8UA&#10;AADdAAAADwAAAGRycy9kb3ducmV2LnhtbESPQW/CMAyF75P4D5GRuI20OzDoCAjB0NhxHZferMZr&#10;qjVO1QTo/v18QOJm6z2/93m9HX2nrjTENrCBfJ6BIq6DbbkxcP4+Pi9BxYRssQtMBv4ownYzeVpj&#10;YcONv+hapkZJCMcCDbiU+kLrWDvyGOehJxbtJwwek6xDo+2ANwn3nX7JsoX22LI0OOxp76j+LS/e&#10;wKUqD6vT6/69/6w+Ku3zLHerszGz6bh7A5VoTA/z/fpkBX+xFH75Rkb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CPOXxQAAAN0AAAAPAAAAAAAAAAAAAAAAAJgCAABkcnMv&#10;ZG93bnJldi54bWxQSwUGAAAAAAQABAD1AAAAigMAAAAA&#10;" filled="f">
                    <v:stroke dashstyle="1 1" endcap="round"/>
                  </v:rect>
                </v:group>
                <v:shape id="Text Box 1360" o:spid="_x0000_s1458" type="#_x0000_t202" style="position:absolute;left:1497;top:6824;width:6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0DEsEA&#10;AADdAAAADwAAAGRycy9kb3ducmV2LnhtbERPTYvCMBC9C/sfwix400RR0a5RFkXwpKi7wt6GZmzL&#10;NpPSRFv/vREEb/N4nzNftrYUN6p94VjDoK9AEKfOFJxp+DltelMQPiAbLB2Thjt5WC4+OnNMjGv4&#10;QLdjyEQMYZ+ghjyEKpHSpzlZ9H1XEUfu4mqLIcI6k6bGJobbUg6VmkiLBceGHCta5ZT+H69Ww+/u&#10;8nceqX22tuOqca2SbGdS6+5n+/0FIlAb3uKXe2vi/Ml0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9AxLBAAAA3QAAAA8AAAAAAAAAAAAAAAAAmAIAAGRycy9kb3du&#10;cmV2LnhtbFBLBQYAAAAABAAEAPUAAACGAwAAAAA=&#10;" filled="f" stroked="f">
                  <v:textbox>
                    <w:txbxContent>
                      <w:p w14:paraId="0B633148" w14:textId="77777777" w:rsidR="004D6677" w:rsidRPr="00B57A0D" w:rsidRDefault="004D6677" w:rsidP="001E5EDC">
                        <w:pPr>
                          <w:keepNext/>
                          <w:jc w:val="center"/>
                          <w:rPr>
                            <w:rFonts w:ascii="Times New Roman" w:hAnsi="Times New Roman" w:cs="Times New Roman"/>
                            <w:i/>
                            <w:sz w:val="24"/>
                          </w:rPr>
                        </w:pPr>
                        <w:r w:rsidRPr="00B57A0D">
                          <w:rPr>
                            <w:rFonts w:ascii="Times New Roman" w:hAnsi="Times New Roman" w:cs="Times New Roman"/>
                            <w:i/>
                            <w:sz w:val="24"/>
                          </w:rPr>
                          <w:t xml:space="preserve">Hình </w:t>
                        </w:r>
                        <w:r w:rsidRPr="00B57A0D">
                          <w:rPr>
                            <w:rFonts w:ascii="Times New Roman" w:hAnsi="Times New Roman" w:cs="Times New Roman"/>
                            <w:i/>
                            <w:sz w:val="24"/>
                          </w:rPr>
                          <w:fldChar w:fldCharType="begin"/>
                        </w:r>
                        <w:r w:rsidRPr="00B57A0D">
                          <w:rPr>
                            <w:rFonts w:ascii="Times New Roman" w:hAnsi="Times New Roman" w:cs="Times New Roman"/>
                            <w:i/>
                            <w:sz w:val="24"/>
                          </w:rPr>
                          <w:instrText xml:space="preserve"> SEQ Hình \* ARABIC </w:instrText>
                        </w:r>
                        <w:r w:rsidRPr="00B57A0D">
                          <w:rPr>
                            <w:rFonts w:ascii="Times New Roman" w:hAnsi="Times New Roman" w:cs="Times New Roman"/>
                            <w:i/>
                            <w:sz w:val="24"/>
                          </w:rPr>
                          <w:fldChar w:fldCharType="separate"/>
                        </w:r>
                        <w:r>
                          <w:rPr>
                            <w:rFonts w:ascii="Times New Roman" w:hAnsi="Times New Roman" w:cs="Times New Roman"/>
                            <w:i/>
                            <w:noProof/>
                            <w:sz w:val="24"/>
                          </w:rPr>
                          <w:t>3</w:t>
                        </w:r>
                        <w:r w:rsidRPr="00B57A0D">
                          <w:rPr>
                            <w:rFonts w:ascii="Times New Roman" w:hAnsi="Times New Roman" w:cs="Times New Roman"/>
                            <w:i/>
                            <w:sz w:val="24"/>
                          </w:rPr>
                          <w:fldChar w:fldCharType="end"/>
                        </w:r>
                        <w:r w:rsidRPr="00B57A0D">
                          <w:rPr>
                            <w:rFonts w:ascii="Times New Roman" w:hAnsi="Times New Roman" w:cs="Times New Roman"/>
                            <w:i/>
                            <w:sz w:val="24"/>
                          </w:rPr>
                          <w:t>.Các chức năng của hệ thống thông tin địa lý</w:t>
                        </w:r>
                      </w:p>
                      <w:p w14:paraId="77664828" w14:textId="77777777" w:rsidR="004D6677" w:rsidRPr="00B57A0D" w:rsidRDefault="004D6677" w:rsidP="001E5EDC">
                        <w:pPr>
                          <w:jc w:val="center"/>
                          <w:rPr>
                            <w:rFonts w:ascii="Times New Roman" w:hAnsi="Times New Roman" w:cs="Times New Roman"/>
                            <w:sz w:val="24"/>
                          </w:rPr>
                        </w:pPr>
                      </w:p>
                    </w:txbxContent>
                  </v:textbox>
                </v:shape>
              </v:group>
            </w:pict>
          </mc:Fallback>
        </mc:AlternateContent>
      </w:r>
    </w:p>
    <w:p w14:paraId="36789C55" w14:textId="77777777" w:rsidR="001E5EDC" w:rsidRPr="00283743" w:rsidRDefault="001E5EDC" w:rsidP="001E5EDC">
      <w:pPr>
        <w:pStyle w:val="BodyTextIndent"/>
        <w:spacing w:line="240" w:lineRule="auto"/>
        <w:rPr>
          <w:szCs w:val="26"/>
        </w:rPr>
      </w:pPr>
    </w:p>
    <w:p w14:paraId="4C1242DE" w14:textId="77777777" w:rsidR="001E5EDC" w:rsidRPr="00283743" w:rsidRDefault="001E5EDC" w:rsidP="001E5EDC">
      <w:pPr>
        <w:pStyle w:val="BodyTextIndent"/>
        <w:spacing w:line="240" w:lineRule="auto"/>
        <w:rPr>
          <w:szCs w:val="26"/>
        </w:rPr>
      </w:pPr>
    </w:p>
    <w:p w14:paraId="739C1E41" w14:textId="77777777" w:rsidR="001E5EDC" w:rsidRPr="00283743" w:rsidRDefault="001E5EDC" w:rsidP="001E5EDC">
      <w:pPr>
        <w:pStyle w:val="BodyTextIndent"/>
        <w:spacing w:line="240" w:lineRule="auto"/>
        <w:ind w:firstLine="0"/>
        <w:rPr>
          <w:i/>
          <w:szCs w:val="26"/>
        </w:rPr>
      </w:pPr>
    </w:p>
    <w:p w14:paraId="47419B20" w14:textId="77777777" w:rsidR="001E5EDC" w:rsidRPr="00283743" w:rsidRDefault="001E5EDC" w:rsidP="001E5EDC">
      <w:pPr>
        <w:pStyle w:val="BodyTextIndent"/>
        <w:spacing w:line="240" w:lineRule="auto"/>
        <w:ind w:firstLine="0"/>
        <w:rPr>
          <w:i/>
          <w:szCs w:val="26"/>
        </w:rPr>
      </w:pPr>
    </w:p>
    <w:p w14:paraId="3AE8E9AD" w14:textId="77777777" w:rsidR="001E5EDC" w:rsidRPr="00283743" w:rsidRDefault="001E5EDC" w:rsidP="001E5EDC">
      <w:pPr>
        <w:pStyle w:val="BodyTextIndent"/>
        <w:spacing w:line="240" w:lineRule="auto"/>
        <w:ind w:firstLine="0"/>
        <w:rPr>
          <w:i/>
          <w:szCs w:val="26"/>
        </w:rPr>
      </w:pPr>
    </w:p>
    <w:p w14:paraId="14595D87" w14:textId="77777777" w:rsidR="001E5EDC" w:rsidRPr="00283743" w:rsidRDefault="001E5EDC" w:rsidP="001E5EDC">
      <w:pPr>
        <w:pStyle w:val="BodyTextIndent"/>
        <w:spacing w:line="240" w:lineRule="auto"/>
        <w:ind w:firstLine="0"/>
        <w:rPr>
          <w:i/>
          <w:szCs w:val="26"/>
        </w:rPr>
      </w:pPr>
    </w:p>
    <w:p w14:paraId="4365C90D" w14:textId="77777777" w:rsidR="001E5EDC" w:rsidRPr="00283743" w:rsidRDefault="001E5EDC" w:rsidP="001E5EDC">
      <w:pPr>
        <w:pStyle w:val="BodyTextIndent"/>
        <w:spacing w:line="240" w:lineRule="auto"/>
        <w:ind w:firstLine="0"/>
        <w:rPr>
          <w:i/>
          <w:szCs w:val="26"/>
        </w:rPr>
      </w:pPr>
    </w:p>
    <w:p w14:paraId="32DEDCBA" w14:textId="77777777" w:rsidR="001E5EDC" w:rsidRPr="00283743" w:rsidRDefault="001E5EDC" w:rsidP="001E5EDC">
      <w:pPr>
        <w:pStyle w:val="BodyTextIndent"/>
        <w:spacing w:line="240" w:lineRule="auto"/>
        <w:ind w:firstLine="0"/>
        <w:rPr>
          <w:i/>
          <w:szCs w:val="26"/>
        </w:rPr>
      </w:pPr>
    </w:p>
    <w:p w14:paraId="2AC69FB7" w14:textId="77777777" w:rsidR="001E5EDC" w:rsidRPr="00283743" w:rsidRDefault="001E5EDC" w:rsidP="001E5EDC">
      <w:pPr>
        <w:pStyle w:val="Heading3"/>
        <w:tabs>
          <w:tab w:val="left" w:pos="567"/>
        </w:tabs>
        <w:spacing w:before="0" w:line="240" w:lineRule="auto"/>
        <w:ind w:hanging="11"/>
        <w:rPr>
          <w:rFonts w:ascii="Times New Roman" w:hAnsi="Times New Roman" w:cs="Times New Roman"/>
          <w:b/>
          <w:color w:val="auto"/>
          <w:sz w:val="26"/>
          <w:szCs w:val="26"/>
        </w:rPr>
      </w:pPr>
    </w:p>
    <w:p w14:paraId="20EA08A6" w14:textId="77777777" w:rsidR="001E5EDC" w:rsidRPr="00283743" w:rsidRDefault="001E5EDC"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422" w:name="_Toc533409988"/>
      <w:r w:rsidRPr="00283743">
        <w:rPr>
          <w:rFonts w:ascii="Times New Roman" w:hAnsi="Times New Roman" w:cs="Times New Roman"/>
          <w:b/>
          <w:color w:val="auto"/>
        </w:rPr>
        <w:t>Thu thập dữ liệu</w:t>
      </w:r>
      <w:bookmarkEnd w:id="422"/>
    </w:p>
    <w:p w14:paraId="4D5A81A0" w14:textId="77777777" w:rsidR="001E5EDC" w:rsidRPr="00283743" w:rsidRDefault="001E5EDC" w:rsidP="001E5EDC">
      <w:pPr>
        <w:spacing w:before="120"/>
        <w:ind w:firstLine="720"/>
        <w:jc w:val="both"/>
        <w:rPr>
          <w:rFonts w:ascii="Times New Roman" w:hAnsi="Times New Roman" w:cs="Times New Roman"/>
          <w:snapToGrid w:val="0"/>
          <w:sz w:val="26"/>
          <w:szCs w:val="26"/>
        </w:rPr>
      </w:pPr>
      <w:r w:rsidRPr="00283743">
        <w:rPr>
          <w:rFonts w:ascii="Times New Roman" w:hAnsi="Times New Roman" w:cs="Times New Roman"/>
          <w:snapToGrid w:val="0"/>
          <w:sz w:val="26"/>
          <w:szCs w:val="26"/>
        </w:rPr>
        <w:t xml:space="preserve">Dữ liệu địa lý là thành phần quan trọng và tồn tại lâu bền trong trong hệ thống thông tin địa lý. Hầu hết các phần mềm </w:t>
      </w:r>
      <w:r w:rsidRPr="00283743">
        <w:rPr>
          <w:rFonts w:ascii="Times New Roman" w:hAnsi="Times New Roman" w:cs="Times New Roman"/>
          <w:caps/>
          <w:snapToGrid w:val="0"/>
          <w:sz w:val="26"/>
          <w:szCs w:val="26"/>
        </w:rPr>
        <w:t>GIS</w:t>
      </w:r>
      <w:r w:rsidRPr="00283743">
        <w:rPr>
          <w:rFonts w:ascii="Times New Roman" w:hAnsi="Times New Roman" w:cs="Times New Roman"/>
          <w:snapToGrid w:val="0"/>
          <w:sz w:val="26"/>
          <w:szCs w:val="26"/>
        </w:rPr>
        <w:t xml:space="preserve"> đều cung cấp chức năng để nhập dữ liệu vào hệ thống.</w:t>
      </w:r>
    </w:p>
    <w:p w14:paraId="242BAF3E" w14:textId="5F4CAC15" w:rsidR="001E5EDC" w:rsidRPr="00283743" w:rsidRDefault="001E5EDC" w:rsidP="001E5EDC">
      <w:pPr>
        <w:spacing w:before="120"/>
        <w:jc w:val="both"/>
        <w:rPr>
          <w:rFonts w:ascii="Times New Roman" w:hAnsi="Times New Roman" w:cs="Times New Roman"/>
          <w:color w:val="800000"/>
          <w:sz w:val="26"/>
          <w:szCs w:val="26"/>
        </w:rPr>
      </w:pPr>
      <w:r w:rsidRPr="00283743">
        <w:rPr>
          <w:rFonts w:ascii="Times New Roman" w:hAnsi="Times New Roman" w:cs="Times New Roman"/>
          <w:snapToGrid w:val="0"/>
          <w:sz w:val="26"/>
          <w:szCs w:val="26"/>
        </w:rPr>
        <w:tab/>
      </w:r>
      <w:r w:rsidRPr="00283743">
        <w:rPr>
          <w:rFonts w:ascii="Times New Roman" w:hAnsi="Times New Roman" w:cs="Times New Roman"/>
          <w:sz w:val="26"/>
          <w:szCs w:val="26"/>
        </w:rPr>
        <w:t>Dữ liệu của một hệ thống thông tin địa lý có thể được cung cấp từ bản đồ giấy, số liệu ghi nhận trên giấy, ảnh vệ tinh hoặc ảnh</w:t>
      </w:r>
      <w:ins w:id="423" w:author="Windows User" w:date="2019-02-20T14:23:00Z">
        <w:r w:rsidR="00DC0A7B">
          <w:rPr>
            <w:rFonts w:ascii="Times New Roman" w:hAnsi="Times New Roman" w:cs="Times New Roman"/>
            <w:sz w:val="26"/>
            <w:szCs w:val="26"/>
          </w:rPr>
          <w:t xml:space="preserve"> được chụp từ </w:t>
        </w:r>
      </w:ins>
      <w:del w:id="424" w:author="Windows User" w:date="2019-02-20T14:23:00Z">
        <w:r w:rsidRPr="00283743" w:rsidDel="00DC0A7B">
          <w:rPr>
            <w:rFonts w:ascii="Times New Roman" w:hAnsi="Times New Roman" w:cs="Times New Roman"/>
            <w:sz w:val="26"/>
            <w:szCs w:val="26"/>
          </w:rPr>
          <w:delText xml:space="preserve"> </w:delText>
        </w:r>
      </w:del>
      <w:r w:rsidRPr="00283743">
        <w:rPr>
          <w:rFonts w:ascii="Times New Roman" w:hAnsi="Times New Roman" w:cs="Times New Roman"/>
          <w:sz w:val="26"/>
          <w:szCs w:val="26"/>
        </w:rPr>
        <w:t>máy bay, các thiết bị đo đạc kỹ thuật số, các thiết bị định vị mặt đất, các thiết bị định vị vệ tinh (GPS: Global Position System), hệ thống thu thập dữ liệu tự động (SCADA</w:t>
      </w:r>
      <w:r w:rsidRPr="00283743">
        <w:rPr>
          <w:rFonts w:ascii="Times New Roman" w:hAnsi="Times New Roman" w:cs="Times New Roman"/>
          <w:color w:val="800000"/>
          <w:sz w:val="26"/>
          <w:szCs w:val="26"/>
        </w:rPr>
        <w:t xml:space="preserve">: </w:t>
      </w:r>
      <w:r w:rsidRPr="00283743">
        <w:rPr>
          <w:rFonts w:ascii="Times New Roman" w:hAnsi="Times New Roman" w:cs="Times New Roman"/>
          <w:sz w:val="26"/>
          <w:szCs w:val="26"/>
        </w:rPr>
        <w:t>Supervisory Control And Data Acquisition),…</w:t>
      </w:r>
    </w:p>
    <w:p w14:paraId="3AEEA861" w14:textId="77777777" w:rsidR="001E5EDC" w:rsidRPr="00283743" w:rsidRDefault="001E5EDC"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425" w:name="_Toc533409989"/>
      <w:r w:rsidRPr="00283743">
        <w:rPr>
          <w:rFonts w:ascii="Times New Roman" w:hAnsi="Times New Roman" w:cs="Times New Roman"/>
          <w:b/>
          <w:color w:val="auto"/>
        </w:rPr>
        <w:t>Lưu trữ dữ liệu</w:t>
      </w:r>
      <w:bookmarkEnd w:id="425"/>
    </w:p>
    <w:p w14:paraId="70BE5652" w14:textId="77777777" w:rsidR="001E5EDC" w:rsidRPr="00283743" w:rsidRDefault="001E5EDC" w:rsidP="001E5EDC">
      <w:pPr>
        <w:pStyle w:val="BodyTextIndent"/>
        <w:spacing w:line="240" w:lineRule="auto"/>
        <w:rPr>
          <w:szCs w:val="26"/>
        </w:rPr>
      </w:pPr>
      <w:r w:rsidRPr="00283743">
        <w:rPr>
          <w:szCs w:val="26"/>
        </w:rPr>
        <w:t>Các đối tượng không gian địa lý có thể được biểu diễn theo mô hình vector hoặc raster.</w:t>
      </w:r>
    </w:p>
    <w:p w14:paraId="510273C3" w14:textId="77777777" w:rsidR="001E5EDC" w:rsidRPr="00283743" w:rsidRDefault="001E5EDC" w:rsidP="001E5EDC">
      <w:pPr>
        <w:pStyle w:val="BodyTextIndent"/>
        <w:spacing w:line="240" w:lineRule="auto"/>
        <w:rPr>
          <w:szCs w:val="26"/>
        </w:rPr>
      </w:pPr>
      <w:r w:rsidRPr="00283743">
        <w:rPr>
          <w:noProof/>
          <w:szCs w:val="26"/>
          <w:lang w:eastAsia="zh-CN"/>
        </w:rPr>
        <w:lastRenderedPageBreak/>
        <mc:AlternateContent>
          <mc:Choice Requires="wpg">
            <w:drawing>
              <wp:anchor distT="0" distB="0" distL="114300" distR="114300" simplePos="0" relativeHeight="251840512" behindDoc="0" locked="0" layoutInCell="1" allowOverlap="1" wp14:anchorId="093CCE36" wp14:editId="7CBF9D0B">
                <wp:simplePos x="0" y="0"/>
                <wp:positionH relativeFrom="column">
                  <wp:posOffset>68351</wp:posOffset>
                </wp:positionH>
                <wp:positionV relativeFrom="paragraph">
                  <wp:posOffset>163601</wp:posOffset>
                </wp:positionV>
                <wp:extent cx="5943600" cy="3070225"/>
                <wp:effectExtent l="0" t="0" r="19050" b="0"/>
                <wp:wrapNone/>
                <wp:docPr id="1366" name="Group 1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070225"/>
                          <a:chOff x="1701" y="11524"/>
                          <a:chExt cx="9360" cy="4835"/>
                        </a:xfrm>
                      </wpg:grpSpPr>
                      <pic:pic xmlns:pic="http://schemas.openxmlformats.org/drawingml/2006/picture">
                        <pic:nvPicPr>
                          <pic:cNvPr id="1367"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421" y="12604"/>
                            <a:ext cx="2699" cy="1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8" name="Freeform 82"/>
                        <wps:cNvSpPr>
                          <a:spLocks/>
                        </wps:cNvSpPr>
                        <wps:spPr bwMode="auto">
                          <a:xfrm>
                            <a:off x="6760" y="11755"/>
                            <a:ext cx="2084" cy="1226"/>
                          </a:xfrm>
                          <a:custGeom>
                            <a:avLst/>
                            <a:gdLst>
                              <a:gd name="T0" fmla="*/ 0 w 2084"/>
                              <a:gd name="T1" fmla="*/ 1226 h 1226"/>
                              <a:gd name="T2" fmla="*/ 24 w 2084"/>
                              <a:gd name="T3" fmla="*/ 1195 h 1226"/>
                              <a:gd name="T4" fmla="*/ 52 w 2084"/>
                              <a:gd name="T5" fmla="*/ 1164 h 1226"/>
                              <a:gd name="T6" fmla="*/ 82 w 2084"/>
                              <a:gd name="T7" fmla="*/ 1134 h 1226"/>
                              <a:gd name="T8" fmla="*/ 123 w 2084"/>
                              <a:gd name="T9" fmla="*/ 1103 h 1226"/>
                              <a:gd name="T10" fmla="*/ 175 w 2084"/>
                              <a:gd name="T11" fmla="*/ 1072 h 1226"/>
                              <a:gd name="T12" fmla="*/ 233 w 2084"/>
                              <a:gd name="T13" fmla="*/ 1041 h 1226"/>
                              <a:gd name="T14" fmla="*/ 298 w 2084"/>
                              <a:gd name="T15" fmla="*/ 1011 h 1226"/>
                              <a:gd name="T16" fmla="*/ 366 w 2084"/>
                              <a:gd name="T17" fmla="*/ 980 h 1226"/>
                              <a:gd name="T18" fmla="*/ 445 w 2084"/>
                              <a:gd name="T19" fmla="*/ 949 h 1226"/>
                              <a:gd name="T20" fmla="*/ 527 w 2084"/>
                              <a:gd name="T21" fmla="*/ 918 h 1226"/>
                              <a:gd name="T22" fmla="*/ 574 w 2084"/>
                              <a:gd name="T23" fmla="*/ 905 h 1226"/>
                              <a:gd name="T24" fmla="*/ 622 w 2084"/>
                              <a:gd name="T25" fmla="*/ 888 h 1226"/>
                              <a:gd name="T26" fmla="*/ 677 w 2084"/>
                              <a:gd name="T27" fmla="*/ 874 h 1226"/>
                              <a:gd name="T28" fmla="*/ 735 w 2084"/>
                              <a:gd name="T29" fmla="*/ 857 h 1226"/>
                              <a:gd name="T30" fmla="*/ 803 w 2084"/>
                              <a:gd name="T31" fmla="*/ 843 h 1226"/>
                              <a:gd name="T32" fmla="*/ 878 w 2084"/>
                              <a:gd name="T33" fmla="*/ 830 h 1226"/>
                              <a:gd name="T34" fmla="*/ 957 w 2084"/>
                              <a:gd name="T35" fmla="*/ 816 h 1226"/>
                              <a:gd name="T36" fmla="*/ 1042 w 2084"/>
                              <a:gd name="T37" fmla="*/ 802 h 1226"/>
                              <a:gd name="T38" fmla="*/ 1128 w 2084"/>
                              <a:gd name="T39" fmla="*/ 789 h 1226"/>
                              <a:gd name="T40" fmla="*/ 1206 w 2084"/>
                              <a:gd name="T41" fmla="*/ 775 h 1226"/>
                              <a:gd name="T42" fmla="*/ 1282 w 2084"/>
                              <a:gd name="T43" fmla="*/ 754 h 1226"/>
                              <a:gd name="T44" fmla="*/ 1350 w 2084"/>
                              <a:gd name="T45" fmla="*/ 734 h 1226"/>
                              <a:gd name="T46" fmla="*/ 1408 w 2084"/>
                              <a:gd name="T47" fmla="*/ 710 h 1226"/>
                              <a:gd name="T48" fmla="*/ 1459 w 2084"/>
                              <a:gd name="T49" fmla="*/ 686 h 1226"/>
                              <a:gd name="T50" fmla="*/ 1507 w 2084"/>
                              <a:gd name="T51" fmla="*/ 662 h 1226"/>
                              <a:gd name="T52" fmla="*/ 1551 w 2084"/>
                              <a:gd name="T53" fmla="*/ 635 h 1226"/>
                              <a:gd name="T54" fmla="*/ 1592 w 2084"/>
                              <a:gd name="T55" fmla="*/ 608 h 1226"/>
                              <a:gd name="T56" fmla="*/ 1630 w 2084"/>
                              <a:gd name="T57" fmla="*/ 573 h 1226"/>
                              <a:gd name="T58" fmla="*/ 1671 w 2084"/>
                              <a:gd name="T59" fmla="*/ 536 h 1226"/>
                              <a:gd name="T60" fmla="*/ 1715 w 2084"/>
                              <a:gd name="T61" fmla="*/ 491 h 1226"/>
                              <a:gd name="T62" fmla="*/ 1739 w 2084"/>
                              <a:gd name="T63" fmla="*/ 468 h 1226"/>
                              <a:gd name="T64" fmla="*/ 1763 w 2084"/>
                              <a:gd name="T65" fmla="*/ 437 h 1226"/>
                              <a:gd name="T66" fmla="*/ 1818 w 2084"/>
                              <a:gd name="T67" fmla="*/ 375 h 1226"/>
                              <a:gd name="T68" fmla="*/ 1869 w 2084"/>
                              <a:gd name="T69" fmla="*/ 304 h 1226"/>
                              <a:gd name="T70" fmla="*/ 1924 w 2084"/>
                              <a:gd name="T71" fmla="*/ 232 h 1226"/>
                              <a:gd name="T72" fmla="*/ 1972 w 2084"/>
                              <a:gd name="T73" fmla="*/ 160 h 1226"/>
                              <a:gd name="T74" fmla="*/ 2019 w 2084"/>
                              <a:gd name="T75" fmla="*/ 95 h 1226"/>
                              <a:gd name="T76" fmla="*/ 2037 w 2084"/>
                              <a:gd name="T77" fmla="*/ 64 h 1226"/>
                              <a:gd name="T78" fmla="*/ 2057 w 2084"/>
                              <a:gd name="T79" fmla="*/ 41 h 1226"/>
                              <a:gd name="T80" fmla="*/ 2071 w 2084"/>
                              <a:gd name="T81" fmla="*/ 17 h 1226"/>
                              <a:gd name="T82" fmla="*/ 2084 w 2084"/>
                              <a:gd name="T83" fmla="*/ 0 h 1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2084" h="1226">
                                <a:moveTo>
                                  <a:pt x="0" y="1226"/>
                                </a:moveTo>
                                <a:lnTo>
                                  <a:pt x="24" y="1195"/>
                                </a:lnTo>
                                <a:lnTo>
                                  <a:pt x="52" y="1164"/>
                                </a:lnTo>
                                <a:lnTo>
                                  <a:pt x="82" y="1134"/>
                                </a:lnTo>
                                <a:lnTo>
                                  <a:pt x="123" y="1103"/>
                                </a:lnTo>
                                <a:lnTo>
                                  <a:pt x="175" y="1072"/>
                                </a:lnTo>
                                <a:lnTo>
                                  <a:pt x="233" y="1041"/>
                                </a:lnTo>
                                <a:lnTo>
                                  <a:pt x="298" y="1011"/>
                                </a:lnTo>
                                <a:lnTo>
                                  <a:pt x="366" y="980"/>
                                </a:lnTo>
                                <a:lnTo>
                                  <a:pt x="445" y="949"/>
                                </a:lnTo>
                                <a:lnTo>
                                  <a:pt x="527" y="918"/>
                                </a:lnTo>
                                <a:lnTo>
                                  <a:pt x="574" y="905"/>
                                </a:lnTo>
                                <a:lnTo>
                                  <a:pt x="622" y="888"/>
                                </a:lnTo>
                                <a:lnTo>
                                  <a:pt x="677" y="874"/>
                                </a:lnTo>
                                <a:lnTo>
                                  <a:pt x="735" y="857"/>
                                </a:lnTo>
                                <a:lnTo>
                                  <a:pt x="803" y="843"/>
                                </a:lnTo>
                                <a:lnTo>
                                  <a:pt x="878" y="830"/>
                                </a:lnTo>
                                <a:lnTo>
                                  <a:pt x="957" y="816"/>
                                </a:lnTo>
                                <a:lnTo>
                                  <a:pt x="1042" y="802"/>
                                </a:lnTo>
                                <a:lnTo>
                                  <a:pt x="1128" y="789"/>
                                </a:lnTo>
                                <a:lnTo>
                                  <a:pt x="1206" y="775"/>
                                </a:lnTo>
                                <a:lnTo>
                                  <a:pt x="1282" y="754"/>
                                </a:lnTo>
                                <a:lnTo>
                                  <a:pt x="1350" y="734"/>
                                </a:lnTo>
                                <a:lnTo>
                                  <a:pt x="1408" y="710"/>
                                </a:lnTo>
                                <a:lnTo>
                                  <a:pt x="1459" y="686"/>
                                </a:lnTo>
                                <a:lnTo>
                                  <a:pt x="1507" y="662"/>
                                </a:lnTo>
                                <a:lnTo>
                                  <a:pt x="1551" y="635"/>
                                </a:lnTo>
                                <a:lnTo>
                                  <a:pt x="1592" y="608"/>
                                </a:lnTo>
                                <a:lnTo>
                                  <a:pt x="1630" y="573"/>
                                </a:lnTo>
                                <a:lnTo>
                                  <a:pt x="1671" y="536"/>
                                </a:lnTo>
                                <a:lnTo>
                                  <a:pt x="1715" y="491"/>
                                </a:lnTo>
                                <a:lnTo>
                                  <a:pt x="1739" y="468"/>
                                </a:lnTo>
                                <a:lnTo>
                                  <a:pt x="1763" y="437"/>
                                </a:lnTo>
                                <a:lnTo>
                                  <a:pt x="1818" y="375"/>
                                </a:lnTo>
                                <a:lnTo>
                                  <a:pt x="1869" y="304"/>
                                </a:lnTo>
                                <a:lnTo>
                                  <a:pt x="1924" y="232"/>
                                </a:lnTo>
                                <a:lnTo>
                                  <a:pt x="1972" y="160"/>
                                </a:lnTo>
                                <a:lnTo>
                                  <a:pt x="2019" y="95"/>
                                </a:lnTo>
                                <a:lnTo>
                                  <a:pt x="2037" y="64"/>
                                </a:lnTo>
                                <a:lnTo>
                                  <a:pt x="2057" y="41"/>
                                </a:lnTo>
                                <a:lnTo>
                                  <a:pt x="2071" y="17"/>
                                </a:lnTo>
                                <a:lnTo>
                                  <a:pt x="2084"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69" name="Group 83"/>
                        <wpg:cNvGrpSpPr>
                          <a:grpSpLocks/>
                        </wpg:cNvGrpSpPr>
                        <wpg:grpSpPr bwMode="auto">
                          <a:xfrm>
                            <a:off x="6392" y="11628"/>
                            <a:ext cx="3013" cy="3443"/>
                            <a:chOff x="1851" y="857"/>
                            <a:chExt cx="3013" cy="3443"/>
                          </a:xfrm>
                        </wpg:grpSpPr>
                        <wps:wsp>
                          <wps:cNvPr id="1370" name="Oval 84"/>
                          <wps:cNvSpPr>
                            <a:spLocks noChangeArrowheads="1"/>
                          </wps:cNvSpPr>
                          <wps:spPr bwMode="auto">
                            <a:xfrm>
                              <a:off x="3559" y="1663"/>
                              <a:ext cx="102" cy="103"/>
                            </a:xfrm>
                            <a:prstGeom prst="ellipse">
                              <a:avLst/>
                            </a:prstGeom>
                            <a:solidFill>
                              <a:srgbClr val="808080"/>
                            </a:solidFill>
                            <a:ln w="8890">
                              <a:solidFill>
                                <a:srgbClr val="000000"/>
                              </a:solidFill>
                              <a:round/>
                              <a:headEnd/>
                              <a:tailEnd/>
                            </a:ln>
                          </wps:spPr>
                          <wps:bodyPr rot="0" vert="horz" wrap="square" lIns="91440" tIns="45720" rIns="91440" bIns="45720" anchor="t" anchorCtr="0" upright="1">
                            <a:noAutofit/>
                          </wps:bodyPr>
                        </wps:wsp>
                        <wps:wsp>
                          <wps:cNvPr id="1371" name="Oval 85"/>
                          <wps:cNvSpPr>
                            <a:spLocks noChangeArrowheads="1"/>
                          </wps:cNvSpPr>
                          <wps:spPr bwMode="auto">
                            <a:xfrm>
                              <a:off x="2910" y="1793"/>
                              <a:ext cx="102" cy="103"/>
                            </a:xfrm>
                            <a:prstGeom prst="ellipse">
                              <a:avLst/>
                            </a:prstGeom>
                            <a:solidFill>
                              <a:srgbClr val="808080"/>
                            </a:solidFill>
                            <a:ln w="8890">
                              <a:solidFill>
                                <a:srgbClr val="000000"/>
                              </a:solidFill>
                              <a:round/>
                              <a:headEnd/>
                              <a:tailEnd/>
                            </a:ln>
                          </wps:spPr>
                          <wps:bodyPr rot="0" vert="horz" wrap="square" lIns="91440" tIns="45720" rIns="91440" bIns="45720" anchor="t" anchorCtr="0" upright="1">
                            <a:noAutofit/>
                          </wps:bodyPr>
                        </wps:wsp>
                        <wps:wsp>
                          <wps:cNvPr id="1372" name="Oval 86"/>
                          <wps:cNvSpPr>
                            <a:spLocks noChangeArrowheads="1"/>
                          </wps:cNvSpPr>
                          <wps:spPr bwMode="auto">
                            <a:xfrm>
                              <a:off x="2161" y="2159"/>
                              <a:ext cx="103" cy="106"/>
                            </a:xfrm>
                            <a:prstGeom prst="ellipse">
                              <a:avLst/>
                            </a:prstGeom>
                            <a:solidFill>
                              <a:srgbClr val="808080"/>
                            </a:solidFill>
                            <a:ln w="8890">
                              <a:solidFill>
                                <a:srgbClr val="000000"/>
                              </a:solidFill>
                              <a:round/>
                              <a:headEnd/>
                              <a:tailEnd/>
                            </a:ln>
                          </wps:spPr>
                          <wps:bodyPr rot="0" vert="horz" wrap="square" lIns="91440" tIns="45720" rIns="91440" bIns="45720" anchor="t" anchorCtr="0" upright="1">
                            <a:noAutofit/>
                          </wps:bodyPr>
                        </wps:wsp>
                        <wps:wsp>
                          <wps:cNvPr id="1373" name="Oval 87"/>
                          <wps:cNvSpPr>
                            <a:spLocks noChangeArrowheads="1"/>
                          </wps:cNvSpPr>
                          <wps:spPr bwMode="auto">
                            <a:xfrm>
                              <a:off x="3849" y="1469"/>
                              <a:ext cx="102" cy="102"/>
                            </a:xfrm>
                            <a:prstGeom prst="ellipse">
                              <a:avLst/>
                            </a:prstGeom>
                            <a:solidFill>
                              <a:srgbClr val="808080"/>
                            </a:solidFill>
                            <a:ln w="8890">
                              <a:solidFill>
                                <a:srgbClr val="000000"/>
                              </a:solidFill>
                              <a:round/>
                              <a:headEnd/>
                              <a:tailEnd/>
                            </a:ln>
                          </wps:spPr>
                          <wps:bodyPr rot="0" vert="horz" wrap="square" lIns="91440" tIns="45720" rIns="91440" bIns="45720" anchor="t" anchorCtr="0" upright="1">
                            <a:noAutofit/>
                          </wps:bodyPr>
                        </wps:wsp>
                        <wps:wsp>
                          <wps:cNvPr id="1374" name="Oval 88"/>
                          <wps:cNvSpPr>
                            <a:spLocks noChangeArrowheads="1"/>
                          </wps:cNvSpPr>
                          <wps:spPr bwMode="auto">
                            <a:xfrm>
                              <a:off x="4293" y="891"/>
                              <a:ext cx="103" cy="99"/>
                            </a:xfrm>
                            <a:prstGeom prst="ellipse">
                              <a:avLst/>
                            </a:prstGeom>
                            <a:solidFill>
                              <a:srgbClr val="808080"/>
                            </a:solidFill>
                            <a:ln w="8890">
                              <a:solidFill>
                                <a:srgbClr val="000000"/>
                              </a:solidFill>
                              <a:round/>
                              <a:headEnd/>
                              <a:tailEnd/>
                            </a:ln>
                          </wps:spPr>
                          <wps:bodyPr rot="0" vert="horz" wrap="square" lIns="91440" tIns="45720" rIns="91440" bIns="45720" anchor="t" anchorCtr="0" upright="1">
                            <a:noAutofit/>
                          </wps:bodyPr>
                        </wps:wsp>
                        <wps:wsp>
                          <wps:cNvPr id="1375" name="Rectangle 89"/>
                          <wps:cNvSpPr>
                            <a:spLocks noChangeArrowheads="1"/>
                          </wps:cNvSpPr>
                          <wps:spPr bwMode="auto">
                            <a:xfrm>
                              <a:off x="1973" y="2210"/>
                              <a:ext cx="499"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6" name="Rectangle 90"/>
                          <wps:cNvSpPr>
                            <a:spLocks noChangeArrowheads="1"/>
                          </wps:cNvSpPr>
                          <wps:spPr bwMode="auto">
                            <a:xfrm>
                              <a:off x="2073" y="2206"/>
                              <a:ext cx="382"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Rectangle 91"/>
                          <wps:cNvSpPr>
                            <a:spLocks noChangeArrowheads="1"/>
                          </wps:cNvSpPr>
                          <wps:spPr bwMode="auto">
                            <a:xfrm>
                              <a:off x="2073" y="2206"/>
                              <a:ext cx="25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919C1" w14:textId="77777777" w:rsidR="004D6677" w:rsidRDefault="004D6677" w:rsidP="001E5EDC">
                                <w:r>
                                  <w:rPr>
                                    <w:snapToGrid w:val="0"/>
                                  </w:rPr>
                                  <w:t>x,y</w:t>
                                </w:r>
                              </w:p>
                            </w:txbxContent>
                          </wps:txbx>
                          <wps:bodyPr rot="0" vert="horz" wrap="none" lIns="0" tIns="0" rIns="0" bIns="0" anchor="t" anchorCtr="0">
                            <a:spAutoFit/>
                          </wps:bodyPr>
                        </wps:wsp>
                        <wps:wsp>
                          <wps:cNvPr id="1378" name="Rectangle 92"/>
                          <wps:cNvSpPr>
                            <a:spLocks noChangeArrowheads="1"/>
                          </wps:cNvSpPr>
                          <wps:spPr bwMode="auto">
                            <a:xfrm>
                              <a:off x="2711" y="1841"/>
                              <a:ext cx="496"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Rectangle 93"/>
                          <wps:cNvSpPr>
                            <a:spLocks noChangeArrowheads="1"/>
                          </wps:cNvSpPr>
                          <wps:spPr bwMode="auto">
                            <a:xfrm>
                              <a:off x="2810" y="1838"/>
                              <a:ext cx="380"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94"/>
                          <wps:cNvSpPr>
                            <a:spLocks noChangeArrowheads="1"/>
                          </wps:cNvSpPr>
                          <wps:spPr bwMode="auto">
                            <a:xfrm>
                              <a:off x="2807" y="1838"/>
                              <a:ext cx="25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911AC" w14:textId="77777777" w:rsidR="004D6677" w:rsidRDefault="004D6677" w:rsidP="001E5EDC">
                                <w:r>
                                  <w:rPr>
                                    <w:snapToGrid w:val="0"/>
                                  </w:rPr>
                                  <w:t>x,y</w:t>
                                </w:r>
                              </w:p>
                            </w:txbxContent>
                          </wps:txbx>
                          <wps:bodyPr rot="0" vert="horz" wrap="none" lIns="0" tIns="0" rIns="0" bIns="0" anchor="t" anchorCtr="0">
                            <a:spAutoFit/>
                          </wps:bodyPr>
                        </wps:wsp>
                        <wps:wsp>
                          <wps:cNvPr id="1381" name="Rectangle 95"/>
                          <wps:cNvSpPr>
                            <a:spLocks noChangeArrowheads="1"/>
                          </wps:cNvSpPr>
                          <wps:spPr bwMode="auto">
                            <a:xfrm>
                              <a:off x="3364" y="1711"/>
                              <a:ext cx="499"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96"/>
                          <wps:cNvSpPr>
                            <a:spLocks noChangeArrowheads="1"/>
                          </wps:cNvSpPr>
                          <wps:spPr bwMode="auto">
                            <a:xfrm>
                              <a:off x="3460" y="1704"/>
                              <a:ext cx="382"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Rectangle 97"/>
                          <wps:cNvSpPr>
                            <a:spLocks noChangeArrowheads="1"/>
                          </wps:cNvSpPr>
                          <wps:spPr bwMode="auto">
                            <a:xfrm>
                              <a:off x="3460" y="1701"/>
                              <a:ext cx="25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20456" w14:textId="77777777" w:rsidR="004D6677" w:rsidRDefault="004D6677" w:rsidP="001E5EDC">
                                <w:r>
                                  <w:rPr>
                                    <w:snapToGrid w:val="0"/>
                                  </w:rPr>
                                  <w:t>x,y</w:t>
                                </w:r>
                              </w:p>
                            </w:txbxContent>
                          </wps:txbx>
                          <wps:bodyPr rot="0" vert="horz" wrap="none" lIns="0" tIns="0" rIns="0" bIns="0" anchor="t" anchorCtr="0">
                            <a:spAutoFit/>
                          </wps:bodyPr>
                        </wps:wsp>
                        <wps:wsp>
                          <wps:cNvPr id="1384" name="Rectangle 98"/>
                          <wps:cNvSpPr>
                            <a:spLocks noChangeArrowheads="1"/>
                          </wps:cNvSpPr>
                          <wps:spPr bwMode="auto">
                            <a:xfrm>
                              <a:off x="3928" y="1363"/>
                              <a:ext cx="49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Rectangle 99"/>
                          <wps:cNvSpPr>
                            <a:spLocks noChangeArrowheads="1"/>
                          </wps:cNvSpPr>
                          <wps:spPr bwMode="auto">
                            <a:xfrm>
                              <a:off x="4023" y="1356"/>
                              <a:ext cx="379"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Rectangle 100"/>
                          <wps:cNvSpPr>
                            <a:spLocks noChangeArrowheads="1"/>
                          </wps:cNvSpPr>
                          <wps:spPr bwMode="auto">
                            <a:xfrm>
                              <a:off x="4020" y="1356"/>
                              <a:ext cx="10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58522" w14:textId="77777777" w:rsidR="004D6677" w:rsidRDefault="004D6677" w:rsidP="001E5EDC">
                                <w:pPr>
                                  <w:rPr>
                                    <w:sz w:val="18"/>
                                  </w:rPr>
                                </w:pPr>
                              </w:p>
                            </w:txbxContent>
                          </wps:txbx>
                          <wps:bodyPr rot="0" vert="horz" wrap="none" lIns="0" tIns="0" rIns="0" bIns="0" anchor="t" anchorCtr="0">
                            <a:spAutoFit/>
                          </wps:bodyPr>
                        </wps:wsp>
                        <wps:wsp>
                          <wps:cNvPr id="1387" name="Rectangle 101"/>
                          <wps:cNvSpPr>
                            <a:spLocks noChangeArrowheads="1"/>
                          </wps:cNvSpPr>
                          <wps:spPr bwMode="auto">
                            <a:xfrm>
                              <a:off x="4365" y="861"/>
                              <a:ext cx="499"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Rectangle 102"/>
                          <wps:cNvSpPr>
                            <a:spLocks noChangeArrowheads="1"/>
                          </wps:cNvSpPr>
                          <wps:spPr bwMode="auto">
                            <a:xfrm>
                              <a:off x="4460" y="857"/>
                              <a:ext cx="383"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Rectangle 103"/>
                          <wps:cNvSpPr>
                            <a:spLocks noChangeArrowheads="1"/>
                          </wps:cNvSpPr>
                          <wps:spPr bwMode="auto">
                            <a:xfrm>
                              <a:off x="4460" y="857"/>
                              <a:ext cx="25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E19E1" w14:textId="77777777" w:rsidR="004D6677" w:rsidRDefault="004D6677" w:rsidP="001E5EDC">
                                <w:r>
                                  <w:rPr>
                                    <w:snapToGrid w:val="0"/>
                                  </w:rPr>
                                  <w:t>x,y</w:t>
                                </w:r>
                              </w:p>
                            </w:txbxContent>
                          </wps:txbx>
                          <wps:bodyPr rot="0" vert="horz" wrap="none" lIns="0" tIns="0" rIns="0" bIns="0" anchor="t" anchorCtr="0">
                            <a:spAutoFit/>
                          </wps:bodyPr>
                        </wps:wsp>
                        <wps:wsp>
                          <wps:cNvPr id="1390" name="Rectangle 104"/>
                          <wps:cNvSpPr>
                            <a:spLocks noChangeArrowheads="1"/>
                          </wps:cNvSpPr>
                          <wps:spPr bwMode="auto">
                            <a:xfrm>
                              <a:off x="1851" y="861"/>
                              <a:ext cx="2094"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Rectangle 105"/>
                          <wps:cNvSpPr>
                            <a:spLocks noChangeArrowheads="1"/>
                          </wps:cNvSpPr>
                          <wps:spPr bwMode="auto">
                            <a:xfrm>
                              <a:off x="2069" y="905"/>
                              <a:ext cx="181"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106"/>
                          <wps:cNvSpPr>
                            <a:spLocks noChangeArrowheads="1"/>
                          </wps:cNvSpPr>
                          <wps:spPr bwMode="auto">
                            <a:xfrm>
                              <a:off x="2069" y="898"/>
                              <a:ext cx="102"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8CDE6" w14:textId="77777777" w:rsidR="004D6677" w:rsidRDefault="004D6677" w:rsidP="001E5EDC">
                                <w:r>
                                  <w:rPr>
                                    <w:rFonts w:ascii="Symbol" w:hAnsi="Symbol"/>
                                    <w:snapToGrid w:val="0"/>
                                    <w:color w:val="000000"/>
                                  </w:rPr>
                                  <w:t></w:t>
                                </w:r>
                              </w:p>
                            </w:txbxContent>
                          </wps:txbx>
                          <wps:bodyPr rot="0" vert="horz" wrap="none" lIns="0" tIns="0" rIns="0" bIns="0" anchor="t" anchorCtr="0">
                            <a:spAutoFit/>
                          </wps:bodyPr>
                        </wps:wsp>
                        <wps:wsp>
                          <wps:cNvPr id="1393" name="Rectangle 107"/>
                          <wps:cNvSpPr>
                            <a:spLocks noChangeArrowheads="1"/>
                          </wps:cNvSpPr>
                          <wps:spPr bwMode="auto">
                            <a:xfrm>
                              <a:off x="2148" y="919"/>
                              <a:ext cx="126"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108"/>
                          <wps:cNvSpPr>
                            <a:spLocks noChangeArrowheads="1"/>
                          </wps:cNvSpPr>
                          <wps:spPr bwMode="auto">
                            <a:xfrm>
                              <a:off x="2377" y="857"/>
                              <a:ext cx="1684"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Rectangle 109"/>
                          <wps:cNvSpPr>
                            <a:spLocks noChangeArrowheads="1"/>
                          </wps:cNvSpPr>
                          <wps:spPr bwMode="auto">
                            <a:xfrm>
                              <a:off x="2377" y="857"/>
                              <a:ext cx="1457"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C799A" w14:textId="77777777" w:rsidR="004D6677" w:rsidRPr="00494E9C" w:rsidRDefault="004D6677" w:rsidP="001E5EDC">
                                <w:pPr>
                                  <w:rPr>
                                    <w:b/>
                                  </w:rPr>
                                </w:pPr>
                                <w:r w:rsidRPr="00494E9C">
                                  <w:rPr>
                                    <w:b/>
                                    <w:i/>
                                    <w:snapToGrid w:val="0"/>
                                  </w:rPr>
                                  <w:t>Cấu trúc Vector</w:t>
                                </w:r>
                              </w:p>
                            </w:txbxContent>
                          </wps:txbx>
                          <wps:bodyPr rot="0" vert="horz" wrap="none" lIns="0" tIns="0" rIns="0" bIns="0" anchor="t" anchorCtr="0">
                            <a:spAutoFit/>
                          </wps:bodyPr>
                        </wps:wsp>
                        <wps:wsp>
                          <wps:cNvPr id="1396" name="Rectangle 110"/>
                          <wps:cNvSpPr>
                            <a:spLocks noChangeArrowheads="1"/>
                          </wps:cNvSpPr>
                          <wps:spPr bwMode="auto">
                            <a:xfrm>
                              <a:off x="2008" y="3190"/>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397" name="Rectangle 111"/>
                          <wps:cNvSpPr>
                            <a:spLocks noChangeArrowheads="1"/>
                          </wps:cNvSpPr>
                          <wps:spPr bwMode="auto">
                            <a:xfrm>
                              <a:off x="2131" y="3190"/>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398" name="Rectangle 112"/>
                          <wps:cNvSpPr>
                            <a:spLocks noChangeArrowheads="1"/>
                          </wps:cNvSpPr>
                          <wps:spPr bwMode="auto">
                            <a:xfrm>
                              <a:off x="2254" y="3190"/>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399" name="Rectangle 113"/>
                          <wps:cNvSpPr>
                            <a:spLocks noChangeArrowheads="1"/>
                          </wps:cNvSpPr>
                          <wps:spPr bwMode="auto">
                            <a:xfrm>
                              <a:off x="2377" y="3190"/>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0" name="Rectangle 114"/>
                          <wps:cNvSpPr>
                            <a:spLocks noChangeArrowheads="1"/>
                          </wps:cNvSpPr>
                          <wps:spPr bwMode="auto">
                            <a:xfrm>
                              <a:off x="2500" y="3190"/>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1" name="Rectangle 115"/>
                          <wps:cNvSpPr>
                            <a:spLocks noChangeArrowheads="1"/>
                          </wps:cNvSpPr>
                          <wps:spPr bwMode="auto">
                            <a:xfrm>
                              <a:off x="2623" y="3190"/>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2" name="Rectangle 116"/>
                          <wps:cNvSpPr>
                            <a:spLocks noChangeArrowheads="1"/>
                          </wps:cNvSpPr>
                          <wps:spPr bwMode="auto">
                            <a:xfrm>
                              <a:off x="2746" y="3190"/>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3" name="Rectangle 117"/>
                          <wps:cNvSpPr>
                            <a:spLocks noChangeArrowheads="1"/>
                          </wps:cNvSpPr>
                          <wps:spPr bwMode="auto">
                            <a:xfrm>
                              <a:off x="2865"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4" name="Rectangle 118"/>
                          <wps:cNvSpPr>
                            <a:spLocks noChangeArrowheads="1"/>
                          </wps:cNvSpPr>
                          <wps:spPr bwMode="auto">
                            <a:xfrm>
                              <a:off x="2988"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5" name="Rectangle 119"/>
                          <wps:cNvSpPr>
                            <a:spLocks noChangeArrowheads="1"/>
                          </wps:cNvSpPr>
                          <wps:spPr bwMode="auto">
                            <a:xfrm>
                              <a:off x="3111"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6" name="Rectangle 120"/>
                          <wps:cNvSpPr>
                            <a:spLocks noChangeArrowheads="1"/>
                          </wps:cNvSpPr>
                          <wps:spPr bwMode="auto">
                            <a:xfrm>
                              <a:off x="3234"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7" name="Rectangle 121"/>
                          <wps:cNvSpPr>
                            <a:spLocks noChangeArrowheads="1"/>
                          </wps:cNvSpPr>
                          <wps:spPr bwMode="auto">
                            <a:xfrm>
                              <a:off x="3357"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8" name="Rectangle 122"/>
                          <wps:cNvSpPr>
                            <a:spLocks noChangeArrowheads="1"/>
                          </wps:cNvSpPr>
                          <wps:spPr bwMode="auto">
                            <a:xfrm>
                              <a:off x="3480"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9" name="Rectangle 123"/>
                          <wps:cNvSpPr>
                            <a:spLocks noChangeArrowheads="1"/>
                          </wps:cNvSpPr>
                          <wps:spPr bwMode="auto">
                            <a:xfrm>
                              <a:off x="3603"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0" name="Rectangle 124"/>
                          <wps:cNvSpPr>
                            <a:spLocks noChangeArrowheads="1"/>
                          </wps:cNvSpPr>
                          <wps:spPr bwMode="auto">
                            <a:xfrm>
                              <a:off x="3726"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1" name="Rectangle 125"/>
                          <wps:cNvSpPr>
                            <a:spLocks noChangeArrowheads="1"/>
                          </wps:cNvSpPr>
                          <wps:spPr bwMode="auto">
                            <a:xfrm>
                              <a:off x="3849"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2" name="Rectangle 126"/>
                          <wps:cNvSpPr>
                            <a:spLocks noChangeArrowheads="1"/>
                          </wps:cNvSpPr>
                          <wps:spPr bwMode="auto">
                            <a:xfrm>
                              <a:off x="3972"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3" name="Rectangle 127"/>
                          <wps:cNvSpPr>
                            <a:spLocks noChangeArrowheads="1"/>
                          </wps:cNvSpPr>
                          <wps:spPr bwMode="auto">
                            <a:xfrm>
                              <a:off x="4095" y="3190"/>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4" name="Rectangle 128"/>
                          <wps:cNvSpPr>
                            <a:spLocks noChangeArrowheads="1"/>
                          </wps:cNvSpPr>
                          <wps:spPr bwMode="auto">
                            <a:xfrm>
                              <a:off x="4215" y="3190"/>
                              <a:ext cx="129"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15" name="Rectangle 129"/>
                          <wps:cNvSpPr>
                            <a:spLocks noChangeArrowheads="1"/>
                          </wps:cNvSpPr>
                          <wps:spPr bwMode="auto">
                            <a:xfrm>
                              <a:off x="4338" y="3190"/>
                              <a:ext cx="129"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16" name="Rectangle 130"/>
                          <wps:cNvSpPr>
                            <a:spLocks noChangeArrowheads="1"/>
                          </wps:cNvSpPr>
                          <wps:spPr bwMode="auto">
                            <a:xfrm>
                              <a:off x="2008"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7" name="Rectangle 131"/>
                          <wps:cNvSpPr>
                            <a:spLocks noChangeArrowheads="1"/>
                          </wps:cNvSpPr>
                          <wps:spPr bwMode="auto">
                            <a:xfrm>
                              <a:off x="2131"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8" name="Rectangle 132"/>
                          <wps:cNvSpPr>
                            <a:spLocks noChangeArrowheads="1"/>
                          </wps:cNvSpPr>
                          <wps:spPr bwMode="auto">
                            <a:xfrm>
                              <a:off x="2254"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9" name="Rectangle 133"/>
                          <wps:cNvSpPr>
                            <a:spLocks noChangeArrowheads="1"/>
                          </wps:cNvSpPr>
                          <wps:spPr bwMode="auto">
                            <a:xfrm>
                              <a:off x="2377"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0" name="Rectangle 134"/>
                          <wps:cNvSpPr>
                            <a:spLocks noChangeArrowheads="1"/>
                          </wps:cNvSpPr>
                          <wps:spPr bwMode="auto">
                            <a:xfrm>
                              <a:off x="2500"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1" name="Rectangle 135"/>
                          <wps:cNvSpPr>
                            <a:spLocks noChangeArrowheads="1"/>
                          </wps:cNvSpPr>
                          <wps:spPr bwMode="auto">
                            <a:xfrm>
                              <a:off x="2623"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2" name="Rectangle 136"/>
                          <wps:cNvSpPr>
                            <a:spLocks noChangeArrowheads="1"/>
                          </wps:cNvSpPr>
                          <wps:spPr bwMode="auto">
                            <a:xfrm>
                              <a:off x="2746" y="3313"/>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3" name="Rectangle 137"/>
                          <wps:cNvSpPr>
                            <a:spLocks noChangeArrowheads="1"/>
                          </wps:cNvSpPr>
                          <wps:spPr bwMode="auto">
                            <a:xfrm>
                              <a:off x="2865"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4" name="Rectangle 138"/>
                          <wps:cNvSpPr>
                            <a:spLocks noChangeArrowheads="1"/>
                          </wps:cNvSpPr>
                          <wps:spPr bwMode="auto">
                            <a:xfrm>
                              <a:off x="2988"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5" name="Rectangle 139"/>
                          <wps:cNvSpPr>
                            <a:spLocks noChangeArrowheads="1"/>
                          </wps:cNvSpPr>
                          <wps:spPr bwMode="auto">
                            <a:xfrm>
                              <a:off x="3111"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6" name="Rectangle 140"/>
                          <wps:cNvSpPr>
                            <a:spLocks noChangeArrowheads="1"/>
                          </wps:cNvSpPr>
                          <wps:spPr bwMode="auto">
                            <a:xfrm>
                              <a:off x="3234"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7" name="Rectangle 141"/>
                          <wps:cNvSpPr>
                            <a:spLocks noChangeArrowheads="1"/>
                          </wps:cNvSpPr>
                          <wps:spPr bwMode="auto">
                            <a:xfrm>
                              <a:off x="3357"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8" name="Rectangle 142"/>
                          <wps:cNvSpPr>
                            <a:spLocks noChangeArrowheads="1"/>
                          </wps:cNvSpPr>
                          <wps:spPr bwMode="auto">
                            <a:xfrm>
                              <a:off x="3480"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9" name="Rectangle 143"/>
                          <wps:cNvSpPr>
                            <a:spLocks noChangeArrowheads="1"/>
                          </wps:cNvSpPr>
                          <wps:spPr bwMode="auto">
                            <a:xfrm>
                              <a:off x="3603"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0" name="Rectangle 144"/>
                          <wps:cNvSpPr>
                            <a:spLocks noChangeArrowheads="1"/>
                          </wps:cNvSpPr>
                          <wps:spPr bwMode="auto">
                            <a:xfrm>
                              <a:off x="3726"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1" name="Rectangle 145"/>
                          <wps:cNvSpPr>
                            <a:spLocks noChangeArrowheads="1"/>
                          </wps:cNvSpPr>
                          <wps:spPr bwMode="auto">
                            <a:xfrm>
                              <a:off x="3849"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2" name="Rectangle 146"/>
                          <wps:cNvSpPr>
                            <a:spLocks noChangeArrowheads="1"/>
                          </wps:cNvSpPr>
                          <wps:spPr bwMode="auto">
                            <a:xfrm>
                              <a:off x="3972"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3" name="Rectangle 147"/>
                          <wps:cNvSpPr>
                            <a:spLocks noChangeArrowheads="1"/>
                          </wps:cNvSpPr>
                          <wps:spPr bwMode="auto">
                            <a:xfrm>
                              <a:off x="4095" y="3313"/>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4" name="Rectangle 148"/>
                          <wps:cNvSpPr>
                            <a:spLocks noChangeArrowheads="1"/>
                          </wps:cNvSpPr>
                          <wps:spPr bwMode="auto">
                            <a:xfrm>
                              <a:off x="4215" y="3313"/>
                              <a:ext cx="129"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35" name="Rectangle 149"/>
                          <wps:cNvSpPr>
                            <a:spLocks noChangeArrowheads="1"/>
                          </wps:cNvSpPr>
                          <wps:spPr bwMode="auto">
                            <a:xfrm>
                              <a:off x="4338"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6" name="Rectangle 150"/>
                          <wps:cNvSpPr>
                            <a:spLocks noChangeArrowheads="1"/>
                          </wps:cNvSpPr>
                          <wps:spPr bwMode="auto">
                            <a:xfrm>
                              <a:off x="2008"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7" name="Rectangle 151"/>
                          <wps:cNvSpPr>
                            <a:spLocks noChangeArrowheads="1"/>
                          </wps:cNvSpPr>
                          <wps:spPr bwMode="auto">
                            <a:xfrm>
                              <a:off x="2131"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8" name="Rectangle 152"/>
                          <wps:cNvSpPr>
                            <a:spLocks noChangeArrowheads="1"/>
                          </wps:cNvSpPr>
                          <wps:spPr bwMode="auto">
                            <a:xfrm>
                              <a:off x="2254"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9" name="Rectangle 153"/>
                          <wps:cNvSpPr>
                            <a:spLocks noChangeArrowheads="1"/>
                          </wps:cNvSpPr>
                          <wps:spPr bwMode="auto">
                            <a:xfrm>
                              <a:off x="2377"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0" name="Rectangle 154"/>
                          <wps:cNvSpPr>
                            <a:spLocks noChangeArrowheads="1"/>
                          </wps:cNvSpPr>
                          <wps:spPr bwMode="auto">
                            <a:xfrm>
                              <a:off x="2500"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1" name="Rectangle 155"/>
                          <wps:cNvSpPr>
                            <a:spLocks noChangeArrowheads="1"/>
                          </wps:cNvSpPr>
                          <wps:spPr bwMode="auto">
                            <a:xfrm>
                              <a:off x="2623"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2" name="Rectangle 156"/>
                          <wps:cNvSpPr>
                            <a:spLocks noChangeArrowheads="1"/>
                          </wps:cNvSpPr>
                          <wps:spPr bwMode="auto">
                            <a:xfrm>
                              <a:off x="2746" y="3436"/>
                              <a:ext cx="126"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3" name="Rectangle 157"/>
                          <wps:cNvSpPr>
                            <a:spLocks noChangeArrowheads="1"/>
                          </wps:cNvSpPr>
                          <wps:spPr bwMode="auto">
                            <a:xfrm>
                              <a:off x="2865"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4" name="Rectangle 158"/>
                          <wps:cNvSpPr>
                            <a:spLocks noChangeArrowheads="1"/>
                          </wps:cNvSpPr>
                          <wps:spPr bwMode="auto">
                            <a:xfrm>
                              <a:off x="2988"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5" name="Rectangle 159"/>
                          <wps:cNvSpPr>
                            <a:spLocks noChangeArrowheads="1"/>
                          </wps:cNvSpPr>
                          <wps:spPr bwMode="auto">
                            <a:xfrm>
                              <a:off x="3111"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6" name="Rectangle 160"/>
                          <wps:cNvSpPr>
                            <a:spLocks noChangeArrowheads="1"/>
                          </wps:cNvSpPr>
                          <wps:spPr bwMode="auto">
                            <a:xfrm>
                              <a:off x="3234"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7" name="Rectangle 161"/>
                          <wps:cNvSpPr>
                            <a:spLocks noChangeArrowheads="1"/>
                          </wps:cNvSpPr>
                          <wps:spPr bwMode="auto">
                            <a:xfrm>
                              <a:off x="3357"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8" name="Rectangle 162"/>
                          <wps:cNvSpPr>
                            <a:spLocks noChangeArrowheads="1"/>
                          </wps:cNvSpPr>
                          <wps:spPr bwMode="auto">
                            <a:xfrm>
                              <a:off x="3480"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9" name="Rectangle 163"/>
                          <wps:cNvSpPr>
                            <a:spLocks noChangeArrowheads="1"/>
                          </wps:cNvSpPr>
                          <wps:spPr bwMode="auto">
                            <a:xfrm>
                              <a:off x="3603"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0" name="Rectangle 164"/>
                          <wps:cNvSpPr>
                            <a:spLocks noChangeArrowheads="1"/>
                          </wps:cNvSpPr>
                          <wps:spPr bwMode="auto">
                            <a:xfrm>
                              <a:off x="3726"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1" name="Rectangle 165"/>
                          <wps:cNvSpPr>
                            <a:spLocks noChangeArrowheads="1"/>
                          </wps:cNvSpPr>
                          <wps:spPr bwMode="auto">
                            <a:xfrm>
                              <a:off x="3849"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2" name="Rectangle 166"/>
                          <wps:cNvSpPr>
                            <a:spLocks noChangeArrowheads="1"/>
                          </wps:cNvSpPr>
                          <wps:spPr bwMode="auto">
                            <a:xfrm>
                              <a:off x="3972"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3" name="Rectangle 167"/>
                          <wps:cNvSpPr>
                            <a:spLocks noChangeArrowheads="1"/>
                          </wps:cNvSpPr>
                          <wps:spPr bwMode="auto">
                            <a:xfrm>
                              <a:off x="4095" y="3436"/>
                              <a:ext cx="126" cy="127"/>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54" name="Rectangle 168"/>
                          <wps:cNvSpPr>
                            <a:spLocks noChangeArrowheads="1"/>
                          </wps:cNvSpPr>
                          <wps:spPr bwMode="auto">
                            <a:xfrm>
                              <a:off x="4215" y="3436"/>
                              <a:ext cx="129" cy="127"/>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55" name="Rectangle 169"/>
                          <wps:cNvSpPr>
                            <a:spLocks noChangeArrowheads="1"/>
                          </wps:cNvSpPr>
                          <wps:spPr bwMode="auto">
                            <a:xfrm>
                              <a:off x="4338"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6" name="Rectangle 170"/>
                          <wps:cNvSpPr>
                            <a:spLocks noChangeArrowheads="1"/>
                          </wps:cNvSpPr>
                          <wps:spPr bwMode="auto">
                            <a:xfrm>
                              <a:off x="2008"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7" name="Rectangle 171"/>
                          <wps:cNvSpPr>
                            <a:spLocks noChangeArrowheads="1"/>
                          </wps:cNvSpPr>
                          <wps:spPr bwMode="auto">
                            <a:xfrm>
                              <a:off x="2131"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8" name="Rectangle 172"/>
                          <wps:cNvSpPr>
                            <a:spLocks noChangeArrowheads="1"/>
                          </wps:cNvSpPr>
                          <wps:spPr bwMode="auto">
                            <a:xfrm>
                              <a:off x="2254"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9" name="Rectangle 173"/>
                          <wps:cNvSpPr>
                            <a:spLocks noChangeArrowheads="1"/>
                          </wps:cNvSpPr>
                          <wps:spPr bwMode="auto">
                            <a:xfrm>
                              <a:off x="2377"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0" name="Rectangle 174"/>
                          <wps:cNvSpPr>
                            <a:spLocks noChangeArrowheads="1"/>
                          </wps:cNvSpPr>
                          <wps:spPr bwMode="auto">
                            <a:xfrm>
                              <a:off x="2500"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1" name="Rectangle 175"/>
                          <wps:cNvSpPr>
                            <a:spLocks noChangeArrowheads="1"/>
                          </wps:cNvSpPr>
                          <wps:spPr bwMode="auto">
                            <a:xfrm>
                              <a:off x="2623"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2" name="Rectangle 176"/>
                          <wps:cNvSpPr>
                            <a:spLocks noChangeArrowheads="1"/>
                          </wps:cNvSpPr>
                          <wps:spPr bwMode="auto">
                            <a:xfrm>
                              <a:off x="2746" y="3556"/>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3" name="Rectangle 177"/>
                          <wps:cNvSpPr>
                            <a:spLocks noChangeArrowheads="1"/>
                          </wps:cNvSpPr>
                          <wps:spPr bwMode="auto">
                            <a:xfrm>
                              <a:off x="2865"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4" name="Rectangle 178"/>
                          <wps:cNvSpPr>
                            <a:spLocks noChangeArrowheads="1"/>
                          </wps:cNvSpPr>
                          <wps:spPr bwMode="auto">
                            <a:xfrm>
                              <a:off x="2988"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5" name="Rectangle 179"/>
                          <wps:cNvSpPr>
                            <a:spLocks noChangeArrowheads="1"/>
                          </wps:cNvSpPr>
                          <wps:spPr bwMode="auto">
                            <a:xfrm>
                              <a:off x="3111"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6" name="Rectangle 180"/>
                          <wps:cNvSpPr>
                            <a:spLocks noChangeArrowheads="1"/>
                          </wps:cNvSpPr>
                          <wps:spPr bwMode="auto">
                            <a:xfrm>
                              <a:off x="3234"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7" name="Rectangle 181"/>
                          <wps:cNvSpPr>
                            <a:spLocks noChangeArrowheads="1"/>
                          </wps:cNvSpPr>
                          <wps:spPr bwMode="auto">
                            <a:xfrm>
                              <a:off x="3357"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8" name="Rectangle 182"/>
                          <wps:cNvSpPr>
                            <a:spLocks noChangeArrowheads="1"/>
                          </wps:cNvSpPr>
                          <wps:spPr bwMode="auto">
                            <a:xfrm>
                              <a:off x="3480"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9" name="Rectangle 183"/>
                          <wps:cNvSpPr>
                            <a:spLocks noChangeArrowheads="1"/>
                          </wps:cNvSpPr>
                          <wps:spPr bwMode="auto">
                            <a:xfrm>
                              <a:off x="3603"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0" name="Rectangle 184"/>
                          <wps:cNvSpPr>
                            <a:spLocks noChangeArrowheads="1"/>
                          </wps:cNvSpPr>
                          <wps:spPr bwMode="auto">
                            <a:xfrm>
                              <a:off x="3726"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1" name="Rectangle 185"/>
                          <wps:cNvSpPr>
                            <a:spLocks noChangeArrowheads="1"/>
                          </wps:cNvSpPr>
                          <wps:spPr bwMode="auto">
                            <a:xfrm>
                              <a:off x="3849"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2" name="Rectangle 186"/>
                          <wps:cNvSpPr>
                            <a:spLocks noChangeArrowheads="1"/>
                          </wps:cNvSpPr>
                          <wps:spPr bwMode="auto">
                            <a:xfrm>
                              <a:off x="3975" y="3556"/>
                              <a:ext cx="130"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73" name="Rectangle 187"/>
                          <wps:cNvSpPr>
                            <a:spLocks noChangeArrowheads="1"/>
                          </wps:cNvSpPr>
                          <wps:spPr bwMode="auto">
                            <a:xfrm>
                              <a:off x="4095" y="3556"/>
                              <a:ext cx="126"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74" name="Rectangle 188"/>
                          <wps:cNvSpPr>
                            <a:spLocks noChangeArrowheads="1"/>
                          </wps:cNvSpPr>
                          <wps:spPr bwMode="auto">
                            <a:xfrm>
                              <a:off x="4215"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5" name="Rectangle 189"/>
                          <wps:cNvSpPr>
                            <a:spLocks noChangeArrowheads="1"/>
                          </wps:cNvSpPr>
                          <wps:spPr bwMode="auto">
                            <a:xfrm>
                              <a:off x="4338"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6" name="Rectangle 190"/>
                          <wps:cNvSpPr>
                            <a:spLocks noChangeArrowheads="1"/>
                          </wps:cNvSpPr>
                          <wps:spPr bwMode="auto">
                            <a:xfrm>
                              <a:off x="2008"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7" name="Rectangle 191"/>
                          <wps:cNvSpPr>
                            <a:spLocks noChangeArrowheads="1"/>
                          </wps:cNvSpPr>
                          <wps:spPr bwMode="auto">
                            <a:xfrm>
                              <a:off x="2131"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8" name="Rectangle 192"/>
                          <wps:cNvSpPr>
                            <a:spLocks noChangeArrowheads="1"/>
                          </wps:cNvSpPr>
                          <wps:spPr bwMode="auto">
                            <a:xfrm>
                              <a:off x="2254"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9" name="Rectangle 193"/>
                          <wps:cNvSpPr>
                            <a:spLocks noChangeArrowheads="1"/>
                          </wps:cNvSpPr>
                          <wps:spPr bwMode="auto">
                            <a:xfrm>
                              <a:off x="2377"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0" name="Rectangle 194"/>
                          <wps:cNvSpPr>
                            <a:spLocks noChangeArrowheads="1"/>
                          </wps:cNvSpPr>
                          <wps:spPr bwMode="auto">
                            <a:xfrm>
                              <a:off x="2500"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1" name="Rectangle 195"/>
                          <wps:cNvSpPr>
                            <a:spLocks noChangeArrowheads="1"/>
                          </wps:cNvSpPr>
                          <wps:spPr bwMode="auto">
                            <a:xfrm>
                              <a:off x="2623"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2" name="Rectangle 196"/>
                          <wps:cNvSpPr>
                            <a:spLocks noChangeArrowheads="1"/>
                          </wps:cNvSpPr>
                          <wps:spPr bwMode="auto">
                            <a:xfrm>
                              <a:off x="2746" y="3679"/>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3" name="Rectangle 197"/>
                          <wps:cNvSpPr>
                            <a:spLocks noChangeArrowheads="1"/>
                          </wps:cNvSpPr>
                          <wps:spPr bwMode="auto">
                            <a:xfrm>
                              <a:off x="2865"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4" name="Rectangle 198"/>
                          <wps:cNvSpPr>
                            <a:spLocks noChangeArrowheads="1"/>
                          </wps:cNvSpPr>
                          <wps:spPr bwMode="auto">
                            <a:xfrm>
                              <a:off x="2988"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5" name="Rectangle 199"/>
                          <wps:cNvSpPr>
                            <a:spLocks noChangeArrowheads="1"/>
                          </wps:cNvSpPr>
                          <wps:spPr bwMode="auto">
                            <a:xfrm>
                              <a:off x="3111"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6" name="Rectangle 200"/>
                          <wps:cNvSpPr>
                            <a:spLocks noChangeArrowheads="1"/>
                          </wps:cNvSpPr>
                          <wps:spPr bwMode="auto">
                            <a:xfrm>
                              <a:off x="3234"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7" name="Rectangle 201"/>
                          <wps:cNvSpPr>
                            <a:spLocks noChangeArrowheads="1"/>
                          </wps:cNvSpPr>
                          <wps:spPr bwMode="auto">
                            <a:xfrm>
                              <a:off x="3357"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8" name="Rectangle 202"/>
                          <wps:cNvSpPr>
                            <a:spLocks noChangeArrowheads="1"/>
                          </wps:cNvSpPr>
                          <wps:spPr bwMode="auto">
                            <a:xfrm>
                              <a:off x="3480"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9" name="Rectangle 203"/>
                          <wps:cNvSpPr>
                            <a:spLocks noChangeArrowheads="1"/>
                          </wps:cNvSpPr>
                          <wps:spPr bwMode="auto">
                            <a:xfrm>
                              <a:off x="3603" y="3679"/>
                              <a:ext cx="130"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90" name="Rectangle 204"/>
                          <wps:cNvSpPr>
                            <a:spLocks noChangeArrowheads="1"/>
                          </wps:cNvSpPr>
                          <wps:spPr bwMode="auto">
                            <a:xfrm>
                              <a:off x="3726" y="3679"/>
                              <a:ext cx="130"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91" name="Rectangle 205"/>
                          <wps:cNvSpPr>
                            <a:spLocks noChangeArrowheads="1"/>
                          </wps:cNvSpPr>
                          <wps:spPr bwMode="auto">
                            <a:xfrm>
                              <a:off x="3849" y="3679"/>
                              <a:ext cx="130"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92" name="Rectangle 206"/>
                          <wps:cNvSpPr>
                            <a:spLocks noChangeArrowheads="1"/>
                          </wps:cNvSpPr>
                          <wps:spPr bwMode="auto">
                            <a:xfrm>
                              <a:off x="3975" y="3679"/>
                              <a:ext cx="130"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93" name="Rectangle 207"/>
                          <wps:cNvSpPr>
                            <a:spLocks noChangeArrowheads="1"/>
                          </wps:cNvSpPr>
                          <wps:spPr bwMode="auto">
                            <a:xfrm>
                              <a:off x="4095" y="3679"/>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94" name="Rectangle 208"/>
                          <wps:cNvSpPr>
                            <a:spLocks noChangeArrowheads="1"/>
                          </wps:cNvSpPr>
                          <wps:spPr bwMode="auto">
                            <a:xfrm>
                              <a:off x="4215"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95" name="Rectangle 209"/>
                          <wps:cNvSpPr>
                            <a:spLocks noChangeArrowheads="1"/>
                          </wps:cNvSpPr>
                          <wps:spPr bwMode="auto">
                            <a:xfrm>
                              <a:off x="4338"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96" name="Rectangle 210"/>
                          <wps:cNvSpPr>
                            <a:spLocks noChangeArrowheads="1"/>
                          </wps:cNvSpPr>
                          <wps:spPr bwMode="auto">
                            <a:xfrm>
                              <a:off x="2008"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97" name="Rectangle 211"/>
                          <wps:cNvSpPr>
                            <a:spLocks noChangeArrowheads="1"/>
                          </wps:cNvSpPr>
                          <wps:spPr bwMode="auto">
                            <a:xfrm>
                              <a:off x="2131"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98" name="Rectangle 212"/>
                          <wps:cNvSpPr>
                            <a:spLocks noChangeArrowheads="1"/>
                          </wps:cNvSpPr>
                          <wps:spPr bwMode="auto">
                            <a:xfrm>
                              <a:off x="2254"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99" name="Rectangle 213"/>
                          <wps:cNvSpPr>
                            <a:spLocks noChangeArrowheads="1"/>
                          </wps:cNvSpPr>
                          <wps:spPr bwMode="auto">
                            <a:xfrm>
                              <a:off x="2377"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00" name="Rectangle 214"/>
                          <wps:cNvSpPr>
                            <a:spLocks noChangeArrowheads="1"/>
                          </wps:cNvSpPr>
                          <wps:spPr bwMode="auto">
                            <a:xfrm>
                              <a:off x="2500"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01" name="Rectangle 215"/>
                          <wps:cNvSpPr>
                            <a:spLocks noChangeArrowheads="1"/>
                          </wps:cNvSpPr>
                          <wps:spPr bwMode="auto">
                            <a:xfrm>
                              <a:off x="2623" y="3802"/>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2" name="Rectangle 216"/>
                          <wps:cNvSpPr>
                            <a:spLocks noChangeArrowheads="1"/>
                          </wps:cNvSpPr>
                          <wps:spPr bwMode="auto">
                            <a:xfrm>
                              <a:off x="2749" y="3802"/>
                              <a:ext cx="126"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3" name="Rectangle 217"/>
                          <wps:cNvSpPr>
                            <a:spLocks noChangeArrowheads="1"/>
                          </wps:cNvSpPr>
                          <wps:spPr bwMode="auto">
                            <a:xfrm>
                              <a:off x="2865" y="3802"/>
                              <a:ext cx="130"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4" name="Rectangle 218"/>
                          <wps:cNvSpPr>
                            <a:spLocks noChangeArrowheads="1"/>
                          </wps:cNvSpPr>
                          <wps:spPr bwMode="auto">
                            <a:xfrm>
                              <a:off x="2988" y="3802"/>
                              <a:ext cx="130"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5" name="Rectangle 219"/>
                          <wps:cNvSpPr>
                            <a:spLocks noChangeArrowheads="1"/>
                          </wps:cNvSpPr>
                          <wps:spPr bwMode="auto">
                            <a:xfrm>
                              <a:off x="3111" y="3802"/>
                              <a:ext cx="130"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6" name="Rectangle 220"/>
                          <wps:cNvSpPr>
                            <a:spLocks noChangeArrowheads="1"/>
                          </wps:cNvSpPr>
                          <wps:spPr bwMode="auto">
                            <a:xfrm>
                              <a:off x="3234" y="3802"/>
                              <a:ext cx="130"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7" name="Rectangle 221"/>
                          <wps:cNvSpPr>
                            <a:spLocks noChangeArrowheads="1"/>
                          </wps:cNvSpPr>
                          <wps:spPr bwMode="auto">
                            <a:xfrm>
                              <a:off x="3360" y="3802"/>
                              <a:ext cx="130"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8" name="Rectangle 222"/>
                          <wps:cNvSpPr>
                            <a:spLocks noChangeArrowheads="1"/>
                          </wps:cNvSpPr>
                          <wps:spPr bwMode="auto">
                            <a:xfrm>
                              <a:off x="3480" y="3802"/>
                              <a:ext cx="130"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9" name="Rectangle 223"/>
                          <wps:cNvSpPr>
                            <a:spLocks noChangeArrowheads="1"/>
                          </wps:cNvSpPr>
                          <wps:spPr bwMode="auto">
                            <a:xfrm>
                              <a:off x="3603" y="3802"/>
                              <a:ext cx="130" cy="129"/>
                            </a:xfrm>
                            <a:prstGeom prst="rect">
                              <a:avLst/>
                            </a:prstGeom>
                            <a:noFill/>
                            <a:ln w="889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 name="Rectangle 224"/>
                          <wps:cNvSpPr>
                            <a:spLocks noChangeArrowheads="1"/>
                          </wps:cNvSpPr>
                          <wps:spPr bwMode="auto">
                            <a:xfrm>
                              <a:off x="3726" y="3802"/>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1" name="Rectangle 225"/>
                          <wps:cNvSpPr>
                            <a:spLocks noChangeArrowheads="1"/>
                          </wps:cNvSpPr>
                          <wps:spPr bwMode="auto">
                            <a:xfrm>
                              <a:off x="3849" y="3802"/>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2" name="Rectangle 226"/>
                          <wps:cNvSpPr>
                            <a:spLocks noChangeArrowheads="1"/>
                          </wps:cNvSpPr>
                          <wps:spPr bwMode="auto">
                            <a:xfrm>
                              <a:off x="3972" y="3802"/>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3" name="Rectangle 227"/>
                          <wps:cNvSpPr>
                            <a:spLocks noChangeArrowheads="1"/>
                          </wps:cNvSpPr>
                          <wps:spPr bwMode="auto">
                            <a:xfrm>
                              <a:off x="4095" y="3802"/>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4" name="Rectangle 228"/>
                          <wps:cNvSpPr>
                            <a:spLocks noChangeArrowheads="1"/>
                          </wps:cNvSpPr>
                          <wps:spPr bwMode="auto">
                            <a:xfrm>
                              <a:off x="4215"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5" name="Rectangle 229"/>
                          <wps:cNvSpPr>
                            <a:spLocks noChangeArrowheads="1"/>
                          </wps:cNvSpPr>
                          <wps:spPr bwMode="auto">
                            <a:xfrm>
                              <a:off x="4338"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6" name="Rectangle 230"/>
                          <wps:cNvSpPr>
                            <a:spLocks noChangeArrowheads="1"/>
                          </wps:cNvSpPr>
                          <wps:spPr bwMode="auto">
                            <a:xfrm>
                              <a:off x="2008" y="3925"/>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7" name="Rectangle 231"/>
                          <wps:cNvSpPr>
                            <a:spLocks noChangeArrowheads="1"/>
                          </wps:cNvSpPr>
                          <wps:spPr bwMode="auto">
                            <a:xfrm>
                              <a:off x="2131" y="3925"/>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8" name="Rectangle 232"/>
                          <wps:cNvSpPr>
                            <a:spLocks noChangeArrowheads="1"/>
                          </wps:cNvSpPr>
                          <wps:spPr bwMode="auto">
                            <a:xfrm>
                              <a:off x="2254" y="3925"/>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9" name="Rectangle 233"/>
                          <wps:cNvSpPr>
                            <a:spLocks noChangeArrowheads="1"/>
                          </wps:cNvSpPr>
                          <wps:spPr bwMode="auto">
                            <a:xfrm>
                              <a:off x="2377" y="3925"/>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20" name="Rectangle 234"/>
                          <wps:cNvSpPr>
                            <a:spLocks noChangeArrowheads="1"/>
                          </wps:cNvSpPr>
                          <wps:spPr bwMode="auto">
                            <a:xfrm>
                              <a:off x="2500" y="3925"/>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21" name="Rectangle 235"/>
                          <wps:cNvSpPr>
                            <a:spLocks noChangeArrowheads="1"/>
                          </wps:cNvSpPr>
                          <wps:spPr bwMode="auto">
                            <a:xfrm>
                              <a:off x="2623" y="3925"/>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22" name="Rectangle 236"/>
                          <wps:cNvSpPr>
                            <a:spLocks noChangeArrowheads="1"/>
                          </wps:cNvSpPr>
                          <wps:spPr bwMode="auto">
                            <a:xfrm>
                              <a:off x="2746" y="3925"/>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3" name="Rectangle 237"/>
                          <wps:cNvSpPr>
                            <a:spLocks noChangeArrowheads="1"/>
                          </wps:cNvSpPr>
                          <wps:spPr bwMode="auto">
                            <a:xfrm>
                              <a:off x="2865"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4" name="Rectangle 238"/>
                          <wps:cNvSpPr>
                            <a:spLocks noChangeArrowheads="1"/>
                          </wps:cNvSpPr>
                          <wps:spPr bwMode="auto">
                            <a:xfrm>
                              <a:off x="2988"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5" name="Rectangle 239"/>
                          <wps:cNvSpPr>
                            <a:spLocks noChangeArrowheads="1"/>
                          </wps:cNvSpPr>
                          <wps:spPr bwMode="auto">
                            <a:xfrm>
                              <a:off x="3111"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6" name="Rectangle 240"/>
                          <wps:cNvSpPr>
                            <a:spLocks noChangeArrowheads="1"/>
                          </wps:cNvSpPr>
                          <wps:spPr bwMode="auto">
                            <a:xfrm>
                              <a:off x="3234"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7" name="Rectangle 241"/>
                          <wps:cNvSpPr>
                            <a:spLocks noChangeArrowheads="1"/>
                          </wps:cNvSpPr>
                          <wps:spPr bwMode="auto">
                            <a:xfrm>
                              <a:off x="3357"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8" name="Rectangle 242"/>
                          <wps:cNvSpPr>
                            <a:spLocks noChangeArrowheads="1"/>
                          </wps:cNvSpPr>
                          <wps:spPr bwMode="auto">
                            <a:xfrm>
                              <a:off x="3480"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9" name="Rectangle 243"/>
                          <wps:cNvSpPr>
                            <a:spLocks noChangeArrowheads="1"/>
                          </wps:cNvSpPr>
                          <wps:spPr bwMode="auto">
                            <a:xfrm>
                              <a:off x="3603"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0" name="Rectangle 244"/>
                          <wps:cNvSpPr>
                            <a:spLocks noChangeArrowheads="1"/>
                          </wps:cNvSpPr>
                          <wps:spPr bwMode="auto">
                            <a:xfrm>
                              <a:off x="3726"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1" name="Rectangle 245"/>
                          <wps:cNvSpPr>
                            <a:spLocks noChangeArrowheads="1"/>
                          </wps:cNvSpPr>
                          <wps:spPr bwMode="auto">
                            <a:xfrm>
                              <a:off x="3849"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2" name="Rectangle 246"/>
                          <wps:cNvSpPr>
                            <a:spLocks noChangeArrowheads="1"/>
                          </wps:cNvSpPr>
                          <wps:spPr bwMode="auto">
                            <a:xfrm>
                              <a:off x="3972"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3" name="Rectangle 247"/>
                          <wps:cNvSpPr>
                            <a:spLocks noChangeArrowheads="1"/>
                          </wps:cNvSpPr>
                          <wps:spPr bwMode="auto">
                            <a:xfrm>
                              <a:off x="4095" y="3925"/>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4" name="Rectangle 248"/>
                          <wps:cNvSpPr>
                            <a:spLocks noChangeArrowheads="1"/>
                          </wps:cNvSpPr>
                          <wps:spPr bwMode="auto">
                            <a:xfrm>
                              <a:off x="4215" y="3925"/>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5" name="Rectangle 249"/>
                          <wps:cNvSpPr>
                            <a:spLocks noChangeArrowheads="1"/>
                          </wps:cNvSpPr>
                          <wps:spPr bwMode="auto">
                            <a:xfrm>
                              <a:off x="4338" y="3925"/>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6" name="Rectangle 250"/>
                          <wps:cNvSpPr>
                            <a:spLocks noChangeArrowheads="1"/>
                          </wps:cNvSpPr>
                          <wps:spPr bwMode="auto">
                            <a:xfrm>
                              <a:off x="2008" y="4048"/>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7" name="Rectangle 251"/>
                          <wps:cNvSpPr>
                            <a:spLocks noChangeArrowheads="1"/>
                          </wps:cNvSpPr>
                          <wps:spPr bwMode="auto">
                            <a:xfrm>
                              <a:off x="2131" y="4048"/>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38" name="Rectangle 252"/>
                          <wps:cNvSpPr>
                            <a:spLocks noChangeArrowheads="1"/>
                          </wps:cNvSpPr>
                          <wps:spPr bwMode="auto">
                            <a:xfrm>
                              <a:off x="2254" y="4048"/>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39" name="Rectangle 253"/>
                          <wps:cNvSpPr>
                            <a:spLocks noChangeArrowheads="1"/>
                          </wps:cNvSpPr>
                          <wps:spPr bwMode="auto">
                            <a:xfrm>
                              <a:off x="2377" y="4048"/>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40" name="Rectangle 254"/>
                          <wps:cNvSpPr>
                            <a:spLocks noChangeArrowheads="1"/>
                          </wps:cNvSpPr>
                          <wps:spPr bwMode="auto">
                            <a:xfrm>
                              <a:off x="2500" y="4048"/>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1" name="Rectangle 255"/>
                          <wps:cNvSpPr>
                            <a:spLocks noChangeArrowheads="1"/>
                          </wps:cNvSpPr>
                          <wps:spPr bwMode="auto">
                            <a:xfrm>
                              <a:off x="2623" y="4048"/>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2" name="Rectangle 256"/>
                          <wps:cNvSpPr>
                            <a:spLocks noChangeArrowheads="1"/>
                          </wps:cNvSpPr>
                          <wps:spPr bwMode="auto">
                            <a:xfrm>
                              <a:off x="2746" y="4048"/>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3" name="Rectangle 257"/>
                          <wps:cNvSpPr>
                            <a:spLocks noChangeArrowheads="1"/>
                          </wps:cNvSpPr>
                          <wps:spPr bwMode="auto">
                            <a:xfrm>
                              <a:off x="2865"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4" name="Rectangle 258"/>
                          <wps:cNvSpPr>
                            <a:spLocks noChangeArrowheads="1"/>
                          </wps:cNvSpPr>
                          <wps:spPr bwMode="auto">
                            <a:xfrm>
                              <a:off x="2988"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5" name="Rectangle 259"/>
                          <wps:cNvSpPr>
                            <a:spLocks noChangeArrowheads="1"/>
                          </wps:cNvSpPr>
                          <wps:spPr bwMode="auto">
                            <a:xfrm>
                              <a:off x="3111"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6" name="Rectangle 260"/>
                          <wps:cNvSpPr>
                            <a:spLocks noChangeArrowheads="1"/>
                          </wps:cNvSpPr>
                          <wps:spPr bwMode="auto">
                            <a:xfrm>
                              <a:off x="3234"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7" name="Rectangle 261"/>
                          <wps:cNvSpPr>
                            <a:spLocks noChangeArrowheads="1"/>
                          </wps:cNvSpPr>
                          <wps:spPr bwMode="auto">
                            <a:xfrm>
                              <a:off x="3357"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8" name="Rectangle 262"/>
                          <wps:cNvSpPr>
                            <a:spLocks noChangeArrowheads="1"/>
                          </wps:cNvSpPr>
                          <wps:spPr bwMode="auto">
                            <a:xfrm>
                              <a:off x="3480"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9" name="Rectangle 263"/>
                          <wps:cNvSpPr>
                            <a:spLocks noChangeArrowheads="1"/>
                          </wps:cNvSpPr>
                          <wps:spPr bwMode="auto">
                            <a:xfrm>
                              <a:off x="3603"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0" name="Rectangle 264"/>
                          <wps:cNvSpPr>
                            <a:spLocks noChangeArrowheads="1"/>
                          </wps:cNvSpPr>
                          <wps:spPr bwMode="auto">
                            <a:xfrm>
                              <a:off x="3726"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1" name="Rectangle 265"/>
                          <wps:cNvSpPr>
                            <a:spLocks noChangeArrowheads="1"/>
                          </wps:cNvSpPr>
                          <wps:spPr bwMode="auto">
                            <a:xfrm>
                              <a:off x="3849"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2" name="Rectangle 266"/>
                          <wps:cNvSpPr>
                            <a:spLocks noChangeArrowheads="1"/>
                          </wps:cNvSpPr>
                          <wps:spPr bwMode="auto">
                            <a:xfrm>
                              <a:off x="3972"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3" name="Rectangle 267"/>
                          <wps:cNvSpPr>
                            <a:spLocks noChangeArrowheads="1"/>
                          </wps:cNvSpPr>
                          <wps:spPr bwMode="auto">
                            <a:xfrm>
                              <a:off x="4095" y="4048"/>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4" name="Rectangle 268"/>
                          <wps:cNvSpPr>
                            <a:spLocks noChangeArrowheads="1"/>
                          </wps:cNvSpPr>
                          <wps:spPr bwMode="auto">
                            <a:xfrm>
                              <a:off x="4215" y="4048"/>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5" name="Rectangle 269"/>
                          <wps:cNvSpPr>
                            <a:spLocks noChangeArrowheads="1"/>
                          </wps:cNvSpPr>
                          <wps:spPr bwMode="auto">
                            <a:xfrm>
                              <a:off x="4338" y="4048"/>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6" name="Rectangle 270"/>
                          <wps:cNvSpPr>
                            <a:spLocks noChangeArrowheads="1"/>
                          </wps:cNvSpPr>
                          <wps:spPr bwMode="auto">
                            <a:xfrm>
                              <a:off x="2008" y="4171"/>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57" name="Rectangle 271"/>
                          <wps:cNvSpPr>
                            <a:spLocks noChangeArrowheads="1"/>
                          </wps:cNvSpPr>
                          <wps:spPr bwMode="auto">
                            <a:xfrm>
                              <a:off x="2131" y="4171"/>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58" name="Rectangle 272"/>
                          <wps:cNvSpPr>
                            <a:spLocks noChangeArrowheads="1"/>
                          </wps:cNvSpPr>
                          <wps:spPr bwMode="auto">
                            <a:xfrm>
                              <a:off x="2254" y="4171"/>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9" name="Rectangle 273"/>
                          <wps:cNvSpPr>
                            <a:spLocks noChangeArrowheads="1"/>
                          </wps:cNvSpPr>
                          <wps:spPr bwMode="auto">
                            <a:xfrm>
                              <a:off x="2377" y="4171"/>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0" name="Rectangle 274"/>
                          <wps:cNvSpPr>
                            <a:spLocks noChangeArrowheads="1"/>
                          </wps:cNvSpPr>
                          <wps:spPr bwMode="auto">
                            <a:xfrm>
                              <a:off x="2500" y="4171"/>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1" name="Rectangle 275"/>
                          <wps:cNvSpPr>
                            <a:spLocks noChangeArrowheads="1"/>
                          </wps:cNvSpPr>
                          <wps:spPr bwMode="auto">
                            <a:xfrm>
                              <a:off x="2623" y="4171"/>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2" name="Rectangle 276"/>
                          <wps:cNvSpPr>
                            <a:spLocks noChangeArrowheads="1"/>
                          </wps:cNvSpPr>
                          <wps:spPr bwMode="auto">
                            <a:xfrm>
                              <a:off x="2746" y="4171"/>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3" name="Rectangle 277"/>
                          <wps:cNvSpPr>
                            <a:spLocks noChangeArrowheads="1"/>
                          </wps:cNvSpPr>
                          <wps:spPr bwMode="auto">
                            <a:xfrm>
                              <a:off x="2865"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4" name="Rectangle 278"/>
                          <wps:cNvSpPr>
                            <a:spLocks noChangeArrowheads="1"/>
                          </wps:cNvSpPr>
                          <wps:spPr bwMode="auto">
                            <a:xfrm>
                              <a:off x="2988"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5" name="Rectangle 279"/>
                          <wps:cNvSpPr>
                            <a:spLocks noChangeArrowheads="1"/>
                          </wps:cNvSpPr>
                          <wps:spPr bwMode="auto">
                            <a:xfrm>
                              <a:off x="3111"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6" name="Rectangle 280"/>
                          <wps:cNvSpPr>
                            <a:spLocks noChangeArrowheads="1"/>
                          </wps:cNvSpPr>
                          <wps:spPr bwMode="auto">
                            <a:xfrm>
                              <a:off x="3234"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7" name="Rectangle 281"/>
                          <wps:cNvSpPr>
                            <a:spLocks noChangeArrowheads="1"/>
                          </wps:cNvSpPr>
                          <wps:spPr bwMode="auto">
                            <a:xfrm>
                              <a:off x="3357"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8" name="Rectangle 282"/>
                          <wps:cNvSpPr>
                            <a:spLocks noChangeArrowheads="1"/>
                          </wps:cNvSpPr>
                          <wps:spPr bwMode="auto">
                            <a:xfrm>
                              <a:off x="3480"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9" name="Rectangle 283"/>
                          <wps:cNvSpPr>
                            <a:spLocks noChangeArrowheads="1"/>
                          </wps:cNvSpPr>
                          <wps:spPr bwMode="auto">
                            <a:xfrm>
                              <a:off x="3603"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g:grpSp>
                      <wps:wsp>
                        <wps:cNvPr id="1570" name="Rectangle 284"/>
                        <wps:cNvSpPr>
                          <a:spLocks noChangeArrowheads="1"/>
                        </wps:cNvSpPr>
                        <wps:spPr bwMode="auto">
                          <a:xfrm>
                            <a:off x="6413" y="13507"/>
                            <a:ext cx="2094"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 name="Rectangle 285"/>
                        <wps:cNvSpPr>
                          <a:spLocks noChangeArrowheads="1"/>
                        </wps:cNvSpPr>
                        <wps:spPr bwMode="auto">
                          <a:xfrm>
                            <a:off x="6634" y="13490"/>
                            <a:ext cx="181"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Rectangle 286"/>
                        <wps:cNvSpPr>
                          <a:spLocks noChangeArrowheads="1"/>
                        </wps:cNvSpPr>
                        <wps:spPr bwMode="auto">
                          <a:xfrm>
                            <a:off x="6634" y="13486"/>
                            <a:ext cx="102"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64280" w14:textId="77777777" w:rsidR="004D6677" w:rsidRDefault="004D6677" w:rsidP="001E5EDC">
                              <w:r>
                                <w:rPr>
                                  <w:rFonts w:ascii="Symbol" w:hAnsi="Symbol"/>
                                  <w:snapToGrid w:val="0"/>
                                  <w:color w:val="000000"/>
                                </w:rPr>
                                <w:t></w:t>
                              </w:r>
                            </w:p>
                          </w:txbxContent>
                        </wps:txbx>
                        <wps:bodyPr rot="0" vert="horz" wrap="none" lIns="0" tIns="0" rIns="0" bIns="0" anchor="t" anchorCtr="0">
                          <a:spAutoFit/>
                        </wps:bodyPr>
                      </wps:wsp>
                      <wps:wsp>
                        <wps:cNvPr id="1573" name="Rectangle 287"/>
                        <wps:cNvSpPr>
                          <a:spLocks noChangeArrowheads="1"/>
                        </wps:cNvSpPr>
                        <wps:spPr bwMode="auto">
                          <a:xfrm>
                            <a:off x="6713" y="13504"/>
                            <a:ext cx="126"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288"/>
                        <wps:cNvSpPr>
                          <a:spLocks noChangeArrowheads="1"/>
                        </wps:cNvSpPr>
                        <wps:spPr bwMode="auto">
                          <a:xfrm>
                            <a:off x="6942" y="13445"/>
                            <a:ext cx="1783"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 name="Rectangle 289"/>
                        <wps:cNvSpPr>
                          <a:spLocks noChangeArrowheads="1"/>
                        </wps:cNvSpPr>
                        <wps:spPr bwMode="auto">
                          <a:xfrm>
                            <a:off x="6921" y="13504"/>
                            <a:ext cx="249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F3409" w14:textId="77777777" w:rsidR="004D6677" w:rsidRPr="00494E9C" w:rsidRDefault="004D6677" w:rsidP="001E5EDC">
                              <w:pPr>
                                <w:rPr>
                                  <w:b/>
                                </w:rPr>
                              </w:pPr>
                              <w:r w:rsidRPr="00494E9C">
                                <w:rPr>
                                  <w:b/>
                                  <w:i/>
                                  <w:snapToGrid w:val="0"/>
                                </w:rPr>
                                <w:t>Cấu trúc Raster</w:t>
                              </w:r>
                            </w:p>
                          </w:txbxContent>
                        </wps:txbx>
                        <wps:bodyPr rot="0" vert="horz" wrap="square" lIns="0" tIns="0" rIns="0" bIns="0" anchor="t" anchorCtr="0">
                          <a:spAutoFit/>
                        </wps:bodyPr>
                      </wps:wsp>
                      <wps:wsp>
                        <wps:cNvPr id="1576" name="Rectangle 290"/>
                        <wps:cNvSpPr>
                          <a:spLocks noChangeArrowheads="1"/>
                        </wps:cNvSpPr>
                        <wps:spPr bwMode="auto">
                          <a:xfrm>
                            <a:off x="6330" y="15430"/>
                            <a:ext cx="499"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Rectangle 291"/>
                        <wps:cNvSpPr>
                          <a:spLocks noChangeArrowheads="1"/>
                        </wps:cNvSpPr>
                        <wps:spPr bwMode="auto">
                          <a:xfrm>
                            <a:off x="6426" y="15427"/>
                            <a:ext cx="382"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Rectangle 292"/>
                        <wps:cNvSpPr>
                          <a:spLocks noChangeArrowheads="1"/>
                        </wps:cNvSpPr>
                        <wps:spPr bwMode="auto">
                          <a:xfrm>
                            <a:off x="6366" y="15442"/>
                            <a:ext cx="25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E72B1" w14:textId="77777777" w:rsidR="004D6677" w:rsidRDefault="004D6677" w:rsidP="001E5EDC">
                              <w:r>
                                <w:rPr>
                                  <w:snapToGrid w:val="0"/>
                                </w:rPr>
                                <w:t>x,y</w:t>
                              </w:r>
                            </w:p>
                          </w:txbxContent>
                        </wps:txbx>
                        <wps:bodyPr rot="0" vert="horz" wrap="none" lIns="0" tIns="0" rIns="0" bIns="0" anchor="t" anchorCtr="0">
                          <a:spAutoFit/>
                        </wps:bodyPr>
                      </wps:wsp>
                      <wps:wsp>
                        <wps:cNvPr id="1579" name="Freeform 293"/>
                        <wps:cNvSpPr>
                          <a:spLocks/>
                        </wps:cNvSpPr>
                        <wps:spPr bwMode="auto">
                          <a:xfrm>
                            <a:off x="8913" y="14894"/>
                            <a:ext cx="1342" cy="536"/>
                          </a:xfrm>
                          <a:custGeom>
                            <a:avLst/>
                            <a:gdLst>
                              <a:gd name="T0" fmla="*/ 0 w 1342"/>
                              <a:gd name="T1" fmla="*/ 10 h 536"/>
                              <a:gd name="T2" fmla="*/ 71 w 1342"/>
                              <a:gd name="T3" fmla="*/ 0 h 536"/>
                              <a:gd name="T4" fmla="*/ 150 w 1342"/>
                              <a:gd name="T5" fmla="*/ 3 h 536"/>
                              <a:gd name="T6" fmla="*/ 198 w 1342"/>
                              <a:gd name="T7" fmla="*/ 7 h 536"/>
                              <a:gd name="T8" fmla="*/ 246 w 1342"/>
                              <a:gd name="T9" fmla="*/ 17 h 536"/>
                              <a:gd name="T10" fmla="*/ 300 w 1342"/>
                              <a:gd name="T11" fmla="*/ 31 h 536"/>
                              <a:gd name="T12" fmla="*/ 358 w 1342"/>
                              <a:gd name="T13" fmla="*/ 48 h 536"/>
                              <a:gd name="T14" fmla="*/ 457 w 1342"/>
                              <a:gd name="T15" fmla="*/ 85 h 536"/>
                              <a:gd name="T16" fmla="*/ 563 w 1342"/>
                              <a:gd name="T17" fmla="*/ 130 h 536"/>
                              <a:gd name="T18" fmla="*/ 679 w 1342"/>
                              <a:gd name="T19" fmla="*/ 184 h 536"/>
                              <a:gd name="T20" fmla="*/ 806 w 1342"/>
                              <a:gd name="T21" fmla="*/ 249 h 536"/>
                              <a:gd name="T22" fmla="*/ 932 w 1342"/>
                              <a:gd name="T23" fmla="*/ 314 h 536"/>
                              <a:gd name="T24" fmla="*/ 1069 w 1342"/>
                              <a:gd name="T25" fmla="*/ 386 h 536"/>
                              <a:gd name="T26" fmla="*/ 1342 w 1342"/>
                              <a:gd name="T27" fmla="*/ 536 h 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42" h="536">
                                <a:moveTo>
                                  <a:pt x="0" y="10"/>
                                </a:moveTo>
                                <a:lnTo>
                                  <a:pt x="71" y="0"/>
                                </a:lnTo>
                                <a:lnTo>
                                  <a:pt x="150" y="3"/>
                                </a:lnTo>
                                <a:lnTo>
                                  <a:pt x="198" y="7"/>
                                </a:lnTo>
                                <a:lnTo>
                                  <a:pt x="246" y="17"/>
                                </a:lnTo>
                                <a:lnTo>
                                  <a:pt x="300" y="31"/>
                                </a:lnTo>
                                <a:lnTo>
                                  <a:pt x="358" y="48"/>
                                </a:lnTo>
                                <a:lnTo>
                                  <a:pt x="457" y="85"/>
                                </a:lnTo>
                                <a:lnTo>
                                  <a:pt x="563" y="130"/>
                                </a:lnTo>
                                <a:lnTo>
                                  <a:pt x="679" y="184"/>
                                </a:lnTo>
                                <a:lnTo>
                                  <a:pt x="806" y="249"/>
                                </a:lnTo>
                                <a:lnTo>
                                  <a:pt x="932" y="314"/>
                                </a:lnTo>
                                <a:lnTo>
                                  <a:pt x="1069" y="386"/>
                                </a:lnTo>
                                <a:lnTo>
                                  <a:pt x="1342" y="536"/>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80" name="Group 294"/>
                        <wpg:cNvGrpSpPr>
                          <a:grpSpLocks/>
                        </wpg:cNvGrpSpPr>
                        <wpg:grpSpPr bwMode="auto">
                          <a:xfrm>
                            <a:off x="6514" y="13961"/>
                            <a:ext cx="2628" cy="1534"/>
                            <a:chOff x="1973" y="3190"/>
                            <a:chExt cx="2628" cy="1534"/>
                          </a:xfrm>
                        </wpg:grpSpPr>
                        <wps:wsp>
                          <wps:cNvPr id="1581" name="Rectangle 295"/>
                          <wps:cNvSpPr>
                            <a:spLocks noChangeArrowheads="1"/>
                          </wps:cNvSpPr>
                          <wps:spPr bwMode="auto">
                            <a:xfrm>
                              <a:off x="3726"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2" name="Rectangle 296"/>
                          <wps:cNvSpPr>
                            <a:spLocks noChangeArrowheads="1"/>
                          </wps:cNvSpPr>
                          <wps:spPr bwMode="auto">
                            <a:xfrm>
                              <a:off x="3849"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3" name="Rectangle 297"/>
                          <wps:cNvSpPr>
                            <a:spLocks noChangeArrowheads="1"/>
                          </wps:cNvSpPr>
                          <wps:spPr bwMode="auto">
                            <a:xfrm>
                              <a:off x="3972"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4" name="Rectangle 298"/>
                          <wps:cNvSpPr>
                            <a:spLocks noChangeArrowheads="1"/>
                          </wps:cNvSpPr>
                          <wps:spPr bwMode="auto">
                            <a:xfrm>
                              <a:off x="4095" y="4171"/>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5" name="Rectangle 299"/>
                          <wps:cNvSpPr>
                            <a:spLocks noChangeArrowheads="1"/>
                          </wps:cNvSpPr>
                          <wps:spPr bwMode="auto">
                            <a:xfrm>
                              <a:off x="4215" y="4171"/>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6" name="Rectangle 300"/>
                          <wps:cNvSpPr>
                            <a:spLocks noChangeArrowheads="1"/>
                          </wps:cNvSpPr>
                          <wps:spPr bwMode="auto">
                            <a:xfrm>
                              <a:off x="4338" y="4171"/>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7" name="Rectangle 301"/>
                          <wps:cNvSpPr>
                            <a:spLocks noChangeArrowheads="1"/>
                          </wps:cNvSpPr>
                          <wps:spPr bwMode="auto">
                            <a:xfrm>
                              <a:off x="2008" y="4294"/>
                              <a:ext cx="129" cy="126"/>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88" name="Rectangle 302"/>
                          <wps:cNvSpPr>
                            <a:spLocks noChangeArrowheads="1"/>
                          </wps:cNvSpPr>
                          <wps:spPr bwMode="auto">
                            <a:xfrm>
                              <a:off x="2131"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9" name="Rectangle 303"/>
                          <wps:cNvSpPr>
                            <a:spLocks noChangeArrowheads="1"/>
                          </wps:cNvSpPr>
                          <wps:spPr bwMode="auto">
                            <a:xfrm>
                              <a:off x="2254"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0" name="Rectangle 304"/>
                          <wps:cNvSpPr>
                            <a:spLocks noChangeArrowheads="1"/>
                          </wps:cNvSpPr>
                          <wps:spPr bwMode="auto">
                            <a:xfrm>
                              <a:off x="2377"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1" name="Rectangle 305"/>
                          <wps:cNvSpPr>
                            <a:spLocks noChangeArrowheads="1"/>
                          </wps:cNvSpPr>
                          <wps:spPr bwMode="auto">
                            <a:xfrm>
                              <a:off x="2500"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2" name="Rectangle 306"/>
                          <wps:cNvSpPr>
                            <a:spLocks noChangeArrowheads="1"/>
                          </wps:cNvSpPr>
                          <wps:spPr bwMode="auto">
                            <a:xfrm>
                              <a:off x="2623"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3" name="Rectangle 307"/>
                          <wps:cNvSpPr>
                            <a:spLocks noChangeArrowheads="1"/>
                          </wps:cNvSpPr>
                          <wps:spPr bwMode="auto">
                            <a:xfrm>
                              <a:off x="2746" y="4294"/>
                              <a:ext cx="126"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4" name="Rectangle 308"/>
                          <wps:cNvSpPr>
                            <a:spLocks noChangeArrowheads="1"/>
                          </wps:cNvSpPr>
                          <wps:spPr bwMode="auto">
                            <a:xfrm>
                              <a:off x="2865"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5" name="Rectangle 309"/>
                          <wps:cNvSpPr>
                            <a:spLocks noChangeArrowheads="1"/>
                          </wps:cNvSpPr>
                          <wps:spPr bwMode="auto">
                            <a:xfrm>
                              <a:off x="2988"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6" name="Rectangle 310"/>
                          <wps:cNvSpPr>
                            <a:spLocks noChangeArrowheads="1"/>
                          </wps:cNvSpPr>
                          <wps:spPr bwMode="auto">
                            <a:xfrm>
                              <a:off x="3111"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7" name="Rectangle 311"/>
                          <wps:cNvSpPr>
                            <a:spLocks noChangeArrowheads="1"/>
                          </wps:cNvSpPr>
                          <wps:spPr bwMode="auto">
                            <a:xfrm>
                              <a:off x="3234"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8" name="Rectangle 312"/>
                          <wps:cNvSpPr>
                            <a:spLocks noChangeArrowheads="1"/>
                          </wps:cNvSpPr>
                          <wps:spPr bwMode="auto">
                            <a:xfrm>
                              <a:off x="3357"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9" name="Rectangle 313"/>
                          <wps:cNvSpPr>
                            <a:spLocks noChangeArrowheads="1"/>
                          </wps:cNvSpPr>
                          <wps:spPr bwMode="auto">
                            <a:xfrm>
                              <a:off x="3480"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0" name="Rectangle 314"/>
                          <wps:cNvSpPr>
                            <a:spLocks noChangeArrowheads="1"/>
                          </wps:cNvSpPr>
                          <wps:spPr bwMode="auto">
                            <a:xfrm>
                              <a:off x="3603"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1" name="Rectangle 315"/>
                          <wps:cNvSpPr>
                            <a:spLocks noChangeArrowheads="1"/>
                          </wps:cNvSpPr>
                          <wps:spPr bwMode="auto">
                            <a:xfrm>
                              <a:off x="3726"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2" name="Rectangle 316"/>
                          <wps:cNvSpPr>
                            <a:spLocks noChangeArrowheads="1"/>
                          </wps:cNvSpPr>
                          <wps:spPr bwMode="auto">
                            <a:xfrm>
                              <a:off x="3849"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3" name="Rectangle 317"/>
                          <wps:cNvSpPr>
                            <a:spLocks noChangeArrowheads="1"/>
                          </wps:cNvSpPr>
                          <wps:spPr bwMode="auto">
                            <a:xfrm>
                              <a:off x="3972"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4" name="Rectangle 318"/>
                          <wps:cNvSpPr>
                            <a:spLocks noChangeArrowheads="1"/>
                          </wps:cNvSpPr>
                          <wps:spPr bwMode="auto">
                            <a:xfrm>
                              <a:off x="4095" y="4294"/>
                              <a:ext cx="126"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5" name="Rectangle 319"/>
                          <wps:cNvSpPr>
                            <a:spLocks noChangeArrowheads="1"/>
                          </wps:cNvSpPr>
                          <wps:spPr bwMode="auto">
                            <a:xfrm>
                              <a:off x="4215"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6" name="Rectangle 320"/>
                          <wps:cNvSpPr>
                            <a:spLocks noChangeArrowheads="1"/>
                          </wps:cNvSpPr>
                          <wps:spPr bwMode="auto">
                            <a:xfrm>
                              <a:off x="4338"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7" name="Rectangle 321"/>
                          <wps:cNvSpPr>
                            <a:spLocks noChangeArrowheads="1"/>
                          </wps:cNvSpPr>
                          <wps:spPr bwMode="auto">
                            <a:xfrm>
                              <a:off x="2014" y="4413"/>
                              <a:ext cx="130" cy="130"/>
                            </a:xfrm>
                            <a:prstGeom prst="rect">
                              <a:avLst/>
                            </a:prstGeom>
                            <a:noFill/>
                            <a:ln w="889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8" name="Rectangle 322"/>
                          <wps:cNvSpPr>
                            <a:spLocks noChangeArrowheads="1"/>
                          </wps:cNvSpPr>
                          <wps:spPr bwMode="auto">
                            <a:xfrm>
                              <a:off x="2137"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9" name="Rectangle 323"/>
                          <wps:cNvSpPr>
                            <a:spLocks noChangeArrowheads="1"/>
                          </wps:cNvSpPr>
                          <wps:spPr bwMode="auto">
                            <a:xfrm>
                              <a:off x="2260"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0" name="Rectangle 324"/>
                          <wps:cNvSpPr>
                            <a:spLocks noChangeArrowheads="1"/>
                          </wps:cNvSpPr>
                          <wps:spPr bwMode="auto">
                            <a:xfrm>
                              <a:off x="2383"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1" name="Rectangle 325"/>
                          <wps:cNvSpPr>
                            <a:spLocks noChangeArrowheads="1"/>
                          </wps:cNvSpPr>
                          <wps:spPr bwMode="auto">
                            <a:xfrm>
                              <a:off x="2506"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2" name="Rectangle 326"/>
                          <wps:cNvSpPr>
                            <a:spLocks noChangeArrowheads="1"/>
                          </wps:cNvSpPr>
                          <wps:spPr bwMode="auto">
                            <a:xfrm>
                              <a:off x="2629"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3" name="Rectangle 327"/>
                          <wps:cNvSpPr>
                            <a:spLocks noChangeArrowheads="1"/>
                          </wps:cNvSpPr>
                          <wps:spPr bwMode="auto">
                            <a:xfrm>
                              <a:off x="2752" y="4413"/>
                              <a:ext cx="127"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4" name="Rectangle 328"/>
                          <wps:cNvSpPr>
                            <a:spLocks noChangeArrowheads="1"/>
                          </wps:cNvSpPr>
                          <wps:spPr bwMode="auto">
                            <a:xfrm>
                              <a:off x="2872"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5" name="Rectangle 329"/>
                          <wps:cNvSpPr>
                            <a:spLocks noChangeArrowheads="1"/>
                          </wps:cNvSpPr>
                          <wps:spPr bwMode="auto">
                            <a:xfrm>
                              <a:off x="2995"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6" name="Rectangle 330"/>
                          <wps:cNvSpPr>
                            <a:spLocks noChangeArrowheads="1"/>
                          </wps:cNvSpPr>
                          <wps:spPr bwMode="auto">
                            <a:xfrm>
                              <a:off x="3118"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7" name="Rectangle 331"/>
                          <wps:cNvSpPr>
                            <a:spLocks noChangeArrowheads="1"/>
                          </wps:cNvSpPr>
                          <wps:spPr bwMode="auto">
                            <a:xfrm>
                              <a:off x="3241"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8" name="Rectangle 332"/>
                          <wps:cNvSpPr>
                            <a:spLocks noChangeArrowheads="1"/>
                          </wps:cNvSpPr>
                          <wps:spPr bwMode="auto">
                            <a:xfrm>
                              <a:off x="3364"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9" name="Rectangle 333"/>
                          <wps:cNvSpPr>
                            <a:spLocks noChangeArrowheads="1"/>
                          </wps:cNvSpPr>
                          <wps:spPr bwMode="auto">
                            <a:xfrm>
                              <a:off x="3487"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0" name="Rectangle 334"/>
                          <wps:cNvSpPr>
                            <a:spLocks noChangeArrowheads="1"/>
                          </wps:cNvSpPr>
                          <wps:spPr bwMode="auto">
                            <a:xfrm>
                              <a:off x="3610"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1" name="Rectangle 335"/>
                          <wps:cNvSpPr>
                            <a:spLocks noChangeArrowheads="1"/>
                          </wps:cNvSpPr>
                          <wps:spPr bwMode="auto">
                            <a:xfrm>
                              <a:off x="3733"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2" name="Rectangle 336"/>
                          <wps:cNvSpPr>
                            <a:spLocks noChangeArrowheads="1"/>
                          </wps:cNvSpPr>
                          <wps:spPr bwMode="auto">
                            <a:xfrm>
                              <a:off x="3856"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3" name="Rectangle 337"/>
                          <wps:cNvSpPr>
                            <a:spLocks noChangeArrowheads="1"/>
                          </wps:cNvSpPr>
                          <wps:spPr bwMode="auto">
                            <a:xfrm>
                              <a:off x="3979"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4" name="Rectangle 338"/>
                          <wps:cNvSpPr>
                            <a:spLocks noChangeArrowheads="1"/>
                          </wps:cNvSpPr>
                          <wps:spPr bwMode="auto">
                            <a:xfrm>
                              <a:off x="4102" y="4413"/>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5" name="Rectangle 339"/>
                          <wps:cNvSpPr>
                            <a:spLocks noChangeArrowheads="1"/>
                          </wps:cNvSpPr>
                          <wps:spPr bwMode="auto">
                            <a:xfrm>
                              <a:off x="4221"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6" name="Rectangle 340"/>
                          <wps:cNvSpPr>
                            <a:spLocks noChangeArrowheads="1"/>
                          </wps:cNvSpPr>
                          <wps:spPr bwMode="auto">
                            <a:xfrm>
                              <a:off x="4344"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7" name="Rectangle 341"/>
                          <wps:cNvSpPr>
                            <a:spLocks noChangeArrowheads="1"/>
                          </wps:cNvSpPr>
                          <wps:spPr bwMode="auto">
                            <a:xfrm>
                              <a:off x="2014" y="4536"/>
                              <a:ext cx="130" cy="130"/>
                            </a:xfrm>
                            <a:prstGeom prst="rect">
                              <a:avLst/>
                            </a:prstGeom>
                            <a:noFill/>
                            <a:ln w="889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 name="Rectangle 342"/>
                          <wps:cNvSpPr>
                            <a:spLocks noChangeArrowheads="1"/>
                          </wps:cNvSpPr>
                          <wps:spPr bwMode="auto">
                            <a:xfrm>
                              <a:off x="2137"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9" name="Rectangle 343"/>
                          <wps:cNvSpPr>
                            <a:spLocks noChangeArrowheads="1"/>
                          </wps:cNvSpPr>
                          <wps:spPr bwMode="auto">
                            <a:xfrm>
                              <a:off x="2260"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0" name="Rectangle 344"/>
                          <wps:cNvSpPr>
                            <a:spLocks noChangeArrowheads="1"/>
                          </wps:cNvSpPr>
                          <wps:spPr bwMode="auto">
                            <a:xfrm>
                              <a:off x="2383"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1" name="Rectangle 345"/>
                          <wps:cNvSpPr>
                            <a:spLocks noChangeArrowheads="1"/>
                          </wps:cNvSpPr>
                          <wps:spPr bwMode="auto">
                            <a:xfrm>
                              <a:off x="2506"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2" name="Rectangle 346"/>
                          <wps:cNvSpPr>
                            <a:spLocks noChangeArrowheads="1"/>
                          </wps:cNvSpPr>
                          <wps:spPr bwMode="auto">
                            <a:xfrm>
                              <a:off x="2629"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3" name="Rectangle 347"/>
                          <wps:cNvSpPr>
                            <a:spLocks noChangeArrowheads="1"/>
                          </wps:cNvSpPr>
                          <wps:spPr bwMode="auto">
                            <a:xfrm>
                              <a:off x="2752" y="4536"/>
                              <a:ext cx="127"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4" name="Rectangle 348"/>
                          <wps:cNvSpPr>
                            <a:spLocks noChangeArrowheads="1"/>
                          </wps:cNvSpPr>
                          <wps:spPr bwMode="auto">
                            <a:xfrm>
                              <a:off x="2872"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5" name="Rectangle 349"/>
                          <wps:cNvSpPr>
                            <a:spLocks noChangeArrowheads="1"/>
                          </wps:cNvSpPr>
                          <wps:spPr bwMode="auto">
                            <a:xfrm>
                              <a:off x="2995"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6" name="Rectangle 350"/>
                          <wps:cNvSpPr>
                            <a:spLocks noChangeArrowheads="1"/>
                          </wps:cNvSpPr>
                          <wps:spPr bwMode="auto">
                            <a:xfrm>
                              <a:off x="3118"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7" name="Rectangle 351"/>
                          <wps:cNvSpPr>
                            <a:spLocks noChangeArrowheads="1"/>
                          </wps:cNvSpPr>
                          <wps:spPr bwMode="auto">
                            <a:xfrm>
                              <a:off x="3241"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8" name="Rectangle 352"/>
                          <wps:cNvSpPr>
                            <a:spLocks noChangeArrowheads="1"/>
                          </wps:cNvSpPr>
                          <wps:spPr bwMode="auto">
                            <a:xfrm>
                              <a:off x="3364"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9" name="Rectangle 353"/>
                          <wps:cNvSpPr>
                            <a:spLocks noChangeArrowheads="1"/>
                          </wps:cNvSpPr>
                          <wps:spPr bwMode="auto">
                            <a:xfrm>
                              <a:off x="3487"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0" name="Rectangle 354"/>
                          <wps:cNvSpPr>
                            <a:spLocks noChangeArrowheads="1"/>
                          </wps:cNvSpPr>
                          <wps:spPr bwMode="auto">
                            <a:xfrm>
                              <a:off x="3610"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1" name="Rectangle 355"/>
                          <wps:cNvSpPr>
                            <a:spLocks noChangeArrowheads="1"/>
                          </wps:cNvSpPr>
                          <wps:spPr bwMode="auto">
                            <a:xfrm>
                              <a:off x="3733"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2" name="Rectangle 356"/>
                          <wps:cNvSpPr>
                            <a:spLocks noChangeArrowheads="1"/>
                          </wps:cNvSpPr>
                          <wps:spPr bwMode="auto">
                            <a:xfrm>
                              <a:off x="3856"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3" name="Rectangle 357"/>
                          <wps:cNvSpPr>
                            <a:spLocks noChangeArrowheads="1"/>
                          </wps:cNvSpPr>
                          <wps:spPr bwMode="auto">
                            <a:xfrm>
                              <a:off x="3979"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4" name="Rectangle 358"/>
                          <wps:cNvSpPr>
                            <a:spLocks noChangeArrowheads="1"/>
                          </wps:cNvSpPr>
                          <wps:spPr bwMode="auto">
                            <a:xfrm>
                              <a:off x="4102" y="4536"/>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5" name="Rectangle 359"/>
                          <wps:cNvSpPr>
                            <a:spLocks noChangeArrowheads="1"/>
                          </wps:cNvSpPr>
                          <wps:spPr bwMode="auto">
                            <a:xfrm>
                              <a:off x="4221"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6" name="Rectangle 360"/>
                          <wps:cNvSpPr>
                            <a:spLocks noChangeArrowheads="1"/>
                          </wps:cNvSpPr>
                          <wps:spPr bwMode="auto">
                            <a:xfrm>
                              <a:off x="4344"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7" name="Rectangle 361"/>
                          <wps:cNvSpPr>
                            <a:spLocks noChangeArrowheads="1"/>
                          </wps:cNvSpPr>
                          <wps:spPr bwMode="auto">
                            <a:xfrm>
                              <a:off x="4467" y="3190"/>
                              <a:ext cx="130" cy="130"/>
                            </a:xfrm>
                            <a:prstGeom prst="rect">
                              <a:avLst/>
                            </a:prstGeom>
                            <a:noFill/>
                            <a:ln w="889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 name="Rectangle 362"/>
                          <wps:cNvSpPr>
                            <a:spLocks noChangeArrowheads="1"/>
                          </wps:cNvSpPr>
                          <wps:spPr bwMode="auto">
                            <a:xfrm>
                              <a:off x="4467"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9" name="Rectangle 363"/>
                          <wps:cNvSpPr>
                            <a:spLocks noChangeArrowheads="1"/>
                          </wps:cNvSpPr>
                          <wps:spPr bwMode="auto">
                            <a:xfrm>
                              <a:off x="4467"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0" name="Rectangle 364"/>
                          <wps:cNvSpPr>
                            <a:spLocks noChangeArrowheads="1"/>
                          </wps:cNvSpPr>
                          <wps:spPr bwMode="auto">
                            <a:xfrm>
                              <a:off x="4467"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1" name="Rectangle 365"/>
                          <wps:cNvSpPr>
                            <a:spLocks noChangeArrowheads="1"/>
                          </wps:cNvSpPr>
                          <wps:spPr bwMode="auto">
                            <a:xfrm>
                              <a:off x="4467"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2" name="Rectangle 366"/>
                          <wps:cNvSpPr>
                            <a:spLocks noChangeArrowheads="1"/>
                          </wps:cNvSpPr>
                          <wps:spPr bwMode="auto">
                            <a:xfrm>
                              <a:off x="4467" y="3802"/>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3" name="Rectangle 367"/>
                          <wps:cNvSpPr>
                            <a:spLocks noChangeArrowheads="1"/>
                          </wps:cNvSpPr>
                          <wps:spPr bwMode="auto">
                            <a:xfrm>
                              <a:off x="4467"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4" name="Rectangle 368"/>
                          <wps:cNvSpPr>
                            <a:spLocks noChangeArrowheads="1"/>
                          </wps:cNvSpPr>
                          <wps:spPr bwMode="auto">
                            <a:xfrm>
                              <a:off x="4467"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5" name="Rectangle 369"/>
                          <wps:cNvSpPr>
                            <a:spLocks noChangeArrowheads="1"/>
                          </wps:cNvSpPr>
                          <wps:spPr bwMode="auto">
                            <a:xfrm>
                              <a:off x="4467"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6" name="Rectangle 370"/>
                          <wps:cNvSpPr>
                            <a:spLocks noChangeArrowheads="1"/>
                          </wps:cNvSpPr>
                          <wps:spPr bwMode="auto">
                            <a:xfrm>
                              <a:off x="4467"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7" name="Rectangle 371"/>
                          <wps:cNvSpPr>
                            <a:spLocks noChangeArrowheads="1"/>
                          </wps:cNvSpPr>
                          <wps:spPr bwMode="auto">
                            <a:xfrm>
                              <a:off x="4471"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8" name="Rectangle 372"/>
                          <wps:cNvSpPr>
                            <a:spLocks noChangeArrowheads="1"/>
                          </wps:cNvSpPr>
                          <wps:spPr bwMode="auto">
                            <a:xfrm>
                              <a:off x="4471"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9" name="Oval 373"/>
                          <wps:cNvSpPr>
                            <a:spLocks noChangeArrowheads="1"/>
                          </wps:cNvSpPr>
                          <wps:spPr bwMode="auto">
                            <a:xfrm>
                              <a:off x="1973" y="4622"/>
                              <a:ext cx="106" cy="102"/>
                            </a:xfrm>
                            <a:prstGeom prst="ellipse">
                              <a:avLst/>
                            </a:prstGeom>
                            <a:solidFill>
                              <a:srgbClr val="808080"/>
                            </a:solidFill>
                            <a:ln w="8890">
                              <a:solidFill>
                                <a:srgbClr val="000000"/>
                              </a:solidFill>
                              <a:round/>
                              <a:headEnd/>
                              <a:tailEnd/>
                            </a:ln>
                          </wps:spPr>
                          <wps:bodyPr rot="0" vert="horz" wrap="square" lIns="91440" tIns="45720" rIns="91440" bIns="45720" anchor="t" anchorCtr="0" upright="1">
                            <a:noAutofit/>
                          </wps:bodyPr>
                        </wps:wsp>
                        <wps:wsp>
                          <wps:cNvPr id="1660" name="Oval 374"/>
                          <wps:cNvSpPr>
                            <a:spLocks noChangeArrowheads="1"/>
                          </wps:cNvSpPr>
                          <wps:spPr bwMode="auto">
                            <a:xfrm>
                              <a:off x="4051" y="4119"/>
                              <a:ext cx="218" cy="222"/>
                            </a:xfrm>
                            <a:prstGeom prst="ellipse">
                              <a:avLst/>
                            </a:prstGeom>
                            <a:noFill/>
                            <a:ln w="1524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1" name="Freeform 375"/>
                          <wps:cNvSpPr>
                            <a:spLocks/>
                          </wps:cNvSpPr>
                          <wps:spPr bwMode="auto">
                            <a:xfrm>
                              <a:off x="4245" y="4068"/>
                              <a:ext cx="147" cy="127"/>
                            </a:xfrm>
                            <a:custGeom>
                              <a:avLst/>
                              <a:gdLst>
                                <a:gd name="T0" fmla="*/ 110 w 147"/>
                                <a:gd name="T1" fmla="*/ 0 h 127"/>
                                <a:gd name="T2" fmla="*/ 0 w 147"/>
                                <a:gd name="T3" fmla="*/ 103 h 127"/>
                                <a:gd name="T4" fmla="*/ 147 w 147"/>
                                <a:gd name="T5" fmla="*/ 127 h 127"/>
                                <a:gd name="T6" fmla="*/ 110 w 147"/>
                                <a:gd name="T7" fmla="*/ 0 h 127"/>
                              </a:gdLst>
                              <a:ahLst/>
                              <a:cxnLst>
                                <a:cxn ang="0">
                                  <a:pos x="T0" y="T1"/>
                                </a:cxn>
                                <a:cxn ang="0">
                                  <a:pos x="T2" y="T3"/>
                                </a:cxn>
                                <a:cxn ang="0">
                                  <a:pos x="T4" y="T5"/>
                                </a:cxn>
                                <a:cxn ang="0">
                                  <a:pos x="T6" y="T7"/>
                                </a:cxn>
                              </a:cxnLst>
                              <a:rect l="0" t="0" r="r" b="b"/>
                              <a:pathLst>
                                <a:path w="147" h="127">
                                  <a:moveTo>
                                    <a:pt x="110" y="0"/>
                                  </a:moveTo>
                                  <a:lnTo>
                                    <a:pt x="0" y="103"/>
                                  </a:lnTo>
                                  <a:lnTo>
                                    <a:pt x="147" y="127"/>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62" name="Rectangle 376"/>
                        <wps:cNvSpPr>
                          <a:spLocks noChangeArrowheads="1"/>
                        </wps:cNvSpPr>
                        <wps:spPr bwMode="auto">
                          <a:xfrm>
                            <a:off x="10194" y="15307"/>
                            <a:ext cx="867"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3" name="Rectangle 377"/>
                        <wps:cNvSpPr>
                          <a:spLocks noChangeArrowheads="1"/>
                        </wps:cNvSpPr>
                        <wps:spPr bwMode="auto">
                          <a:xfrm>
                            <a:off x="10429" y="15304"/>
                            <a:ext cx="472"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 name="Rectangle 378"/>
                        <wps:cNvSpPr>
                          <a:spLocks noChangeArrowheads="1"/>
                        </wps:cNvSpPr>
                        <wps:spPr bwMode="auto">
                          <a:xfrm>
                            <a:off x="10429" y="15304"/>
                            <a:ext cx="468"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2AE5C" w14:textId="77777777" w:rsidR="004D6677" w:rsidRDefault="004D6677" w:rsidP="001E5EDC">
                              <w:pPr>
                                <w:rPr>
                                  <w:i/>
                                </w:rPr>
                              </w:pPr>
                              <w:r>
                                <w:rPr>
                                  <w:i/>
                                  <w:snapToGrid w:val="0"/>
                                </w:rPr>
                                <w:t>Pixel</w:t>
                              </w:r>
                            </w:p>
                          </w:txbxContent>
                        </wps:txbx>
                        <wps:bodyPr rot="0" vert="horz" wrap="none" lIns="0" tIns="0" rIns="0" bIns="0" anchor="t" anchorCtr="0">
                          <a:spAutoFit/>
                        </wps:bodyPr>
                      </wps:wsp>
                      <wps:wsp>
                        <wps:cNvPr id="1665" name="Rectangle 379"/>
                        <wps:cNvSpPr>
                          <a:spLocks noChangeArrowheads="1"/>
                        </wps:cNvSpPr>
                        <wps:spPr bwMode="auto">
                          <a:xfrm>
                            <a:off x="7618" y="15430"/>
                            <a:ext cx="745"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 name="Rectangle 380"/>
                        <wps:cNvSpPr>
                          <a:spLocks noChangeArrowheads="1"/>
                        </wps:cNvSpPr>
                        <wps:spPr bwMode="auto">
                          <a:xfrm>
                            <a:off x="7837" y="15427"/>
                            <a:ext cx="392"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Rectangle 381"/>
                        <wps:cNvSpPr>
                          <a:spLocks noChangeArrowheads="1"/>
                        </wps:cNvSpPr>
                        <wps:spPr bwMode="auto">
                          <a:xfrm>
                            <a:off x="7837" y="15423"/>
                            <a:ext cx="354"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BE825" w14:textId="77777777" w:rsidR="004D6677" w:rsidRDefault="004D6677" w:rsidP="001E5EDC">
                              <w:r>
                                <w:rPr>
                                  <w:i/>
                                  <w:snapToGrid w:val="0"/>
                                </w:rPr>
                                <w:t>Cột</w:t>
                              </w:r>
                            </w:p>
                            <w:p w14:paraId="2965C3B0" w14:textId="77777777" w:rsidR="004D6677" w:rsidRDefault="004D6677" w:rsidP="001E5EDC"/>
                          </w:txbxContent>
                        </wps:txbx>
                        <wps:bodyPr rot="0" vert="horz" wrap="none" lIns="0" tIns="0" rIns="0" bIns="0" anchor="t" anchorCtr="0">
                          <a:spAutoFit/>
                        </wps:bodyPr>
                      </wps:wsp>
                      <wps:wsp>
                        <wps:cNvPr id="1668" name="Rectangle 382"/>
                        <wps:cNvSpPr>
                          <a:spLocks noChangeArrowheads="1"/>
                        </wps:cNvSpPr>
                        <wps:spPr bwMode="auto">
                          <a:xfrm>
                            <a:off x="5900" y="14450"/>
                            <a:ext cx="744"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9" name="Rectangle 383"/>
                        <wps:cNvSpPr>
                          <a:spLocks noChangeArrowheads="1"/>
                        </wps:cNvSpPr>
                        <wps:spPr bwMode="auto">
                          <a:xfrm>
                            <a:off x="5930" y="14446"/>
                            <a:ext cx="694"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0" name="Rectangle 384"/>
                        <wps:cNvSpPr>
                          <a:spLocks noChangeArrowheads="1"/>
                        </wps:cNvSpPr>
                        <wps:spPr bwMode="auto">
                          <a:xfrm>
                            <a:off x="5930" y="14443"/>
                            <a:ext cx="527"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D6FB6" w14:textId="77777777" w:rsidR="004D6677" w:rsidRDefault="004D6677" w:rsidP="001E5EDC">
                              <w:r>
                                <w:rPr>
                                  <w:i/>
                                  <w:snapToGrid w:val="0"/>
                                </w:rPr>
                                <w:t>Dòng</w:t>
                              </w:r>
                            </w:p>
                            <w:p w14:paraId="21038AA3" w14:textId="77777777" w:rsidR="004D6677" w:rsidRPr="00657D9C" w:rsidRDefault="004D6677" w:rsidP="001E5EDC"/>
                          </w:txbxContent>
                        </wps:txbx>
                        <wps:bodyPr rot="0" vert="horz" wrap="none" lIns="0" tIns="0" rIns="0" bIns="0" anchor="t" anchorCtr="0">
                          <a:spAutoFit/>
                        </wps:bodyPr>
                      </wps:wsp>
                      <wps:wsp>
                        <wps:cNvPr id="1671" name="Rectangle 385"/>
                        <wps:cNvSpPr>
                          <a:spLocks noChangeArrowheads="1"/>
                        </wps:cNvSpPr>
                        <wps:spPr bwMode="auto">
                          <a:xfrm>
                            <a:off x="1701" y="11524"/>
                            <a:ext cx="9356" cy="432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2" name="Text Box 386"/>
                        <wps:cNvSpPr txBox="1">
                          <a:spLocks noChangeArrowheads="1"/>
                        </wps:cNvSpPr>
                        <wps:spPr bwMode="auto">
                          <a:xfrm>
                            <a:off x="1793" y="15871"/>
                            <a:ext cx="902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E65AF" w14:textId="77777777" w:rsidR="004D6677" w:rsidRPr="00472E0C" w:rsidRDefault="004D6677" w:rsidP="001E5EDC">
                              <w:pPr>
                                <w:pStyle w:val="Caption"/>
                                <w:jc w:val="center"/>
                                <w:rPr>
                                  <w:rFonts w:ascii="Times New Roman" w:hAnsi="Times New Roman" w:cs="Times New Roman"/>
                                  <w:color w:val="auto"/>
                                  <w:sz w:val="24"/>
                                </w:rPr>
                              </w:pPr>
                              <w:r w:rsidRPr="00472E0C">
                                <w:rPr>
                                  <w:rFonts w:ascii="Times New Roman" w:hAnsi="Times New Roman" w:cs="Times New Roman"/>
                                  <w:color w:val="auto"/>
                                  <w:sz w:val="24"/>
                                </w:rPr>
                                <w:t xml:space="preserve">Hình </w:t>
                              </w:r>
                              <w:r w:rsidRPr="00472E0C">
                                <w:rPr>
                                  <w:rFonts w:ascii="Times New Roman" w:hAnsi="Times New Roman" w:cs="Times New Roman"/>
                                  <w:color w:val="auto"/>
                                  <w:sz w:val="24"/>
                                </w:rPr>
                                <w:fldChar w:fldCharType="begin"/>
                              </w:r>
                              <w:r w:rsidRPr="00472E0C">
                                <w:rPr>
                                  <w:rFonts w:ascii="Times New Roman" w:hAnsi="Times New Roman" w:cs="Times New Roman"/>
                                  <w:color w:val="auto"/>
                                  <w:sz w:val="24"/>
                                </w:rPr>
                                <w:instrText xml:space="preserve"> SEQ Hình \* ARABIC </w:instrText>
                              </w:r>
                              <w:r w:rsidRPr="00472E0C">
                                <w:rPr>
                                  <w:rFonts w:ascii="Times New Roman" w:hAnsi="Times New Roman" w:cs="Times New Roman"/>
                                  <w:color w:val="auto"/>
                                  <w:sz w:val="24"/>
                                </w:rPr>
                                <w:fldChar w:fldCharType="separate"/>
                              </w:r>
                              <w:r>
                                <w:rPr>
                                  <w:rFonts w:ascii="Times New Roman" w:hAnsi="Times New Roman" w:cs="Times New Roman"/>
                                  <w:noProof/>
                                  <w:color w:val="auto"/>
                                  <w:sz w:val="24"/>
                                </w:rPr>
                                <w:t>4</w:t>
                              </w:r>
                              <w:r w:rsidRPr="00472E0C">
                                <w:rPr>
                                  <w:rFonts w:ascii="Times New Roman" w:hAnsi="Times New Roman" w:cs="Times New Roman"/>
                                  <w:color w:val="auto"/>
                                  <w:sz w:val="24"/>
                                </w:rPr>
                                <w:fldChar w:fldCharType="end"/>
                              </w:r>
                              <w:r w:rsidRPr="00472E0C">
                                <w:rPr>
                                  <w:rFonts w:ascii="Times New Roman" w:hAnsi="Times New Roman" w:cs="Times New Roman"/>
                                  <w:color w:val="auto"/>
                                  <w:sz w:val="24"/>
                                </w:rPr>
                                <w:t>. Biểu diễn dữ liệu trong cấu trúc Vector và Raster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CCE36" id="Group 1366" o:spid="_x0000_s1459" style="position:absolute;left:0;text-align:left;margin-left:5.4pt;margin-top:12.9pt;width:468pt;height:241.75pt;z-index:251840512;mso-position-horizontal-relative:text;mso-position-vertical-relative:text" coordorigin="1701,11524" coordsize="9360,4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">
                <v:shape id="Picture 81" o:spid="_x0000_s1460" type="#_x0000_t75" style="position:absolute;left:2421;top:12604;width:2699;height:1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0jXjDAAAA3QAAAA8AAABkcnMvZG93bnJldi54bWxET99rwjAQfh/sfwg38G2mm1KlGmUMBrLR&#10;gVV8PpqzqWsupYk2+++XwWBv9/H9vPU22k7caPCtYwVP0wwEce10y42C4+HtcQnCB2SNnWNS8E0e&#10;tpv7uzUW2o28p1sVGpFC2BeowITQF1L62pBFP3U9ceLObrAYEhwaqQccU7jt5HOW5dJiy6nBYE+v&#10;huqv6moV0O40XsoYq/ncNOWHK6/5O30qNXmILysQgWL4F/+5dzrNn+UL+P0mnSA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fSNeMMAAADdAAAADwAAAAAAAAAAAAAAAACf&#10;AgAAZHJzL2Rvd25yZXYueG1sUEsFBgAAAAAEAAQA9wAAAI8DAAAAAA==&#10;">
                  <v:imagedata r:id="rId35" o:title=""/>
                </v:shape>
                <v:shape id="Freeform 82" o:spid="_x0000_s1461" style="position:absolute;left:6760;top:11755;width:2084;height:1226;visibility:visible;mso-wrap-style:square;v-text-anchor:top" coordsize="2084,1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v7cEA&#10;AADdAAAADwAAAGRycy9kb3ducmV2LnhtbESPTU/DMAyG75P4D5GRdttSNlRBWTZNSJPGcRvcrcak&#10;FY1T6mwt/x4fkLjZ8vvxeLObYmduNEib2MHDsgBDXCffcnDwfjksnsBIRvbYJSYHPySw297NNlj5&#10;NPKJbuccjIawVOigybmvrJW6oYiyTD2x3j7TEDHrOgTrBxw1PHZ2VRSljdiyNjTY02tD9df5GrWX&#10;H2v5kMuzD2X4DjKOp/1bcG5+P+1fwGSa8r/4z330ir8uFVe/0RHs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ML+3BAAAA3QAAAA8AAAAAAAAAAAAAAAAAmAIAAGRycy9kb3du&#10;cmV2LnhtbFBLBQYAAAAABAAEAPUAAACGAwAAAAA=&#10;" path="m,1226r24,-31l52,1164r30,-30l123,1103r52,-31l233,1041r65,-30l366,980r79,-31l527,918r47,-13l622,888r55,-14l735,857r68,-14l878,830r79,-14l1042,802r86,-13l1206,775r76,-21l1350,734r58,-24l1459,686r48,-24l1551,635r41,-27l1630,573r41,-37l1715,491r24,-23l1763,437r55,-62l1869,304r55,-72l1972,160r47,-65l2037,64r20,-23l2071,17,2084,e" filled="f" strokeweight=".7pt">
                  <v:path arrowok="t" o:connecttype="custom" o:connectlocs="0,1226;24,1195;52,1164;82,1134;123,1103;175,1072;233,1041;298,1011;366,980;445,949;527,918;574,905;622,888;677,874;735,857;803,843;878,830;957,816;1042,802;1128,789;1206,775;1282,754;1350,734;1408,710;1459,686;1507,662;1551,635;1592,608;1630,573;1671,536;1715,491;1739,468;1763,437;1818,375;1869,304;1924,232;1972,160;2019,95;2037,64;2057,41;2071,17;2084,0" o:connectangles="0,0,0,0,0,0,0,0,0,0,0,0,0,0,0,0,0,0,0,0,0,0,0,0,0,0,0,0,0,0,0,0,0,0,0,0,0,0,0,0,0,0"/>
                </v:shape>
                <v:group id="Group 83" o:spid="_x0000_s1462" style="position:absolute;left:6392;top:11628;width:3013;height:3443" coordorigin="1851,857" coordsize="3013,3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EIsUAAADdAAAADwAAAGRycy9kb3ducmV2LnhtbERPTWvCQBC9F/wPyxS8&#10;NZsoDTXNKiJVPIRCVSi9DdkxCWZnQ3abxH/fLRR6m8f7nHwzmVYM1LvGsoIkikEQl1Y3XCm4nPdP&#10;LyCcR9bYWiYFd3KwWc8ecsy0HfmDhpOvRAhhl6GC2vsuk9KVNRl0ke2IA3e1vUEfYF9J3eMYwk0r&#10;F3GcSo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aRCLFAAAA3QAA&#10;AA8AAAAAAAAAAAAAAAAAqgIAAGRycy9kb3ducmV2LnhtbFBLBQYAAAAABAAEAPoAAACcAwAAAAA=&#10;">
                  <v:oval id="Oval 84" o:spid="_x0000_s1463" style="position:absolute;left:3559;top:1663;width:102;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jKMMUA&#10;AADdAAAADwAAAGRycy9kb3ducmV2LnhtbESPwW7CQAxE70j9h5Ur9VY2LaKBwCZClKqcUAt8gJV1&#10;k6hZb8guEP6+PlTiZmvGM8/LYnCtulAfGs8GXsYJKOLS24YrA8fDx/MMVIjIFlvPZOBGAYr8YbTE&#10;zPorf9NlHyslIRwyNFDH2GVah7Imh2HsO2LRfnzvMMraV9r2eJVw1+rXJHnTDhuWhho7WtdU/u7P&#10;zkCycqyn6W07nU++Nrt3/VkeTmzM0+OwWoCKNMS7+f96awV/kgq/fCMj6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6MowxQAAAN0AAAAPAAAAAAAAAAAAAAAAAJgCAABkcnMv&#10;ZG93bnJldi54bWxQSwUGAAAAAAQABAD1AAAAigMAAAAA&#10;" fillcolor="gray" strokeweight=".7pt"/>
                  <v:oval id="Oval 85" o:spid="_x0000_s1464" style="position:absolute;left:2910;top:1793;width:102;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Rvq8IA&#10;AADdAAAADwAAAGRycy9kb3ducmV2LnhtbERP24rCMBB9F/yHMMK+ramKutamIl7QJ/GyHzA0s23Z&#10;ZlKbrNa/N8KCb3M410kWranEjRpXWlYw6EcgiDOrS84VfF+2n18gnEfWWFkmBQ9ysEi7nQRjbe98&#10;otvZ5yKEsItRQeF9HUvpsoIMur6tiQP3YxuDPsAml7rBewg3lRxG0UQaLDk0FFjTqqDs9/xnFERL&#10;w3I8fezHs9Fxc1jLXXa5slIfvXY5B+Gp9W/xv3uvw/zRdACvb8IJMn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G+rwgAAAN0AAAAPAAAAAAAAAAAAAAAAAJgCAABkcnMvZG93&#10;bnJldi54bWxQSwUGAAAAAAQABAD1AAAAhwMAAAAA&#10;" fillcolor="gray" strokeweight=".7pt"/>
                  <v:oval id="Oval 86" o:spid="_x0000_s1465" style="position:absolute;left:2161;top:2159;width:103;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x3MAA&#10;AADdAAAADwAAAGRycy9kb3ducmV2LnhtbERPy6rCMBDdC/5DGOHuNFXxVY0iei+6El8fMDRjW2wm&#10;tcnV+vdGENzN4TxntqhNIe5Uudyygm4nAkGcWJ1zquB8+muPQTiPrLGwTAqe5GAxbzZmGGv74APd&#10;jz4VIYRdjAoy78tYSpdkZNB1bEkcuIutDPoAq1TqCh8h3BSyF0VDaTDn0JBhSauMkuvx3yiIlobl&#10;YPTcDib9/e9uLTfJ6cZK/bTq5RSEp9p/xR/3Vof5/VEP3t+EE+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3bx3MAAAADdAAAADwAAAAAAAAAAAAAAAACYAgAAZHJzL2Rvd25y&#10;ZXYueG1sUEsFBgAAAAAEAAQA9QAAAIUDAAAAAA==&#10;" fillcolor="gray" strokeweight=".7pt"/>
                  <v:oval id="Oval 87" o:spid="_x0000_s1466" style="position:absolute;left:3849;top:1469;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UR8EA&#10;AADdAAAADwAAAGRycy9kb3ducmV2LnhtbERP24rCMBB9F/yHMMK+rakWb9Uo4oX1Sbx9wNCMbbGZ&#10;1Car9e83woJvczjXmS0aU4oH1a6wrKDXjUAQp1YXnCm4nLffYxDOI2ssLZOCFzlYzNutGSbaPvlI&#10;j5PPRAhhl6CC3PsqkdKlORl0XVsRB+5qa4M+wDqTusZnCDel7EfRUBosODTkWNEqp/R2+jUKoqVh&#10;ORi9doNJfNjs1/InPd9Zqa9Os5yC8NT4j/jfvdNhfjyK4f1NOE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6VEfBAAAA3QAAAA8AAAAAAAAAAAAAAAAAmAIAAGRycy9kb3du&#10;cmV2LnhtbFBLBQYAAAAABAAEAPUAAACGAwAAAAA=&#10;" fillcolor="gray" strokeweight=".7pt"/>
                  <v:oval id="Oval 88" o:spid="_x0000_s1467" style="position:absolute;left:4293;top:891;width:103;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MM8EA&#10;AADdAAAADwAAAGRycy9kb3ducmV2LnhtbERP24rCMBB9F/yHMIJva+pt1WoUWZX1afH2AUMztsVm&#10;0m2i1r83guDbHM51ZovaFOJGlcstK+h2IhDEidU5pwpOx83XGITzyBoLy6TgQQ4W82ZjhrG2d97T&#10;7eBTEULYxagg876MpXRJRgZdx5bEgTvbyqAPsEqlrvAewk0he1H0LQ3mHBoyLOkno+RyuBoF0dKw&#10;HI4e2+Gkv1v/reRvcvxnpdqtejkF4an2H/HbvdVhfn80gNc34QQ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zDPBAAAA3QAAAA8AAAAAAAAAAAAAAAAAmAIAAGRycy9kb3du&#10;cmV2LnhtbFBLBQYAAAAABAAEAPUAAACGAwAAAAA=&#10;" fillcolor="gray" strokeweight=".7pt"/>
                  <v:rect id="Rectangle 89" o:spid="_x0000_s1468" style="position:absolute;left:1973;top:2210;width:499;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rect id="Rectangle 90" o:spid="_x0000_s1469" style="position:absolute;left:2073;top:2206;width:382;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jQsMQA&#10;AADdAAAADwAAAGRycy9kb3ducmV2LnhtbERPTWvCQBC9C/6HZQpeitnUgi0xq4hQDKUgjdXzkB2T&#10;0OxszK5J+u+7hYK3ebzPSTejaURPnastK3iKYhDEhdU1lwq+jm/zVxDOI2tsLJOCH3KwWU8nKSba&#10;DvxJfe5LEULYJaig8r5NpHRFRQZdZFviwF1sZ9AH2JVSdziEcNPIRRwvpcGaQ0OFLe0qKr7zm1Ew&#10;FIf+fPzYy8PjObN8za67/PSu1Oxh3K5AeBr9XfzvznSY//yy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I0LDEAAAA3QAAAA8AAAAAAAAAAAAAAAAAmAIAAGRycy9k&#10;b3ducmV2LnhtbFBLBQYAAAAABAAEAPUAAACJAwAAAAA=&#10;" filled="f" stroked="f"/>
                  <v:rect id="Rectangle 91" o:spid="_x0000_s1470" style="position:absolute;left:2073;top:2206;width:25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2tMAA&#10;AADdAAAADwAAAGRycy9kb3ducmV2LnhtbERP24rCMBB9F/yHMIJvmqqwStcoIgi6+GLdDxia6QWT&#10;SUmytvv3ZkHYtzmc62z3gzXiST60jhUs5hkI4tLplmsF3/fTbAMiRGSNxjEp+KUA+914tMVcu55v&#10;9CxiLVIIhxwVNDF2uZShbMhimLuOOHGV8xZjgr6W2mOfwq2Ryyz7kBZbTg0NdnRsqHwUP1aBvBen&#10;flMYn7mvZXU1l/OtIqfUdDIcPkFEGuK/+O0+6zR/tV7D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Q2tMAAAADdAAAADwAAAAAAAAAAAAAAAACYAgAAZHJzL2Rvd25y&#10;ZXYueG1sUEsFBgAAAAAEAAQA9QAAAIUDAAAAAA==&#10;" filled="f" stroked="f">
                    <v:textbox style="mso-fit-shape-to-text:t" inset="0,0,0,0">
                      <w:txbxContent>
                        <w:p w14:paraId="3C0919C1" w14:textId="77777777" w:rsidR="004D6677" w:rsidRDefault="004D6677" w:rsidP="001E5EDC">
                          <w:r>
                            <w:rPr>
                              <w:snapToGrid w:val="0"/>
                            </w:rPr>
                            <w:t>x,y</w:t>
                          </w:r>
                        </w:p>
                      </w:txbxContent>
                    </v:textbox>
                  </v:rect>
                  <v:rect id="Rectangle 92" o:spid="_x0000_s1471" style="position:absolute;left:2711;top:1841;width:496;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vhWccA&#10;AADdAAAADwAAAGRycy9kb3ducmV2LnhtbESPT0vDQBDF7wW/wzKCF2k3KmhJuy1SEIMUiumf85Cd&#10;JsHsbJpdk/jtnUOhtxnem/d+s1yPrlE9daH2bOBploAiLrytuTRw2H9M56BCRLbYeCYDfxRgvbqb&#10;LDG1fuBv6vNYKgnhkKKBKsY21ToUFTkMM98Si3b2ncMoa1dq2+Eg4a7Rz0nyqh3WLA0VtrSpqPjJ&#10;f52Bodj1p/32U+8eT5nnS3bZ5McvYx7ux/cFqEhjvJmv15kV/Jc3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b4VnHAAAA3QAAAA8AAAAAAAAAAAAAAAAAmAIAAGRy&#10;cy9kb3ducmV2LnhtbFBLBQYAAAAABAAEAPUAAACMAwAAAAA=&#10;" filled="f" stroked="f"/>
                  <v:rect id="Rectangle 93" o:spid="_x0000_s1472" style="position:absolute;left:2810;top:1838;width:380;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EwsQA&#10;AADdAAAADwAAAGRycy9kb3ducmV2LnhtbERPTWvCQBC9C/0PyxS8SN1UwbapqxShGEQQY+t5yE6T&#10;0OxszK5J/PeuIHibx/uc+bI3lWipcaVlBa/jCARxZnXJuYKfw/fLOwjnkTVWlknBhRwsF0+DOcba&#10;drynNvW5CCHsYlRQeF/HUrqsIINubGviwP3ZxqAPsMmlbrAL4aaSkyiaSYMlh4YCa1oVlP2nZ6Og&#10;y3bt8bBdy93omFg+JadV+rtRavjcf32C8NT7h/juTnSYP33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XRMLEAAAA3QAAAA8AAAAAAAAAAAAAAAAAmAIAAGRycy9k&#10;b3ducmV2LnhtbFBLBQYAAAAABAAEAPUAAACJAwAAAAA=&#10;" filled="f" stroked="f"/>
                  <v:rect id="Rectangle 94" o:spid="_x0000_s1473" style="position:absolute;left:2807;top:1838;width:25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e58QA&#10;AADdAAAADwAAAGRycy9kb3ducmV2LnhtbESPzWoDMQyE74W+g1Ggt8abFMqyiRNCIJCWXrLJA4i1&#10;9ofY8mK72e3bV4dCbxIzmvm03c/eqQfFNAQ2sFoWoIibYAfuDNyup9cSVMrIFl1gMvBDCfa756ct&#10;VjZMfKFHnTslIZwqNNDnPFZap6Ynj2kZRmLR2hA9Zlljp23EScK90+uieNceB5aGHkc69tTc629v&#10;QF/r01TWLhbhc91+uY/zpaVgzMtiPmxAZZrzv/nv+mwF/60UfvlGRt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43ufEAAAA3QAAAA8AAAAAAAAAAAAAAAAAmAIAAGRycy9k&#10;b3ducmV2LnhtbFBLBQYAAAAABAAEAPUAAACJAwAAAAA=&#10;" filled="f" stroked="f">
                    <v:textbox style="mso-fit-shape-to-text:t" inset="0,0,0,0">
                      <w:txbxContent>
                        <w:p w14:paraId="2BA911AC" w14:textId="77777777" w:rsidR="004D6677" w:rsidRDefault="004D6677" w:rsidP="001E5EDC">
                          <w:r>
                            <w:rPr>
                              <w:snapToGrid w:val="0"/>
                            </w:rPr>
                            <w:t>x,y</w:t>
                          </w:r>
                        </w:p>
                      </w:txbxContent>
                    </v:textbox>
                  </v:rect>
                  <v:rect id="Rectangle 95" o:spid="_x0000_s1474" style="position:absolute;left:3364;top:1711;width:499;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Q448QA&#10;AADdAAAADwAAAGRycy9kb3ducmV2LnhtbERP22rCQBB9L/gPywh9KWajhSJpVimCGIogjZfnITtN&#10;QrOzMbsm8e+7hYJvczjXSdejaURPnastK5hHMQjiwuqaSwWn43a2BOE8ssbGMim4k4P1avKUYqLt&#10;wF/U574UIYRdggoq79tESldUZNBFtiUO3LftDPoAu1LqDocQbhq5iOM3abDm0FBhS5uKip/8ZhQM&#10;xaG/HPc7eXi5ZJav2XWTnz+Vep6OH+8gPI3+If53ZzrMf13O4e+bcIJ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0OOPEAAAA3QAAAA8AAAAAAAAAAAAAAAAAmAIAAGRycy9k&#10;b3ducmV2LnhtbFBLBQYAAAAABAAEAPUAAACJAwAAAAA=&#10;" filled="f" stroked="f"/>
                  <v:rect id="Rectangle 96" o:spid="_x0000_s1475" style="position:absolute;left:3460;top:1704;width:382;height: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amlMQA&#10;AADdAAAADwAAAGRycy9kb3ducmV2LnhtbERP22rCQBB9L/gPywi+FLPRQpE0qxRBGkSQxsvzkJ0m&#10;odnZmN0m8e+7hYJvczjXSTejaURPnastK1hEMQjiwuqaSwXn026+AuE8ssbGMim4k4PNevKUYqLt&#10;wJ/U574UIYRdggoq79tESldUZNBFtiUO3JftDPoAu1LqDocQbhq5jONXabDm0FBhS9uKiu/8xygY&#10;imN/PR0+5PH5mlm+ZbdtftkrNZuO728gPI3+If53ZzrMf1kt4e+bc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ppTEAAAA3QAAAA8AAAAAAAAAAAAAAAAAmAIAAGRycy9k&#10;b3ducmV2LnhtbFBLBQYAAAAABAAEAPUAAACJAwAAAAA=&#10;" filled="f" stroked="f"/>
                  <v:rect id="Rectangle 97" o:spid="_x0000_s1476" style="position:absolute;left:3460;top:1701;width:25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AkMAA&#10;AADdAAAADwAAAGRycy9kb3ducmV2LnhtbERP24rCMBB9X/Afwgi+rakKS6lGEUFwZV+sfsDQTC+Y&#10;TEoSbffvjbCwb3M419nsRmvEk3zoHCtYzDMQxJXTHTcKbtfjZw4iRGSNxjEp+KUAu+3kY4OFdgNf&#10;6FnGRqQQDgUqaGPsCylD1ZLFMHc9ceJq5y3GBH0jtcchhVsjl1n2JS12nBpa7OnQUnUvH1aBvJbH&#10;IS+Nz9x5Wf+Y79OlJqfUbDru1yAijfFf/Oc+6TR/la/g/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pAkMAAAADdAAAADwAAAAAAAAAAAAAAAACYAgAAZHJzL2Rvd25y&#10;ZXYueG1sUEsFBgAAAAAEAAQA9QAAAIUDAAAAAA==&#10;" filled="f" stroked="f">
                    <v:textbox style="mso-fit-shape-to-text:t" inset="0,0,0,0">
                      <w:txbxContent>
                        <w:p w14:paraId="78920456" w14:textId="77777777" w:rsidR="004D6677" w:rsidRDefault="004D6677" w:rsidP="001E5EDC">
                          <w:r>
                            <w:rPr>
                              <w:snapToGrid w:val="0"/>
                            </w:rPr>
                            <w:t>x,y</w:t>
                          </w:r>
                        </w:p>
                      </w:txbxContent>
                    </v:textbox>
                  </v:rect>
                  <v:rect id="Rectangle 98" o:spid="_x0000_s1477" style="position:absolute;left:3928;top:1363;width:49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be8QA&#10;AADdAAAADwAAAGRycy9kb3ducmV2LnhtbERPTWvCQBC9C/0PyxR6kbppFZHUVYogBhHE2HoestMk&#10;NDsbs2sS/70rCN7m8T5nvuxNJVpqXGlZwccoAkGcWV1yruDnuH6fgXAeWWNlmRRcycFy8TKYY6xt&#10;xwdqU5+LEMIuRgWF93UspcsKMuhGtiYO3J9tDPoAm1zqBrsQbir5GUVTabDk0FBgTauCsv/0YhR0&#10;2b49HXcbuR+eEsvn5LxKf7dKvb32318gPPX+KX64Ex3mj2cT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Dm3vEAAAA3QAAAA8AAAAAAAAAAAAAAAAAmAIAAGRycy9k&#10;b3ducmV2LnhtbFBLBQYAAAAABAAEAPUAAACJAwAAAAA=&#10;" filled="f" stroked="f"/>
                  <v:rect id="Rectangle 99" o:spid="_x0000_s1478" style="position:absolute;left:4023;top:1356;width:37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8+4MQA&#10;AADdAAAADwAAAGRycy9kb3ducmV2LnhtbERPTWvCQBC9C/0PyxR6kbppRZHUVYogBhHE2HoestMk&#10;NDsbs2sS/70rCN7m8T5nvuxNJVpqXGlZwccoAkGcWV1yruDnuH6fgXAeWWNlmRRcycFy8TKYY6xt&#10;xwdqU5+LEMIuRgWF93UspcsKMuhGtiYO3J9tDPoAm1zqBrsQbir5GUVTabDk0FBgTauCsv/0YhR0&#10;2b49HXcbuR+eEsvn5LxKf7dKvb32318gPPX+KX64Ex3mj2cT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PPuDEAAAA3QAAAA8AAAAAAAAAAAAAAAAAmAIAAGRycy9k&#10;b3ducmV2LnhtbFBLBQYAAAAABAAEAPUAAACJAwAAAAA=&#10;" filled="f" stroked="f"/>
                  <v:rect id="Rectangle 100" o:spid="_x0000_s1479" style="position:absolute;left:4020;top:1356;width:106;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jCMAA&#10;AADdAAAADwAAAGRycy9kb3ducmV2LnhtbERP24rCMBB9X/Afwgi+rakKUqpRlgVBl32x+gFDM71g&#10;MilJtPXvNwuCb3M419nuR2vEg3zoHCtYzDMQxJXTHTcKrpfDZw4iRGSNxjEpeFKA/W7yscVCu4HP&#10;9ChjI1IIhwIVtDH2hZShaslimLueOHG18xZjgr6R2uOQwq2RyyxbS4sdp4YWe/puqbqVd6tAXsrD&#10;kJfGZ+5nWf+a0/Fck1NqNh2/NiAijfEtfrmPOs1f5W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3jCMAAAADdAAAADwAAAAAAAAAAAAAAAACYAgAAZHJzL2Rvd25y&#10;ZXYueG1sUEsFBgAAAAAEAAQA9QAAAIUDAAAAAA==&#10;" filled="f" stroked="f">
                    <v:textbox style="mso-fit-shape-to-text:t" inset="0,0,0,0">
                      <w:txbxContent>
                        <w:p w14:paraId="3BC58522" w14:textId="77777777" w:rsidR="004D6677" w:rsidRDefault="004D6677" w:rsidP="001E5EDC">
                          <w:pPr>
                            <w:rPr>
                              <w:sz w:val="18"/>
                            </w:rPr>
                          </w:pPr>
                        </w:p>
                      </w:txbxContent>
                    </v:textbox>
                  </v:rect>
                  <v:rect id="Rectangle 101" o:spid="_x0000_s1480" style="position:absolute;left:4365;top:861;width:499;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EFDMQA&#10;AADdAAAADwAAAGRycy9kb3ducmV2LnhtbERPTWvCQBC9C/0PyxR6kbppBZXUVYogBhHE2HoestMk&#10;NDsbs2sS/70rCN7m8T5nvuxNJVpqXGlZwccoAkGcWV1yruDnuH6fgXAeWWNlmRRcycFy8TKYY6xt&#10;xwdqU5+LEMIuRgWF93UspcsKMuhGtiYO3J9tDPoAm1zqBrsQbir5GUUTabDk0FBgTauCsv/0YhR0&#10;2b49HXcbuR+eEsvn5LxKf7dKvb32318gPPX+KX64Ex3mj2dT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RBQzEAAAA3QAAAA8AAAAAAAAAAAAAAAAAmAIAAGRycy9k&#10;b3ducmV2LnhtbFBLBQYAAAAABAAEAPUAAACJAwAAAAA=&#10;" filled="f" stroked="f"/>
                  <v:rect id="Rectangle 102" o:spid="_x0000_s1481" style="position:absolute;left:4460;top:857;width:383;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6RfsYA&#10;AADdAAAADwAAAGRycy9kb3ducmV2LnhtbESPQWvCQBCF74X+h2UKXkrdtIJI6ipFKA1SEGPreciO&#10;STA7G7PbJP33zkHwNsN78943y/XoGtVTF2rPBl6nCSjiwtuaSwM/h8+XBagQkS02nsnAPwVYrx4f&#10;lphaP/Ce+jyWSkI4pGigirFNtQ5FRQ7D1LfEop185zDK2pXadjhIuGv0W5LMtcOapaHCljYVFef8&#10;zxkYil1/PHx/6d3zMfN8yS6b/HdrzORp/HgHFWmMd/PtOrOCP1sIrnwjI+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6RfsYAAADdAAAADwAAAAAAAAAAAAAAAACYAgAAZHJz&#10;L2Rvd25yZXYueG1sUEsFBgAAAAAEAAQA9QAAAIsDAAAAAA==&#10;" filled="f" stroked="f"/>
                  <v:rect id="Rectangle 103" o:spid="_x0000_s1482" style="position:absolute;left:4460;top:857;width:25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3esAA&#10;AADdAAAADwAAAGRycy9kb3ducmV2LnhtbERP22oCMRB9F/yHMIJvmtVCWVejFEGwxRdXP2DYzF5o&#10;MlmS1N3+vSkIfZvDuc7uMFojHuRD51jBapmBIK6c7rhRcL+dFjmIEJE1Gsek4JcCHPbTyQ4L7Qa+&#10;0qOMjUghHApU0MbYF1KGqiWLYel64sTVzluMCfpGao9DCrdGrrPsXVrsODW02NOxpeq7/LEK5K08&#10;DXlpfOa+1vXFfJ6vNTml5rPxYwsi0hj/xS/3Waf5b/kG/r5JJ8j9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J3esAAAADdAAAADwAAAAAAAAAAAAAAAACYAgAAZHJzL2Rvd25y&#10;ZXYueG1sUEsFBgAAAAAEAAQA9QAAAIUDAAAAAA==&#10;" filled="f" stroked="f">
                    <v:textbox style="mso-fit-shape-to-text:t" inset="0,0,0,0">
                      <w:txbxContent>
                        <w:p w14:paraId="175E19E1" w14:textId="77777777" w:rsidR="004D6677" w:rsidRDefault="004D6677" w:rsidP="001E5EDC">
                          <w:r>
                            <w:rPr>
                              <w:snapToGrid w:val="0"/>
                            </w:rPr>
                            <w:t>x,y</w:t>
                          </w:r>
                        </w:p>
                      </w:txbxContent>
                    </v:textbox>
                  </v:rect>
                  <v:rect id="Rectangle 104" o:spid="_x0000_s1483" style="position:absolute;left:1851;top:861;width:2094;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rect id="Rectangle 105" o:spid="_x0000_s1484" style="position:absolute;left:2069;top:905;width:181;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uPsQA&#10;AADdAAAADwAAAGRycy9kb3ducmV2LnhtbERPTWvCQBC9F/wPyxR6Ed1YodjoKiKIoQhirJ6H7JiE&#10;ZmdjdpvEf+8WhN7m8T5nsepNJVpqXGlZwWQcgSDOrC45V/B92o5mIJxH1lhZJgV3crBaDl4WGGvb&#10;8ZHa1OcihLCLUUHhfR1L6bKCDLqxrYkDd7WNQR9gk0vdYBfCTSXfo+hDGiw5NBRY06ag7Cf9NQq6&#10;7NBeTvudPAwvieVbctuk5y+l3l779RyEp97/i5/uRIf5088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trj7EAAAA3QAAAA8AAAAAAAAAAAAAAAAAmAIAAGRycy9k&#10;b3ducmV2LnhtbFBLBQYAAAAABAAEAPUAAACJAwAAAAA=&#10;" filled="f" stroked="f"/>
                  <v:rect id="Rectangle 106" o:spid="_x0000_s1485" style="position:absolute;left:2069;top:898;width:102;height:4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9z1sAA&#10;AADdAAAADwAAAGRycy9kb3ducmV2LnhtbERP22oCMRB9L/gPYQTfatYViq5GEUHQ0hdXP2DYzF4w&#10;mSxJ6m7/3hQKfZvDuc52P1ojnuRD51jBYp6BIK6c7rhRcL+d3lcgQkTWaByTgh8KsN9N3rZYaDfw&#10;lZ5lbEQK4VCggjbGvpAyVC1ZDHPXEyeudt5iTNA3UnscUrg1Ms+yD2mx49TQYk/HlqpH+W0VyFt5&#10;Glal8Zn7zOsvczlfa3JKzabjYQMi0hj/xX/us07zl+scfr9JJ8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n9z1sAAAADdAAAADwAAAAAAAAAAAAAAAACYAgAAZHJzL2Rvd25y&#10;ZXYueG1sUEsFBgAAAAAEAAQA9QAAAIUDAAAAAA==&#10;" filled="f" stroked="f">
                    <v:textbox style="mso-fit-shape-to-text:t" inset="0,0,0,0">
                      <w:txbxContent>
                        <w:p w14:paraId="5A18CDE6" w14:textId="77777777" w:rsidR="004D6677" w:rsidRDefault="004D6677" w:rsidP="001E5EDC">
                          <w:r>
                            <w:rPr>
                              <w:rFonts w:ascii="Symbol" w:hAnsi="Symbol"/>
                              <w:snapToGrid w:val="0"/>
                              <w:color w:val="000000"/>
                            </w:rPr>
                            <w:t></w:t>
                          </w:r>
                        </w:p>
                      </w:txbxContent>
                    </v:textbox>
                  </v:rect>
                  <v:rect id="Rectangle 107" o:spid="_x0000_s1486" style="position:absolute;left:2148;top:919;width:126;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OV0sQA&#10;AADdAAAADwAAAGRycy9kb3ducmV2LnhtbERPTWvCQBC9F/wPyxS8iNlUobQxq4hQDKUgjdXzkB2T&#10;0OxszK5J+u+7BaG3ebzPSTejaURPnastK3iKYhDEhdU1lwq+jm/zFxDOI2tsLJOCH3KwWU8eUky0&#10;HfiT+tyXIoSwS1BB5X2bSOmKigy6yLbEgbvYzqAPsCul7nAI4aaRizh+lgZrDg0VtrSrqPjOb0bB&#10;UBz68/FjLw+zc2b5ml13+eldqenjuF2B8DT6f/Hdnekwf/m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zldLEAAAA3QAAAA8AAAAAAAAAAAAAAAAAmAIAAGRycy9k&#10;b3ducmV2LnhtbFBLBQYAAAAABAAEAPUAAACJAwAAAAA=&#10;" filled="f" stroked="f"/>
                  <v:rect id="Rectangle 108" o:spid="_x0000_s1487" style="position:absolute;left:2377;top:857;width:1684;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oNpsQA&#10;AADdAAAADwAAAGRycy9kb3ducmV2LnhtbERPTWvCQBC9C/0PyxS8SN1UpbSpqxShGEQQY+t5yE6T&#10;0OxszK5J/PeuIHibx/uc+bI3lWipcaVlBa/jCARxZnXJuYKfw/fLOwjnkTVWlknBhRwsF0+DOcba&#10;drynNvW5CCHsYlRQeF/HUrqsIINubGviwP3ZxqAPsMmlbrAL4aaSkyh6kwZLDg0F1rQqKPtPz0ZB&#10;l+3a42G7lrvRMbF8Sk6r9Hej1PC5//oE4an3D/Hdnegwf/ox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aDabEAAAA3QAAAA8AAAAAAAAAAAAAAAAAmAIAAGRycy9k&#10;b3ducmV2LnhtbFBLBQYAAAAABAAEAPUAAACJAwAAAAA=&#10;" filled="f" stroked="f"/>
                  <v:rect id="Rectangle 109" o:spid="_x0000_s1488" style="position:absolute;left:2377;top:857;width:1457;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rosEA&#10;AADdAAAADwAAAGRycy9kb3ducmV2LnhtbERP22oCMRB9L/gPYQTfalaloqtRpCDY4ourHzBsZi+Y&#10;TJYkdbd/3xQE3+ZwrrPdD9aIB/nQOlYwm2YgiEunW64V3K7H9xWIEJE1Gsek4JcC7Hejty3m2vV8&#10;oUcRa5FCOOSooImxy6UMZUMWw9R1xImrnLcYE/S11B77FG6NnGfZUlpsOTU02NFnQ+W9+LEK5LU4&#10;9qvC+Mx9z6uz+TpdKnJKTcbDYQMi0hBf4qf7pNP8xfoD/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W66LBAAAA3QAAAA8AAAAAAAAAAAAAAAAAmAIAAGRycy9kb3du&#10;cmV2LnhtbFBLBQYAAAAABAAEAPUAAACGAwAAAAA=&#10;" filled="f" stroked="f">
                    <v:textbox style="mso-fit-shape-to-text:t" inset="0,0,0,0">
                      <w:txbxContent>
                        <w:p w14:paraId="00DC799A" w14:textId="77777777" w:rsidR="004D6677" w:rsidRPr="00494E9C" w:rsidRDefault="004D6677" w:rsidP="001E5EDC">
                          <w:pPr>
                            <w:rPr>
                              <w:b/>
                            </w:rPr>
                          </w:pPr>
                          <w:r w:rsidRPr="00494E9C">
                            <w:rPr>
                              <w:b/>
                              <w:i/>
                              <w:snapToGrid w:val="0"/>
                            </w:rPr>
                            <w:t>Cấu trúc Vector</w:t>
                          </w:r>
                        </w:p>
                      </w:txbxContent>
                    </v:textbox>
                  </v:rect>
                  <v:rect id="Rectangle 110" o:spid="_x0000_s1489" style="position:absolute;left:2008;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L+nMAA&#10;AADdAAAADwAAAGRycy9kb3ducmV2LnhtbERPTYvCMBC9L/gfwgje1lSFsluNooLiUdvF89iMTbGZ&#10;lCZq/fdmYWFv83ifs1j1thEP6nztWMFknIAgLp2uuVLwU+w+v0D4gKyxcUwKXuRhtRx8LDDT7skn&#10;euShEjGEfYYKTAhtJqUvDVn0Y9cSR+7qOoshwq6SusNnDLeNnCZJKi3WHBsMtrQ1VN7yu1Vw3J4v&#10;mvbFZXcoXC7T/cYk7qTUaNiv5yAC9eFf/Oc+6Dh/9p3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L+nMAAAADdAAAADwAAAAAAAAAAAAAAAACYAgAAZHJzL2Rvd25y&#10;ZXYueG1sUEsFBgAAAAAEAAQA9QAAAIUDAAAAAA==&#10;" strokeweight=".7pt"/>
                  <v:rect id="Rectangle 111" o:spid="_x0000_s1490" style="position:absolute;left:2131;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5bB8AA&#10;AADdAAAADwAAAGRycy9kb3ducmV2LnhtbERPTYvCMBC9C/6HMMLeNNUFdbtGUUHxqK14HpvZpmwz&#10;KU1Wu//eCIK3ebzPWaw6W4sbtb5yrGA8SkAQF05XXCo457vhHIQPyBprx6Tgnzyslv3eAlPt7nyi&#10;WxZKEUPYp6jAhNCkUvrCkEU/cg1x5H5cazFE2JZSt3iP4baWkySZSosVxwaDDW0NFb/Zn1Vw3F6u&#10;mvb5dXfIXSan+41J3Empj0G3/gYRqAtv8ct90HH+59cM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5bB8AAAADdAAAADwAAAAAAAAAAAAAAAACYAgAAZHJzL2Rvd25y&#10;ZXYueG1sUEsFBgAAAAAEAAQA9QAAAIUDAAAAAA==&#10;" strokeweight=".7pt"/>
                  <v:rect id="Rectangle 112" o:spid="_x0000_s1491" style="position:absolute;left:2254;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HPdcMA&#10;AADdAAAADwAAAGRycy9kb3ducmV2LnhtbESPQW/CMAyF70j7D5GRdoOUTUJbISCGBOIILdrZNKap&#10;aJyqyaD79/MBaTdb7/m9z8v14Ft1pz42gQ3Mphko4irYhmsD53I3+QAVE7LFNjAZ+KUI69XLaIm5&#10;DQ8+0b1ItZIQjjkacCl1udaxcuQxTkNHLNo19B6TrH2tbY8PCfetfsuyufbYsDQ47GjrqLoVP97A&#10;cft9sbQvL7tDGQo933+5LJyMeR0PmwWoREP6Nz+vD1bw3z8FV76RE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HPdcMAAADdAAAADwAAAAAAAAAAAAAAAACYAgAAZHJzL2Rv&#10;d25yZXYueG1sUEsFBgAAAAAEAAQA9QAAAIgDAAAAAA==&#10;" strokeweight=".7pt"/>
                  <v:rect id="Rectangle 113" o:spid="_x0000_s1492" style="position:absolute;left:2377;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1q7sAA&#10;AADdAAAADwAAAGRycy9kb3ducmV2LnhtbERPTYvCMBC9C/sfwix401QXZNs1igqKR21lz2MzNsVm&#10;Upqs1n9vBGFv83ifM1/2thE36nztWMFknIAgLp2uuVJwKrajbxA+IGtsHJOCB3lYLj4Gc8y0u/OR&#10;bnmoRAxhn6ECE0KbSelLQxb92LXEkbu4zmKIsKuk7vAew20jp0kykxZrjg0GW9oYKq/5n1Vw2Pye&#10;Ne2K83ZfuFzOdmuTuKNSw89+9QMiUB/+xW/3Xsf5X2kKr2/iC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1q7sAAAADdAAAADwAAAAAAAAAAAAAAAACYAgAAZHJzL2Rvd25y&#10;ZXYueG1sUEsFBgAAAAAEAAQA9QAAAIUDAAAAAA==&#10;" strokeweight=".7pt"/>
                  <v:rect id="Rectangle 114" o:spid="_x0000_s1493" style="position:absolute;left:2500;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ebkcQA&#10;AADdAAAADwAAAGRycy9kb3ducmV2LnhtbESPQWvDMAyF74P+B6PCbqu9MUrJ6pat0NDjmpSe1ViL&#10;w2I5xF6b/fvpMOhN4j2992m9nUKvrjSmLrKF54UBRdxE13Fr4VTvn1agUkZ22EcmC7+UYLuZPayx&#10;cPHGR7pWuVUSwqlACz7nodA6NZ4CpkUciEX7imPALOvYajfiTcJDr1+MWeqAHUuDx4F2nprv6idY&#10;+NydL47K+rI/1LHSy/LDm3i09nE+vb+ByjTlu/n/+uAE/9UIv3wjI+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3m5HEAAAA3QAAAA8AAAAAAAAAAAAAAAAAmAIAAGRycy9k&#10;b3ducmV2LnhtbFBLBQYAAAAABAAEAPUAAACJAwAAAAA=&#10;" strokeweight=".7pt"/>
                  <v:rect id="Rectangle 115" o:spid="_x0000_s1494" style="position:absolute;left:2623;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CsAA&#10;AADdAAAADwAAAGRycy9kb3ducmV2LnhtbERPTYvCMBC9L/gfwgje1kRZRKpRVFA8arvseWzGpthM&#10;SpPV+u/NwoK3ebzPWa5714g7daH2rGEyViCIS29qrjR8F/vPOYgQkQ02nknDkwKsV4OPJWbGP/hM&#10;9zxWIoVwyFCDjbHNpAylJYdh7FvixF195zAm2FXSdPhI4a6RU6Vm0mHNqcFiSztL5S3/dRpOu5+L&#10;oUNx2R8Ln8vZYWuVP2s9GvabBYhIfXyL/91Hk+Z/qQn8fZNO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s+CsAAAADdAAAADwAAAAAAAAAAAAAAAACYAgAAZHJzL2Rvd25y&#10;ZXYueG1sUEsFBgAAAAAEAAQA9QAAAIUDAAAAAA==&#10;" strokeweight=".7pt"/>
                  <v:rect id="Rectangle 116" o:spid="_x0000_s1495" style="position:absolute;left:2746;top:3190;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gfcAA&#10;AADdAAAADwAAAGRycy9kb3ducmV2LnhtbERPTYvCMBC9C/sfwizsTRNFRLpGWQXFo7bieWxmm7LN&#10;pDRRu//eCIK3ebzPWax614gbdaH2rGE8UiCIS29qrjSciu1wDiJEZIONZ9LwTwFWy4/BAjPj73yk&#10;Wx4rkUI4ZKjBxthmUobSksMw8i1x4n595zAm2FXSdHhP4a6RE6Vm0mHNqcFiSxtL5V9+dRoOm/PF&#10;0K64bPeFz+Vst7bKH7X++ux/vkFE6uNb/HLvTZo/VRN4fpNO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mgfcAAAADdAAAADwAAAAAAAAAAAAAAAACYAgAAZHJzL2Rvd25y&#10;ZXYueG1sUEsFBgAAAAAEAAQA9QAAAIUDAAAAAA==&#10;" strokeweight=".7pt"/>
                  <v:rect id="Rectangle 117" o:spid="_x0000_s1496" style="position:absolute;left:2865;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UF5sEA&#10;AADdAAAADwAAAGRycy9kb3ducmV2LnhtbERP32vCMBB+F/wfwgl7s8nmkNGZlk1QfNR27Plsbk1Z&#10;cylN1O6/N4PB3u7j+3mbcnK9uNIYOs8aHjMFgrjxpuNWw0e9W76ACBHZYO+ZNPxQgLKYzzaYG3/j&#10;E12r2IoUwiFHDTbGIZcyNJYchswPxIn78qPDmODYSjPiLYW7Xj4ptZYOO04NFgfaWmq+q4vTcNx+&#10;ng3t6/PuUPtKrvfvVvmT1g+L6e0VRKQp/ov/3AeT5j+r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BebBAAAA3QAAAA8AAAAAAAAAAAAAAAAAmAIAAGRycy9kb3du&#10;cmV2LnhtbFBLBQYAAAAABAAEAPUAAACGAwAAAAA=&#10;" strokeweight=".7pt"/>
                  <v:rect id="Rectangle 118" o:spid="_x0000_s1497" style="position:absolute;left:2988;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ydksAA&#10;AADdAAAADwAAAGRycy9kb3ducmV2LnhtbERPTYvCMBC9C/sfwizsTZMVEekaxRUUj9qK57GZbYrN&#10;pDRRu//eCIK3ebzPmS9714gbdaH2rOF7pEAQl97UXGk4FpvhDESIyAYbz6ThnwIsFx+DOWbG3/lA&#10;tzxWIoVwyFCDjbHNpAylJYdh5FvixP35zmFMsKuk6fCewl0jx0pNpcOaU4PFltaWykt+dRr269PZ&#10;0LY4b3aFz+V0+2uVP2j99dmvfkBE6uNb/HLvTJo/URN4fpNOkI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EydksAAAADdAAAADwAAAAAAAAAAAAAAAACYAgAAZHJzL2Rvd25y&#10;ZXYueG1sUEsFBgAAAAAEAAQA9QAAAIUDAAAAAA==&#10;" strokeweight=".7pt"/>
                  <v:rect id="Rectangle 119" o:spid="_x0000_s1498" style="position:absolute;left:3111;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4CcEA&#10;AADdAAAADwAAAGRycy9kb3ducmV2LnhtbERP32vCMBB+F/wfwgl7s8mGk9GZlk1QfNR27Plsbk1Z&#10;cylN1O6/N4PB3u7j+3mbcnK9uNIYOs8aHjMFgrjxpuNWw0e9W76ACBHZYO+ZNPxQgLKYzzaYG3/j&#10;E12r2IoUwiFHDTbGIZcyNJYchswPxIn78qPDmODYSjPiLYW7Xj4ptZYOO04NFgfaWmq+q4vTcNx+&#10;ng3t6/PuUPtKrvfvVvmT1g+L6e0VRKQp/ov/3AeT5q/UM/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AOAnBAAAA3QAAAA8AAAAAAAAAAAAAAAAAmAIAAGRycy9kb3du&#10;cmV2LnhtbFBLBQYAAAAABAAEAPUAAACGAwAAAAA=&#10;" strokeweight=".7pt"/>
                  <v:rect id="Rectangle 120" o:spid="_x0000_s1499" style="position:absolute;left:3234;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mfsAA&#10;AADdAAAADwAAAGRycy9kb3ducmV2LnhtbERP32vCMBB+F/Y/hBv4psmGFOmMsgkWH2crez6bW1PW&#10;XEoTtf73iyD4dh/fz1ttRteJCw2h9azhba5AENfetNxoOFa72RJEiMgGO8+k4UYBNuuXyQpz4698&#10;oEsZG5FCOOSowcbY51KG2pLDMPc9ceJ+/eAwJjg00gx4TeGuk+9KZdJhy6nBYk9bS/VfeXYavrc/&#10;J0NFddrtK1/KrPiyyh+0nr6Onx8gIo3xKX649ybNX6gM7t+kE+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9KmfsAAAADdAAAADwAAAAAAAAAAAAAAAACYAgAAZHJzL2Rvd25y&#10;ZXYueG1sUEsFBgAAAAAEAAQA9QAAAIUDAAAAAA==&#10;" strokeweight=".7pt"/>
                  <v:rect id="Rectangle 121" o:spid="_x0000_s1500" style="position:absolute;left:3357;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4D5cAA&#10;AADdAAAADwAAAGRycy9kb3ducmV2LnhtbERPTYvCMBC9L/gfwgh7W5MV0aUaZRUUj9ounsdmbIrN&#10;pDRRu//eLCx4m8f7nMWqd424Uxdqzxo+RwoEcelNzZWGn2L78QUiRGSDjWfS8EsBVsvB2wIz4x98&#10;pHseK5FCOGSowcbYZlKG0pLDMPItceIuvnMYE+wqaTp8pHDXyLFSU+mw5tRgsaWNpfKa35yGw+Z0&#10;NrQrztt94XM53a2t8ket34f99xxEpD6+xP/uvUnzJ2oGf9+kE+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4D5cAAAADdAAAADwAAAAAAAAAAAAAAAACYAgAAZHJzL2Rvd25y&#10;ZXYueG1sUEsFBgAAAAAEAAQA9QAAAIUDAAAAAA==&#10;" strokeweight=".7pt"/>
                  <v:rect id="Rectangle 122" o:spid="_x0000_s1501" style="position:absolute;left:3480;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GXl8QA&#10;AADdAAAADwAAAGRycy9kb3ducmV2LnhtbESPQWvDMAyF74P+B6PCbqu9MUrJ6pat0NDjmpSe1ViL&#10;w2I5xF6b/fvpMOhN4j2992m9nUKvrjSmLrKF54UBRdxE13Fr4VTvn1agUkZ22EcmC7+UYLuZPayx&#10;cPHGR7pWuVUSwqlACz7nodA6NZ4CpkUciEX7imPALOvYajfiTcJDr1+MWeqAHUuDx4F2nprv6idY&#10;+NydL47K+rI/1LHSy/LDm3i09nE+vb+ByjTlu/n/+uAE/9UIrnwjI+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Bl5fEAAAA3QAAAA8AAAAAAAAAAAAAAAAAmAIAAGRycy9k&#10;b3ducmV2LnhtbFBLBQYAAAAABAAEAPUAAACJAwAAAAA=&#10;" strokeweight=".7pt"/>
                  <v:rect id="Rectangle 123" o:spid="_x0000_s1502" style="position:absolute;left:3603;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0yDMAA&#10;AADdAAAADwAAAGRycy9kb3ducmV2LnhtbERPTYvCMBC9L/gfwgh7W5MVEbcaZRUUj9ounsdmbIrN&#10;pDRRu//eLCx4m8f7nMWqd424Uxdqzxo+RwoEcelNzZWGn2L7MQMRIrLBxjNp+KUAq+XgbYGZ8Q8+&#10;0j2PlUghHDLUYGNsMylDaclhGPmWOHEX3zmMCXaVNB0+Urhr5FipqXRYc2qw2NLGUnnNb07DYXM6&#10;G9oV5+2+8Lmc7tZW+aPW78P+ew4iUh9f4n/33qT5E/UFf9+kE+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0yDMAAAADdAAAADwAAAAAAAAAAAAAAAACYAgAAZHJzL2Rvd25y&#10;ZXYueG1sUEsFBgAAAAAEAAQA9QAAAIUDAAAAAA==&#10;" strokeweight=".7pt"/>
                  <v:rect id="Rectangle 124" o:spid="_x0000_s1503" style="position:absolute;left:3726;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4NTMMA&#10;AADdAAAADwAAAGRycy9kb3ducmV2LnhtbESPQWvCQBCF74X+h2UK3urGIiLRVVRQPNZEPI/ZMRvM&#10;zobsVtN/3zkUvM3w3rz3zXI9+FY9qI9NYAOTcQaKuAq24drAudx/zkHFhGyxDUwGfinCevX+tsTc&#10;hief6FGkWkkIxxwNuJS6XOtYOfIYx6EjFu0Weo9J1r7WtsenhPtWf2XZTHtsWBocdrRzVN2LH2/g&#10;e3e5WjqU1/2xDIWeHbYuCydjRh/DZgEq0ZBe5v/roxX86UT45RsZQ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4NTMMAAADdAAAADwAAAAAAAAAAAAAAAACYAgAAZHJzL2Rv&#10;d25yZXYueG1sUEsFBgAAAAAEAAQA9QAAAIgDAAAAAA==&#10;" strokeweight=".7pt"/>
                  <v:rect id="Rectangle 125" o:spid="_x0000_s1504" style="position:absolute;left:3849;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o18AA&#10;AADdAAAADwAAAGRycy9kb3ducmV2LnhtbERPTYvCMBC9C/sfwizsTdMuItI1iisoHrUVz9Nmtik2&#10;k9JE7f57Iwje5vE+Z7EabCtu1PvGsYJ0koAgrpxuuFZwKrbjOQgfkDW2jknBP3lYLT9GC8y0u/OR&#10;bnmoRQxhn6ECE0KXSekrQxb9xHXEkftzvcUQYV9L3eM9httWfifJTFpsODYY7GhjqLrkV6vgsDmX&#10;mnZFud0XLpez3a9J3FGpr89h/QMi0BDe4pd7r+P8aZr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Ko18AAAADdAAAADwAAAAAAAAAAAAAAAACYAgAAZHJzL2Rvd25y&#10;ZXYueG1sUEsFBgAAAAAEAAQA9QAAAIUDAAAAAA==&#10;" strokeweight=".7pt"/>
                  <v:rect id="Rectangle 126" o:spid="_x0000_s1505" style="position:absolute;left:3972;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A2oL8A&#10;AADdAAAADwAAAGRycy9kb3ducmV2LnhtbERPTYvCMBC9C/6HMII3TRURqUbZFRSPayuex2Zsis2k&#10;NFHrv98Igrd5vM9ZbTpbiwe1vnKsYDJOQBAXTldcKjjlu9EChA/IGmvHpOBFHjbrfm+FqXZPPtIj&#10;C6WIIexTVGBCaFIpfWHIoh+7hjhyV9daDBG2pdQtPmO4reU0SebSYsWxwWBDW0PFLbtbBX/b80XT&#10;Pr/sDrnL5Hz/axJ3VGo46H6WIAJ14Sv+uA86zp9NpvD+Jp4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MDagvwAAAN0AAAAPAAAAAAAAAAAAAAAAAJgCAABkcnMvZG93bnJl&#10;di54bWxQSwUGAAAAAAQABAD1AAAAhAMAAAAA&#10;" strokeweight=".7pt"/>
                  <v:rect id="Rectangle 127" o:spid="_x0000_s1506" style="position:absolute;left:4095;top:3190;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yTO8AA&#10;AADdAAAADwAAAGRycy9kb3ducmV2LnhtbERPTYvCMBC9L/gfwgje1lRdRKpRVFA8aiuex2Zsis2k&#10;NFHrvzcLC3ubx/ucxaqztXhS6yvHCkbDBARx4XTFpYJzvvuegfABWWPtmBS8ycNq2ftaYKrdi0/0&#10;zEIpYgj7FBWYEJpUSl8YsuiHriGO3M21FkOEbSl1i68Ybms5TpKptFhxbDDY0NZQcc8eVsFxe7lq&#10;2ufX3SF3mZzuNyZxJ6UG/W49BxGoC//iP/dBx/k/own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nyTO8AAAADdAAAADwAAAAAAAAAAAAAAAACYAgAAZHJzL2Rvd25y&#10;ZXYueG1sUEsFBgAAAAAEAAQA9QAAAIUDAAAAAA==&#10;" strokeweight=".7pt"/>
                  <v:rect id="Rectangle 128" o:spid="_x0000_s1507" style="position:absolute;left:4215;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078MA&#10;AADdAAAADwAAAGRycy9kb3ducmV2LnhtbERPTYvCMBC9L/gfwgh7EU27lEWqUUQQPAlb9eBtaMa2&#10;2ExqE2vXX28Ewds83ufMl72pRUetqywriCcRCOLc6ooLBYf9ZjwF4TyyxtoyKfgnB8vF4GuOqbZ3&#10;/qMu84UIIexSVFB636RSurwkg25iG+LAnW1r0AfYFlK3eA/hppY/UfQrDVYcGkpsaF1SfsluRoGJ&#10;p6PTY3PKLlF3HO32j2t3SK5KfQ/71QyEp95/xG/3Vof5SZzA65twgl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W078MAAADdAAAADwAAAAAAAAAAAAAAAACYAgAAZHJzL2Rv&#10;d25yZXYueG1sUEsFBgAAAAAEAAQA9QAAAIgDAAAAAA==&#10;" fillcolor="#969696" strokeweight=".7pt"/>
                  <v:rect id="Rectangle 129" o:spid="_x0000_s1508" style="position:absolute;left:4338;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kRdMQA&#10;AADdAAAADwAAAGRycy9kb3ducmV2LnhtbERPTYvCMBC9C/sfwgheZE27qEg1yiIIexK21oO3oZlt&#10;i82kNrFWf71ZELzN433OatObWnTUusqygngSgSDOra64UJAddp8LEM4ja6wtk4I7OdisPwYrTLS9&#10;8S91qS9ECGGXoILS+yaR0uUlGXQT2xAH7s+2Bn2AbSF1i7cQbmr5FUVzabDi0FBiQ9uS8nN6NQpM&#10;vBifHrtTeo6643h/eFy6bHpRajTsv5cgPPX+LX65f3SYP41n8P9NOEG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pEXTEAAAA3QAAAA8AAAAAAAAAAAAAAAAAmAIAAGRycy9k&#10;b3ducmV2LnhtbFBLBQYAAAAABAAEAPUAAACJAwAAAAA=&#10;" fillcolor="#969696" strokeweight=".7pt"/>
                  <v:rect id="Rectangle 130" o:spid="_x0000_s1509" style="position:absolute;left:2008;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swo8AA&#10;AADdAAAADwAAAGRycy9kb3ducmV2LnhtbERPTYvCMBC9C/6HMII3TRUpSzXKKige13bZ87QZm7LN&#10;pDRR67/fCMLe5vE+Z7MbbCvu1PvGsYLFPAFBXDndcK3guzjOPkD4gKyxdUwKnuRhtx2PNphp9+AL&#10;3fNQixjCPkMFJoQuk9JXhiz6ueuII3d1vcUQYV9L3eMjhttWLpMklRYbjg0GOzoYqn7zm1Xwdfgp&#10;NZ2K8nguXC7T094k7qLUdDJ8rkEEGsK/+O0+6zh/tUjh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gswo8AAAADdAAAADwAAAAAAAAAAAAAAAACYAgAAZHJzL2Rvd25y&#10;ZXYueG1sUEsFBgAAAAAEAAQA9QAAAIUDAAAAAA==&#10;" strokeweight=".7pt"/>
                  <v:rect id="Rectangle 131" o:spid="_x0000_s1510" style="position:absolute;left:2131;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VOMAA&#10;AADdAAAADwAAAGRycy9kb3ducmV2LnhtbERPTYvCMBC9C/sfwix4s6nLotI1iisoHrUVz2Mz2xSb&#10;SWmyWv+9EQRv83ifM1/2thFX6nztWME4SUEQl07XXCk4FpvRDIQPyBobx6TgTh6Wi4/BHDPtbnyg&#10;ax4qEUPYZ6jAhNBmUvrSkEWfuJY4cn+usxgi7CqpO7zFcNvIrzSdSIs1xwaDLa0NlZf83yrYr09n&#10;TdvivNkVLpeT7a9J3UGp4We/+gERqA9v8cu903H+93gK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UeVOMAAAADdAAAADwAAAAAAAAAAAAAAAACYAgAAZHJzL2Rvd25y&#10;ZXYueG1sUEsFBgAAAAAEAAQA9QAAAIUDAAAAAA==&#10;" strokeweight=".7pt"/>
                  <v:rect id="Rectangle 132" o:spid="_x0000_s1511" style="position:absolute;left:2254;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BSsMA&#10;AADdAAAADwAAAGRycy9kb3ducmV2LnhtbESPQWvCQBCF74X+h2UK3urGIiLRVVRQPNZEPI/ZMRvM&#10;zobsVtN/3zkUvM3w3rz3zXI9+FY9qI9NYAOTcQaKuAq24drAudx/zkHFhGyxDUwGfinCevX+tsTc&#10;hief6FGkWkkIxxwNuJS6XOtYOfIYx6EjFu0Weo9J1r7WtsenhPtWf2XZTHtsWBocdrRzVN2LH2/g&#10;e3e5WjqU1/2xDIWeHbYuCydjRh/DZgEq0ZBe5v/roxX86URw5RsZQ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gBSsMAAADdAAAADwAAAAAAAAAAAAAAAACYAgAAZHJzL2Rv&#10;d25yZXYueG1sUEsFBgAAAAAEAAQA9QAAAIgDAAAAAA==&#10;" strokeweight=".7pt"/>
                  <v:rect id="Rectangle 133" o:spid="_x0000_s1512" style="position:absolute;left:2377;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Sk0cAA&#10;AADdAAAADwAAAGRycy9kb3ducmV2LnhtbERPTYvCMBC9C/sfwix4s6nLIto1iisoHrUVz2Mz2xSb&#10;SWmyWv+9EQRv83ifM1/2thFX6nztWME4SUEQl07XXCk4FpvRFIQPyBobx6TgTh6Wi4/BHDPtbnyg&#10;ax4qEUPYZ6jAhNBmUvrSkEWfuJY4cn+usxgi7CqpO7zFcNvIrzSdSIs1xwaDLa0NlZf83yrYr09n&#10;TdvivNkVLpeT7a9J3UGp4We/+gERqA9v8cu903H+93gG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Sk0cAAAADdAAAADwAAAAAAAAAAAAAAAACYAgAAZHJzL2Rvd25y&#10;ZXYueG1sUEsFBgAAAAAEAAQA9QAAAIUDAAAAAA==&#10;" strokeweight=".7pt"/>
                  <v:rect id="Rectangle 134" o:spid="_x0000_s1513" style="position:absolute;left:2500;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LH8cMA&#10;AADdAAAADwAAAGRycy9kb3ducmV2LnhtbESPQWvCQBCF70L/wzKF3nRTKSKpq6igeNREeh6zYzaY&#10;nQ3Zrab/vnMQvM3w3rz3zWI1+FbdqY9NYAOfkwwUcRVsw7WBc7kbz0HFhGyxDUwG/ijCavk2WmBu&#10;w4NPdC9SrSSEY44GXEpdrnWsHHmMk9ARi3YNvccka19r2+NDwn2rp1k20x4blgaHHW0dVbfi1xs4&#10;bn8ulvblZXcoQ6Fn+43LwsmYj/dh/Q0q0ZBe5uf1wQr+11T45RsZQ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LH8cMAAADdAAAADwAAAAAAAAAAAAAAAACYAgAAZHJzL2Rv&#10;d25yZXYueG1sUEsFBgAAAAAEAAQA9QAAAIgDAAAAAA==&#10;" strokeweight=".7pt"/>
                  <v:rect id="Rectangle 135" o:spid="_x0000_s1514" style="position:absolute;left:2623;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5iar8A&#10;AADdAAAADwAAAGRycy9kb3ducmV2LnhtbERPTYvCMBC9C/6HMII3TRURqUbZFRSPayuex2Zsis2k&#10;NFHrv98Igrd5vM9ZbTpbiwe1vnKsYDJOQBAXTldcKjjlu9EChA/IGmvHpOBFHjbrfm+FqXZPPtIj&#10;C6WIIexTVGBCaFIpfWHIoh+7hjhyV9daDBG2pdQtPmO4reU0SebSYsWxwWBDW0PFLbtbBX/b80XT&#10;Pr/sDrnL5Hz/axJ3VGo46H6WIAJ14Sv+uA86zp9NJ/D+Jp4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jmJqvwAAAN0AAAAPAAAAAAAAAAAAAAAAAJgCAABkcnMvZG93bnJl&#10;di54bWxQSwUGAAAAAAQABAD1AAAAhAMAAAAA&#10;" strokeweight=".7pt"/>
                  <v:rect id="Rectangle 136" o:spid="_x0000_s1515" style="position:absolute;left:2746;top:3313;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z8HcEA&#10;AADdAAAADwAAAGRycy9kb3ducmV2LnhtbERPTWvCQBC9F/wPywi91Y1BQomuUgUlxyYpPY/ZMRua&#10;nQ3Z1aT/vlso9DaP9zm7w2x78aDRd44VrFcJCOLG6Y5bBR/1+eUVhA/IGnvHpOCbPBz2i6cd5tpN&#10;XNKjCq2IIexzVGBCGHIpfWPIol+5gThyNzdaDBGOrdQjTjHc9jJNkkxa7Dg2GBzoZKj5qu5Wwfvp&#10;86rpUl/PRe0qmV2OJnGlUs/L+W0LItAc/sV/7kLH+Zs0hd9v4gl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c/B3BAAAA3QAAAA8AAAAAAAAAAAAAAAAAmAIAAGRycy9kb3du&#10;cmV2LnhtbFBLBQYAAAAABAAEAPUAAACGAwAAAAA=&#10;" strokeweight=".7pt"/>
                  <v:rect id="Rectangle 137" o:spid="_x0000_s1516" style="position:absolute;left:2865;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ZhsIA&#10;AADdAAAADwAAAGRycy9kb3ducmV2LnhtbERPTWvCQBC9F/wPywi91Y1pEYluQg0oHmsinsfsmA3N&#10;zobsVtN/3y0UepvH+5xtMdle3Gn0nWMFy0UCgrhxuuNWwbnev6xB+ICssXdMCr7JQ5HPnraYaffg&#10;E92r0IoYwj5DBSaEIZPSN4Ys+oUbiCN3c6PFEOHYSj3iI4bbXqZJspIWO44NBgcqDTWf1ZdV8FFe&#10;rpoO9XV/rF0lV4edSdxJqef59L4BEWgK/+I/91HH+W/pK/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FmGwgAAAN0AAAAPAAAAAAAAAAAAAAAAAJgCAABkcnMvZG93&#10;bnJldi54bWxQSwUGAAAAAAQABAD1AAAAhwMAAAAA&#10;" strokeweight=".7pt"/>
                  <v:rect id="Rectangle 138" o:spid="_x0000_s1517" style="position:absolute;left:2988;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8r8A&#10;AADdAAAADwAAAGRycy9kb3ducmV2LnhtbERPTYvCMBC9C/6HMII3TRWRpRpFBcWjtuJ5bMam2ExK&#10;E7X+e7OwsLd5vM9Zrjtbixe1vnKsYDJOQBAXTldcKrjk+9EPCB+QNdaOScGHPKxX/d4SU+3efKZX&#10;FkoRQ9inqMCE0KRS+sKQRT92DXHk7q61GCJsS6lbfMdwW8tpksylxYpjg8GGdoaKR/a0Ck67603T&#10;Ib/tj7nL5PywNYk7KzUcdJsFiEBd+Bf/uY86zp9NZ/D7TTxBrr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cHyvwAAAN0AAAAPAAAAAAAAAAAAAAAAAJgCAABkcnMvZG93bnJl&#10;di54bWxQSwUGAAAAAAQABAD1AAAAhAMAAAAA&#10;" strokeweight=".7pt"/>
                  <v:rect id="Rectangle 139" o:spid="_x0000_s1518" style="position:absolute;left:3111;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VkacIA&#10;AADdAAAADwAAAGRycy9kb3ducmV2LnhtbERPTWvCQBC9F/wPywi91Y2hFYluQg0oHmsinsfsmA3N&#10;zobsVtN/3y0UepvH+5xtMdle3Gn0nWMFy0UCgrhxuuNWwbnev6xB+ICssXdMCr7JQ5HPnraYaffg&#10;E92r0IoYwj5DBSaEIZPSN4Ys+oUbiCN3c6PFEOHYSj3iI4bbXqZJspIWO44NBgcqDTWf1ZdV8FFe&#10;rpoO9XV/rF0lV4edSdxJqef59L4BEWgK/+I/91HH+a/pG/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tWRpwgAAAN0AAAAPAAAAAAAAAAAAAAAAAJgCAABkcnMvZG93&#10;bnJldi54bWxQSwUGAAAAAAQABAD1AAAAhwMAAAAA&#10;" strokeweight=".7pt"/>
                  <v:rect id="Rectangle 140" o:spid="_x0000_s1519" style="position:absolute;left:3234;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6HsAA&#10;AADdAAAADwAAAGRycy9kb3ducmV2LnhtbERPTYvCMBC9C/sfwix403RlKdI1iisoHrUVz9Nmtik2&#10;k9Jktf57Iwje5vE+Z7EabCuu1PvGsYKvaQKCuHK64VrBqdhO5iB8QNbYOiYFd/KwWn6MFphpd+Mj&#10;XfNQixjCPkMFJoQuk9JXhiz6qeuII/fneoshwr6WusdbDLetnCVJKi02HBsMdrQxVF3yf6vgsDmX&#10;mnZFud0XLpfp7tck7qjU+HNY/4AINIS3+OXe6zj/e5b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f6HsAAAADdAAAADwAAAAAAAAAAAAAAAACYAgAAZHJzL2Rvd25y&#10;ZXYueG1sUEsFBgAAAAAEAAQA9QAAAIUDAAAAAA==&#10;" strokeweight=".7pt"/>
                  <v:rect id="Rectangle 141" o:spid="_x0000_s1520" style="position:absolute;left:3357;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tfhcAA&#10;AADdAAAADwAAAGRycy9kb3ducmV2LnhtbERPTYvCMBC9C/sfwix4s+mK6NI1iisoHrWVPY/NbFNs&#10;JqWJWv+9EQRv83ifM1/2thFX6nztWMFXkoIgLp2uuVJwLDajbxA+IGtsHJOCO3lYLj4Gc8y0u/GB&#10;rnmoRAxhn6ECE0KbSelLQxZ94lriyP27zmKIsKuk7vAWw20jx2k6lRZrjg0GW1obKs/5xSrYr/9O&#10;mrbFabMrXC6n21+TuoNSw89+9QMiUB/e4pd7p+P8yXgG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tfhcAAAADdAAAADwAAAAAAAAAAAAAAAACYAgAAZHJzL2Rvd25y&#10;ZXYueG1sUEsFBgAAAAAEAAQA9QAAAIUDAAAAAA==&#10;" strokeweight=".7pt"/>
                  <v:rect id="Rectangle 142" o:spid="_x0000_s1521" style="position:absolute;left:3480;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TL98MA&#10;AADdAAAADwAAAGRycy9kb3ducmV2LnhtbESPQWvCQBCF70L/wzKF3nRTKSKpq6igeNREeh6zYzaY&#10;nQ3Zrab/vnMQvM3w3rz3zWI1+FbdqY9NYAOfkwwUcRVsw7WBc7kbz0HFhGyxDUwG/ijCavk2WmBu&#10;w4NPdC9SrSSEY44GXEpdrnWsHHmMk9ARi3YNvccka19r2+NDwn2rp1k20x4blgaHHW0dVbfi1xs4&#10;bn8ulvblZXcoQ6Fn+43LwsmYj/dh/Q0q0ZBe5uf1wQr+11Rw5RsZQ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TL98MAAADdAAAADwAAAAAAAAAAAAAAAACYAgAAZHJzL2Rv&#10;d25yZXYueG1sUEsFBgAAAAAEAAQA9QAAAIgDAAAAAA==&#10;" strokeweight=".7pt"/>
                  <v:rect id="Rectangle 143" o:spid="_x0000_s1522" style="position:absolute;left:3603;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hubMAA&#10;AADdAAAADwAAAGRycy9kb3ducmV2LnhtbERPTYvCMBC9C/sfwix4s+mKiNs1iisoHrWVPY/NbFNs&#10;JqWJWv+9EQRv83ifM1/2thFX6nztWMFXkoIgLp2uuVJwLDajGQgfkDU2jknBnTwsFx+DOWba3fhA&#10;1zxUIoawz1CBCaHNpPSlIYs+cS1x5P5dZzFE2FVSd3iL4baR4zSdSos1xwaDLa0Nlef8YhXs138n&#10;TdvitNkVLpfT7a9J3UGp4We/+gERqA9v8cu903H+ZPwN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hubMAAAADdAAAADwAAAAAAAAAAAAAAAACYAgAAZHJzL2Rvd25y&#10;ZXYueG1sUEsFBgAAAAAEAAQA9QAAAIUDAAAAAA==&#10;" strokeweight=".7pt"/>
                  <v:rect id="Rectangle 144" o:spid="_x0000_s1523" style="position:absolute;left:3726;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tRLMMA&#10;AADdAAAADwAAAGRycy9kb3ducmV2LnhtbESPQW/CMAyF70j7D5GRdoOUbUJTISCGBOI4WrSzaUxT&#10;0ThVk0H37+cDEjdb7/m9z8v14Ft1oz42gQ3Mphko4irYhmsDp3I3+QQVE7LFNjAZ+KMI69XLaIm5&#10;DXc+0q1ItZIQjjkacCl1udaxcuQxTkNHLNol9B6TrH2tbY93CfetfsuyufbYsDQ47GjrqLoWv97A&#10;9/bnbGlfnneHMhR6vv9yWTga8zoeNgtQiYb0ND+uD1bwP96FX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tRLMMAAADdAAAADwAAAAAAAAAAAAAAAACYAgAAZHJzL2Rv&#10;d25yZXYueG1sUEsFBgAAAAAEAAQA9QAAAIgDAAAAAA==&#10;" strokeweight=".7pt"/>
                  <v:rect id="Rectangle 145" o:spid="_x0000_s1524" style="position:absolute;left:3849;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0t8AA&#10;AADdAAAADwAAAGRycy9kb3ducmV2LnhtbERPTYvCMBC9L/gfwgje1lRdRKpRVFA8aiuex2Zsis2k&#10;NFHrvzcLC3ubx/ucxaqztXhS6yvHCkbDBARx4XTFpYJzvvuegfABWWPtmBS8ycNq2ftaYKrdi0/0&#10;zEIpYgj7FBWYEJpUSl8YsuiHriGO3M21FkOEbSl1i68Ybms5TpKptFhxbDDY0NZQcc8eVsFxe7lq&#10;2ufX3SF3mZzuNyZxJ6UG/W49BxGoC//iP/dBx/k/kxH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f0t8AAAADdAAAADwAAAAAAAAAAAAAAAACYAgAAZHJzL2Rvd25y&#10;ZXYueG1sUEsFBgAAAAAEAAQA9QAAAIUDAAAAAA==&#10;" strokeweight=".7pt"/>
                  <v:rect id="Rectangle 146" o:spid="_x0000_s1525" style="position:absolute;left:3972;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VqwMIA&#10;AADdAAAADwAAAGRycy9kb3ducmV2LnhtbERPTWvCQBC9F/wPywi91Y1pEYluQg0oHmsinsfsmA3N&#10;zobsVtN/3y0UepvH+5xtMdle3Gn0nWMFy0UCgrhxuuNWwbnev6xB+ICssXdMCr7JQ5HPnraYaffg&#10;E92r0IoYwj5DBSaEIZPSN4Ys+oUbiCN3c6PFEOHYSj3iI4bbXqZJspIWO44NBgcqDTWf1ZdV8FFe&#10;rpoO9XV/rF0lV4edSdxJqef59L4BEWgK/+I/91HH+W+vKf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WrAwgAAAN0AAAAPAAAAAAAAAAAAAAAAAJgCAABkcnMvZG93&#10;bnJldi54bWxQSwUGAAAAAAQABAD1AAAAhwMAAAAA&#10;" strokeweight=".7pt"/>
                  <v:rect id="Rectangle 147" o:spid="_x0000_s1526" style="position:absolute;left:4095;top:3313;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PW8AA&#10;AADdAAAADwAAAGRycy9kb3ducmV2LnhtbERPTYvCMBC9C/6HMAt703R1kaUaRYWKR21lz2MzNsVm&#10;Upqo3X9vFgRv83ifs1j1thF36nztWMHXOAFBXDpdc6XgVGSjHxA+IGtsHJOCP/KwWg4HC0y1e/CR&#10;7nmoRAxhn6ICE0KbSulLQxb92LXEkbu4zmKIsKuk7vARw20jJ0kykxZrjg0GW9oaKq/5zSo4bH/P&#10;mnbFOdsXLpez3cYk7qjU50e/noMI1Ie3+OXe6zj/ezqF/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nPW8AAAADdAAAADwAAAAAAAAAAAAAAAACYAgAAZHJzL2Rvd25y&#10;ZXYueG1sUEsFBgAAAAAEAAQA9QAAAIUDAAAAAA==&#10;" strokeweight=".7pt"/>
                  <v:rect id="Rectangle 148" o:spid="_x0000_s1527" style="position:absolute;left:4215;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Doj8QA&#10;AADdAAAADwAAAGRycy9kb3ducmV2LnhtbERPTYvCMBC9C/sfwgh7kTVVi0g1yiIIngRrPXgbmtm2&#10;2ExqE2vXX28WFrzN433OatObWnTUusqygsk4AkGcW11xoSA77b4WIJxH1lhbJgW/5GCz/hisMNH2&#10;wUfqUl+IEMIuQQWl900ipctLMujGtiEO3I9tDfoA20LqFh8h3NRyGkVzabDi0FBiQ9uS8mt6NwrM&#10;ZDG6PHeX9Bp159Hh9Lx1WXxT6nPYfy9BeOr9W/zv3uswP57F8PdNOEG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Q6I/EAAAA3QAAAA8AAAAAAAAAAAAAAAAAmAIAAGRycy9k&#10;b3ducmV2LnhtbFBLBQYAAAAABAAEAPUAAACJAwAAAAA=&#10;" fillcolor="#969696" strokeweight=".7pt"/>
                  <v:rect id="Rectangle 149" o:spid="_x0000_s1528" style="position:absolute;left:4338;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ytMIA&#10;AADdAAAADwAAAGRycy9kb3ducmV2LnhtbERPS2vCQBC+F/wPywi9NZu+gqSuooLBY03E85idZkOz&#10;syG7jfHfu4VCb/PxPWe5nmwnRhp861jBc5KCIK6dbrlRcKr2TwsQPiBr7ByTght5WK9mD0vMtbvy&#10;kcYyNCKGsM9RgQmhz6X0tSGLPnE9ceS+3GAxRDg0Ug94jeG2ky9pmkmLLccGgz3tDNXf5Y9V8Lk7&#10;XzQV1WV/qFwps2JrUndU6nE+bT5ABJrCv/jPfdBx/tvrO/x+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bPK0wgAAAN0AAAAPAAAAAAAAAAAAAAAAAJgCAABkcnMvZG93&#10;bnJldi54bWxQSwUGAAAAAAQABAD1AAAAhwMAAAAA&#10;" strokeweight=".7pt"/>
                  <v:rect id="Rectangle 150" o:spid="_x0000_s1529" style="position:absolute;left:2008;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5sw8AA&#10;AADdAAAADwAAAGRycy9kb3ducmV2LnhtbERPTYvCMBC9L/gfwgje1lRdylKNooLiUdvF89iMTbGZ&#10;lCZq/fdmYWFv83ifs1j1thEP6nztWMFknIAgLp2uuVLwU+w+v0H4gKyxcUwKXuRhtRx8LDDT7skn&#10;euShEjGEfYYKTAhtJqUvDVn0Y9cSR+7qOoshwq6SusNnDLeNnCZJKi3WHBsMtrQ1VN7yu1Vw3J4v&#10;mvbFZXcoXC7T/cYk7qTUaNiv5yAC9eFf/Oc+6Dj/a5b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5sw8AAAADdAAAADwAAAAAAAAAAAAAAAACYAgAAZHJzL2Rvd25y&#10;ZXYueG1sUEsFBgAAAAAEAAQA9QAAAIUDAAAAAA==&#10;" strokeweight=".7pt"/>
                  <v:rect id="Rectangle 151" o:spid="_x0000_s1530" style="position:absolute;left:2131;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JWMAA&#10;AADdAAAADwAAAGRycy9kb3ducmV2LnhtbERPTYvCMBC9C/6HMMLeNNUVXbpGUUHxqK14HpvZpmwz&#10;KU1Wu//eCIK3ebzPWaw6W4sbtb5yrGA8SkAQF05XXCo457vhFwgfkDXWjknBP3lYLfu9Baba3flE&#10;tyyUIoawT1GBCaFJpfSFIYt+5BriyP241mKIsC2lbvEew20tJ0kykxYrjg0GG9oaKn6zP6vguL1c&#10;Ne3z6+6Qu0zO9huTuJNSH4Nu/Q0iUBfe4pf7oOP86ecc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JWMAAAADdAAAADwAAAAAAAAAAAAAAAACYAgAAZHJzL2Rvd25y&#10;ZXYueG1sUEsFBgAAAAAEAAQA9QAAAIUDAAAAAA==&#10;" strokeweight=".7pt"/>
                  <v:rect id="Rectangle 152" o:spid="_x0000_s1531" style="position:absolute;left:2254;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1dKsMA&#10;AADdAAAADwAAAGRycy9kb3ducmV2LnhtbESPQW/CMAyF70j7D5GRdoOUbUJTISCGBOI4WrSzaUxT&#10;0ThVk0H37+cDEjdb7/m9z8v14Ft1oz42gQ3Mphko4irYhmsDp3I3+QQVE7LFNjAZ+KMI69XLaIm5&#10;DXc+0q1ItZIQjjkacCl1udaxcuQxTkNHLNol9B6TrH2tbY93CfetfsuyufbYsDQ47GjrqLoWv97A&#10;9/bnbGlfnneHMhR6vv9yWTga8zoeNgtQiYb0ND+uD1bwP94FV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1dKsMAAADdAAAADwAAAAAAAAAAAAAAAACYAgAAZHJzL2Rv&#10;d25yZXYueG1sUEsFBgAAAAAEAAQA9QAAAIgDAAAAAA==&#10;" strokeweight=".7pt"/>
                  <v:rect id="Rectangle 153" o:spid="_x0000_s1532" style="position:absolute;left:2377;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H4scAA&#10;AADdAAAADwAAAGRycy9kb3ducmV2LnhtbERPTYvCMBC9C/6HMMLeNNUVcbtGUUHxqK14HpvZpmwz&#10;KU1Wu//eCIK3ebzPWaw6W4sbtb5yrGA8SkAQF05XXCo457vhHIQPyBprx6Tgnzyslv3eAlPt7nyi&#10;WxZKEUPYp6jAhNCkUvrCkEU/cg1x5H5cazFE2JZSt3iP4baWkySZSYsVxwaDDW0NFb/Zn1Vw3F6u&#10;mvb5dXfIXSZn+41J3Empj0G3/gYRqAtv8ct90HH+9PML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CH4scAAAADdAAAADwAAAAAAAAAAAAAAAACYAgAAZHJzL2Rvd25y&#10;ZXYueG1sUEsFBgAAAAAEAAQA9QAAAIUDAAAAAA==&#10;" strokeweight=".7pt"/>
                  <v:rect id="Rectangle 154" o:spid="_x0000_s1533" style="position:absolute;left:2500;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0iUcMA&#10;AADdAAAADwAAAGRycy9kb3ducmV2LnhtbESPQWvCQBCF74X+h2UK3uqmRaREV1HB4LEm4nnMjtlg&#10;djZkV03/fedQ6G2G9+a9b5br0XfqQUNsAxv4mGagiOtgW24MnKr9+xeomJAtdoHJwA9FWK9eX5aY&#10;2/DkIz3K1CgJ4ZijAZdSn2sda0ce4zT0xKJdw+AxyTo02g74lHDf6c8sm2uPLUuDw552jupbefcG&#10;vnfni6WiuuwPVSj1vNi6LByNmbyNmwWoRGP6N/9dH6zgz2bCL9/IC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0iUcMAAADdAAAADwAAAAAAAAAAAAAAAACYAgAAZHJzL2Rv&#10;d25yZXYueG1sUEsFBgAAAAAEAAQA9QAAAIgDAAAAAA==&#10;" strokeweight=".7pt"/>
                  <v:rect id="Rectangle 155" o:spid="_x0000_s1534" style="position:absolute;left:2623;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GHyr8A&#10;AADdAAAADwAAAGRycy9kb3ducmV2LnhtbERPTYvCMBC9C/6HMII3TRURqUbZFRSP2ornsZltyjaT&#10;0kSt/94Igrd5vM9ZbTpbizu1vnKsYDJOQBAXTldcKjjnu9EChA/IGmvHpOBJHjbrfm+FqXYPPtE9&#10;C6WIIexTVGBCaFIpfWHIoh+7hjhyf661GCJsS6lbfMRwW8tpksylxYpjg8GGtoaK/+xmFRy3l6um&#10;fX7dHXKXyfn+1yTupNRw0P0sQQTqwlf8cR90nD+bTeD9TTxB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UYfKvwAAAN0AAAAPAAAAAAAAAAAAAAAAAJgCAABkcnMvZG93bnJl&#10;di54bWxQSwUGAAAAAAQABAD1AAAAhAMAAAAA&#10;" strokeweight=".7pt"/>
                  <v:rect id="Rectangle 156" o:spid="_x0000_s1535" style="position:absolute;left:2746;top:3436;width:126;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Zvb8A&#10;AADdAAAADwAAAGRycy9kb3ducmV2LnhtbERPTYvCMBC9C/6HMII3TRWRpRpFBcWjtuJ5bMam2ExK&#10;E7X+e7OwsLd5vM9Zrjtbixe1vnKsYDJOQBAXTldcKrjk+9EPCB+QNdaOScGHPKxX/d4SU+3efKZX&#10;FkoRQ9inqMCE0KRS+sKQRT92DXHk7q61GCJsS6lbfMdwW8tpksylxYpjg8GGdoaKR/a0Ck67603T&#10;Ib/tj7nL5PywNYk7KzUcdJsFiEBd+Bf/uY86zp/NpvD7TTxBrr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gxm9vwAAAN0AAAAPAAAAAAAAAAAAAAAAAJgCAABkcnMvZG93bnJl&#10;di54bWxQSwUGAAAAAAQABAD1AAAAhAMAAAAA&#10;" strokeweight=".7pt"/>
                  <v:rect id="Rectangle 157" o:spid="_x0000_s1536" style="position:absolute;left:2865;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8JsIA&#10;AADdAAAADwAAAGRycy9kb3ducmV2LnhtbERPTWvCQBC9F/oflhG81Y01iKSu0gqKxyYRz2N2mg3N&#10;zobsNkn/fbcgeJvH+5ztfrKtGKj3jWMFy0UCgrhyuuFawaU8vmxA+ICssXVMCn7Jw373/LTFTLuR&#10;cxqKUIsYwj5DBSaELpPSV4Ys+oXriCP35XqLIcK+lrrHMYbbVr4myVpabDg2GOzoYKj6Ln6sgs/D&#10;9abpVN6O59IVcn36MInLlZrPpvc3EIGm8BDf3Wcd56fpCv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7wmwgAAAN0AAAAPAAAAAAAAAAAAAAAAAJgCAABkcnMvZG93&#10;bnJldi54bWxQSwUGAAAAAAQABAD1AAAAhwMAAAAA&#10;" strokeweight=".7pt"/>
                  <v:rect id="Rectangle 158" o:spid="_x0000_s1537" style="position:absolute;left:2988;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YkUsEA&#10;AADdAAAADwAAAGRycy9kb3ducmV2LnhtbERPTWvCQBC9F/oflil4azaWIJK6ShUSPGpSeh6z02xo&#10;djZktzH+e7dQ8DaP9zmb3Wx7MdHoO8cKlkkKgrhxuuNWwWddvK5B+ICssXdMCm7kYbd9ftpgrt2V&#10;zzRVoRUxhH2OCkwIQy6lbwxZ9IkbiCP37UaLIcKxlXrEawy3vXxL05W02HFsMDjQwVDzU/1aBafD&#10;10VTWV+KY+0quSr3JnVnpRYv88c7iEBzeIj/3Ucd52dZBn/fxB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mJFLBAAAA3QAAAA8AAAAAAAAAAAAAAAAAmAIAAGRycy9kb3du&#10;cmV2LnhtbFBLBQYAAAAABAAEAPUAAACGAwAAAAA=&#10;" strokeweight=".7pt"/>
                  <v:rect id="Rectangle 159" o:spid="_x0000_s1538" style="position:absolute;left:3111;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BycAA&#10;AADdAAAADwAAAGRycy9kb3ducmV2LnhtbERPTYvCMBC9C/6HMAt703TFlaUaRYWKR21lz2MzNsVm&#10;Upqo3X9vFgRv83ifs1j1thF36nztWMHXOAFBXDpdc6XgVGSjHxA+IGtsHJOCP/KwWg4HC0y1e/CR&#10;7nmoRAxhn6ICE0KbSulLQxb92LXEkbu4zmKIsKuk7vARw20jJ0kykxZrjg0GW9oaKq/5zSo4bH/P&#10;mnbFOdsXLpez3cYk7qjU50e/noMI1Ie3+OXe6zh/Ov2G/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WqBycAAAADdAAAADwAAAAAAAAAAAAAAAACYAgAAZHJzL2Rvd25y&#10;ZXYueG1sUEsFBgAAAAAEAAQA9QAAAIUDAAAAAA==&#10;" strokeweight=".7pt"/>
                  <v:rect id="Rectangle 160" o:spid="_x0000_s1539" style="position:absolute;left:3234;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gfvsEA&#10;AADdAAAADwAAAGRycy9kb3ducmV2LnhtbERPTWvCQBC9F/oflil4qxtLCCV1lRqIeNREPI/ZaTY0&#10;OxuyWxP/vVso9DaP9znr7Wx7caPRd44VrJYJCOLG6Y5bBee6fH0H4QOyxt4xKbiTh+3m+WmNuXYT&#10;n+hWhVbEEPY5KjAhDLmUvjFk0S/dQBy5LzdaDBGOrdQjTjHc9vItSTJpsePYYHCgwlDzXf1YBcfi&#10;ctW0r6/loXaVzPY7k7iTUouX+fMDRKA5/Iv/3Acd56dpBr/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4H77BAAAA3QAAAA8AAAAAAAAAAAAAAAAAmAIAAGRycy9kb3du&#10;cmV2LnhtbFBLBQYAAAAABAAEAPUAAACGAwAAAAA=&#10;" strokeweight=".7pt"/>
                  <v:rect id="Rectangle 161" o:spid="_x0000_s1540" style="position:absolute;left:3357;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6JcAA&#10;AADdAAAADwAAAGRycy9kb3ducmV2LnhtbERPTYvCMBC9C/6HMAt703RF3KUaRYWKR21lz2MzNsVm&#10;Upqo3X9vBGFv83ifs1j1thF36nztWMHXOAFBXDpdc6XgVGSjHxA+IGtsHJOCP/KwWg4HC0y1e/CR&#10;7nmoRAxhn6ICE0KbSulLQxb92LXEkbu4zmKIsKuk7vARw20jJ0kykxZrjg0GW9oaKq/5zSo4bH/P&#10;mnbFOdsXLpez3cYk7qjU50e/noMI1Id/8du913H+dPoNr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S6JcAAAADdAAAADwAAAAAAAAAAAAAAAACYAgAAZHJzL2Rvd25y&#10;ZXYueG1sUEsFBgAAAAAEAAQA9QAAAIUDAAAAAA==&#10;" strokeweight=".7pt"/>
                  <v:rect id="Rectangle 162" o:spid="_x0000_s1541" style="position:absolute;left:3480;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suV8MA&#10;AADdAAAADwAAAGRycy9kb3ducmV2LnhtbESPQWvCQBCF74X+h2UK3uqmRaREV1HB4LEm4nnMjtlg&#10;djZkV03/fedQ6G2G9+a9b5br0XfqQUNsAxv4mGagiOtgW24MnKr9+xeomJAtdoHJwA9FWK9eX5aY&#10;2/DkIz3K1CgJ4ZijAZdSn2sda0ce4zT0xKJdw+AxyTo02g74lHDf6c8sm2uPLUuDw552jupbefcG&#10;vnfni6WiuuwPVSj1vNi6LByNmbyNmwWoRGP6N/9dH6zgz2aCK9/IC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suV8MAAADdAAAADwAAAAAAAAAAAAAAAACYAgAAZHJzL2Rv&#10;d25yZXYueG1sUEsFBgAAAAAEAAQA9QAAAIgDAAAAAA==&#10;" strokeweight=".7pt"/>
                  <v:rect id="Rectangle 163" o:spid="_x0000_s1542" style="position:absolute;left:3603;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LzMAA&#10;AADdAAAADwAAAGRycy9kb3ducmV2LnhtbERPTYvCMBC9C/6HMAt703RFZLcaRYWKR21lz2MzNsVm&#10;Upqo3X9vBGFv83ifs1j1thF36nztWMHXOAFBXDpdc6XgVGSjbxA+IGtsHJOCP/KwWg4HC0y1e/CR&#10;7nmoRAxhn6ICE0KbSulLQxb92LXEkbu4zmKIsKuk7vARw20jJ0kykxZrjg0GW9oaKq/5zSo4bH/P&#10;mnbFOdsXLpez3cYk7qjU50e/noMI1Id/8du913H+dPoDr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eLzMAAAADdAAAADwAAAAAAAAAAAAAAAACYAgAAZHJzL2Rvd25y&#10;ZXYueG1sUEsFBgAAAAAEAAQA9QAAAIUDAAAAAA==&#10;" strokeweight=".7pt"/>
                  <v:rect id="Rectangle 164" o:spid="_x0000_s1543" style="position:absolute;left:3726;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0jMMA&#10;AADdAAAADwAAAGRycy9kb3ducmV2LnhtbESPQW/CMAyF70j7D5GRdoOUaUNTISCGBOI4WrSzaUxT&#10;0ThVk0H37+cDEjdb7/m9z8v14Ft1oz42gQ3Mphko4irYhmsDp3I3+QQVE7LFNjAZ+KMI69XLaIm5&#10;DXc+0q1ItZIQjjkacCl1udaxcuQxTkNHLNol9B6TrH2tbY93CfetfsuyufbYsDQ47GjrqLoWv97A&#10;9/bnbGlfnneHMhR6vv9yWTga8zoeNgtQiYb0ND+uD1bw3z+EX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S0jMMAAADdAAAADwAAAAAAAAAAAAAAAACYAgAAZHJzL2Rv&#10;d25yZXYueG1sUEsFBgAAAAAEAAQA9QAAAIgDAAAAAA==&#10;" strokeweight=".7pt"/>
                  <v:rect id="Rectangle 165" o:spid="_x0000_s1544" style="position:absolute;left:3849;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gRF8AA&#10;AADdAAAADwAAAGRycy9kb3ducmV2LnhtbERPTYvCMBC9L/gfwgje1lRxRapRVFA8aiuex2Zsis2k&#10;NFHrvzcLC3ubx/ucxaqztXhS6yvHCkbDBARx4XTFpYJzvvuegfABWWPtmBS8ycNq2ftaYKrdi0/0&#10;zEIpYgj7FBWYEJpUSl8YsuiHriGO3M21FkOEbSl1i68Ybms5TpKptFhxbDDY0NZQcc8eVsFxe7lq&#10;2ufX3SF3mZzuNyZxJ6UG/W49BxGoC//iP/dBx/mTnxH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4gRF8AAAADdAAAADwAAAAAAAAAAAAAAAACYAgAAZHJzL2Rvd25y&#10;ZXYueG1sUEsFBgAAAAAEAAQA9QAAAIUDAAAAAA==&#10;" strokeweight=".7pt"/>
                  <v:rect id="Rectangle 166" o:spid="_x0000_s1545" style="position:absolute;left:3972;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qPYMIA&#10;AADdAAAADwAAAGRycy9kb3ducmV2LnhtbERPTWvCQBC9F/wPywi91Y2hFYluQg0oHmsinsfsmA3N&#10;zobsVtN/3y0UepvH+5xtMdle3Gn0nWMFy0UCgrhxuuNWwbnev6xB+ICssXdMCr7JQ5HPnraYaffg&#10;E92r0IoYwj5DBSaEIZPSN4Ys+oUbiCN3c6PFEOHYSj3iI4bbXqZJspIWO44NBgcqDTWf1ZdV8FFe&#10;rpoO9XV/rF0lV4edSdxJqef59L4BEWgK/+I/91HH+a9vKf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Wo9gwgAAAN0AAAAPAAAAAAAAAAAAAAAAAJgCAABkcnMvZG93&#10;bnJldi54bWxQSwUGAAAAAAQABAD1AAAAhwMAAAAA&#10;" strokeweight=".7pt"/>
                  <v:rect id="Rectangle 167" o:spid="_x0000_s1546" style="position:absolute;left:4095;top:3436;width:126;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VW8QA&#10;AADdAAAADwAAAGRycy9kb3ducmV2LnhtbERPS4vCMBC+C/sfwix4kTX1tUg1yrIgeFqw1oO3oRnb&#10;YjOpTaxdf70RBG/z8T1nue5MJVpqXGlZwWgYgSDOrC45V5DuN19zEM4ja6wsk4J/crBeffSWGGt7&#10;4x21ic9FCGEXo4LC+zqW0mUFGXRDWxMH7mQbgz7AJpe6wVsIN5UcR9G3NFhyaCiwpt+CsnNyNQrM&#10;aD443jfH5By1h8Hf/n5p0+lFqf5n97MA4anzb/HLvdVh/nQ2gec34QS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mlVvEAAAA3QAAAA8AAAAAAAAAAAAAAAAAmAIAAGRycy9k&#10;b3ducmV2LnhtbFBLBQYAAAAABAAEAPUAAACJAwAAAAA=&#10;" fillcolor="#969696" strokeweight=".7pt"/>
                  <v:rect id="Rectangle 168" o:spid="_x0000_s1547" style="position:absolute;left:4215;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8NL8QA&#10;AADdAAAADwAAAGRycy9kb3ducmV2LnhtbERPTYvCMBC9C/sfwgheZE2Vukg1yiIInoSt3YO3oZlt&#10;i82kNrFWf71ZELzN433OatObWnTUusqygukkAkGcW11xoSA77j4XIJxH1lhbJgV3crBZfwxWmGh7&#10;4x/qUl+IEMIuQQWl900ipctLMugmtiEO3J9tDfoA20LqFm8h3NRyFkVf0mDFoaHEhrYl5ef0ahSY&#10;6WJ8euxO6TnqfseH4+PSZfFFqdGw/16C8NT7t/jl3uswP57H8P9NOEG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PDS/EAAAA3QAAAA8AAAAAAAAAAAAAAAAAmAIAAGRycy9k&#10;b3ducmV2LnhtbFBLBQYAAAAABAAEAPUAAACJAwAAAAA=&#10;" fillcolor="#969696" strokeweight=".7pt"/>
                  <v:rect id="Rectangle 169" o:spid="_x0000_s1548" style="position:absolute;left:4338;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MXFMIA&#10;AADdAAAADwAAAGRycy9kb3ducmV2LnhtbERPTWvCQBC9F/oflhG81Y3FiKSu0gqKxyYRz2N2mg3N&#10;zobsNkn/fbcgeJvH+5ztfrKtGKj3jWMFy0UCgrhyuuFawaU8vmxA+ICssXVMCn7Jw373/LTFTLuR&#10;cxqKUIsYwj5DBSaELpPSV4Ys+oXriCP35XqLIcK+lrrHMYbbVr4myVpabDg2GOzoYKj6Ln6sgs/D&#10;9abpVN6O59IVcn36MInLlZrPpvc3EIGm8BDf3Wcd56/SFP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sxcUwgAAAN0AAAAPAAAAAAAAAAAAAAAAAJgCAABkcnMvZG93&#10;bnJldi54bWxQSwUGAAAAAAQABAD1AAAAhwMAAAAA&#10;" strokeweight=".7pt"/>
                  <v:rect id="Rectangle 170" o:spid="_x0000_s1549" style="position:absolute;left:2008;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JY8AA&#10;AADdAAAADwAAAGRycy9kb3ducmV2LnhtbERPTYvCMBC9L/gfwgje1lRxy1KNooLiUdvF89iMTbGZ&#10;lCZq/fdmYWFv83ifs1j1thEP6nztWMFknIAgLp2uuVLwU+w+v0H4gKyxcUwKXuRhtRx8LDDT7skn&#10;euShEjGEfYYKTAhtJqUvDVn0Y9cSR+7qOoshwq6SusNnDLeNnCZJKi3WHBsMtrQ1VN7yu1Vw3J4v&#10;mvbFZXcoXC7T/cYk7qTUaNiv5yAC9eFf/Oc+6Dh/9pX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GJY8AAAADdAAAADwAAAAAAAAAAAAAAAACYAgAAZHJzL2Rvd25y&#10;ZXYueG1sUEsFBgAAAAAEAAQA9QAAAIUDAAAAAA==&#10;" strokeweight=".7pt"/>
                  <v:rect id="Rectangle 171" o:spid="_x0000_s1550" style="position:absolute;left:2131;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0s+MAA&#10;AADdAAAADwAAAGRycy9kb3ducmV2LnhtbERPTYvCMBC9C/6HMMLeNFVWXbpGUUHxqK14HpvZpmwz&#10;KU1Wu//eCIK3ebzPWaw6W4sbtb5yrGA8SkAQF05XXCo457vhFwgfkDXWjknBP3lYLfu9Baba3flE&#10;tyyUIoawT1GBCaFJpfSFIYt+5BriyP241mKIsC2lbvEew20tJ0kykxYrjg0GG9oaKn6zP6vguL1c&#10;Ne3z6+6Qu0zO9huTuJNSH4Nu/Q0iUBfe4pf7oOP8z+kc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0s+MAAAADdAAAADwAAAAAAAAAAAAAAAACYAgAAZHJzL2Rvd25y&#10;ZXYueG1sUEsFBgAAAAAEAAQA9QAAAIUDAAAAAA==&#10;" strokeweight=".7pt"/>
                  <v:rect id="Rectangle 172" o:spid="_x0000_s1551" style="position:absolute;left:2254;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4isMA&#10;AADdAAAADwAAAGRycy9kb3ducmV2LnhtbESPQW/CMAyF70j7D5GRdoOUaUNTISCGBOI4WrSzaUxT&#10;0ThVk0H37+cDEjdb7/m9z8v14Ft1oz42gQ3Mphko4irYhmsDp3I3+QQVE7LFNjAZ+KMI69XLaIm5&#10;DXc+0q1ItZIQjjkacCl1udaxcuQxTkNHLNol9B6TrH2tbY93CfetfsuyufbYsDQ47GjrqLoWv97A&#10;9/bnbGlfnneHMhR6vv9yWTga8zoeNgtQiYb0ND+uD1bw3z8EV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K4isMAAADdAAAADwAAAAAAAAAAAAAAAACYAgAAZHJzL2Rv&#10;d25yZXYueG1sUEsFBgAAAAAEAAQA9QAAAIgDAAAAAA==&#10;" strokeweight=".7pt"/>
                  <v:rect id="Rectangle 173" o:spid="_x0000_s1552" style="position:absolute;left:2377;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4dEcAA&#10;AADdAAAADwAAAGRycy9kb3ducmV2LnhtbERPTYvCMBC9C/6HMMLeNFVWcbtGUUHxqK14HpvZpmwz&#10;KU1Wu//eCIK3ebzPWaw6W4sbtb5yrGA8SkAQF05XXCo457vhHIQPyBprx6Tgnzyslv3eAlPt7nyi&#10;WxZKEUPYp6jAhNCkUvrCkEU/cg1x5H5cazFE2JZSt3iP4baWkySZSYsVxwaDDW0NFb/Zn1Vw3F6u&#10;mvb5dXfIXSZn+41J3Empj0G3/gYRqAtv8ct90HH+5/QL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f4dEcAAAADdAAAADwAAAAAAAAAAAAAAAACYAgAAZHJzL2Rvd25y&#10;ZXYueG1sUEsFBgAAAAAEAAQA9QAAAIUDAAAAAA==&#10;" strokeweight=".7pt"/>
                  <v:rect id="Rectangle 174" o:spid="_x0000_s1553" style="position:absolute;left:2500;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h+McQA&#10;AADdAAAADwAAAGRycy9kb3ducmV2LnhtbESPQWvDMAyF74P9B6PBbquzMULJ6oSu0NJjm4yd1ViL&#10;Q2M5xF6b/fvpUOhN4j2992lVzX5QF5piH9jA6yIDRdwG23Nn4KvZvixBxYRscQhMBv4oQlU+Pqyw&#10;sOHKR7rUqVMSwrFAAy6lsdA6to48xkUYiUX7CZPHJOvUaTvhVcL9oN+yLNcee5YGhyNtHLXn+tcb&#10;OGy+T5Z2zWm7b0Kt892ny8LRmOenef0BKtGc7ubb9d4K/ns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ofjHEAAAA3QAAAA8AAAAAAAAAAAAAAAAAmAIAAGRycy9k&#10;b3ducmV2LnhtbFBLBQYAAAAABAAEAPUAAACJAwAAAAA=&#10;" strokeweight=".7pt"/>
                  <v:rect id="Rectangle 175" o:spid="_x0000_s1554" style="position:absolute;left:2623;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TbqsAA&#10;AADdAAAADwAAAGRycy9kb3ducmV2LnhtbERPTYvCMBC9C/6HMII3TRUpSzXKKige13bZ87QZm7LN&#10;pDRR67/fCMLe5vE+Z7MbbCvu1PvGsYLFPAFBXDndcK3guzjOPkD4gKyxdUwKnuRhtx2PNphp9+AL&#10;3fNQixjCPkMFJoQuk9JXhiz6ueuII3d1vcUQYV9L3eMjhttWLpMklRYbjg0GOzoYqn7zm1Xwdfgp&#10;NZ2K8nguXC7T094k7qLUdDJ8rkEEGsK/+O0+6zh/lS7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TbqsAAAADdAAAADwAAAAAAAAAAAAAAAACYAgAAZHJzL2Rvd25y&#10;ZXYueG1sUEsFBgAAAAAEAAQA9QAAAIUDAAAAAA==&#10;" strokeweight=".7pt"/>
                  <v:rect id="Rectangle 176" o:spid="_x0000_s1555" style="position:absolute;left:2746;top:3556;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3cAA&#10;AADdAAAADwAAAGRycy9kb3ducmV2LnhtbERPTYvCMBC9C/sfwix403RlKdI1iisoHrUVz9Nmtik2&#10;k9Jktf57Iwje5vE+Z7EabCuu1PvGsYKvaQKCuHK64VrBqdhO5iB8QNbYOiYFd/KwWn6MFphpd+Mj&#10;XfNQixjCPkMFJoQuk9JXhiz6qeuII/fneoshwr6WusdbDLetnCVJKi02HBsMdrQxVF3yf6vgsDmX&#10;mnZFud0XLpfp7tck7qjU+HNY/4AINIS3+OXe6zj/O53B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F3cAAAADdAAAADwAAAAAAAAAAAAAAAACYAgAAZHJzL2Rvd25y&#10;ZXYueG1sUEsFBgAAAAAEAAQA9QAAAIUDAAAAAA==&#10;" strokeweight=".7pt"/>
                  <v:rect id="Rectangle 177" o:spid="_x0000_s1556" style="position:absolute;left:2865;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gRsAA&#10;AADdAAAADwAAAGRycy9kb3ducmV2LnhtbERPTYvCMBC9L/gfwgje1lRdylKNooLiUdvF89iMTbGZ&#10;lCZq/fdmYWFv83ifs1j1thEP6nztWMFknIAgLp2uuVLwU+w+v0H4gKyxcUwKXuRhtRx8LDDT7skn&#10;euShEjGEfYYKTAhtJqUvDVn0Y9cSR+7qOoshwq6SusNnDLeNnCZJKi3WHBsMtrQ1VN7yu1Vw3J4v&#10;mvbFZXcoXC7T/cYk7qTUaNiv5yAC9eFf/Oc+6Dj/K5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rgRsAAAADdAAAADwAAAAAAAAAAAAAAAACYAgAAZHJzL2Rvd25y&#10;ZXYueG1sUEsFBgAAAAAEAAQA9QAAAIUDAAAAAA==&#10;" strokeweight=".7pt"/>
                  <v:rect id="Rectangle 178" o:spid="_x0000_s1557" style="position:absolute;left:2988;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N4MsEA&#10;AADdAAAADwAAAGRycy9kb3ducmV2LnhtbERPTWvCQBC9F/oflil4qxtLCCV1lRqIeNREPI/ZaTY0&#10;OxuyWxP/vVso9DaP9znr7Wx7caPRd44VrJYJCOLG6Y5bBee6fH0H4QOyxt4xKbiTh+3m+WmNuXYT&#10;n+hWhVbEEPY5KjAhDLmUvjFk0S/dQBy5LzdaDBGOrdQjTjHc9vItSTJpsePYYHCgwlDzXf1YBcfi&#10;ctW0r6/loXaVzPY7k7iTUouX+fMDRKA5/Iv/3Acd56dZCr/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TeDLBAAAA3QAAAA8AAAAAAAAAAAAAAAAAmAIAAGRycy9kb3du&#10;cmV2LnhtbFBLBQYAAAAABAAEAPUAAACGAwAAAAA=&#10;" strokeweight=".7pt"/>
                  <v:rect id="Rectangle 179" o:spid="_x0000_s1558" style="position:absolute;left:3111;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qcAA&#10;AADdAAAADwAAAGRycy9kb3ducmV2LnhtbERPTYvCMBC9L/gfwgje1lRxy1KNooLiUdvF89iMTbGZ&#10;lCZq/fdmYWFv83ifs1j1thEP6nztWMFknIAgLp2uuVLwU+w+v0H4gKyxcUwKXuRhtRx8LDDT7skn&#10;euShEjGEfYYKTAhtJqUvDVn0Y9cSR+7qOoshwq6SusNnDLeNnCZJKi3WHBsMtrQ1VN7yu1Vw3J4v&#10;mvbFZXcoXC7T/cYk7qTUaNiv5yAC9eFf/Oc+6Dh/ln7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t/dqcAAAADdAAAADwAAAAAAAAAAAAAAAACYAgAAZHJzL2Rvd25y&#10;ZXYueG1sUEsFBgAAAAAEAAQA9QAAAIUDAAAAAA==&#10;" strokeweight=".7pt"/>
                  <v:rect id="Rectangle 180" o:spid="_x0000_s1559" style="position:absolute;left:3234;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1D3sEA&#10;AADdAAAADwAAAGRycy9kb3ducmV2LnhtbERP32vCMBB+H+x/CCf4NlPHCNIZZRMqPmorez6bW1PW&#10;XEqT1frfm8HAt/v4ft56O7lOjDSE1rOG5SIDQVx703Kj4VwVLysQISIb7DyThhsF2G6en9aYG3/l&#10;E41lbEQK4ZCjBhtjn0sZaksOw8L3xIn79oPDmODQSDPgNYW7Tr5mmZIOW04NFnvaWap/yl+n4bj7&#10;uhjaV5fiUPlSqv2nzfxJ6/ls+ngHEWmKD/G/+2DS/Del4O+bdIL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NQ97BAAAA3QAAAA8AAAAAAAAAAAAAAAAAmAIAAGRycy9kb3du&#10;cmV2LnhtbFBLBQYAAAAABAAEAPUAAACGAwAAAAA=&#10;" strokeweight=".7pt"/>
                  <v:rect id="Rectangle 181" o:spid="_x0000_s1560" style="position:absolute;left:3357;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HmRcAA&#10;AADdAAAADwAAAGRycy9kb3ducmV2LnhtbERPTYvCMBC9L/gfwgje1lSR7lKNooLiUdvF89iMTbGZ&#10;lCZq/fdmYWFv83ifs1j1thEP6nztWMFknIAgLp2uuVLwU+w+v0H4gKyxcUwKXuRhtRx8LDDT7skn&#10;euShEjGEfYYKTAhtJqUvDVn0Y9cSR+7qOoshwq6SusNnDLeNnCZJKi3WHBsMtrQ1VN7yu1Vw3J4v&#10;mvbFZXcoXC7T/cYk7qTUaNiv5yAC9eFf/Oc+6Dh/ln7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HmRcAAAADdAAAADwAAAAAAAAAAAAAAAACYAgAAZHJzL2Rvd25y&#10;ZXYueG1sUEsFBgAAAAAEAAQA9QAAAIUDAAAAAA==&#10;" strokeweight=".7pt"/>
                  <v:rect id="Rectangle 182" o:spid="_x0000_s1561" style="position:absolute;left:3480;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5yN8QA&#10;AADdAAAADwAAAGRycy9kb3ducmV2LnhtbESPQWvDMAyF74P9B6PBbquzMULJ6oSu0NJjm4yd1ViL&#10;Q2M5xF6b/fvpUOhN4j2992lVzX5QF5piH9jA6yIDRdwG23Nn4KvZvixBxYRscQhMBv4oQlU+Pqyw&#10;sOHKR7rUqVMSwrFAAy6lsdA6to48xkUYiUX7CZPHJOvUaTvhVcL9oN+yLNcee5YGhyNtHLXn+tcb&#10;OGy+T5Z2zWm7b0Kt892ny8LRmOenef0BKtGc7ubb9d4K/nsu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ecjfEAAAA3QAAAA8AAAAAAAAAAAAAAAAAmAIAAGRycy9k&#10;b3ducmV2LnhtbFBLBQYAAAAABAAEAPUAAACJAwAAAAA=&#10;" strokeweight=".7pt"/>
                  <v:rect id="Rectangle 183" o:spid="_x0000_s1562" style="position:absolute;left:3603;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LXrMAA&#10;AADdAAAADwAAAGRycy9kb3ducmV2LnhtbERPTYvCMBC9L/gfwgje1lSRsluNooLiUdvF89iMTbGZ&#10;lCZq/fdmYWFv83ifs1j1thEP6nztWMFknIAgLp2uuVLwU+w+v0D4gKyxcUwKXuRhtRx8LDDT7skn&#10;euShEjGEfYYKTAhtJqUvDVn0Y9cSR+7qOoshwq6SusNnDLeNnCZJKi3WHBsMtrQ1VN7yu1Vw3J4v&#10;mvbFZXcoXC7T/cYk7qTUaNiv5yAC9eFf/Oc+6Dh/ln7D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5LXrMAAAADdAAAADwAAAAAAAAAAAAAAAACYAgAAZHJzL2Rvd25y&#10;ZXYueG1sUEsFBgAAAAAEAAQA9QAAAIUDAAAAAA==&#10;" strokeweight=".7pt"/>
                  <v:rect id="Rectangle 184" o:spid="_x0000_s1563" style="position:absolute;left:3726;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Ho7MMA&#10;AADdAAAADwAAAGRycy9kb3ducmV2LnhtbESPQW/CMAyF70j7D5GRdoOUaWJTISCGBOIILdrZNKap&#10;aJyqyaD79/MBaTdb7/m9z8v14Ft1pz42gQ3Mphko4irYhmsD53I3+QQVE7LFNjAZ+KUI69XLaIm5&#10;DQ8+0b1ItZIQjjkacCl1udaxcuQxTkNHLNo19B6TrH2tbY8PCfetfsuyufbYsDQ47GjrqLoVP97A&#10;cft9sbQvL7tDGQo933+5LJyMeR0PmwWoREP6Nz+vD1bw3z+EX76RE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Ho7MMAAADdAAAADwAAAAAAAAAAAAAAAACYAgAAZHJzL2Rv&#10;d25yZXYueG1sUEsFBgAAAAAEAAQA9QAAAIgDAAAAAA==&#10;" strokeweight=".7pt"/>
                  <v:rect id="Rectangle 185" o:spid="_x0000_s1564" style="position:absolute;left:3849;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1Nd8AA&#10;AADdAAAADwAAAGRycy9kb3ducmV2LnhtbERPTYvCMBC9C/sfwix4s6nLotI1iisoHrUVz2Mz2xSb&#10;SWmyWv+9EQRv83ifM1/2thFX6nztWME4SUEQl07XXCk4FpvRDIQPyBobx6TgTh6Wi4/BHDPtbnyg&#10;ax4qEUPYZ6jAhNBmUvrSkEWfuJY4cn+usxgi7CqpO7zFcNvIrzSdSIs1xwaDLa0NlZf83yrYr09n&#10;TdvivNkVLpeT7a9J3UGp4We/+gERqA9v8cu903H+93QM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1Nd8AAAADdAAAADwAAAAAAAAAAAAAAAACYAgAAZHJzL2Rvd25y&#10;ZXYueG1sUEsFBgAAAAAEAAQA9QAAAIUDAAAAAA==&#10;" strokeweight=".7pt"/>
                  <v:rect id="Rectangle 186" o:spid="_x0000_s1565" style="position:absolute;left:3975;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9soMUA&#10;AADdAAAADwAAAGRycy9kb3ducmV2LnhtbERPTWvCQBC9F/oflil4CbpRQpXoJogg9FRo1IO3ITsm&#10;wexszG5j9Nd3C4Xe5vE+Z5OPphUD9a6xrGA+i0EQl1Y3XCk4HvbTFQjnkTW2lknBgxzk2evLBlNt&#10;7/xFQ+ErEULYpaig9r5LpXRlTQbdzHbEgbvY3qAPsK+k7vEewk0rF3H8Lg02HBpq7GhXU3ktvo0C&#10;M19F5+f+XFzj4RR9Hp634ZjclJq8jds1CE+j/xf/uT90mJ8sF/D7TThB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2ygxQAAAN0AAAAPAAAAAAAAAAAAAAAAAJgCAABkcnMv&#10;ZG93bnJldi54bWxQSwUGAAAAAAQABAD1AAAAigMAAAAA&#10;" fillcolor="#969696" strokeweight=".7pt"/>
                  <v:rect id="Rectangle 187" o:spid="_x0000_s1566" style="position:absolute;left:4095;top:3556;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JO8QA&#10;AADdAAAADwAAAGRycy9kb3ducmV2LnhtbERPS4vCMBC+C/sfwix4kTX1gSvVKMuC4GnBWg/ehmZs&#10;i82kNrF2/fVGELzNx/ec5bozlWipcaVlBaNhBII4s7rkXEG633zNQTiPrLGyTAr+ycF69dFbYqzt&#10;jXfUJj4XIYRdjAoK7+tYSpcVZNANbU0cuJNtDPoAm1zqBm8h3FRyHEUzabDk0FBgTb8FZefkahSY&#10;0XxwvG+OyTlqD4O//f3SptOLUv3P7mcBwlPn3+KXe6vD/On3BJ7fhBP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TyTvEAAAA3QAAAA8AAAAAAAAAAAAAAAAAmAIAAGRycy9k&#10;b3ducmV2LnhtbFBLBQYAAAAABAAEAPUAAACJAwAAAAA=&#10;" fillcolor="#969696" strokeweight=".7pt"/>
                  <v:rect id="Rectangle 188" o:spid="_x0000_s1567" style="position:absolute;left:4215;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u78AA&#10;AADdAAAADwAAAGRycy9kb3ducmV2LnhtbERPTYvCMBC9C/6HMAt703RF3KUaRYWKR21lz2MzNsVm&#10;Upqo3X9vBGFv83ifs1j1thF36nztWMHXOAFBXDpdc6XgVGSjHxA+IGtsHJOCP/KwWg4HC0y1e/CR&#10;7nmoRAxhn6ICE0KbSulLQxb92LXEkbu4zmKIsKuk7vARw20jJ0kykxZrjg0GW9oaKq/5zSo4bH/P&#10;mnbFOdsXLpez3cYk7qjU50e/noMI1Id/8du913H+9HsKr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ru78AAAADdAAAADwAAAAAAAAAAAAAAAACYAgAAZHJzL2Rvd25y&#10;ZXYueG1sUEsFBgAAAAAEAAQA9QAAAIUDAAAAAA==&#10;" strokeweight=".7pt"/>
                  <v:rect id="Rectangle 189" o:spid="_x0000_s1568" style="position:absolute;left:4338;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ZLdMAA&#10;AADdAAAADwAAAGRycy9kb3ducmV2LnhtbERPTYvCMBC9C/6HMMLeNFVWXbpGUUHxqK14HpvZpmwz&#10;KU1Wu//eCIK3ebzPWaw6W4sbtb5yrGA8SkAQF05XXCo457vhFwgfkDXWjknBP3lYLfu9Baba3flE&#10;tyyUIoawT1GBCaFJpfSFIYt+5BriyP241mKIsC2lbvEew20tJ0kykxYrjg0GG9oaKn6zP6vguL1c&#10;Ne3z6+6Qu0zO9huTuJNSH4Nu/Q0iUBfe4pf7oOP8z/kU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wZLdMAAAADdAAAADwAAAAAAAAAAAAAAAACYAgAAZHJzL2Rvd25y&#10;ZXYueG1sUEsFBgAAAAAEAAQA9QAAAIUDAAAAAA==&#10;" strokeweight=".7pt"/>
                  <v:rect id="Rectangle 190" o:spid="_x0000_s1569" style="position:absolute;left:2008;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TVA8AA&#10;AADdAAAADwAAAGRycy9kb3ducmV2LnhtbERPTYvCMBC9L/gfwgje1lSR7lKNooLiUdvF89iMTbGZ&#10;lCZq/fdmYWFv83ifs1j1thEP6nztWMFknIAgLp2uuVLwU+w+v0H4gKyxcUwKXuRhtRx8LDDT7skn&#10;euShEjGEfYYKTAhtJqUvDVn0Y9cSR+7qOoshwq6SusNnDLeNnCZJKi3WHBsMtrQ1VN7yu1Vw3J4v&#10;mvbFZXcoXC7T/cYk7qTUaNiv5yAC9eFf/Oc+6Dh/9pX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TVA8AAAADdAAAADwAAAAAAAAAAAAAAAACYAgAAZHJzL2Rvd25y&#10;ZXYueG1sUEsFBgAAAAAEAAQA9QAAAIUDAAAAAA==&#10;" strokeweight=".7pt"/>
                  <v:rect id="Rectangle 191" o:spid="_x0000_s1570" style="position:absolute;left:2131;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wmMIA&#10;AADdAAAADwAAAGRycy9kb3ducmV2LnhtbERPTWvCQBC9F/oflhG81Y1FoqSu0gqKxyYRz2N2mg3N&#10;zobsNkn/fbcgeJvH+5ztfrKtGKj3jWMFy0UCgrhyuuFawaU8vmxA+ICssXVMCn7Jw373/LTFTLuR&#10;cxqKUIsYwj5DBSaELpPSV4Ys+oXriCP35XqLIcK+lrrHMYbbVr4mSSotNhwbDHZ0MFR9Fz9Wwefh&#10;etN0Km/Hc+kKmZ4+TOJypeaz6f0NRKApPMR391nH+av1Gv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mHCYwgAAAN0AAAAPAAAAAAAAAAAAAAAAAJgCAABkcnMvZG93&#10;bnJldi54bWxQSwUGAAAAAAQABAD1AAAAhwMAAAAA&#10;" strokeweight=".7pt"/>
                  <v:rect id="Rectangle 192" o:spid="_x0000_s1571" style="position:absolute;left:2254;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k6sMA&#10;AADdAAAADwAAAGRycy9kb3ducmV2LnhtbESPQW/CMAyF70j7D5GRdoOUaWJTISCGBOIILdrZNKap&#10;aJyqyaD79/MBaTdb7/m9z8v14Ft1pz42gQ3Mphko4irYhmsD53I3+QQVE7LFNjAZ+KUI69XLaIm5&#10;DQ8+0b1ItZIQjjkacCl1udaxcuQxTkNHLNo19B6TrH2tbY8PCfetfsuyufbYsDQ47GjrqLoVP97A&#10;cft9sbQvL7tDGQo933+5LJyMeR0PmwWoREP6Nz+vD1bw3z8EV76RE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k6sMAAADdAAAADwAAAAAAAAAAAAAAAACYAgAAZHJzL2Rv&#10;d25yZXYueG1sUEsFBgAAAAAEAAQA9QAAAIgDAAAAAA==&#10;" strokeweight=".7pt"/>
                  <v:rect id="Rectangle 193" o:spid="_x0000_s1572" style="position:absolute;left:2377;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tBccAA&#10;AADdAAAADwAAAGRycy9kb3ducmV2LnhtbERPTYvCMBC9C/6HMMLeNFUWdbtGUUHxqK14HpvZpmwz&#10;KU1Wu//eCIK3ebzPWaw6W4sbtb5yrGA8SkAQF05XXCo457vhHIQPyBprx6Tgnzyslv3eAlPt7nyi&#10;WxZKEUPYp6jAhNCkUvrCkEU/cg1x5H5cazFE2JZSt3iP4baWkySZSosVxwaDDW0NFb/Zn1Vw3F6u&#10;mvb5dXfIXSan+41J3Empj0G3/gYRqAtv8ct90HH+5+wL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tBccAAAADdAAAADwAAAAAAAAAAAAAAAACYAgAAZHJzL2Rvd25y&#10;ZXYueG1sUEsFBgAAAAAEAAQA9QAAAIUDAAAAAA==&#10;" strokeweight=".7pt"/>
                  <v:rect id="Rectangle 194" o:spid="_x0000_s1573" style="position:absolute;left:2500;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Yy8MA&#10;AADdAAAADwAAAGRycy9kb3ducmV2LnhtbESPQWvCQBCF74X+h2UKvdVNSxFJXUUFg0dNpOcxO2aD&#10;2dmQ3Wr6752D4G2G9+a9b+bL0XfqSkNsAxv4nGSgiOtgW24MHKvtxwxUTMgWu8Bk4J8iLBevL3PM&#10;bbjxga5lapSEcMzRgEupz7WOtSOPcRJ6YtHOYfCYZB0abQe8Sbjv9FeWTbXHlqXBYU8bR/Wl/PMG&#10;9pvfk6WiOm13VSj1tFi7LByMeX8bVz+gEo3paX5c76zgf8+EX76REf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SYy8MAAADdAAAADwAAAAAAAAAAAAAAAACYAgAAZHJzL2Rv&#10;d25yZXYueG1sUEsFBgAAAAAEAAQA9QAAAIgDAAAAAA==&#10;" strokeweight=".7pt"/>
                  <v:rect id="Rectangle 195" o:spid="_x0000_s1574" style="position:absolute;left:2623;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g9UL8A&#10;AADdAAAADwAAAGRycy9kb3ducmV2LnhtbERPTYvCMBC9C/6HMII3TRURqUbZFRSP2ornsZltyjaT&#10;0kSt/94Igrd5vM9ZbTpbizu1vnKsYDJOQBAXTldcKjjnu9EChA/IGmvHpOBJHjbrfm+FqXYPPtE9&#10;C6WIIexTVGBCaFIpfWHIoh+7hjhyf661GCJsS6lbfMRwW8tpksylxYpjg8GGtoaK/+xmFRy3l6um&#10;fX7dHXKXyfn+1yTupNRw0P0sQQTqwlf8cR90nD9bTOD9TTxB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6D1QvwAAAN0AAAAPAAAAAAAAAAAAAAAAAJgCAABkcnMvZG93bnJl&#10;di54bWxQSwUGAAAAAAQABAD1AAAAhAMAAAAA&#10;" strokeweight=".7pt"/>
                  <v:rect id="Rectangle 196" o:spid="_x0000_s1575" style="position:absolute;left:2746;top:3679;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qjJ8AA&#10;AADdAAAADwAAAGRycy9kb3ducmV2LnhtbERPTYvCMBC9L/gfwix4W9MVEamNooLFo7bieWzGpthM&#10;ShO1++83wsLe5vE+J1sPthVP6n3jWMH3JAFBXDndcK3gXO6/FiB8QNbYOiYFP+RhvRp9ZJhq9+IT&#10;PYtQixjCPkUFJoQuldJXhiz6ieuII3dzvcUQYV9L3eMrhttWTpNkLi02HBsMdrQzVN2Lh1Vw3F2u&#10;mvLyuj+UrpDzfGsSd1Jq/DlsliACDeFf/Oc+6Dh/tpjC+5t4gl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qjJ8AAAADdAAAADwAAAAAAAAAAAAAAAACYAgAAZHJzL2Rvd25y&#10;ZXYueG1sUEsFBgAAAAAEAAQA9QAAAIUDAAAAAA==&#10;" strokeweight=".7pt"/>
                  <v:rect id="Rectangle 197" o:spid="_x0000_s1576" style="position:absolute;left:2865;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GvMAA&#10;AADdAAAADwAAAGRycy9kb3ducmV2LnhtbERPTYvCMBC9C/6HMMLeNF1XpHSNsgqKR21lz2MzNsVm&#10;Upqsdv+9EQRv83ifs1j1thE36nztWMHnJAFBXDpdc6XgVGzHKQgfkDU2jknBP3lYLYeDBWba3flI&#10;tzxUIoawz1CBCaHNpPSlIYt+4lriyF1cZzFE2FVSd3iP4baR0ySZS4s1xwaDLW0Mldf8zyo4bH7P&#10;mnbFebsvXC7nu7VJ3FGpj1H/8w0iUB/e4pd7r+P8WfoFz2/iC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YGvMAAAADdAAAADwAAAAAAAAAAAAAAAACYAgAAZHJzL2Rvd25y&#10;ZXYueG1sUEsFBgAAAAAEAAQA9QAAAIUDAAAAAA==&#10;" strokeweight=".7pt"/>
                  <v:rect id="Rectangle 198" o:spid="_x0000_s1577" style="position:absolute;left:2988;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eyMAA&#10;AADdAAAADwAAAGRycy9kb3ducmV2LnhtbERPTYvCMBC9C/sfwix403QXEemaigoWj9rKnsdmbIrN&#10;pDRRu/9+Iwje5vE+Z7kabCvu1PvGsYKvaQKCuHK64VrBqdxNFiB8QNbYOiYFf+RhlX2Mlphq9+Aj&#10;3YtQixjCPkUFJoQuldJXhiz6qeuII3dxvcUQYV9L3eMjhttWfifJXFpsODYY7GhrqLoWN6vgsP09&#10;a8rL825fukLO841J3FGp8eew/gERaAhv8cu913H+bDGD5zfxBJ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eyMAAAADdAAAADwAAAAAAAAAAAAAAAACYAgAAZHJzL2Rvd25y&#10;ZXYueG1sUEsFBgAAAAAEAAQA9QAAAIUDAAAAAA==&#10;" strokeweight=".7pt"/>
                  <v:rect id="Rectangle 199" o:spid="_x0000_s1578" style="position:absolute;left:3111;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7U8AA&#10;AADdAAAADwAAAGRycy9kb3ducmV2LnhtbERPTYvCMBC9C/6HMMLeNF1ZpXSNsgqKR21lz2MzNsVm&#10;Upqsdv+9EQRv83ifs1j1thE36nztWMHnJAFBXDpdc6XgVGzHKQgfkDU2jknBP3lYLYeDBWba3flI&#10;tzxUIoawz1CBCaHNpPSlIYt+4lriyF1cZzFE2FVSd3iP4baR0ySZS4s1xwaDLW0Mldf8zyo4bH7P&#10;mnbFebsvXC7nu7VJ3FGpj1H/8w0iUB/e4pd7r+P8r3QGz2/iC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tM7U8AAAADdAAAADwAAAAAAAAAAAAAAAACYAgAAZHJzL2Rvd25y&#10;ZXYueG1sUEsFBgAAAAAEAAQA9QAAAIUDAAAAAA==&#10;" strokeweight=".7pt"/>
                  <v:rect id="Rectangle 200" o:spid="_x0000_s1579" style="position:absolute;left:3234;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lJL8A&#10;AADdAAAADwAAAGRycy9kb3ducmV2LnhtbERPTYvCMBC9C/6HMII3TRUp0jXKKigetV32PDazTdlm&#10;Upqo9d8bQfA2j/c5q01vG3GjzteOFcymCQji0umaKwU/xX6yBOEDssbGMSl4kIfNejhYYabdnc90&#10;y0MlYgj7DBWYENpMSl8asuinriWO3J/rLIYIu0rqDu8x3DZyniSptFhzbDDY0s5Q+Z9frYLT7vei&#10;6VBc9sfC5TI9bE3izkqNR/33F4hAffiI3+6jjvMXyxRe38QT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AaUkvwAAAN0AAAAPAAAAAAAAAAAAAAAAAJgCAABkcnMvZG93bnJl&#10;di54bWxQSwUGAAAAAAQABAD1AAAAhAMAAAAA&#10;" strokeweight=".7pt"/>
                  <v:rect id="Rectangle 201" o:spid="_x0000_s1580" style="position:absolute;left:3357;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0Av8AA&#10;AADdAAAADwAAAGRycy9kb3ducmV2LnhtbERPTYvCMBC9C/sfwix401RZ3NI1igqKR21lz2MzNsVm&#10;Upqs1n9vBGFv83ifM1/2thE36nztWMFknIAgLp2uuVJwKrajFIQPyBobx6TgQR6Wi4/BHDPt7nyk&#10;Wx4qEUPYZ6jAhNBmUvrSkEU/di1x5C6usxgi7CqpO7zHcNvIaZLMpMWaY4PBljaGymv+ZxUcNr9n&#10;TbvivN0XLpez3dok7qjU8LNf/YAI1Id/8du913H+V/oNr2/iC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0Av8AAAADdAAAADwAAAAAAAAAAAAAAAACYAgAAZHJzL2Rvd25y&#10;ZXYueG1sUEsFBgAAAAAEAAQA9QAAAIUDAAAAAA==&#10;" strokeweight=".7pt"/>
                  <v:rect id="Rectangle 202" o:spid="_x0000_s1581" style="position:absolute;left:3480;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UzcMA&#10;AADdAAAADwAAAGRycy9kb3ducmV2LnhtbESPQWvCQBCF74X+h2UKvdVNSxFJXUUFg0dNpOcxO2aD&#10;2dmQ3Wr6752D4G2G9+a9b+bL0XfqSkNsAxv4nGSgiOtgW24MHKvtxwxUTMgWu8Bk4J8iLBevL3PM&#10;bbjxga5lapSEcMzRgEupz7WOtSOPcRJ6YtHOYfCYZB0abQe8Sbjv9FeWTbXHlqXBYU8bR/Wl/PMG&#10;9pvfk6WiOm13VSj1tFi7LByMeX8bVz+gEo3paX5c76zgf88EV76REf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KUzcMAAADdAAAADwAAAAAAAAAAAAAAAACYAgAAZHJzL2Rv&#10;d25yZXYueG1sUEsFBgAAAAAEAAQA9QAAAIgDAAAAAA==&#10;" strokeweight=".7pt"/>
                  <v:rect id="Rectangle 203" o:spid="_x0000_s1582" style="position:absolute;left:3603;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6O9sQA&#10;AADdAAAADwAAAGRycy9kb3ducmV2LnhtbERPTYvCMBC9C/sfwgheZE1dRGo1yiIIexK21oO3oZlt&#10;i82kNrFWf71ZELzN433OatObWnTUusqygukkAkGcW11xoSA77D5jEM4ja6wtk4I7OdisPwYrTLS9&#10;8S91qS9ECGGXoILS+yaR0uUlGXQT2xAH7s+2Bn2AbSF1i7cQbmr5FUVzabDi0FBiQ9uS8nN6NQrM&#10;NB6fHrtTeo6643h/eFy6bHZRajTsv5cgPPX+LX65f3SYP4sX8P9NOEG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ujvbEAAAA3QAAAA8AAAAAAAAAAAAAAAAAmAIAAGRycy9k&#10;b3ducmV2LnhtbFBLBQYAAAAABAAEAPUAAACJAwAAAAA=&#10;" fillcolor="#969696" strokeweight=".7pt"/>
                  <v:rect id="Rectangle 204" o:spid="_x0000_s1583" style="position:absolute;left:3726;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2xtscA&#10;AADdAAAADwAAAGRycy9kb3ducmV2LnhtbESPQWvCQBCF74L/YRnBi9SNImJTVykFwVOhUQ/ehuw0&#10;CWZnY3aNqb++cxC8zfDevPfNetu7WnXUhsqzgdk0AUWce1txYeB42L2tQIWIbLH2TAb+KMB2Mxys&#10;MbX+zj/UZbFQEsIhRQNljE2qdchLchimviEW7de3DqOsbaFti3cJd7WeJ8lSO6xYGkps6Kuk/JLd&#10;nAE3W03Oj905uyTdafJ9eFy74+JqzHjUf36AitTHl/l5vbeCv3gXfvlGRtC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NsbbHAAAA3QAAAA8AAAAAAAAAAAAAAAAAmAIAAGRy&#10;cy9kb3ducmV2LnhtbFBLBQYAAAAABAAEAPUAAACMAwAAAAA=&#10;" fillcolor="#969696" strokeweight=".7pt"/>
                  <v:rect id="Rectangle 205" o:spid="_x0000_s1584" style="position:absolute;left:3849;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EULcQA&#10;AADdAAAADwAAAGRycy9kb3ducmV2LnhtbERPTYvCMBC9C/sfwgheZE27iGg1yiIIexK21oO3oZlt&#10;i82kNrFWf71ZELzN433OatObWnTUusqygngSgSDOra64UJAddp9zEM4ja6wtk4I7OdisPwYrTLS9&#10;8S91qS9ECGGXoILS+yaR0uUlGXQT2xAH7s+2Bn2AbSF1i7cQbmr5FUUzabDi0FBiQ9uS8nN6NQpM&#10;PB+fHrtTeo6643h/eFy6bHpRajTsv5cgPPX+LX65f3SYP13E8P9NOEG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BFC3EAAAA3QAAAA8AAAAAAAAAAAAAAAAAmAIAAGRycy9k&#10;b3ducmV2LnhtbFBLBQYAAAAABAAEAPUAAACJAwAAAAA=&#10;" fillcolor="#969696" strokeweight=".7pt"/>
                  <v:rect id="Rectangle 206" o:spid="_x0000_s1585" style="position:absolute;left:3975;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OKWsUA&#10;AADdAAAADwAAAGRycy9kb3ducmV2LnhtbERPTWvCQBC9F/oflil4CbpRQtHoJogg9FRo1IO3ITsm&#10;wexszG5j9Nd3C4Xe5vE+Z5OPphUD9a6xrGA+i0EQl1Y3XCk4HvbTJQjnkTW2lknBgxzk2evLBlNt&#10;7/xFQ+ErEULYpaig9r5LpXRlTQbdzHbEgbvY3qAPsK+k7vEewk0rF3H8Lg02HBpq7GhXU3ktvo0C&#10;M19G5+f+XFzj4RR9Hp634ZjclJq8jds1CE+j/xf/uT90mJ+sFvD7TThB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E4paxQAAAN0AAAAPAAAAAAAAAAAAAAAAAJgCAABkcnMv&#10;ZG93bnJldi54bWxQSwUGAAAAAAQABAD1AAAAigMAAAAA&#10;" fillcolor="#969696" strokeweight=".7pt"/>
                  <v:rect id="Rectangle 207" o:spid="_x0000_s1586" style="position:absolute;left:4095;top:3679;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YcAA&#10;AADdAAAADwAAAGRycy9kb3ducmV2LnhtbERPTYvCMBC9C/6HMMLeNNUVcbtGUUHxqK14HpvZpmwz&#10;KU1Wu//eCIK3ebzPWaw6W4sbtb5yrGA8SkAQF05XXCo457vhHIQPyBprx6Tgnzyslv3eAlPt7nyi&#10;WxZKEUPYp6jAhNCkUvrCkEU/cg1x5H5cazFE2JZSt3iP4baWkySZSYsVxwaDDW0NFb/Zn1Vw3F6u&#10;mvb5dXfIXSZn+41J3Empj0G3/gYRqAtv8ct90HH+9OsT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QYcAAAADdAAAADwAAAAAAAAAAAAAAAACYAgAAZHJzL2Rvd25y&#10;ZXYueG1sUEsFBgAAAAAEAAQA9QAAAIUDAAAAAA==&#10;" strokeweight=".7pt"/>
                  <v:rect id="Rectangle 208" o:spid="_x0000_s1587" style="position:absolute;left:4215;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IFcAA&#10;AADdAAAADwAAAGRycy9kb3ducmV2LnhtbERPTYvCMBC9C/6HMAt703RFZLcaRYWKR21lz2MzNsVm&#10;Upqo3X9vBGFv83ifs1j1thF36nztWMHXOAFBXDpdc6XgVGSjbxA+IGtsHJOCP/KwWg4HC0y1e/CR&#10;7nmoRAxhn6ICE0KbSulLQxb92LXEkbu4zmKIsKuk7vARw20jJ0kykxZrjg0GW9oaKq/5zSo4bH/P&#10;mnbFOdsXLpez3cYk7qjU50e/noMI1Id/8du913H+9GcKr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YIFcAAAADdAAAADwAAAAAAAAAAAAAAAACYAgAAZHJzL2Rvd25y&#10;ZXYueG1sUEsFBgAAAAAEAAQA9QAAAIUDAAAAAA==&#10;" strokeweight=".7pt"/>
                  <v:rect id="Rectangle 209" o:spid="_x0000_s1588" style="position:absolute;left:4338;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qtjsAA&#10;AADdAAAADwAAAGRycy9kb3ducmV2LnhtbERPTYvCMBC9C/6HMMLeNFVWcbtGUUHxqK14HpvZpmwz&#10;KU1Wu//eCIK3ebzPWaw6W4sbtb5yrGA8SkAQF05XXCo457vhHIQPyBprx6Tgnzyslv3eAlPt7nyi&#10;WxZKEUPYp6jAhNCkUvrCkEU/cg1x5H5cazFE2JZSt3iP4baWkySZSYsVxwaDDW0NFb/Zn1Vw3F6u&#10;mvb5dXfIXSZn+41J3Empj0G3/gYRqAtv8ct90HH+59cU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qtjsAAAADdAAAADwAAAAAAAAAAAAAAAACYAgAAZHJzL2Rvd25y&#10;ZXYueG1sUEsFBgAAAAAEAAQA9QAAAIUDAAAAAA==&#10;" strokeweight=".7pt"/>
                  <v:rect id="Rectangle 210" o:spid="_x0000_s1589" style="position:absolute;left:2008;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gz+cAA&#10;AADdAAAADwAAAGRycy9kb3ducmV2LnhtbERPTYvCMBC9L/gfwgje1lSRsluNooLiUdvF89iMTbGZ&#10;lCZq/fdmYWFv83ifs1j1thEP6nztWMFknIAgLp2uuVLwU+w+v0D4gKyxcUwKXuRhtRx8LDDT7skn&#10;euShEjGEfYYKTAhtJqUvDVn0Y9cSR+7qOoshwq6SusNnDLeNnCZJKi3WHBsMtrQ1VN7yu1Vw3J4v&#10;mvbFZXcoXC7T/cYk7qTUaNiv5yAC9eFf/Oc+6Dh/9p3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9gz+cAAAADdAAAADwAAAAAAAAAAAAAAAACYAgAAZHJzL2Rvd25y&#10;ZXYueG1sUEsFBgAAAAAEAAQA9QAAAIUDAAAAAA==&#10;" strokeweight=".7pt"/>
                  <v:rect id="Rectangle 211" o:spid="_x0000_s1590" style="position:absolute;left:2131;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SWYsAA&#10;AADdAAAADwAAAGRycy9kb3ducmV2LnhtbERPTYvCMBC9C/6HMMLeNFUWdbtGUUHxqK14HpvZpmwz&#10;KU1Wu//eCIK3ebzPWaw6W4sbtb5yrGA8SkAQF05XXCo457vhHIQPyBprx6Tgnzyslv3eAlPt7nyi&#10;WxZKEUPYp6jAhNCkUvrCkEU/cg1x5H5cazFE2JZSt3iP4baWkySZSosVxwaDDW0NFb/Zn1Vw3F6u&#10;mvb5dXfIXSan+41J3Empj0G3/gYRqAtv8ct90HH+59cM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SWYsAAAADdAAAADwAAAAAAAAAAAAAAAACYAgAAZHJzL2Rvd25y&#10;ZXYueG1sUEsFBgAAAAAEAAQA9QAAAIUDAAAAAA==&#10;" strokeweight=".7pt"/>
                  <v:rect id="Rectangle 212" o:spid="_x0000_s1591" style="position:absolute;left:2254;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CEMMA&#10;AADdAAAADwAAAGRycy9kb3ducmV2LnhtbESPQW/CMAyF70j7D5GRdoOUaUJbISCGBOIILdrZNKap&#10;aJyqyaD79/MBaTdb7/m9z8v14Ft1pz42gQ3Mphko4irYhmsD53I3+QAVE7LFNjAZ+KUI69XLaIm5&#10;DQ8+0b1ItZIQjjkacCl1udaxcuQxTkNHLNo19B6TrH2tbY8PCfetfsuyufbYsDQ47GjrqLoVP97A&#10;cft9sbQvL7tDGQo933+5LJyMeR0PmwWoREP6Nz+vD1bw3z8FV76RE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sCEMMAAADdAAAADwAAAAAAAAAAAAAAAACYAgAAZHJzL2Rv&#10;d25yZXYueG1sUEsFBgAAAAAEAAQA9QAAAIgDAAAAAA==&#10;" strokeweight=".7pt"/>
                  <v:rect id="Rectangle 213" o:spid="_x0000_s1592" style="position:absolute;left:2377;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ni8AA&#10;AADdAAAADwAAAGRycy9kb3ducmV2LnhtbERPTYvCMBC9C/sfwix401RZZNs1igqKR21lz2MzNsVm&#10;Upqs1n9vBGFv83ifM1/2thE36nztWMFknIAgLp2uuVJwKrajbxA+IGtsHJOCB3lYLj4Gc8y0u/OR&#10;bnmoRAxhn6ECE0KbSelLQxb92LXEkbu4zmKIsKuk7vAew20jp0kykxZrjg0GW9oYKq/5n1Vw2Pye&#10;Ne2K83ZfuFzOdmuTuKNSw89+9QMiUB/+xW/3Xsf5X2kKr2/iC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eni8AAAADdAAAADwAAAAAAAAAAAAAAAACYAgAAZHJzL2Rvd25y&#10;ZXYueG1sUEsFBgAAAAAEAAQA9QAAAIUDAAAAAA==&#10;" strokeweight=".7pt"/>
                  <v:rect id="Rectangle 214" o:spid="_x0000_s1593" style="position:absolute;left:2500;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aUDMQA&#10;AADdAAAADwAAAGRycy9kb3ducmV2LnhtbESPQWvDMAyF74P+B6PCbqu9wUrJ6pat0NDjmpSe1ViL&#10;w2I5xF6b/fvpMOhN4j2992m9nUKvrjSmLrKF54UBRdxE13Fr4VTvn1agUkZ22EcmC7+UYLuZPayx&#10;cPHGR7pWuVUSwqlACz7nodA6NZ4CpkUciEX7imPALOvYajfiTcJDr1+MWeqAHUuDx4F2nprv6idY&#10;+NydL47K+rI/1LHSy/LDm3i09nE+vb+ByjTlu/n/+uAE/9UIv3wjI+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WlAzEAAAA3QAAAA8AAAAAAAAAAAAAAAAAmAIAAGRycy9k&#10;b3ducmV2LnhtbFBLBQYAAAAABAAEAPUAAACJAwAAAAA=&#10;" strokeweight=".7pt"/>
                  <v:rect id="Rectangle 215" o:spid="_x0000_s1594" style="position:absolute;left:2623;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ON8UA&#10;AADdAAAADwAAAGRycy9kb3ducmV2LnhtbERPTWvCQBC9F/wPywheRHcjrUh0I6Ug9FRo1IO3ITsm&#10;IdnZmN3G1F/fLRR6m8f7nN1+tK0YqPe1Yw3JUoEgLpypudRwOh4WGxA+IBtsHZOGb/KwzyZPO0yN&#10;u/MnDXkoRQxhn6KGKoQuldIXFVn0S9cRR+7qeoshwr6Upsd7DLetXCm1lhZrjg0VdvRWUdHkX1aD&#10;TTbzy+NwyRs1nOcfx8dtOD3ftJ5Nx9ctiEBj+Bf/ud9NnP+iEvj9Jp4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o43xQAAAN0AAAAPAAAAAAAAAAAAAAAAAJgCAABkcnMv&#10;ZG93bnJldi54bWxQSwUGAAAAAAQABAD1AAAAigMAAAAA&#10;" fillcolor="#969696" strokeweight=".7pt"/>
                  <v:rect id="Rectangle 216" o:spid="_x0000_s1595" style="position:absolute;left:2749;top:3802;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QQMMA&#10;AADdAAAADwAAAGRycy9kb3ducmV2LnhtbERPTYvCMBC9C/6HMIIX0URZRapRZEHwtLBVD96GZmyL&#10;zaQ22dr1128WBG/zeJ+z3na2Ei01vnSsYTpRIIgzZ0rONZyO+/EShA/IBivHpOGXPGw3/d4aE+Me&#10;/E1tGnIRQ9gnqKEIoU6k9FlBFv3E1cSRu7rGYoiwyaVp8BHDbSVnSi2kxZJjQ4E1fRaU3dIfq8FO&#10;l6PLc39Jb6o9j76Oz3t7+rhrPRx0uxWIQF14i1/ug4nz52oG/9/EE+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gQQMMAAADdAAAADwAAAAAAAAAAAAAAAACYAgAAZHJzL2Rv&#10;d25yZXYueG1sUEsFBgAAAAAEAAQA9QAAAIgDAAAAAA==&#10;" fillcolor="#969696" strokeweight=".7pt"/>
                  <v:rect id="Rectangle 217" o:spid="_x0000_s1596" style="position:absolute;left:2865;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S128UA&#10;AADdAAAADwAAAGRycy9kb3ducmV2LnhtbERPS2vCQBC+F/wPyxR6EbNrX0iaVUQQeioY04O3ITsm&#10;wexszK4x9de7hUJv8/E9J1uNthUD9b5xrGGeKBDEpTMNVxqK/Xa2AOEDssHWMWn4IQ+r5eQhw9S4&#10;K+9oyEMlYgj7FDXUIXSplL6syaJPXEccuaPrLYYI+0qaHq8x3LbyWal3abHh2FBjR5uaylN+sRrs&#10;fDE93LaH/KSG7+nX/nYeitez1k+P4/oDRKAx/Iv/3J8mzn9TL/D7TTxB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LXbxQAAAN0AAAAPAAAAAAAAAAAAAAAAAJgCAABkcnMv&#10;ZG93bnJldi54bWxQSwUGAAAAAAQABAD1AAAAigMAAAAA&#10;" fillcolor="#969696" strokeweight=".7pt"/>
                  <v:rect id="Rectangle 218" o:spid="_x0000_s1597" style="position:absolute;left:2988;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0tr8MA&#10;AADdAAAADwAAAGRycy9kb3ducmV2LnhtbERPTYvCMBC9L/gfwgheRBMXd5FqFFkQ9iRY3YO3oRnb&#10;YjOpTbZWf70RBG/zeJ+zWHW2Ei01vnSsYTJWIIgzZ0rONRz2m9EMhA/IBivHpOFGHlbL3scCE+Ou&#10;vKM2DbmIIewT1FCEUCdS+qwgi37sauLInVxjMUTY5NI0eI3htpKfSn1LiyXHhgJr+ikoO6f/VoOd&#10;zIbH++aYnlX7N9zu75f2ML1oPeh36zmIQF14i1/uXxPnf6kpPL+JJ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0tr8MAAADdAAAADwAAAAAAAAAAAAAAAACYAgAAZHJzL2Rv&#10;d25yZXYueG1sUEsFBgAAAAAEAAQA9QAAAIgDAAAAAA==&#10;" fillcolor="#969696" strokeweight=".7pt"/>
                  <v:rect id="Rectangle 219" o:spid="_x0000_s1598" style="position:absolute;left:3111;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INMMA&#10;AADdAAAADwAAAGRycy9kb3ducmV2LnhtbERPTYvCMBC9L/gfwgheRBMXXaQaRRaEPQlW9+BtaMa2&#10;2Exqk63VX28EYW/zeJ+zXHe2Ei01vnSsYTJWIIgzZ0rONRwP29EchA/IBivHpOFOHtar3scSE+Nu&#10;vKc2DbmIIewT1FCEUCdS+qwgi37sauLInV1jMUTY5NI0eIvhtpKfSn1JiyXHhgJr+i4ou6R/VoOd&#10;zIenx/aUXlT7O9wdHtf2OL1qPeh3mwWIQF34F7/dPybOn6kZvL6JJ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GINMMAAADdAAAADwAAAAAAAAAAAAAAAACYAgAAZHJzL2Rv&#10;d25yZXYueG1sUEsFBgAAAAAEAAQA9QAAAIgDAAAAAA==&#10;" fillcolor="#969696" strokeweight=".7pt"/>
                  <v:rect id="Rectangle 220" o:spid="_x0000_s1599" style="position:absolute;left:3234;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MWQ8MA&#10;AADdAAAADwAAAGRycy9kb3ducmV2LnhtbERPTYvCMBC9C/6HMIIXWRNFRapRRBD2JGx1D96GZmyL&#10;zaQ22Vr99RthYW/zeJ+z3na2Ei01vnSsYTJWIIgzZ0rONZxPh48lCB+QDVaOScOTPGw3/d4aE+Me&#10;/EVtGnIRQ9gnqKEIoU6k9FlBFv3Y1cSRu7rGYoiwyaVp8BHDbSWnSi2kxZJjQ4E17QvKbumP1WAn&#10;y9HldbikN9V+j46n1709z+5aDwfdbgUiUBf+xX/uTxPnz9UC3t/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MWQ8MAAADdAAAADwAAAAAAAAAAAAAAAACYAgAAZHJzL2Rv&#10;d25yZXYueG1sUEsFBgAAAAAEAAQA9QAAAIgDAAAAAA==&#10;" fillcolor="#969696" strokeweight=".7pt"/>
                  <v:rect id="Rectangle 221" o:spid="_x0000_s1600" style="position:absolute;left:3360;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z2MUA&#10;AADdAAAADwAAAGRycy9kb3ducmV2LnhtbERPS2vCQBC+F/wPyxR6EbNr6UPSrCKC0FPBmB68Ddkx&#10;CWZnY3aNqb/eLRR6m4/vOdlqtK0YqPeNYw3zRIEgLp1puNJQ7LezBQgfkA22jknDD3lYLScPGabG&#10;XXlHQx4qEUPYp6ihDqFLpfRlTRZ94jriyB1dbzFE2FfS9HiN4baVz0q9SYsNx4YaO9rUVJ7yi9Vg&#10;54vp4bY95Cc1fE+/9rfzULyctX56HNcfIAKN4V/85/40cf6reoffb+IJ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7PYxQAAAN0AAAAPAAAAAAAAAAAAAAAAAJgCAABkcnMv&#10;ZG93bnJldi54bWxQSwUGAAAAAAQABAD1AAAAigMAAAAA&#10;" fillcolor="#969696" strokeweight=".7pt"/>
                  <v:rect id="Rectangle 222" o:spid="_x0000_s1601" style="position:absolute;left:3480;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nqscA&#10;AADdAAAADwAAAGRycy9kb3ducmV2LnhtbESPQWvCQBCF7wX/wzJCL1J3LbZIdBUpCD0VjPbgbchO&#10;k2B2Nma3MfXXdw6Ctxnem/e+WW0G36ieulgHtjCbGlDERXA1lxaOh93LAlRMyA6bwGThjyJs1qOn&#10;FWYuXHlPfZ5KJSEcM7RQpdRmWseiIo9xGlpi0X5C5zHJ2pXadXiVcN/oV2PetceapaHClj4qKs75&#10;r7fgZ4vJ6bY75WfTf0++DrdLf5xfrH0eD9slqERDepjv159O8N+M4Mo3MoJ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QJ6rHAAAA3QAAAA8AAAAAAAAAAAAAAAAAmAIAAGRy&#10;cy9kb3ducmV2LnhtbFBLBQYAAAAABAAEAPUAAACMAwAAAAA=&#10;" fillcolor="#969696" strokeweight=".7pt"/>
                  <v:rect id="Rectangle 223" o:spid="_x0000_s1602" style="position:absolute;left:3603;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I3I8UA&#10;AADdAAAADwAAAGRycy9kb3ducmV2LnhtbERP22rCQBB9F/oPyxR8Ed2oKJq6ig2tBATBC/R1yE6T&#10;0Oxsml01+vVdoeDbHM51FqvWVOJCjSstKxgOIhDEmdUl5wpOx8/+DITzyBory6TgRg5Wy5fOAmNt&#10;r7yny8HnIoSwi1FB4X0dS+myggy6ga2JA/dtG4M+wCaXusFrCDeVHEXRVBosOTQUWFNSUPZzOBsF&#10;u940nXzo3KZfm/fR71Ymm/E9Uar72q7fQHhq/VP87051mD+J5vD4Jpw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gjcjxQAAAN0AAAAPAAAAAAAAAAAAAAAAAJgCAABkcnMv&#10;ZG93bnJldi54bWxQSwUGAAAAAAQABAD1AAAAigMAAAAA&#10;" filled="f" strokeweight=".7pt"/>
                  <v:rect id="Rectangle 224" o:spid="_x0000_s1603" style="position:absolute;left:3726;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8C0cMA&#10;AADdAAAADwAAAGRycy9kb3ducmV2LnhtbESPQWvCQBCF74X+h2UK3urGgiLRVVRQPNZEPI/ZMRvM&#10;zobsVtN/3zkUvM3w3rz3zXI9+FY9qI9NYAOTcQaKuAq24drAudx/zkHFhGyxDUwGfinCevX+tsTc&#10;hief6FGkWkkIxxwNuJS6XOtYOfIYx6EjFu0Weo9J1r7WtsenhPtWf2XZTHtsWBocdrRzVN2LH2/g&#10;e3e5WjqU1/2xDIWeHbYuCydjRh/DZgEq0ZBe5v/roxX86UT45RsZQ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8C0cMAAADdAAAADwAAAAAAAAAAAAAAAACYAgAAZHJzL2Rv&#10;d25yZXYueG1sUEsFBgAAAAAEAAQA9QAAAIgDAAAAAA==&#10;" strokeweight=".7pt"/>
                  <v:rect id="Rectangle 225" o:spid="_x0000_s1604" style="position:absolute;left:3849;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OnSsAA&#10;AADdAAAADwAAAGRycy9kb3ducmV2LnhtbERPTYvCMBC9C/sfwizsTdMuKNI1iisoHrUVz9Nmtik2&#10;k9JE7f57Iwje5vE+Z7EabCtu1PvGsYJ0koAgrpxuuFZwKrbjOQgfkDW2jknBP3lYLT9GC8y0u/OR&#10;bnmoRQxhn6ECE0KXSekrQxb9xHXEkftzvcUQYV9L3eM9httWfifJTFpsODYY7GhjqLrkV6vgsDmX&#10;mnZFud0XLpez3a9J3FGpr89h/QMi0BDe4pd7r+P8aZr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OnSsAAAADdAAAADwAAAAAAAAAAAAAAAACYAgAAZHJzL2Rvd25y&#10;ZXYueG1sUEsFBgAAAAAEAAQA9QAAAIUDAAAAAA==&#10;" strokeweight=".7pt"/>
                  <v:rect id="Rectangle 226" o:spid="_x0000_s1605" style="position:absolute;left:3972;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E5Pb8A&#10;AADdAAAADwAAAGRycy9kb3ducmV2LnhtbERPTYvCMBC9C/6HMII3TRUUqUbZFRSPayuex2Zsis2k&#10;NFHrv98Igrd5vM9ZbTpbiwe1vnKsYDJOQBAXTldcKjjlu9EChA/IGmvHpOBFHjbrfm+FqXZPPtIj&#10;C6WIIexTVGBCaFIpfWHIoh+7hjhyV9daDBG2pdQtPmO4reU0SebSYsWxwWBDW0PFLbtbBX/b80XT&#10;Pr/sDrnL5Hz/axJ3VGo46H6WIAJ14Sv+uA86zp9NpvD+Jp4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0Tk9vwAAAN0AAAAPAAAAAAAAAAAAAAAAAJgCAABkcnMvZG93bnJl&#10;di54bWxQSwUGAAAAAAQABAD1AAAAhAMAAAAA&#10;" strokeweight=".7pt"/>
                  <v:rect id="Rectangle 227" o:spid="_x0000_s1606" style="position:absolute;left:4095;top:3802;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cpsAA&#10;AADdAAAADwAAAGRycy9kb3ducmV2LnhtbERPTYvCMBC9L/gfwgje1lRlRapRVFA8aiuex2Zsis2k&#10;NFHrvzcLC3ubx/ucxaqztXhS6yvHCkbDBARx4XTFpYJzvvuegfABWWPtmBS8ycNq2ftaYKrdi0/0&#10;zEIpYgj7FBWYEJpUSl8YsuiHriGO3M21FkOEbSl1i68Ybms5TpKptFhxbDDY0NZQcc8eVsFxe7lq&#10;2ufX3SF3mZzuNyZxJ6UG/W49BxGoC//iP/dBx/k/own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2cpsAAAADdAAAADwAAAAAAAAAAAAAAAACYAgAAZHJzL2Rvd25y&#10;ZXYueG1sUEsFBgAAAAAEAAQA9QAAAIUDAAAAAA==&#10;" strokeweight=".7pt"/>
                  <v:rect id="Rectangle 228" o:spid="_x0000_s1607" style="position:absolute;left:4215;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QE0sAA&#10;AADdAAAADwAAAGRycy9kb3ducmV2LnhtbERPTYvCMBC9L/gfwgje1lRxRapRVFA8aiuex2Zsis2k&#10;NFHrvzcLC3ubx/ucxaqztXhS6yvHCkbDBARx4XTFpYJzvvuegfABWWPtmBS8ycNq2ftaYKrdi0/0&#10;zEIpYgj7FBWYEJpUSl8YsuiHriGO3M21FkOEbSl1i68Ybms5TpKptFhxbDDY0NZQcc8eVsFxe7lq&#10;2ufX3SF3mZzuNyZxJ6UG/W49BxGoC//iP/dBx/k/own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QE0sAAAADdAAAADwAAAAAAAAAAAAAAAACYAgAAZHJzL2Rvd25y&#10;ZXYueG1sUEsFBgAAAAAEAAQA9QAAAIUDAAAAAA==&#10;" strokeweight=".7pt"/>
                  <v:rect id="Rectangle 229" o:spid="_x0000_s1608" style="position:absolute;left:4338;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hSb8A&#10;AADdAAAADwAAAGRycy9kb3ducmV2LnhtbERPTYvCMBC9C/6HMII3TRUUqUbZFRSP2ornsZltyjaT&#10;0kSt/94Igrd5vM9ZbTpbizu1vnKsYDJOQBAXTldcKjjnu9EChA/IGmvHpOBJHjbrfm+FqXYPPtE9&#10;C6WIIexTVGBCaFIpfWHIoh+7hjhyf661GCJsS6lbfMRwW8tpksylxYpjg8GGtoaK/+xmFRy3l6um&#10;fX7dHXKXyfn+1yTupNRw0P0sQQTqwlf8cR90nD+bzOD9TTxB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OKFJvwAAAN0AAAAPAAAAAAAAAAAAAAAAAJgCAABkcnMvZG93bnJl&#10;di54bWxQSwUGAAAAAAQABAD1AAAAhAMAAAAA&#10;" strokeweight=".7pt"/>
                  <v:rect id="Rectangle 230" o:spid="_x0000_s1609" style="position:absolute;left:2008;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PsAA&#10;AADdAAAADwAAAGRycy9kb3ducmV2LnhtbERPTYvCMBC9C/6HMII3TRUsSzXKKige13bZ87QZm7LN&#10;pDRR67/fCMLe5vE+Z7MbbCvu1PvGsYLFPAFBXDndcK3guzjOPkD4gKyxdUwKnuRhtx2PNphp9+AL&#10;3fNQixjCPkMFJoQuk9JXhiz6ueuII3d1vcUQYV9L3eMjhttWLpMklRYbjg0GOzoYqn7zm1Xwdfgp&#10;NZ2K8nguXC7T094k7qLUdDJ8rkEEGsK/+O0+6zh/tUjh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PsAAAADdAAAADwAAAAAAAAAAAAAAAACYAgAAZHJzL2Rvd25y&#10;ZXYueG1sUEsFBgAAAAAEAAQA9QAAAIUDAAAAAA==&#10;" strokeweight=".7pt"/>
                  <v:rect id="Rectangle 231" o:spid="_x0000_s1610" style="position:absolute;left:2131;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aapcAA&#10;AADdAAAADwAAAGRycy9kb3ducmV2LnhtbERPTYvCMBC9C/sfwix4s6kLq9I1iisoHrUVz2Mz2xSb&#10;SWmyWv+9EQRv83ifM1/2thFX6nztWME4SUEQl07XXCk4FpvRDIQPyBobx6TgTh6Wi4/BHDPtbnyg&#10;ax4qEUPYZ6jAhNBmUvrSkEWfuJY4cn+usxgi7CqpO7zFcNvIrzSdSIs1xwaDLa0NlZf83yrYr09n&#10;TdvivNkVLpeT7a9J3UGp4We/+gERqA9v8cu903H+93gK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6aapcAAAADdAAAADwAAAAAAAAAAAAAAAACYAgAAZHJzL2Rvd25y&#10;ZXYueG1sUEsFBgAAAAAEAAQA9QAAAIUDAAAAAA==&#10;" strokeweight=".7pt"/>
                  <v:rect id="Rectangle 232" o:spid="_x0000_s1611" style="position:absolute;left:2254;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O18MA&#10;AADdAAAADwAAAGRycy9kb3ducmV2LnhtbESPQWvCQBCF74X+h2UK3urGgiLRVVRQPNZEPI/ZMRvM&#10;zobsVtN/3zkUvM3w3rz3zXI9+FY9qI9NYAOTcQaKuAq24drAudx/zkHFhGyxDUwGfinCevX+tsTc&#10;hief6FGkWkkIxxwNuJS6XOtYOfIYx6EjFu0Weo9J1r7WtsenhPtWf2XZTHtsWBocdrRzVN2LH2/g&#10;e3e5WjqU1/2xDIWeHbYuCydjRh/DZgEq0ZBe5v/roxX86URw5RsZQ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kO18MAAADdAAAADwAAAAAAAAAAAAAAAACYAgAAZHJzL2Rv&#10;d25yZXYueG1sUEsFBgAAAAAEAAQA9QAAAIgDAAAAAA==&#10;" strokeweight=".7pt"/>
                  <v:rect id="Rectangle 233" o:spid="_x0000_s1612" style="position:absolute;left:2377;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UU7MQA&#10;AADdAAAADwAAAGRycy9kb3ducmV2LnhtbERPTYvCMBC9L/gfwgheRNPKrmg1iiwIe1qw6sHb0Ixt&#10;sZnUJlu7/nojCN7m8T5nue5MJVpqXGlZQTyOQBBnVpecKzjst6MZCOeRNVaWScE/OViveh9LTLS9&#10;8Y7a1OcihLBLUEHhfZ1I6bKCDLqxrYkDd7aNQR9gk0vd4C2Em0pOomgqDZYcGgqs6bug7JL+GQUm&#10;ng1P9+0pvUTtcfi7v1/bw+dVqUG/2yxAeOr8W/xy/+gw/yuew/ObcIJ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FFOzEAAAA3QAAAA8AAAAAAAAAAAAAAAAAmAIAAGRycy9k&#10;b3ducmV2LnhtbFBLBQYAAAAABAAEAPUAAACJAwAAAAA=&#10;" fillcolor="#969696" strokeweight=".7pt"/>
                  <v:rect id="Rectangle 234" o:spid="_x0000_s1613" style="position:absolute;left:2500;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N3zMcA&#10;AADdAAAADwAAAGRycy9kb3ducmV2LnhtbESPQWvCQBCF7wX/wzKCF6kbxRZJXaUUBE8Fox68Ddlp&#10;EszOxuwao7++cxC8zfDevPfNct27WnXUhsqzgekkAUWce1txYeCw37wvQIWIbLH2TAbuFGC9Grwt&#10;MbX+xjvqslgoCeGQooEyxibVOuQlOQwT3xCL9udbh1HWttC2xZuEu1rPkuRTO6xYGkps6Kek/Jxd&#10;nQE3XYxPj80pOyfdcfy7f1y6w/xizGjYf3+BitTHl/l5vbWC/zETfvlGRt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Td8zHAAAA3QAAAA8AAAAAAAAAAAAAAAAAmAIAAGRy&#10;cy9kb3ducmV2LnhtbFBLBQYAAAAABAAEAPUAAACMAwAAAAA=&#10;" fillcolor="#969696" strokeweight=".7pt"/>
                  <v:rect id="Rectangle 235" o:spid="_x0000_s1614" style="position:absolute;left:2623;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SV8QA&#10;AADdAAAADwAAAGRycy9kb3ducmV2LnhtbERPTYvCMBC9C/6HMMJeRNOKLlKNIoKwp4Wt3YO3oRnb&#10;YjOpTaxdf/1GELzN433OetubWnTUusqygngagSDOra64UJAdD5MlCOeRNdaWScEfOdhuhoM1Jtre&#10;+Ye61BcihLBLUEHpfZNI6fKSDLqpbYgDd7atQR9gW0jd4j2Em1rOouhTGqw4NJTY0L6k/JLejAIT&#10;L8enx+GUXqLud/x9fFy7bH5V6mPU71YgPPX+LX65v3SYv5jF8PwmnC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f0lfEAAAA3QAAAA8AAAAAAAAAAAAAAAAAmAIAAGRycy9k&#10;b3ducmV2LnhtbFBLBQYAAAAABAAEAPUAAACJAwAAAAA=&#10;" fillcolor="#969696" strokeweight=".7pt"/>
                  <v:rect id="Rectangle 236" o:spid="_x0000_s1615" style="position:absolute;left:2746;top:3925;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3zgMEA&#10;AADdAAAADwAAAGRycy9kb3ducmV2LnhtbERPTWvCQBC9F/wPywi91Y0BQ4muUgUlxyYpPY/ZMRua&#10;nQ3Z1aT/vlso9DaP9zm7w2x78aDRd44VrFcJCOLG6Y5bBR/1+eUVhA/IGnvHpOCbPBz2i6cd5tpN&#10;XNKjCq2IIexzVGBCGHIpfWPIol+5gThyNzdaDBGOrdQjTjHc9jJNkkxa7Dg2GBzoZKj5qu5Wwfvp&#10;86rpUl/PRe0qmV2OJnGlUs/L+W0LItAc/sV/7kLH+Zs0hd9v4gl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984DBAAAA3QAAAA8AAAAAAAAAAAAAAAAAmAIAAGRycy9kb3du&#10;cmV2LnhtbFBLBQYAAAAABAAEAPUAAACGAwAAAAA=&#10;" strokeweight=".7pt"/>
                  <v:rect id="Rectangle 237" o:spid="_x0000_s1616" style="position:absolute;left:2865;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FWG8IA&#10;AADdAAAADwAAAGRycy9kb3ducmV2LnhtbERPTWvCQBC9F/wPywi91Y0pFYluQg0oHmsinsfsmA3N&#10;zobsVtN/3y0UepvH+5xtMdle3Gn0nWMFy0UCgrhxuuNWwbnev6xB+ICssXdMCr7JQ5HPnraYaffg&#10;E92r0IoYwj5DBSaEIZPSN4Ys+oUbiCN3c6PFEOHYSj3iI4bbXqZJspIWO44NBgcqDTWf1ZdV8FFe&#10;rpoO9XV/rF0lV4edSdxJqef59L4BEWgK/+I/91HH+W/pK/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8VYbwgAAAN0AAAAPAAAAAAAAAAAAAAAAAJgCAABkcnMvZG93&#10;bnJldi54bWxQSwUGAAAAAAQABAD1AAAAhwMAAAAA&#10;" strokeweight=".7pt"/>
                  <v:rect id="Rectangle 238" o:spid="_x0000_s1617" style="position:absolute;left:2988;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b8IA&#10;AADdAAAADwAAAGRycy9kb3ducmV2LnhtbERPTWvCQBC9F/wPywi91Y2hFYluQg0oHmsinsfsmA3N&#10;zobsVtN/3y0UepvH+5xtMdle3Gn0nWMFy0UCgrhxuuNWwbnev6xB+ICssXdMCr7JQ5HPnraYaffg&#10;E92r0IoYwj5DBSaEIZPSN4Ys+oUbiCN3c6PFEOHYSj3iI4bbXqZJspIWO44NBgcqDTWf1ZdV8FFe&#10;rpoO9XV/rF0lV4edSdxJqef59L4BEWgK/+I/91HH+W/pK/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GM5vwgAAAN0AAAAPAAAAAAAAAAAAAAAAAJgCAABkcnMvZG93&#10;bnJldi54bWxQSwUGAAAAAAQABAD1AAAAhwMAAAAA&#10;" strokeweight=".7pt"/>
                  <v:rect id="Rectangle 239" o:spid="_x0000_s1618" style="position:absolute;left:3111;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r9L8A&#10;AADdAAAADwAAAGRycy9kb3ducmV2LnhtbERPTYvCMBC9C/6HMII3TRWUpRpFBcWjtuJ5bMam2ExK&#10;E7X+e7OwsLd5vM9Zrjtbixe1vnKsYDJOQBAXTldcKrjk+9EPCB+QNdaOScGHPKxX/d4SU+3efKZX&#10;FkoRQ9inqMCE0KRS+sKQRT92DXHk7q61GCJsS6lbfMdwW8tpksylxYpjg8GGdoaKR/a0Ck67603T&#10;Ib/tj7nL5PywNYk7KzUcdJsFiEBd+Bf/uY86zp9NZ/D7TTxBrr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VGv0vwAAAN0AAAAPAAAAAAAAAAAAAAAAAJgCAABkcnMvZG93bnJl&#10;di54bWxQSwUGAAAAAAQABAD1AAAAhAMAAAAA&#10;" strokeweight=".7pt"/>
                  <v:rect id="Rectangle 240" o:spid="_x0000_s1619" style="position:absolute;left:3234;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1g8AA&#10;AADdAAAADwAAAGRycy9kb3ducmV2LnhtbERPTYvCMBC9C/sfwix403SFLdI1iisoHrUVz9Nmtik2&#10;k9Jktf57Iwje5vE+Z7EabCuu1PvGsYKvaQKCuHK64VrBqdhO5iB8QNbYOiYFd/KwWn6MFphpd+Mj&#10;XfNQixjCPkMFJoQuk9JXhiz6qeuII/fneoshwr6WusdbDLetnCVJKi02HBsMdrQxVF3yf6vgsDmX&#10;mnZFud0XLpfp7tck7qjU+HNY/4AINIS3+OXe6zj/e5b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b1g8AAAADdAAAADwAAAAAAAAAAAAAAAACYAgAAZHJzL2Rvd25y&#10;ZXYueG1sUEsFBgAAAAAEAAQA9QAAAIUDAAAAAA==&#10;" strokeweight=".7pt"/>
                  <v:rect id="Rectangle 241" o:spid="_x0000_s1620" style="position:absolute;left:3357;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QGMAA&#10;AADdAAAADwAAAGRycy9kb3ducmV2LnhtbERPTYvCMBC9C/sfwix4s+kK6tI1iisoHrWVPY/NbFNs&#10;JqWJWv+9EQRv83ifM1/2thFX6nztWMFXkoIgLp2uuVJwLDajbxA+IGtsHJOCO3lYLj4Gc8y0u/GB&#10;rnmoRAxhn6ECE0KbSelLQxZ94lriyP27zmKIsKuk7vAWw20jx2k6lRZrjg0GW1obKs/5xSrYr/9O&#10;mrbFabMrXC6n21+TuoNSw89+9QMiUB/e4pd7p+P8yXgG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cpQGMAAAADdAAAADwAAAAAAAAAAAAAAAACYAgAAZHJzL2Rvd25y&#10;ZXYueG1sUEsFBgAAAAAEAAQA9QAAAIUDAAAAAA==&#10;" strokeweight=".7pt"/>
                  <v:rect id="Rectangle 242" o:spid="_x0000_s1621" style="position:absolute;left:3480;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XEasMA&#10;AADdAAAADwAAAGRycy9kb3ducmV2LnhtbESPQWvCQBCF70L/wzKF3nRToSKpq6igeNREeh6zYzaY&#10;nQ3Zrab/vnMQvM3w3rz3zWI1+FbdqY9NYAOfkwwUcRVsw7WBc7kbz0HFhGyxDUwG/ijCavk2WmBu&#10;w4NPdC9SrSSEY44GXEpdrnWsHHmMk9ARi3YNvccka19r2+NDwn2rp1k20x4blgaHHW0dVbfi1xs4&#10;bn8ulvblZXcoQ6Fn+43LwsmYj/dh/Q0q0ZBe5uf1wQr+11Rw5RsZQ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XEasMAAADdAAAADwAAAAAAAAAAAAAAAACYAgAAZHJzL2Rv&#10;d25yZXYueG1sUEsFBgAAAAAEAAQA9QAAAIgDAAAAAA==&#10;" strokeweight=".7pt"/>
                  <v:rect id="Rectangle 243" o:spid="_x0000_s1622" style="position:absolute;left:3603;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lh8cAA&#10;AADdAAAADwAAAGRycy9kb3ducmV2LnhtbERPTYvCMBC9C/sfwix4s+kKits1iisoHrWVPY/NbFNs&#10;JqWJWv+9EQRv83ifM1/2thFX6nztWMFXkoIgLp2uuVJwLDajGQgfkDU2jknBnTwsFx+DOWba3fhA&#10;1zxUIoawz1CBCaHNpPSlIYs+cS1x5P5dZzFE2FVSd3iL4baR4zSdSos1xwaDLa0Nlef8YhXs138n&#10;TdvitNkVLpfT7a9J3UGp4We/+gERqA9v8cu903H+ZPwN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lh8cAAAADdAAAADwAAAAAAAAAAAAAAAACYAgAAZHJzL2Rvd25y&#10;ZXYueG1sUEsFBgAAAAAEAAQA9QAAAIUDAAAAAA==&#10;" strokeweight=".7pt"/>
                  <v:rect id="Rectangle 244" o:spid="_x0000_s1623" style="position:absolute;left:3726;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escMA&#10;AADdAAAADwAAAGRycy9kb3ducmV2LnhtbESPQW/CMAyF70j7D5GRdoOUTUNTISCGBOI4WrSzaUxT&#10;0ThVk0H37+cDEjdb7/m9z8v14Ft1oz42gQ3Mphko4irYhmsDp3I3+QQVE7LFNjAZ+KMI69XLaIm5&#10;DXc+0q1ItZIQjjkacCl1udaxcuQxTkNHLNol9B6TrH2tbY93CfetfsuyufbYsDQ47GjrqLoWv97A&#10;9/bnbGlfnneHMhR6vv9yWTga8zoeNgtQiYb0ND+uD1bwP96FX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escMAAADdAAAADwAAAAAAAAAAAAAAAACYAgAAZHJzL2Rv&#10;d25yZXYueG1sUEsFBgAAAAAEAAQA9QAAAIgDAAAAAA==&#10;" strokeweight=".7pt"/>
                  <v:rect id="Rectangle 245" o:spid="_x0000_s1624" style="position:absolute;left:3849;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7KsAA&#10;AADdAAAADwAAAGRycy9kb3ducmV2LnhtbERPTYvCMBC9L/gfwgje1lRlRapRVFA8aiuex2Zsis2k&#10;NFHrvzcLC3ubx/ucxaqztXhS6yvHCkbDBARx4XTFpYJzvvuegfABWWPtmBS8ycNq2ftaYKrdi0/0&#10;zEIpYgj7FBWYEJpUSl8YsuiHriGO3M21FkOEbSl1i68Ybms5TpKptFhxbDDY0NZQcc8eVsFxe7lq&#10;2ufX3SF3mZzuNyZxJ6UG/W49BxGoC//iP/dBx/k/kxH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Lb7KsAAAADdAAAADwAAAAAAAAAAAAAAAACYAgAAZHJzL2Rvd25y&#10;ZXYueG1sUEsFBgAAAAAEAAQA9QAAAIUDAAAAAA==&#10;" strokeweight=".7pt"/>
                  <v:rect id="Rectangle 246" o:spid="_x0000_s1625" style="position:absolute;left:3972;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RlXcIA&#10;AADdAAAADwAAAGRycy9kb3ducmV2LnhtbERPTWvCQBC9F/wPywi91Y0pFYluQg0oHmsinsfsmA3N&#10;zobsVtN/3y0UepvH+5xtMdle3Gn0nWMFy0UCgrhxuuNWwbnev6xB+ICssXdMCr7JQ5HPnraYaffg&#10;E92r0IoYwj5DBSaEIZPSN4Ys+oUbiCN3c6PFEOHYSj3iI4bbXqZJspIWO44NBgcqDTWf1ZdV8FFe&#10;rpoO9XV/rF0lV4edSdxJqef59L4BEWgK/+I/91HH+W+vKf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GVdwgAAAN0AAAAPAAAAAAAAAAAAAAAAAJgCAABkcnMvZG93&#10;bnJldi54bWxQSwUGAAAAAAQABAD1AAAAhwMAAAAA&#10;" strokeweight=".7pt"/>
                  <v:rect id="Rectangle 247" o:spid="_x0000_s1626" style="position:absolute;left:4095;top:3925;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jAxsAA&#10;AADdAAAADwAAAGRycy9kb3ducmV2LnhtbERPTYvCMBC9C/6HMAt703SVlaUaRYWKR21lz2MzNsVm&#10;Upqo3X9vFgRv83ifs1j1thF36nztWMHXOAFBXDpdc6XgVGSjHxA+IGtsHJOCP/KwWg4HC0y1e/CR&#10;7nmoRAxhn6ICE0KbSulLQxb92LXEkbu4zmKIsKuk7vARw20jJ0kykxZrjg0GW9oaKq/5zSo4bH/P&#10;mnbFOdsXLpez3cYk7qjU50e/noMI1Ie3+OXe6zj/ezqF/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yjAxsAAAADdAAAADwAAAAAAAAAAAAAAAACYAgAAZHJzL2Rvd25y&#10;ZXYueG1sUEsFBgAAAAAEAAQA9QAAAIUDAAAAAA==&#10;" strokeweight=".7pt"/>
                  <v:rect id="Rectangle 248" o:spid="_x0000_s1627" style="position:absolute;left:4215;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FYssIA&#10;AADdAAAADwAAAGRycy9kb3ducmV2LnhtbERPS2vCQBC+F/wPywi9NZu+gqSuooLBY03E85idZkOz&#10;syG7jfHfu4VCb/PxPWe5nmwnRhp861jBc5KCIK6dbrlRcKr2TwsQPiBr7ByTght5WK9mD0vMtbvy&#10;kcYyNCKGsM9RgQmhz6X0tSGLPnE9ceS+3GAxRDg0Ug94jeG2ky9pmkmLLccGgz3tDNXf5Y9V8Lk7&#10;XzQV1WV/qFwps2JrUndU6nE+bT5ABJrCv/jPfdBx/vvrG/x+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ViywgAAAN0AAAAPAAAAAAAAAAAAAAAAAJgCAABkcnMvZG93&#10;bnJldi54bWxQSwUGAAAAAAQABAD1AAAAhwMAAAAA&#10;" strokeweight=".7pt"/>
                  <v:rect id="Rectangle 249" o:spid="_x0000_s1628" style="position:absolute;left:4338;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39KcIA&#10;AADdAAAADwAAAGRycy9kb3ducmV2LnhtbERPTWvCQBC9F/oflhG81Y2ViKSu0gqKxyYRz2N2mg3N&#10;zobsNkn/fbcgeJvH+5ztfrKtGKj3jWMFy0UCgrhyuuFawaU8vmxA+ICssXVMCn7Jw373/LTFTLuR&#10;cxqKUIsYwj5DBSaELpPSV4Ys+oXriCP35XqLIcK+lrrHMYbbVr4myVpabDg2GOzoYKj6Ln6sgs/D&#10;9abpVN6O59IVcn36MInLlZrPpvc3EIGm8BDf3Wcd56erFP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jf0pwgAAAN0AAAAPAAAAAAAAAAAAAAAAAJgCAABkcnMvZG93&#10;bnJldi54bWxQSwUGAAAAAAQABAD1AAAAhwMAAAAA&#10;" strokeweight=".7pt"/>
                  <v:rect id="Rectangle 250" o:spid="_x0000_s1629" style="position:absolute;left:2008;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9jXsAA&#10;AADdAAAADwAAAGRycy9kb3ducmV2LnhtbERPTYvCMBC9L/gfwgje1lRly1KNooLiUdvF89iMTbGZ&#10;lCZq/fdmYWFv83ifs1j1thEP6nztWMFknIAgLp2uuVLwU+w+v0H4gKyxcUwKXuRhtRx8LDDT7skn&#10;euShEjGEfYYKTAhtJqUvDVn0Y9cSR+7qOoshwq6SusNnDLeNnCZJKi3WHBsMtrQ1VN7yu1Vw3J4v&#10;mvbFZXcoXC7T/cYk7qTUaNiv5yAC9eFf/Oc+6Dj/a5b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19jXsAAAADdAAAADwAAAAAAAAAAAAAAAACYAgAAZHJzL2Rvd25y&#10;ZXYueG1sUEsFBgAAAAAEAAQA9QAAAIUDAAAAAA==&#10;" strokeweight=".7pt"/>
                  <v:rect id="Rectangle 251" o:spid="_x0000_s1630" style="position:absolute;left:2131;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N5ZcYA&#10;AADdAAAADwAAAGRycy9kb3ducmV2LnhtbERPTWvCQBC9C/6HZQq9iNnYqg2pq0hB6KnQqIfchuw0&#10;CcnOxuw2pv76bqHgbR7vcza70bRioN7VlhUsohgEcWF1zaWC0/EwT0A4j6yxtUwKfsjBbjudbDDV&#10;9sqfNGS+FCGEXYoKKu+7VEpXVGTQRbYjDtyX7Q36APtS6h6vIdy08imO19JgzaGhwo7eKiqa7Nso&#10;MItklt8OedbEw3n2cbxdhtPyotTjw7h/BeFp9Hfxv/tdh/mr5xf4+yac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N5ZcYAAADdAAAADwAAAAAAAAAAAAAAAACYAgAAZHJz&#10;L2Rvd25yZXYueG1sUEsFBgAAAAAEAAQA9QAAAIsDAAAAAA==&#10;" fillcolor="#969696" strokeweight=".7pt"/>
                  <v:rect id="Rectangle 252" o:spid="_x0000_s1631" style="position:absolute;left:2254;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ztF8cA&#10;AADdAAAADwAAAGRycy9kb3ducmV2LnhtbESPQWvCQBCF74X+h2UEL1I32lokukoRBE+FRnvwNmSn&#10;STA7G7NrjP76zkHwNsN78943y3XvatVRGyrPBibjBBRx7m3FhYHDfvs2BxUissXaMxm4UYD16vVl&#10;ian1V/6hLouFkhAOKRooY2xSrUNeksMw9g2xaH++dRhlbQttW7xKuKv1NEk+tcOKpaHEhjYl5afs&#10;4gy4yXx0vG+P2Snpfkff+/u5O3ycjRkO+q8FqEh9fJof1zsr+LN3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87RfHAAAA3QAAAA8AAAAAAAAAAAAAAAAAmAIAAGRy&#10;cy9kb3ducmV2LnhtbFBLBQYAAAAABAAEAPUAAACMAwAAAAA=&#10;" fillcolor="#969696" strokeweight=".7pt"/>
                  <v:rect id="Rectangle 253" o:spid="_x0000_s1632" style="position:absolute;left:2377;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jMYA&#10;AADdAAAADwAAAGRycy9kb3ducmV2LnhtbERPTWvCQBC9C/6HZQq9iNnYqqSpq0hB6KnQqIfchuw0&#10;CcnOxuw2pv76bqHgbR7vcza70bRioN7VlhUsohgEcWF1zaWC0/EwT0A4j6yxtUwKfsjBbjudbDDV&#10;9sqfNGS+FCGEXYoKKu+7VEpXVGTQRbYjDtyX7Q36APtS6h6vIdy08imO19JgzaGhwo7eKiqa7Nso&#10;MItklt8OedbEw3n2cbxdhtPyotTjw7h/BeFp9Hfxv/tdh/mr5xf4+yac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IjMYAAADdAAAADwAAAAAAAAAAAAAAAACYAgAAZHJz&#10;L2Rvd25yZXYueG1sUEsFBgAAAAAEAAQA9QAAAIsDAAAAAA==&#10;" fillcolor="#969696" strokeweight=".7pt"/>
                  <v:rect id="Rectangle 254" o:spid="_x0000_s1633" style="position:absolute;left:2500;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tzMMA&#10;AADdAAAADwAAAGRycy9kb3ducmV2LnhtbESPQW/CMAyF70j7D5GRdoOUaUNTISCGBOI4WrSzaUxT&#10;0ThVk0H37+cDEjdb7/m9z8v14Ft1oz42gQ3Mphko4irYhmsDp3I3+QQVE7LFNjAZ+KMI69XLaIm5&#10;DXc+0q1ItZIQjjkacCl1udaxcuQxTkNHLNol9B6TrH2tbY93CfetfsuyufbYsDQ47GjrqLoWv97A&#10;9/bnbGlfnneHMhR6vv9yWTga8zoeNgtQiYb0ND+uD1bwP96FX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tzMMAAADdAAAADwAAAAAAAAAAAAAAAACYAgAAZHJzL2Rv&#10;d25yZXYueG1sUEsFBgAAAAAEAAQA9QAAAIgDAAAAAA==&#10;" strokeweight=".7pt"/>
                  <v:rect id="Rectangle 255" o:spid="_x0000_s1634" style="position:absolute;left:2623;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IV8AA&#10;AADdAAAADwAAAGRycy9kb3ducmV2LnhtbERPTYvCMBC9L/gfwgje1lRxRapRVFA8aiuex2Zsis2k&#10;NFHrvzcLC3ubx/ucxaqztXhS6yvHCkbDBARx4XTFpYJzvvuegfABWWPtmBS8ycNq2ftaYKrdi0/0&#10;zEIpYgj7FBWYEJpUSl8YsuiHriGO3M21FkOEbSl1i68Ybms5TpKptFhxbDDY0NZQcc8eVsFxe7lq&#10;2ufX3SF3mZzuNyZxJ6UG/W49BxGoC//iP/dBx/k/kxH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CIV8AAAADdAAAADwAAAAAAAAAAAAAAAACYAgAAZHJzL2Rvd25y&#10;ZXYueG1sUEsFBgAAAAAEAAQA9QAAAIUDAAAAAA==&#10;" strokeweight=".7pt"/>
                  <v:rect id="Rectangle 256" o:spid="_x0000_s1635" style="position:absolute;left:2746;top:4048;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IWIMIA&#10;AADdAAAADwAAAGRycy9kb3ducmV2LnhtbERPTWvCQBC9F/wPywi91Y2hFYluQg0oHmsinsfsmA3N&#10;zobsVtN/3y0UepvH+5xtMdle3Gn0nWMFy0UCgrhxuuNWwbnev6xB+ICssXdMCr7JQ5HPnraYaffg&#10;E92r0IoYwj5DBSaEIZPSN4Ys+oUbiCN3c6PFEOHYSj3iI4bbXqZJspIWO44NBgcqDTWf1ZdV8FFe&#10;rpoO9XV/rF0lV4edSdxJqef59L4BEWgK/+I/91HH+W+vKf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hYgwgAAAN0AAAAPAAAAAAAAAAAAAAAAAJgCAABkcnMvZG93&#10;bnJldi54bWxQSwUGAAAAAAQABAD1AAAAhwMAAAAA&#10;" strokeweight=".7pt"/>
                  <v:rect id="Rectangle 257" o:spid="_x0000_s1636" style="position:absolute;left:2865;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6zu8IA&#10;AADdAAAADwAAAGRycy9kb3ducmV2LnhtbERPS2vCQBC+F/wPywi9NZu+gqSuooLBY03E85idZkOz&#10;syG7jfHfu4VCb/PxPWe5nmwnRhp861jBc5KCIK6dbrlRcKr2TwsQPiBr7ByTght5WK9mD0vMtbvy&#10;kcYyNCKGsM9RgQmhz6X0tSGLPnE9ceS+3GAxRDg0Ug94jeG2ky9pmkmLLccGgz3tDNXf5Y9V8Lk7&#10;XzQV1WV/qFwps2JrUndU6nE+bT5ABJrCv/jPfdBx/vvbK/x+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LrO7wgAAAN0AAAAPAAAAAAAAAAAAAAAAAJgCAABkcnMvZG93&#10;bnJldi54bWxQSwUGAAAAAAQABAD1AAAAhwMAAAAA&#10;" strokeweight=".7pt"/>
                  <v:rect id="Rectangle 258" o:spid="_x0000_s1637" style="position:absolute;left:2988;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rz8AA&#10;AADdAAAADwAAAGRycy9kb3ducmV2LnhtbERPTYvCMBC9C/6HMAt703TFlaUaRYWKR21lz2MzNsVm&#10;Upqo3X9vFgRv83ifs1j1thF36nztWMHXOAFBXDpdc6XgVGSjHxA+IGtsHJOCP/KwWg4HC0y1e/CR&#10;7nmoRAxhn6ICE0KbSulLQxb92LXEkbu4zmKIsKuk7vARw20jJ0kykxZrjg0GW9oaKq/5zSo4bH/P&#10;mnbFOdsXLpez3cYk7qjU50e/noMI1Ie3+OXe6zj/ezqF/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crz8AAAADdAAAADwAAAAAAAAAAAAAAAACYAgAAZHJzL2Rvd25y&#10;ZXYueG1sUEsFBgAAAAAEAAQA9QAAAIUDAAAAAA==&#10;" strokeweight=".7pt"/>
                  <v:rect id="Rectangle 259" o:spid="_x0000_s1638" style="position:absolute;left:3111;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uOVMIA&#10;AADdAAAADwAAAGRycy9kb3ducmV2LnhtbERPTWvCQBC9F/oflhG81Y3FiKSu0gqKxyYRz2N2mg3N&#10;zobsNkn/fbcgeJvH+5ztfrKtGKj3jWMFy0UCgrhyuuFawaU8vmxA+ICssXVMCn7Jw373/LTFTLuR&#10;cxqKUIsYwj5DBSaELpPSV4Ys+oXriCP35XqLIcK+lrrHMYbbVr4myVpabDg2GOzoYKj6Ln6sgs/D&#10;9abpVN6O59IVcn36MInLlZrPpvc3EIGm8BDf3Wcd56erFP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45UwgAAAN0AAAAPAAAAAAAAAAAAAAAAAJgCAABkcnMvZG93&#10;bnJldi54bWxQSwUGAAAAAAQABAD1AAAAhwMAAAAA&#10;" strokeweight=".7pt"/>
                  <v:rect id="Rectangle 260" o:spid="_x0000_s1639" style="position:absolute;left:3234;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kQI8AA&#10;AADdAAAADwAAAGRycy9kb3ducmV2LnhtbERPTYvCMBC9L/gfwgje1lRxy1KNooLiUdvF89iMTbGZ&#10;lCZq/fdmYWFv83ifs1j1thEP6nztWMFknIAgLp2uuVLwU+w+v0H4gKyxcUwKXuRhtRx8LDDT7skn&#10;euShEjGEfYYKTAhtJqUvDVn0Y9cSR+7qOoshwq6SusNnDLeNnCZJKi3WHBsMtrQ1VN7yu1Vw3J4v&#10;mvbFZXcoXC7T/cYk7qTUaNiv5yAC9eFf/Oc+6Dj/a5b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kQI8AAAADdAAAADwAAAAAAAAAAAAAAAACYAgAAZHJzL2Rvd25y&#10;ZXYueG1sUEsFBgAAAAAEAAQA9QAAAIUDAAAAAA==&#10;" strokeweight=".7pt"/>
                  <v:rect id="Rectangle 261" o:spid="_x0000_s1640" style="position:absolute;left:3357;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W1uMAA&#10;AADdAAAADwAAAGRycy9kb3ducmV2LnhtbERPTYvCMBC9C/6HMMLeNFVWXbpGUUHxqK14HpvZpmwz&#10;KU1Wu//eCIK3ebzPWaw6W4sbtb5yrGA8SkAQF05XXCo457vhFwgfkDXWjknBP3lYLfu9Baba3flE&#10;tyyUIoawT1GBCaFJpfSFIYt+5BriyP241mKIsC2lbvEew20tJ0kykxYrjg0GG9oaKn6zP6vguL1c&#10;Ne3z6+6Qu0zO9huTuJNSH4Nu/Q0iUBfe4pf7oOP86ecc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W1uMAAAADdAAAADwAAAAAAAAAAAAAAAACYAgAAZHJzL2Rvd25y&#10;ZXYueG1sUEsFBgAAAAAEAAQA9QAAAIUDAAAAAA==&#10;" strokeweight=".7pt"/>
                  <v:rect id="Rectangle 262" o:spid="_x0000_s1641" style="position:absolute;left:3480;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hysMA&#10;AADdAAAADwAAAGRycy9kb3ducmV2LnhtbESPQW/CMAyF70j7D5GRdoOUaUNTISCGBOI4WrSzaUxT&#10;0ThVk0H37+cDEjdb7/m9z8v14Ft1oz42gQ3Mphko4irYhmsDp3I3+QQVE7LFNjAZ+KMI69XLaIm5&#10;DXc+0q1ItZIQjjkacCl1udaxcuQxTkNHLNol9B6TrH2tbY93CfetfsuyufbYsDQ47GjrqLoWv97A&#10;9/bnbGlfnneHMhR6vv9yWTga8zoeNgtQiYb0ND+uD1bwP94FV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ohysMAAADdAAAADwAAAAAAAAAAAAAAAACYAgAAZHJzL2Rv&#10;d25yZXYueG1sUEsFBgAAAAAEAAQA9QAAAIgDAAAAAA==&#10;" strokeweight=".7pt"/>
                  <v:rect id="Rectangle 263" o:spid="_x0000_s1642" style="position:absolute;left:3603;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EUcAA&#10;AADdAAAADwAAAGRycy9kb3ducmV2LnhtbERPTYvCMBC9C/6HMMLeNFVWcbtGUUHxqK14HpvZpmwz&#10;KU1Wu//eCIK3ebzPWaw6W4sbtb5yrGA8SkAQF05XXCo457vhHIQPyBprx6Tgnzyslv3eAlPt7nyi&#10;WxZKEUPYp6jAhNCkUvrCkEU/cg1x5H5cazFE2JZSt3iP4baWkySZSYsVxwaDDW0NFb/Zn1Vw3F6u&#10;mvb5dXfIXSZn+41J3Empj0G3/gYRqAtv8ct90HH+9PML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EUcAAAADdAAAADwAAAAAAAAAAAAAAAACYAgAAZHJzL2Rvd25y&#10;ZXYueG1sUEsFBgAAAAAEAAQA9QAAAIUDAAAAAA==&#10;" strokeweight=".7pt"/>
                  <v:rect id="Rectangle 264" o:spid="_x0000_s1643" style="position:absolute;left:3726;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7EcMA&#10;AADdAAAADwAAAGRycy9kb3ducmV2LnhtbESPQWvCQBCF74X+h2UK3uqmBaVEV1HB4LEm4nnMjtlg&#10;djZkV03/fedQ6G2G9+a9b5br0XfqQUNsAxv4mGagiOtgW24MnKr9+xeomJAtdoHJwA9FWK9eX5aY&#10;2/DkIz3K1CgJ4ZijAZdSn2sda0ce4zT0xKJdw+AxyTo02g74lHDf6c8sm2uPLUuDw552jupbefcG&#10;vnfni6WiuuwPVSj1vNi6LByNmbyNmwWoRGP6N/9dH6zgz2bCL9/IC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W7EcMAAADdAAAADwAAAAAAAAAAAAAAAACYAgAAZHJzL2Rv&#10;d25yZXYueG1sUEsFBgAAAAAEAAQA9QAAAIgDAAAAAA==&#10;" strokeweight=".7pt"/>
                  <v:rect id="Rectangle 265" o:spid="_x0000_s1644" style="position:absolute;left:3849;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eir8A&#10;AADdAAAADwAAAGRycy9kb3ducmV2LnhtbERPTYvCMBC9C/6HMII3TRUUqUbZFRSP2ornsZltyjaT&#10;0kSt/94Igrd5vM9ZbTpbizu1vnKsYDJOQBAXTldcKjjnu9EChA/IGmvHpOBJHjbrfm+FqXYPPtE9&#10;C6WIIexTVGBCaFIpfWHIoh+7hjhyf661GCJsS6lbfMRwW8tpksylxYpjg8GGtoaK/+xmFRy3l6um&#10;fX7dHXKXyfn+1yTupNRw0P0sQQTqwlf8cR90nD+bTeD9TTxB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aR6KvwAAAN0AAAAPAAAAAAAAAAAAAAAAAJgCAABkcnMvZG93bnJl&#10;di54bWxQSwUGAAAAAAQABAD1AAAAhAMAAAAA&#10;" strokeweight=".7pt"/>
                  <v:rect id="Rectangle 266" o:spid="_x0000_s1645" style="position:absolute;left:3972;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A/b8A&#10;AADdAAAADwAAAGRycy9kb3ducmV2LnhtbERPTYvCMBC9C/6HMII3TRWUpRpFBcWjtuJ5bMam2ExK&#10;E7X+e7OwsLd5vM9Zrjtbixe1vnKsYDJOQBAXTldcKrjk+9EPCB+QNdaOScGHPKxX/d4SU+3efKZX&#10;FkoRQ9inqMCE0KRS+sKQRT92DXHk7q61GCJsS6lbfMdwW8tpksylxYpjg8GGdoaKR/a0Ck67603T&#10;Ib/tj7nL5PywNYk7KzUcdJsFiEBd+Bf/uY86zp/NpvD7TTxBrr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4D9vwAAAN0AAAAPAAAAAAAAAAAAAAAAAJgCAABkcnMvZG93bnJl&#10;di54bWxQSwUGAAAAAAQABAD1AAAAhAMAAAAA&#10;" strokeweight=".7pt"/>
                  <v:rect id="Rectangle 267" o:spid="_x0000_s1646" style="position:absolute;left:4095;top:4048;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lZsIA&#10;AADdAAAADwAAAGRycy9kb3ducmV2LnhtbERPTWvCQBC9F/oflhG81Y2ViKSu0gqKxyYRz2N2mg3N&#10;zobsNkn/fbcgeJvH+5ztfrKtGKj3jWMFy0UCgrhyuuFawaU8vmxA+ICssXVMCn7Jw373/LTFTLuR&#10;cxqKUIsYwj5DBSaELpPSV4Ys+oXriCP35XqLIcK+lrrHMYbbVr4myVpabDg2GOzoYKj6Ln6sgs/D&#10;9abpVN6O59IVcn36MInLlZrPpvc3EIGm8BDf3Wcd56fpCv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9yVmwgAAAN0AAAAPAAAAAAAAAAAAAAAAAJgCAABkcnMvZG93&#10;bnJldi54bWxQSwUGAAAAAAQABAD1AAAAhwMAAAAA&#10;" strokeweight=".7pt"/>
                  <v:rect id="Rectangle 268" o:spid="_x0000_s1647" style="position:absolute;left:4215;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69EsIA&#10;AADdAAAADwAAAGRycy9kb3ducmV2LnhtbERPTWvCQBC9F/oflhG81Y3FiKSu0gqKxyYRz2N2mg3N&#10;zobsNkn/fbcgeJvH+5ztfrKtGKj3jWMFy0UCgrhyuuFawaU8vmxA+ICssXVMCn7Jw373/LTFTLuR&#10;cxqKUIsYwj5DBSaELpPSV4Ys+oXriCP35XqLIcK+lrrHMYbbVr4myVpabDg2GOzoYKj6Ln6sgs/D&#10;9abpVN6O59IVcn36MInLlZrPpvc3EIGm8BDf3Wcd56fpCv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Hr0SwgAAAN0AAAAPAAAAAAAAAAAAAAAAAJgCAABkcnMvZG93&#10;bnJldi54bWxQSwUGAAAAAAQABAD1AAAAhwMAAAAA&#10;" strokeweight=".7pt"/>
                  <v:rect id="Rectangle 269" o:spid="_x0000_s1648" style="position:absolute;left:4338;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YicEA&#10;AADdAAAADwAAAGRycy9kb3ducmV2LnhtbERPTWvCQBC9F/oflil4azYWIpK6ShUSPGpSeh6z02xo&#10;djZktzH+e7dQ8DaP9zmb3Wx7MdHoO8cKlkkKgrhxuuNWwWddvK5B+ICssXdMCm7kYbd9ftpgrt2V&#10;zzRVoRUxhH2OCkwIQy6lbwxZ9IkbiCP37UaLIcKxlXrEawy3vXxL05W02HFsMDjQwVDzU/1aBafD&#10;10VTWV+KY+0quSr3JnVnpRYv88c7iEBzeIj/3Ucd52dZBn/fxB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GInBAAAA3QAAAA8AAAAAAAAAAAAAAAAAmAIAAGRycy9kb3du&#10;cmV2LnhtbFBLBQYAAAAABAAEAPUAAACGAwAAAAA=&#10;" strokeweight=".7pt"/>
                  <v:rect id="Rectangle 270" o:spid="_x0000_s1649" style="position:absolute;left:2008;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5XsUA&#10;AADdAAAADwAAAGRycy9kb3ducmV2LnhtbERPTWvCQBC9F/wPyxR6CbpJaURSVxEh0FOhUQ/ehuyY&#10;BLOzMbvG1F/fFYTe5vE+Z7keTSsG6l1jWUEyi0EQl1Y3XCnY7/LpAoTzyBpby6TglxysV5OXJWba&#10;3viHhsJXIoSwy1BB7X2XSenKmgy6me2IA3eyvUEfYF9J3eMthJtWvsfxXBpsODTU2NG2pvJcXI0C&#10;kyyi4z0/Fud4OETfu/tl2H9clHp7HTefIDyN/l/8dH/pMD9N5/D4Jpw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DlexQAAAN0AAAAPAAAAAAAAAAAAAAAAAJgCAABkcnMv&#10;ZG93bnJldi54bWxQSwUGAAAAAAQABAD1AAAAigMAAAAA&#10;" fillcolor="#969696" strokeweight=".7pt"/>
                  <v:rect id="Rectangle 271" o:spid="_x0000_s1650" style="position:absolute;left:2131;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cxcQA&#10;AADdAAAADwAAAGRycy9kb3ducmV2LnhtbERPTYvCMBC9C/sfwix4kTVV1JVqlGVB8LRgrQdvQzO2&#10;xWZSm1i7/nojCN7m8T5nue5MJVpqXGlZwWgYgSDOrC45V5DuN19zEM4ja6wsk4J/crBeffSWGGt7&#10;4x21ic9FCGEXo4LC+zqW0mUFGXRDWxMH7mQbgz7AJpe6wVsIN5UcR9FMGiw5NBRY029B2Tm5GgVm&#10;NB8c75tjco7aw+Bvf7+06eSiVP+z+1mA8NT5t/jl3uowfzr9huc34QS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8nMXEAAAA3QAAAA8AAAAAAAAAAAAAAAAAmAIAAGRycy9k&#10;b3ducmV2LnhtbFBLBQYAAAAABAAEAPUAAACJAwAAAAA=&#10;" fillcolor="#969696" strokeweight=".7pt"/>
                  <v:rect id="Rectangle 272" o:spid="_x0000_s1651" style="position:absolute;left:2254;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3F8MA&#10;AADdAAAADwAAAGRycy9kb3ducmV2LnhtbESPQWvCQBCF74X+h2UK3uqmBaVEV1HB4LEm4nnMjtlg&#10;djZkV03/fedQ6G2G9+a9b5br0XfqQUNsAxv4mGagiOtgW24MnKr9+xeomJAtdoHJwA9FWK9eX5aY&#10;2/DkIz3K1CgJ4ZijAZdSn2sda0ce4zT0xKJdw+AxyTo02g74lHDf6c8sm2uPLUuDw552jupbefcG&#10;vnfni6WiuuwPVSj1vNi6LByNmbyNmwWoRGP6N/9dH6zgz2aCK9/IC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O3F8MAAADdAAAADwAAAAAAAAAAAAAAAACYAgAAZHJzL2Rv&#10;d25yZXYueG1sUEsFBgAAAAAEAAQA9QAAAIgDAAAAAA==&#10;" strokeweight=".7pt"/>
                  <v:rect id="Rectangle 273" o:spid="_x0000_s1652" style="position:absolute;left:2377;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8SjMAA&#10;AADdAAAADwAAAGRycy9kb3ducmV2LnhtbERPTYvCMBC9C/6HMAt703QFZbcaRYWKR21lz2MzNsVm&#10;Upqo3X9vBGFv83ifs1j1thF36nztWMHXOAFBXDpdc6XgVGSjbxA+IGtsHJOCP/KwWg4HC0y1e/CR&#10;7nmoRAxhn6ICE0KbSulLQxb92LXEkbu4zmKIsKuk7vARw20jJ0kykxZrjg0GW9oaKq/5zSo4bH/P&#10;mnbFOdsXLpez3cYk7qjU50e/noMI1Id/8du913H+dPoDr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8SjMAAAADdAAAADwAAAAAAAAAAAAAAAACYAgAAZHJzL2Rvd25y&#10;ZXYueG1sUEsFBgAAAAAEAAQA9QAAAIUDAAAAAA==&#10;" strokeweight=".7pt"/>
                  <v:rect id="Rectangle 274" o:spid="_x0000_s1653" style="position:absolute;left:2500;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xrMQA&#10;AADdAAAADwAAAGRycy9kb3ducmV2LnhtbESPQWvDMAyF74P9B6PBbquzwULJ6oSu0NJjm4yd1ViL&#10;Q2M5xF6b/fvpUOhN4j2992lVzX5QF5piH9jA6yIDRdwG23Nn4KvZvixBxYRscQhMBv4oQlU+Pqyw&#10;sOHKR7rUqVMSwrFAAy6lsdA6to48xkUYiUX7CZPHJOvUaTvhVcL9oN+yLNcee5YGhyNtHLXn+tcb&#10;OGy+T5Z2zWm7b0Kt892ny8LRmOenef0BKtGc7ubb9d4K/ns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JcazEAAAA3QAAAA8AAAAAAAAAAAAAAAAAmAIAAGRycy9k&#10;b3ducmV2LnhtbFBLBQYAAAAABAAEAPUAAACJAwAAAAA=&#10;" strokeweight=".7pt"/>
                  <v:rect id="Rectangle 275" o:spid="_x0000_s1654" style="position:absolute;left:2623;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XUN8AA&#10;AADdAAAADwAAAGRycy9kb3ducmV2LnhtbERPTYvCMBC9C/6HMII3TRUsSzXKKige13bZ87QZm7LN&#10;pDRR67/fCMLe5vE+Z7MbbCvu1PvGsYLFPAFBXDndcK3guzjOPkD4gKyxdUwKnuRhtx2PNphp9+AL&#10;3fNQixjCPkMFJoQuk9JXhiz6ueuII3d1vcUQYV9L3eMjhttWLpMklRYbjg0GOzoYqn7zm1Xwdfgp&#10;NZ2K8nguXC7T094k7qLUdDJ8rkEEGsK/+O0+6zh/lS7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XUN8AAAADdAAAADwAAAAAAAAAAAAAAAACYAgAAZHJzL2Rvd25y&#10;ZXYueG1sUEsFBgAAAAAEAAQA9QAAAIUDAAAAAA==&#10;" strokeweight=".7pt"/>
                  <v:rect id="Rectangle 276" o:spid="_x0000_s1655" style="position:absolute;left:2746;top:4171;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dKQMAA&#10;AADdAAAADwAAAGRycy9kb3ducmV2LnhtbERPTYvCMBC9C/sfwix403SFLdI1iisoHrUVz9Nmtik2&#10;k9Jktf57Iwje5vE+Z7EabCuu1PvGsYKvaQKCuHK64VrBqdhO5iB8QNbYOiYFd/KwWn6MFphpd+Mj&#10;XfNQixjCPkMFJoQuk9JXhiz6qeuII/fneoshwr6WusdbDLetnCVJKi02HBsMdrQxVF3yf6vgsDmX&#10;mnZFud0XLpfp7tck7qjU+HNY/4AINIS3+OXe6zj/O53B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9dKQMAAAADdAAAADwAAAAAAAAAAAAAAAACYAgAAZHJzL2Rvd25y&#10;ZXYueG1sUEsFBgAAAAAEAAQA9QAAAIUDAAAAAA==&#10;" strokeweight=".7pt"/>
                  <v:rect id="Rectangle 277" o:spid="_x0000_s1656" style="position:absolute;left:2865;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vv28AA&#10;AADdAAAADwAAAGRycy9kb3ducmV2LnhtbERPTYvCMBC9L/gfwgje1lRly1KNooLiUdvF89iMTbGZ&#10;lCZq/fdmYWFv83ifs1j1thEP6nztWMFknIAgLp2uuVLwU+w+v0H4gKyxcUwKXuRhtRx8LDDT7skn&#10;euShEjGEfYYKTAhtJqUvDVn0Y9cSR+7qOoshwq6SusNnDLeNnCZJKi3WHBsMtrQ1VN7yu1Vw3J4v&#10;mvbFZXcoXC7T/cYk7qTUaNiv5yAC9eFf/Oc+6Dj/K5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Jvv28AAAADdAAAADwAAAAAAAAAAAAAAAACYAgAAZHJzL2Rvd25y&#10;ZXYueG1sUEsFBgAAAAAEAAQA9QAAAIUDAAAAAA==&#10;" strokeweight=".7pt"/>
                  <v:rect id="Rectangle 278" o:spid="_x0000_s1657" style="position:absolute;left:2988;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J3r8AA&#10;AADdAAAADwAAAGRycy9kb3ducmV2LnhtbERPTYvCMBC9L/gfwgje1lRxy1KNooLiUdvF89iMTbGZ&#10;lCZq/fdmYWFv83ifs1j1thEP6nztWMFknIAgLp2uuVLwU+w+v0H4gKyxcUwKXuRhtRx8LDDT7skn&#10;euShEjGEfYYKTAhtJqUvDVn0Y9cSR+7qOoshwq6SusNnDLeNnCZJKi3WHBsMtrQ1VN7yu1Vw3J4v&#10;mvbFZXcoXC7T/cYk7qTUaNiv5yAC9eFf/Oc+6Dj/K5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J3r8AAAADdAAAADwAAAAAAAAAAAAAAAACYAgAAZHJzL2Rvd25y&#10;ZXYueG1sUEsFBgAAAAAEAAQA9QAAAIUDAAAAAA==&#10;" strokeweight=".7pt"/>
                  <v:rect id="Rectangle 279" o:spid="_x0000_s1658" style="position:absolute;left:3111;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7SNMEA&#10;AADdAAAADwAAAGRycy9kb3ducmV2LnhtbERPTWvCQBC9F/oflil4qxsLCSV1lRqIeNREPI/ZaTY0&#10;OxuyWxP/vVso9DaP9znr7Wx7caPRd44VrJYJCOLG6Y5bBee6fH0H4QOyxt4xKbiTh+3m+WmNuXYT&#10;n+hWhVbEEPY5KjAhDLmUvjFk0S/dQBy5LzdaDBGOrdQjTjHc9vItSTJpsePYYHCgwlDzXf1YBcfi&#10;ctW0r6/loXaVzPY7k7iTUouX+fMDRKA5/Iv/3Acd56dZCr/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0jTBAAAA3QAAAA8AAAAAAAAAAAAAAAAAmAIAAGRycy9kb3du&#10;cmV2LnhtbFBLBQYAAAAABAAEAPUAAACGAwAAAAA=&#10;" strokeweight=".7pt"/>
                  <v:rect id="Rectangle 280" o:spid="_x0000_s1659" style="position:absolute;left:3234;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xMQ8EA&#10;AADdAAAADwAAAGRycy9kb3ducmV2LnhtbERP32vCMBB+H+x/CCf4NlMHC9IZZRMqPmorez6bW1PW&#10;XEqT1frfm8HAt/v4ft56O7lOjDSE1rOG5SIDQVx703Kj4VwVLysQISIb7DyThhsF2G6en9aYG3/l&#10;E41lbEQK4ZCjBhtjn0sZaksOw8L3xIn79oPDmODQSDPgNYW7Tr5mmZIOW04NFnvaWap/yl+n4bj7&#10;uhjaV5fiUPlSqv2nzfxJ6/ls+ngHEWmKD/G/+2DS/Del4O+bdIL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sTEPBAAAA3QAAAA8AAAAAAAAAAAAAAAAAmAIAAGRycy9kb3du&#10;cmV2LnhtbFBLBQYAAAAABAAEAPUAAACGAwAAAAA=&#10;" strokeweight=".7pt"/>
                  <v:rect id="Rectangle 281" o:spid="_x0000_s1660" style="position:absolute;left:3357;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Dp2MAA&#10;AADdAAAADwAAAGRycy9kb3ducmV2LnhtbERPTYvCMBC9L/gfwgje1lTB7lKNooLiUdvF89iMTbGZ&#10;lCZq/fdmYWFv83ifs1j1thEP6nztWMFknIAgLp2uuVLwU+w+v0H4gKyxcUwKXuRhtRx8LDDT7skn&#10;euShEjGEfYYKTAhtJqUvDVn0Y9cSR+7qOoshwq6SusNnDLeNnCZJKi3WHBsMtrQ1VN7yu1Vw3J4v&#10;mvbFZXcoXC7T/cYk7qTUaNiv5yAC9eFf/Oc+6Dh/ln7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6Dp2MAAAADdAAAADwAAAAAAAAAAAAAAAACYAgAAZHJzL2Rvd25y&#10;ZXYueG1sUEsFBgAAAAAEAAQA9QAAAIUDAAAAAA==&#10;" strokeweight=".7pt"/>
                  <v:rect id="Rectangle 282" o:spid="_x0000_s1661" style="position:absolute;left:3480;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99qsQA&#10;AADdAAAADwAAAGRycy9kb3ducmV2LnhtbESPQWvDMAyF74P9B6PBbquzwULJ6oSu0NJjm4yd1ViL&#10;Q2M5xF6b/fvpUOhN4j2992lVzX5QF5piH9jA6yIDRdwG23Nn4KvZvixBxYRscQhMBv4oQlU+Pqyw&#10;sOHKR7rUqVMSwrFAAy6lsdA6to48xkUYiUX7CZPHJOvUaTvhVcL9oN+yLNcee5YGhyNtHLXn+tcb&#10;OGy+T5Z2zWm7b0Kt892ny8LRmOenef0BKtGc7ubb9d4K/nsu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arEAAAA3QAAAA8AAAAAAAAAAAAAAAAAmAIAAGRycy9k&#10;b3ducmV2LnhtbFBLBQYAAAAABAAEAPUAAACJAwAAAAA=&#10;" strokeweight=".7pt"/>
                  <v:rect id="Rectangle 283" o:spid="_x0000_s1662" style="position:absolute;left:3603;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YMcAA&#10;AADdAAAADwAAAGRycy9kb3ducmV2LnhtbERPTYvCMBC9L/gfwgje1lTBsluNooLiUdvF89iMTbGZ&#10;lCZq/fdmYWFv83ifs1j1thEP6nztWMFknIAgLp2uuVLwU+w+v0D4gKyxcUwKXuRhtRx8LDDT7skn&#10;euShEjGEfYYKTAhtJqUvDVn0Y9cSR+7qOoshwq6SusNnDLeNnCZJKi3WHBsMtrQ1VN7yu1Vw3J4v&#10;mvbFZXcoXC7T/cYk7qTUaNiv5yAC9eFf/Oc+6Dh/ln7D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PYMcAAAADdAAAADwAAAAAAAAAAAAAAAACYAgAAZHJzL2Rvd25y&#10;ZXYueG1sUEsFBgAAAAAEAAQA9QAAAIUDAAAAAA==&#10;" strokeweight=".7pt"/>
                </v:group>
                <v:rect id="Rectangle 284" o:spid="_x0000_s1663" style="position:absolute;left:6413;top:13507;width:2094;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Yvp8cA&#10;AADdAAAADwAAAGRycy9kb3ducmV2LnhtbESPT0vDQBDF7wW/wzKCF2k3CmpJuy1SEIMUiumf85Cd&#10;JsHsbJpdk/jtnUOhtxnem/d+s1yPrlE9daH2bOBploAiLrytuTRw2H9M56BCRLbYeCYDfxRgvbqb&#10;LDG1fuBv6vNYKgnhkKKBKsY21ToUFTkMM98Si3b2ncMoa1dq2+Eg4a7Rz0nyqh3WLA0VtrSpqPjJ&#10;f52Bodj1p/32U+8eT5nnS3bZ5McvYx7ux/cFqEhjvJmv15kV/Jc3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mL6fHAAAA3QAAAA8AAAAAAAAAAAAAAAAAmAIAAGRy&#10;cy9kb3ducmV2LnhtbFBLBQYAAAAABAAEAPUAAACMAwAAAAA=&#10;" filled="f" stroked="f"/>
                <v:rect id="Rectangle 285" o:spid="_x0000_s1664" style="position:absolute;left:6634;top:13490;width:181;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KPMQA&#10;AADdAAAADwAAAGRycy9kb3ducmV2LnhtbERPTWvCQBC9F/wPyxR6Ed1YsJ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qijzEAAAA3QAAAA8AAAAAAAAAAAAAAAAAmAIAAGRycy9k&#10;b3ducmV2LnhtbFBLBQYAAAAABAAEAPUAAACJAwAAAAA=&#10;" filled="f" stroked="f"/>
                <v:rect id="Rectangle 286" o:spid="_x0000_s1665" style="position:absolute;left:6634;top:13486;width:102;height:4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X1MAA&#10;AADdAAAADwAAAGRycy9kb3ducmV2LnhtbERP22oCMRB9F/yHMIJvmnXBVlajiCDY0hdXP2DYzF4w&#10;mSxJdLd/3xQKfZvDuc7uMFojXuRD51jBapmBIK6c7rhRcL+dFxsQISJrNI5JwTcFOOynkx0W2g18&#10;pVcZG5FCOBSooI2xL6QMVUsWw9L1xImrnbcYE/SN1B6HFG6NzLPsTVrsODW02NOppepRPq0CeSvP&#10;w6Y0PnOfef1lPi7XmpxS89l43IKINMZ/8Z/7otP89Xs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hX1MAAAADdAAAADwAAAAAAAAAAAAAAAACYAgAAZHJzL2Rvd25y&#10;ZXYueG1sUEsFBgAAAAAEAAQA9QAAAIUDAAAAAA==&#10;" filled="f" stroked="f">
                  <v:textbox style="mso-fit-shape-to-text:t" inset="0,0,0,0">
                    <w:txbxContent>
                      <w:p w14:paraId="7E364280" w14:textId="77777777" w:rsidR="004D6677" w:rsidRDefault="004D6677" w:rsidP="001E5EDC">
                        <w:r>
                          <w:rPr>
                            <w:rFonts w:ascii="Symbol" w:hAnsi="Symbol"/>
                            <w:snapToGrid w:val="0"/>
                            <w:color w:val="000000"/>
                          </w:rPr>
                          <w:t></w:t>
                        </w:r>
                      </w:p>
                    </w:txbxContent>
                  </v:textbox>
                </v:rect>
                <v:rect id="Rectangle 287" o:spid="_x0000_s1666" style="position:absolute;left:6713;top:13504;width:126;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Sx0MQA&#10;AADdAAAADwAAAGRycy9kb3ducmV2LnhtbERPTWvCQBC9C/0PyxS8SN1UsS2pqxShGEQQY+t5yE6T&#10;0OxszK5J/PeuIHibx/uc+bI3lWipcaVlBa/jCARxZnXJuYKfw/fLBwjnkTVWlknBhRwsF0+DOcba&#10;drynNvW5CCHsYlRQeF/HUrqsIINubGviwP3ZxqAPsMmlbrAL4aaSkyh6kwZLDg0F1rQqKPtPz0ZB&#10;l+3a42G7lrvRMbF8Sk6r9Hej1PC5//oE4an3D/Hdnegwf/Y+hd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dDEAAAA3QAAAA8AAAAAAAAAAAAAAAAAmAIAAGRycy9k&#10;b3ducmV2LnhtbFBLBQYAAAAABAAEAPUAAACJAwAAAAA=&#10;" filled="f" stroked="f"/>
                <v:rect id="Rectangle 288" o:spid="_x0000_s1667" style="position:absolute;left:6942;top:13445;width:1783;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ppMQA&#10;AADdAAAADwAAAGRycy9kb3ducmV2LnhtbERPTWvCQBC9C/0PyxS8SN1UtC2pqxShGEQQY+t5yE6T&#10;0OxszK5J/PeuIHibx/uc+bI3lWipcaVlBa/jCARxZnXJuYKfw/fLBwjnkTVWlknBhRwsF0+DOcba&#10;drynNvW5CCHsYlRQeF/HUrqsIINubGviwP3ZxqAPsMmlbrAL4aaSkyh6kwZLDg0F1rQqKPtPz0ZB&#10;l+3a42G7lrvRMbF8Sk6r9Hej1PC5//oE4an3D/Hdnegwf/Y+hd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dKaTEAAAA3QAAAA8AAAAAAAAAAAAAAAAAmAIAAGRycy9k&#10;b3ducmV2LnhtbFBLBQYAAAAABAAEAPUAAACJAwAAAAA=&#10;" filled="f" stroked="f"/>
                <v:rect id="Rectangle 289" o:spid="_x0000_s1668" style="position:absolute;left:6921;top:13504;width:2499;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u0bMQA&#10;AADdAAAADwAAAGRycy9kb3ducmV2LnhtbERPTWvCQBC9F/oflil4KbqpYKvRVYogeBDE2IPehuyY&#10;TZudDdnVRH+9KxS8zeN9zmzR2UpcqPGlYwUfgwQEce50yYWCn/2qPwbhA7LGyjEpuJKHxfz1ZYap&#10;di3v6JKFQsQQ9ikqMCHUqZQ+N2TRD1xNHLmTayyGCJtC6gbbGG4rOUyST2mx5NhgsKalofwvO1sF&#10;q+2hJL7J3ftk3LrffHjMzKZWqvfWfU9BBOrCU/zvXus4f/Q1gsc38QQ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rtGzEAAAA3QAAAA8AAAAAAAAAAAAAAAAAmAIAAGRycy9k&#10;b3ducmV2LnhtbFBLBQYAAAAABAAEAPUAAACJAwAAAAA=&#10;" filled="f" stroked="f">
                  <v:textbox style="mso-fit-shape-to-text:t" inset="0,0,0,0">
                    <w:txbxContent>
                      <w:p w14:paraId="234F3409" w14:textId="77777777" w:rsidR="004D6677" w:rsidRPr="00494E9C" w:rsidRDefault="004D6677" w:rsidP="001E5EDC">
                        <w:pPr>
                          <w:rPr>
                            <w:b/>
                          </w:rPr>
                        </w:pPr>
                        <w:r w:rsidRPr="00494E9C">
                          <w:rPr>
                            <w:b/>
                            <w:i/>
                            <w:snapToGrid w:val="0"/>
                          </w:rPr>
                          <w:t>Cấu trúc Raster</w:t>
                        </w:r>
                      </w:p>
                    </w:txbxContent>
                  </v:textbox>
                </v:rect>
                <v:rect id="Rectangle 290" o:spid="_x0000_s1669" style="position:absolute;left:6330;top:15430;width:499;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MSSMQA&#10;AADdAAAADwAAAGRycy9kb3ducmV2LnhtbERPTWvCQBC9C/6HZQpeitlUqC0xq4hQDKUgjdXzkB2T&#10;0OxszK5J+u+7hYK3ebzPSTejaURPnastK3iKYhDEhdU1lwq+jm/zVxDOI2tsLJOCH3KwWU8nKSba&#10;DvxJfe5LEULYJaig8r5NpHRFRQZdZFviwF1sZ9AH2JVSdziEcNPIRRwvpcGaQ0OFLe0qKr7zm1Ew&#10;FIf+fPzYy8PjObN8za67/PSu1Oxh3K5AeBr9XfzvznSY//yy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DEkjEAAAA3QAAAA8AAAAAAAAAAAAAAAAAmAIAAGRycy9k&#10;b3ducmV2LnhtbFBLBQYAAAAABAAEAPUAAACJAwAAAAA=&#10;" filled="f" stroked="f"/>
                <v:rect id="Rectangle 291" o:spid="_x0000_s1670" style="position:absolute;left:6426;top:15427;width:382;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08QA&#10;AADdAAAADwAAAGRycy9kb3ducmV2LnhtbERPTWvCQBC9C/6HZQpexGwqtJaYVUQohlKQxup5yI5J&#10;aHY2Ztck/ffdQqG3ebzPSbejaURPnastK3iMYhDEhdU1lwo+T6+LFxDOI2tsLJOCb3Kw3UwnKSba&#10;DvxBfe5LEULYJaig8r5NpHRFRQZdZFviwF1tZ9AH2JVSdziEcNPIZRw/S4M1h4YKW9pXVHzld6Ng&#10;KI795fR+kMf5JbN8y277/Pym1Oxh3K1BeBr9v/jPnekw/2m1gt9vwgl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Pt9PEAAAA3QAAAA8AAAAAAAAAAAAAAAAAmAIAAGRycy9k&#10;b3ducmV2LnhtbFBLBQYAAAAABAAEAPUAAACJAwAAAAA=&#10;" filled="f" stroked="f"/>
                <v:rect id="Rectangle 292" o:spid="_x0000_s1671" style="position:absolute;left:6366;top:15442;width:25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gPsQA&#10;AADdAAAADwAAAGRycy9kb3ducmV2LnhtbESP3WoCMRCF74W+Q5hC72q2gla2RpGCoMUb1z7AsJn9&#10;wWSyJKm7ffvORcG7Gc6Zc77Z7Cbv1J1i6gMbeJsXoIjrYHtuDXxfD69rUCkjW3SBycAvJdhtn2Yb&#10;LG0Y+UL3KrdKQjiVaKDLeSi1TnVHHtM8DMSiNSF6zLLGVtuIo4R7pxdFsdIee5aGDgf67Ki+VT/e&#10;gL5Wh3FduViEr0VzdqfjpaFgzMvztP8AlWnKD/P/9dEK/vJd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YD7EAAAA3QAAAA8AAAAAAAAAAAAAAAAAmAIAAGRycy9k&#10;b3ducmV2LnhtbFBLBQYAAAAABAAEAPUAAACJAwAAAAA=&#10;" filled="f" stroked="f">
                  <v:textbox style="mso-fit-shape-to-text:t" inset="0,0,0,0">
                    <w:txbxContent>
                      <w:p w14:paraId="06DE72B1" w14:textId="77777777" w:rsidR="004D6677" w:rsidRDefault="004D6677" w:rsidP="001E5EDC">
                        <w:r>
                          <w:rPr>
                            <w:snapToGrid w:val="0"/>
                          </w:rPr>
                          <w:t>x,y</w:t>
                        </w:r>
                      </w:p>
                    </w:txbxContent>
                  </v:textbox>
                </v:rect>
                <v:shape id="Freeform 293" o:spid="_x0000_s1672" style="position:absolute;left:8913;top:14894;width:1342;height:536;visibility:visible;mso-wrap-style:square;v-text-anchor:top" coordsize="1342,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i7cMA&#10;AADdAAAADwAAAGRycy9kb3ducmV2LnhtbERPTWsCMRC9F/wPYQRvNavSqlujyELBthe1hV6HzbhZ&#10;3EyWJNVdf70pFHqbx/uc1aazjbiQD7VjBZNxBoK4dLrmSsHX5+vjAkSIyBobx6SgpwCb9eBhhbl2&#10;Vz7Q5RgrkUI45KjAxNjmUobSkMUwdi1x4k7OW4wJ+kpqj9cUbhs5zbJnabHm1GCwpcJQeT7+WAU7&#10;W53628wv3osi9B9L8/22l6zUaNhtX0BE6uK/+M+902n+03wJv9+kE+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Ii7cMAAADdAAAADwAAAAAAAAAAAAAAAACYAgAAZHJzL2Rv&#10;d25yZXYueG1sUEsFBgAAAAAEAAQA9QAAAIgDAAAAAA==&#10;" path="m,10l71,r79,3l198,7r48,10l300,31r58,17l457,85r106,45l679,184r127,65l932,314r137,72l1342,536e" filled="f" strokeweight=".7pt">
                  <v:path arrowok="t" o:connecttype="custom" o:connectlocs="0,10;71,0;150,3;198,7;246,17;300,31;358,48;457,85;563,130;679,184;806,249;932,314;1069,386;1342,536" o:connectangles="0,0,0,0,0,0,0,0,0,0,0,0,0,0"/>
                </v:shape>
                <v:group id="Group 294" o:spid="_x0000_s1673" style="position:absolute;left:6514;top:13961;width:2628;height:1534" coordorigin="1973,3190" coordsize="2628,1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yfJvccAAADd&#10;AAAADwAAAAAAAAAAAAAAAACqAgAAZHJzL2Rvd25yZXYueG1sUEsFBgAAAAAEAAQA+gAAAJ4DAAAA&#10;AA==&#10;">
                  <v:rect id="Rectangle 295" o:spid="_x0000_s1674" style="position:absolute;left:3726;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kyzb8A&#10;AADdAAAADwAAAGRycy9kb3ducmV2LnhtbERPTYvCMBC9C/6HMII3TRUUqUbZFRSP2ornsZltyjaT&#10;0kSt/94Igrd5vM9ZbTpbizu1vnKsYDJOQBAXTldcKjjnu9EChA/IGmvHpOBJHjbrfm+FqXYPPtE9&#10;C6WIIexTVGBCaFIpfWHIoh+7hjhyf661GCJsS6lbfMRwW8tpksylxYpjg8GGtoaK/+xmFRy3l6um&#10;fX7dHXKXyfn+1yTupNRw0P0sQQTqwlf8cR90nD9bTOD9TTxB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CTLNvwAAAN0AAAAPAAAAAAAAAAAAAAAAAJgCAABkcnMvZG93bnJl&#10;di54bWxQSwUGAAAAAAQABAD1AAAAhAMAAAAA&#10;" strokeweight=".7pt"/>
                  <v:rect id="Rectangle 296" o:spid="_x0000_s1675" style="position:absolute;left:3849;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ususAA&#10;AADdAAAADwAAAGRycy9kb3ducmV2LnhtbERPTYvCMBC9L/gfwix4W9MVFKmNooLFo7bieWzGpthM&#10;ShO1++83wsLe5vE+J1sPthVP6n3jWMH3JAFBXDndcK3gXO6/FiB8QNbYOiYFP+RhvRp9ZJhq9+IT&#10;PYtQixjCPkUFJoQuldJXhiz6ieuII3dzvcUQYV9L3eMrhttWTpNkLi02HBsMdrQzVN2Lh1Vw3F2u&#10;mvLyuj+UrpDzfGsSd1Jq/DlsliACDeFf/Oc+6Dh/tpjC+5t4gl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9ususAAAADdAAAADwAAAAAAAAAAAAAAAACYAgAAZHJzL2Rvd25y&#10;ZXYueG1sUEsFBgAAAAAEAAQA9QAAAIUDAAAAAA==&#10;" strokeweight=".7pt"/>
                  <v:rect id="Rectangle 297" o:spid="_x0000_s1676" style="position:absolute;left:3972;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cJIcAA&#10;AADdAAAADwAAAGRycy9kb3ducmV2LnhtbERPTYvCMBC9C/6HMMLeNF0XpXSNsgqKR21lz2MzNsVm&#10;Upqsdv+9EQRv83ifs1j1thE36nztWMHnJAFBXDpdc6XgVGzHKQgfkDU2jknBP3lYLYeDBWba3flI&#10;tzxUIoawz1CBCaHNpPSlIYt+4lriyF1cZzFE2FVSd3iP4baR0ySZS4s1xwaDLW0Mldf8zyo4bH7P&#10;mnbFebsvXC7nu7VJ3FGpj1H/8w0iUB/e4pd7r+P8WfoFz2/iC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cJIcAAAADdAAAADwAAAAAAAAAAAAAAAACYAgAAZHJzL2Rvd25y&#10;ZXYueG1sUEsFBgAAAAAEAAQA9QAAAIUDAAAAAA==&#10;" strokeweight=".7pt"/>
                  <v:rect id="Rectangle 298" o:spid="_x0000_s1677" style="position:absolute;left:4095;top:4171;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6RVcAA&#10;AADdAAAADwAAAGRycy9kb3ducmV2LnhtbERPTYvCMBC9C/6HMMLeNF1ZpXSNsgqKR21lz2MzNsVm&#10;Upqsdv+9EQRv83ifs1j1thE36nztWMHnJAFBXDpdc6XgVGzHKQgfkDU2jknBP3lYLYeDBWba3flI&#10;tzxUIoawz1CBCaHNpPSlIYt+4lriyF1cZzFE2FVSd3iP4baR0ySZS4s1xwaDLW0Mldf8zyo4bH7P&#10;mnbFebsvXC7nu7VJ3FGpj1H/8w0iUB/e4pd7r+P8WfoFz2/iC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36RVcAAAADdAAAADwAAAAAAAAAAAAAAAACYAgAAZHJzL2Rvd25y&#10;ZXYueG1sUEsFBgAAAAAEAAQA9QAAAIUDAAAAAA==&#10;" strokeweight=".7pt"/>
                  <v:rect id="Rectangle 299" o:spid="_x0000_s1678" style="position:absolute;left:4215;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I0zsAA&#10;AADdAAAADwAAAGRycy9kb3ducmV2LnhtbERPTYvCMBC9C/sfwix403QXFOmaigoWj9rKnsdmbIrN&#10;pDRRu/9+Iwje5vE+Z7kabCvu1PvGsYKvaQKCuHK64VrBqdxNFiB8QNbYOiYFf+RhlX2Mlphq9+Aj&#10;3YtQixjCPkUFJoQuldJXhiz6qeuII3dxvcUQYV9L3eMjhttWfifJXFpsODYY7GhrqLoWN6vgsP09&#10;a8rL825fukLO841J3FGp8eew/gERaAhv8cu913H+bDGD5zfxBJ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I0zsAAAADdAAAADwAAAAAAAAAAAAAAAACYAgAAZHJzL2Rvd25y&#10;ZXYueG1sUEsFBgAAAAAEAAQA9QAAAIUDAAAAAA==&#10;" strokeweight=".7pt"/>
                  <v:rect id="Rectangle 300" o:spid="_x0000_s1679" style="position:absolute;left:4338;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qub8A&#10;AADdAAAADwAAAGRycy9kb3ducmV2LnhtbERPTYvCMBC9C/6HMII3TRUs0jXKKigetV32PDazTdlm&#10;Upqo9d8bQfA2j/c5q01vG3GjzteOFcymCQji0umaKwU/xX6yBOEDssbGMSl4kIfNejhYYabdnc90&#10;y0MlYgj7DBWYENpMSl8asuinriWO3J/rLIYIu0rqDu8x3DZyniSptFhzbDDY0s5Q+Z9frYLT7vei&#10;6VBc9sfC5TI9bE3izkqNR/33F4hAffiI3+6jjvMXyxRe38QT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4Kq5vwAAAN0AAAAPAAAAAAAAAAAAAAAAAJgCAABkcnMvZG93bnJl&#10;di54bWxQSwUGAAAAAAQABAD1AAAAhAMAAAAA&#10;" strokeweight=".7pt"/>
                  <v:rect id="Rectangle 301" o:spid="_x0000_s1680" style="position:absolute;left:2008;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wgsQA&#10;AADdAAAADwAAAGRycy9kb3ducmV2LnhtbERPTYvCMBC9C/sfwgh7EU1d1C3VKIsgeBK2ugdvQzO2&#10;xWZSm1irv34jCN7m8T5nsepMJVpqXGlZwXgUgSDOrC45V3DYb4YxCOeRNVaWScGdHKyWH70FJtre&#10;+Jfa1OcihLBLUEHhfZ1I6bKCDLqRrYkDd7KNQR9gk0vd4C2Em0p+RdFMGiw5NBRY07qg7JxejQIz&#10;jgfHx+aYnqP2b7DbPy7tYXJR6rPf/cxBeOr8W/xyb3WYP42/4flNOEE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csILEAAAA3QAAAA8AAAAAAAAAAAAAAAAAmAIAAGRycy9k&#10;b3ducmV2LnhtbFBLBQYAAAAABAAEAPUAAACJAwAAAAA=&#10;" fillcolor="#969696" strokeweight=".7pt"/>
                  <v:rect id="Rectangle 302" o:spid="_x0000_s1681" style="position:absolute;left:2131;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ObUMMA&#10;AADdAAAADwAAAGRycy9kb3ducmV2LnhtbESPQWvCQBCF74X+h2UKvdVNCxVJXUUFg0dNpOcxO2aD&#10;2dmQ3Wr6752D4G2G9+a9b+bL0XfqSkNsAxv4nGSgiOtgW24MHKvtxwxUTMgWu8Bk4J8iLBevL3PM&#10;bbjxga5lapSEcMzRgEupz7WOtSOPcRJ6YtHOYfCYZB0abQe8Sbjv9FeWTbXHlqXBYU8bR/Wl/PMG&#10;9pvfk6WiOm13VSj1tFi7LByMeX8bVz+gEo3paX5c76zgf88EV76REf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ObUMMAAADdAAAADwAAAAAAAAAAAAAAAACYAgAAZHJzL2Rv&#10;d25yZXYueG1sUEsFBgAAAAAEAAQA9QAAAIgDAAAAAA==&#10;" strokeweight=".7pt"/>
                  <v:rect id="Rectangle 303" o:spid="_x0000_s1682" style="position:absolute;left:2254;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8+y8IA&#10;AADdAAAADwAAAGRycy9kb3ducmV2LnhtbERPTWvCQBC9F/oflhG81Y0Fg6au0gqKxyYRz2N2mg3N&#10;zobsNkn/fbcgeJvH+5ztfrKtGKj3jWMFy0UCgrhyuuFawaU8vqxB+ICssXVMCn7Jw373/LTFTLuR&#10;cxqKUIsYwj5DBSaELpPSV4Ys+oXriCP35XqLIcK+lrrHMYbbVr4mSSotNhwbDHZ0MFR9Fz9Wwefh&#10;etN0Km/Hc+kKmZ4+TOJypeaz6f0NRKApPMR391nH+av1Bv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fz7LwgAAAN0AAAAPAAAAAAAAAAAAAAAAAJgCAABkcnMvZG93&#10;bnJldi54bWxQSwUGAAAAAAQABAD1AAAAhwMAAAAA&#10;" strokeweight=".7pt"/>
                  <v:rect id="Rectangle 304" o:spid="_x0000_s1683" style="position:absolute;left:2377;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wBi8MA&#10;AADdAAAADwAAAGRycy9kb3ducmV2LnhtbESPQW/CMAyF70j7D5GRdoOUSUNbISCGBOIILdrZNKap&#10;aJyqyaD79/MBaTdb7/m9z8v14Ft1pz42gQ3Mphko4irYhmsD53I3+QAVE7LFNjAZ+KUI69XLaIm5&#10;DQ8+0b1ItZIQjjkacCl1udaxcuQxTkNHLNo19B6TrH2tbY8PCfetfsuyufbYsDQ47GjrqLoVP97A&#10;cft9sbQvL7tDGQo933+5LJyMeR0PmwWoREP6Nz+vD1bw3z+FX76RE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wBi8MAAADdAAAADwAAAAAAAAAAAAAAAACYAgAAZHJzL2Rv&#10;d25yZXYueG1sUEsFBgAAAAAEAAQA9QAAAIgDAAAAAA==&#10;" strokeweight=".7pt"/>
                  <v:rect id="Rectangle 305" o:spid="_x0000_s1684" style="position:absolute;left:2500;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CkEMAA&#10;AADdAAAADwAAAGRycy9kb3ducmV2LnhtbERPTYvCMBC9C/sfwix4s6kLK9o1iisoHrUVz2Mz2xSb&#10;SWmyWv+9EQRv83ifM1/2thFX6nztWME4SUEQl07XXCk4FpvRFIQPyBobx6TgTh6Wi4/BHDPtbnyg&#10;ax4qEUPYZ6jAhNBmUvrSkEWfuJY4cn+usxgi7CqpO7zFcNvIrzSdSIs1xwaDLa0NlZf83yrYr09n&#10;TdvivNkVLpeT7a9J3UGp4We/+gERqA9v8cu903H+92wM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CkEMAAAADdAAAADwAAAAAAAAAAAAAAAACYAgAAZHJzL2Rvd25y&#10;ZXYueG1sUEsFBgAAAAAEAAQA9QAAAIUDAAAAAA==&#10;" strokeweight=".7pt"/>
                  <v:rect id="Rectangle 306" o:spid="_x0000_s1685" style="position:absolute;left:2623;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I6Z8AA&#10;AADdAAAADwAAAGRycy9kb3ducmV2LnhtbERPTYvCMBC9C/sfwix4s+kKits1iisoHrWVPY/NbFNs&#10;JqWJWv+9EQRv83ifM1/2thFX6nztWMFXkoIgLp2uuVJwLDajGQgfkDU2jknBnTwsFx+DOWba3fhA&#10;1zxUIoawz1CBCaHNpPSlIYs+cS1x5P5dZzFE2FVSd3iL4baR4zSdSos1xwaDLa0Nlef8YhXs138n&#10;TdvitNkVLpfT7a9J3UGp4We/+gERqA9v8cu903H+5HsM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gI6Z8AAAADdAAAADwAAAAAAAAAAAAAAAACYAgAAZHJzL2Rvd25y&#10;ZXYueG1sUEsFBgAAAAAEAAQA9QAAAIUDAAAAAA==&#10;" strokeweight=".7pt"/>
                  <v:rect id="Rectangle 307" o:spid="_x0000_s1686" style="position:absolute;left:2746;top:4294;width:126;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6f/MAA&#10;AADdAAAADwAAAGRycy9kb3ducmV2LnhtbERPTYvCMBC9C/6HMMLeNNVFcbtGUUHxqK14HpvZpmwz&#10;KU1Wu//eCIK3ebzPWaw6W4sbtb5yrGA8SkAQF05XXCo457vhHIQPyBprx6Tgnzyslv3eAlPt7nyi&#10;WxZKEUPYp6jAhNCkUvrCkEU/cg1x5H5cazFE2JZSt3iP4baWkySZSYsVxwaDDW0NFb/Zn1Vw3F6u&#10;mvb5dXfIXSZn+41J3Empj0G3/gYRqAtv8ct90HH+9OsT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U6f/MAAAADdAAAADwAAAAAAAAAAAAAAAACYAgAAZHJzL2Rvd25y&#10;ZXYueG1sUEsFBgAAAAAEAAQA9QAAAIUDAAAAAA==&#10;" strokeweight=".7pt"/>
                  <v:rect id="Rectangle 308" o:spid="_x0000_s1687" style="position:absolute;left:2865;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cHiMAA&#10;AADdAAAADwAAAGRycy9kb3ducmV2LnhtbERPTYvCMBC9C/6HMMLeNFVWcbtGUUHxqK14HpvZpmwz&#10;KU1Wu//eCIK3ebzPWaw6W4sbtb5yrGA8SkAQF05XXCo457vhHIQPyBprx6Tgnzyslv3eAlPt7nyi&#10;WxZKEUPYp6jAhNCkUvrCkEU/cg1x5H5cazFE2JZSt3iP4baWkySZSYsVxwaDDW0NFb/Zn1Vw3F6u&#10;mvb5dXfIXSZn+41J3Empj0G3/gYRqAtv8ct90HH+9OsT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qcHiMAAAADdAAAADwAAAAAAAAAAAAAAAACYAgAAZHJzL2Rvd25y&#10;ZXYueG1sUEsFBgAAAAAEAAQA9QAAAIUDAAAAAA==&#10;" strokeweight=".7pt"/>
                  <v:rect id="Rectangle 309" o:spid="_x0000_s1688" style="position:absolute;left:2988;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iE8AA&#10;AADdAAAADwAAAGRycy9kb3ducmV2LnhtbERPTYvCMBC9C/6HMAt703QFZbcaRYWKR21lz2MzNsVm&#10;Upqo3X9vBGFv83ifs1j1thF36nztWMHXOAFBXDpdc6XgVGSjbxA+IGtsHJOCP/KwWg4HC0y1e/CR&#10;7nmoRAxhn6ICE0KbSulLQxb92LXEkbu4zmKIsKuk7vARw20jJ0kykxZrjg0GW9oaKq/5zSo4bH/P&#10;mnbFOdsXLpez3cYk7qjU50e/noMI1Id/8du913H+9GcKr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iE8AAAADdAAAADwAAAAAAAAAAAAAAAACYAgAAZHJzL2Rvd25y&#10;ZXYueG1sUEsFBgAAAAAEAAQA9QAAAIUDAAAAAA==&#10;" strokeweight=".7pt"/>
                  <v:rect id="Rectangle 310" o:spid="_x0000_s1689" style="position:absolute;left:3111;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8ZMAA&#10;AADdAAAADwAAAGRycy9kb3ducmV2LnhtbERPTYvCMBC9L/gfwgje1lTBsluNooLiUdvF89iMTbGZ&#10;lCZq/fdmYWFv83ifs1j1thEP6nztWMFknIAgLp2uuVLwU+w+v0D4gKyxcUwKXuRhtRx8LDDT7skn&#10;euShEjGEfYYKTAhtJqUvDVn0Y9cSR+7qOoshwq6SusNnDLeNnCZJKi3WHBsMtrQ1VN7yu1Vw3J4v&#10;mvbFZXcoXC7T/cYk7qTUaNiv5yAC9eFf/Oc+6Dh/9p3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Tk8ZMAAAADdAAAADwAAAAAAAAAAAAAAAACYAgAAZHJzL2Rvd25y&#10;ZXYueG1sUEsFBgAAAAAEAAQA9QAAAIUDAAAAAA==&#10;" strokeweight=".7pt"/>
                  <v:rect id="Rectangle 311" o:spid="_x0000_s1690" style="position:absolute;left:3234;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Z/8AA&#10;AADdAAAADwAAAGRycy9kb3ducmV2LnhtbERPTYvCMBC9C/6HMMLeNFVYdbtGUUHxqK14HpvZpmwz&#10;KU1Wu//eCIK3ebzPWaw6W4sbtb5yrGA8SkAQF05XXCo457vhHIQPyBprx6Tgnzyslv3eAlPt7nyi&#10;WxZKEUPYp6jAhNCkUvrCkEU/cg1x5H5cazFE2JZSt3iP4baWkySZSosVxwaDDW0NFb/Zn1Vw3F6u&#10;mvb5dXfIXSan+41J3Empj0G3/gYRqAtv8ct90HH+59cM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WZ/8AAAADdAAAADwAAAAAAAAAAAAAAAACYAgAAZHJzL2Rvd25y&#10;ZXYueG1sUEsFBgAAAAAEAAQA9QAAAIUDAAAAAA==&#10;" strokeweight=".7pt"/>
                  <v:rect id="Rectangle 312" o:spid="_x0000_s1691" style="position:absolute;left:3357;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NjcMA&#10;AADdAAAADwAAAGRycy9kb3ducmV2LnhtbESPQW/CMAyF70j7D5GRdoOUSUNbISCGBOIILdrZNKap&#10;aJyqyaD79/MBaTdb7/m9z8v14Ft1pz42gQ3Mphko4irYhmsD53I3+QAVE7LFNjAZ+KUI69XLaIm5&#10;DQ8+0b1ItZIQjjkacCl1udaxcuQxTkNHLNo19B6TrH2tbY8PCfetfsuyufbYsDQ47GjrqLoVP97A&#10;cft9sbQvL7tDGQo933+5LJyMeR0PmwWoREP6Nz+vD1bw3z8FV76RE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NjcMAAADdAAAADwAAAAAAAAAAAAAAAACYAgAAZHJzL2Rv&#10;d25yZXYueG1sUEsFBgAAAAAEAAQA9QAAAIgDAAAAAA==&#10;" strokeweight=".7pt"/>
                  <v:rect id="Rectangle 313" o:spid="_x0000_s1692" style="position:absolute;left:3480;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aoFsAA&#10;AADdAAAADwAAAGRycy9kb3ducmV2LnhtbERPTYvCMBC9C/sfwix401RhZds1igqKR21lz2MzNsVm&#10;Upqs1n9vBGFv83ifM1/2thE36nztWMFknIAgLp2uuVJwKrajbxA+IGtsHJOCB3lYLj4Gc8y0u/OR&#10;bnmoRAxhn6ECE0KbSelLQxb92LXEkbu4zmKIsKuk7vAew20jp0kykxZrjg0GW9oYKq/5n1Vw2Pye&#10;Ne2K83ZfuFzOdmuTuKNSw89+9QMiUB/+xW/3Xsf5X2kKr2/iC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aoFsAAAADdAAAADwAAAAAAAAAAAAAAAACYAgAAZHJzL2Rvd25y&#10;ZXYueG1sUEsFBgAAAAAEAAQA9QAAAIUDAAAAAA==&#10;" strokeweight=".7pt"/>
                  <v:rect id="Rectangle 314" o:spid="_x0000_s1693" style="position:absolute;left:3603;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1cMMA&#10;AADdAAAADwAAAGRycy9kb3ducmV2LnhtbESPQW/CMAyF75P2HyJP4jYSdqimjoAACcRxtBNn03hN&#10;ReNUTQbdv8eHSbvZes/vfV6up9CrG42pi2xhMTegiJvoOm4tfNX713dQKSM77COThV9KsF49Py2x&#10;dPHOJ7pVuVUSwqlECz7nodQ6NZ4CpnkciEX7jmPALOvYajfiXcJDr9+MKXTAjqXB40A7T821+gkW&#10;Pnfni6NDfdkf61jp4rD1Jp6snb1Mmw9Qmab8b/67PjrBL4zwyzcygl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P1cMMAAADdAAAADwAAAAAAAAAAAAAAAACYAgAAZHJzL2Rv&#10;d25yZXYueG1sUEsFBgAAAAAEAAQA9QAAAIgDAAAAAA==&#10;" strokeweight=".7pt"/>
                  <v:rect id="Rectangle 315" o:spid="_x0000_s1694" style="position:absolute;left:3726;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9Q678A&#10;AADdAAAADwAAAGRycy9kb3ducmV2LnhtbERPTYvCMBC9C/6HMMLeNNFDka5RVkHxuLbieWxmm7LN&#10;pDRR67/fLAje5vE+Z7UZXCvu1IfGs4b5TIEgrrxpuNZwLvfTJYgQkQ22nknDkwJs1uPRCnPjH3yi&#10;exFrkUI45KjBxtjlUobKksMw8x1x4n587zAm2NfS9PhI4a6VC6Uy6bDh1GCxo52l6re4OQ3fu8vV&#10;0KG87o+lL2R22FrlT1p/TIavTxCRhvgWv9xHk+Znag7/36QT5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1DrvwAAAN0AAAAPAAAAAAAAAAAAAAAAAJgCAABkcnMvZG93bnJl&#10;di54bWxQSwUGAAAAAAQABAD1AAAAhAMAAAAA&#10;" strokeweight=".7pt"/>
                  <v:rect id="Rectangle 316" o:spid="_x0000_s1695" style="position:absolute;left:3849;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3OnL8A&#10;AADdAAAADwAAAGRycy9kb3ducmV2LnhtbERPTYvCMBC9C/6HMII3TdZDka5RXEHxqO3ieWxmm2Iz&#10;KU1Wu//eCMLe5vE+Z7UZXCvu1IfGs4aPuQJBXHnTcK3hu9zPliBCRDbYeiYNfxRgsx6PVpgb/+Az&#10;3YtYixTCIUcNNsYulzJUlhyGue+IE/fje4cxwb6WpsdHCnetXCiVSYcNpwaLHe0sVbfi12k47S5X&#10;Q4fyuj+WvpDZ4csqf9Z6Ohm2nyAiDfFf/HYfTZqfqQW8vk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Lc6cvwAAAN0AAAAPAAAAAAAAAAAAAAAAAJgCAABkcnMvZG93bnJl&#10;di54bWxQSwUGAAAAAAQABAD1AAAAhAMAAAAA&#10;" strokeweight=".7pt"/>
                  <v:rect id="Rectangle 317" o:spid="_x0000_s1696" style="position:absolute;left:3972;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FrB8AA&#10;AADdAAAADwAAAGRycy9kb3ducmV2LnhtbERP32vCMBB+F/Y/hBv4pskmFOmMsgkWH2crez6bW1PW&#10;XEoTtf73iyD4dh/fz1ttRteJCw2h9azhba5AENfetNxoOFa72RJEiMgGO8+k4UYBNuuXyQpz4698&#10;oEsZG5FCOOSowcbY51KG2pLDMPc9ceJ+/eAwJjg00gx4TeGuk+9KZdJhy6nBYk9bS/VfeXYavrc/&#10;J0NFddrtK1/KrPiyyh+0nr6Onx8gIo3xKX649ybNz9QC7t+kE+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FrB8AAAADdAAAADwAAAAAAAAAAAAAAAACYAgAAZHJzL2Rvd25y&#10;ZXYueG1sUEsFBgAAAAAEAAQA9QAAAIUDAAAAAA==&#10;" strokeweight=".7pt"/>
                  <v:rect id="Rectangle 318" o:spid="_x0000_s1697" style="position:absolute;left:4095;top:4294;width:126;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zc8AA&#10;AADdAAAADwAAAGRycy9kb3ducmV2LnhtbERP32vCMBB+F/Y/hBv4psmGFOmMsgkWH2crez6bW1PW&#10;XEoTtf73iyD4dh/fz1ttRteJCw2h9azhba5AENfetNxoOFa72RJEiMgGO8+k4UYBNuuXyQpz4698&#10;oEsZG5FCOOSowcbY51KG2pLDMPc9ceJ+/eAwJjg00gx4TeGuk+9KZdJhy6nBYk9bS/VfeXYavrc/&#10;J0NFddrtK1/KrPiyyh+0nr6Onx8gIo3xKX649ybNz9QC7t+kE+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jzc8AAAADdAAAADwAAAAAAAAAAAAAAAACYAgAAZHJzL2Rvd25y&#10;ZXYueG1sUEsFBgAAAAAEAAQA9QAAAIUDAAAAAA==&#10;" strokeweight=".7pt"/>
                  <v:rect id="Rectangle 319" o:spid="_x0000_s1698" style="position:absolute;left:4215;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RW6MAA&#10;AADdAAAADwAAAGRycy9kb3ducmV2LnhtbERP32vCMBB+F/Y/hBv4pskGFumMsgkWH2crez6bW1PW&#10;XEoTtf73iyD4dh/fz1ttRteJCw2h9azhba5AENfetNxoOFa72RJEiMgGO8+k4UYBNuuXyQpz4698&#10;oEsZG5FCOOSowcbY51KG2pLDMPc9ceJ+/eAwJjg00gx4TeGuk+9KZdJhy6nBYk9bS/VfeXYavrc/&#10;J0NFddrtK1/KrPiyyh+0nr6Onx8gIo3xKX649ybNz9QC7t+kE+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sRW6MAAAADdAAAADwAAAAAAAAAAAAAAAACYAgAAZHJzL2Rvd25y&#10;ZXYueG1sUEsFBgAAAAAEAAQA9QAAAIUDAAAAAA==&#10;" strokeweight=".7pt"/>
                  <v:rect id="Rectangle 320" o:spid="_x0000_s1699" style="position:absolute;left:4338;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In78A&#10;AADdAAAADwAAAGRycy9kb3ducmV2LnhtbERPTYvCMBC9C/6HMAt702Q9FOkaRQXF49rKnsdmtinb&#10;TEoTtf57Iwje5vE+Z7EaXCuu1IfGs4avqQJBXHnTcK3hVO4mcxAhIhtsPZOGOwVYLcejBebG3/hI&#10;1yLWIoVwyFGDjbHLpQyVJYdh6jvixP353mFMsK+l6fGWwl0rZ0pl0mHDqcFiR1tL1X9xcRp+tr9n&#10;Q/vyvDuUvpDZfmOVP2r9+TGsv0FEGuJb/HIfTJqfqQye36QT5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FsifvwAAAN0AAAAPAAAAAAAAAAAAAAAAAJgCAABkcnMvZG93bnJl&#10;di54bWxQSwUGAAAAAAQABAD1AAAAhAMAAAAA&#10;" strokeweight=".7pt"/>
                  <v:rect id="Rectangle 321" o:spid="_x0000_s1700" style="position:absolute;left:2014;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RntsUA&#10;AADdAAAADwAAAGRycy9kb3ducmV2LnhtbERP22rCQBB9F/yHZQp9kbqpxbREV7HBSkAQvEBfh+yY&#10;hGZn0+yqab/eFQTf5nCuM513phZnal1lWcHrMAJBnFtdcaHgsP96+QDhPLLG2jIp+CMH81m/N8VE&#10;2wtv6bzzhQgh7BJUUHrfJFK6vCSDbmgb4sAdbWvQB9gWUrd4CeGmlqMoiqXBikNDiQ2lJeU/u5NR&#10;sBnE2XipC5t9rz5Hv2uZrt7+U6Wen7rFBISnzj/Ed3emw/w4eofbN+EE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Ge2xQAAAN0AAAAPAAAAAAAAAAAAAAAAAJgCAABkcnMv&#10;ZG93bnJldi54bWxQSwUGAAAAAAQABAD1AAAAigMAAAAA&#10;" filled="f" strokeweight=".7pt"/>
                  <v:rect id="Rectangle 322" o:spid="_x0000_s1701" style="position:absolute;left:2137;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X5dsMA&#10;AADdAAAADwAAAGRycy9kb3ducmV2LnhtbESPQW/CMAyF75P2HyJP4jYSdqimjoAACcRxtBNn03hN&#10;ReNUTQbdv8eHSbvZes/vfV6up9CrG42pi2xhMTegiJvoOm4tfNX713dQKSM77COThV9KsF49Py2x&#10;dPHOJ7pVuVUSwqlECz7nodQ6NZ4CpnkciEX7jmPALOvYajfiXcJDr9+MKXTAjqXB40A7T821+gkW&#10;Pnfni6NDfdkf61jp4rD1Jp6snb1Mmw9Qmab8b/67PjrBL4zgyjcygl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X5dsMAAADdAAAADwAAAAAAAAAAAAAAAACYAgAAZHJzL2Rv&#10;d25yZXYueG1sUEsFBgAAAAAEAAQA9QAAAIgDAAAAAA==&#10;" strokeweight=".7pt"/>
                  <v:rect id="Rectangle 323" o:spid="_x0000_s1702" style="position:absolute;left:2260;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lc7cEA&#10;AADdAAAADwAAAGRycy9kb3ducmV2LnhtbERPTWvCQBC9F/oflhG81V17CBpdpRUMHmsinsfsNBua&#10;nQ3ZVdN/3y0I3ubxPme9HV0nbjSE1rOG+UyBIK69abnRcKr2bwsQISIb7DyThl8KsN28vqwxN/7O&#10;R7qVsREphEOOGmyMfS5lqC05DDPfEyfu2w8OY4JDI82A9xTuOvmuVCYdtpwaLPa0s1T/lFen4Wt3&#10;vhgqqsv+UPlSZsWnVf6o9XQyfqxARBrjU/xwH0yan6kl/H+TTp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JXO3BAAAA3QAAAA8AAAAAAAAAAAAAAAAAmAIAAGRycy9kb3du&#10;cmV2LnhtbFBLBQYAAAAABAAEAPUAAACGAwAAAAA=&#10;" strokeweight=".7pt"/>
                  <v:rect id="Rectangle 324" o:spid="_x0000_s1703" style="position:absolute;left:2383;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pjrcMA&#10;AADdAAAADwAAAGRycy9kb3ducmV2LnhtbESPQW/CMAyF75P2HyJP4jZSdqhQISBAAnEcLeJsGq+p&#10;1jhVk0H37/EBiZut9/ze5+V69J260RDbwAZm0wwUcR1sy42Bc7X/nIOKCdliF5gM/FOE9er9bYmF&#10;DXc+0a1MjZIQjgUacCn1hdaxduQxTkNPLNpPGDwmWYdG2wHvEu47/ZVlufbYsjQ47GnnqP4t/7yB&#10;793laulQXffHKpQ6P2xdFk7GTD7GzQJUojG9zM/roxX8fCb88o2Mo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pjrcMAAADdAAAADwAAAAAAAAAAAAAAAACYAgAAZHJzL2Rv&#10;d25yZXYueG1sUEsFBgAAAAAEAAQA9QAAAIgDAAAAAA==&#10;" strokeweight=".7pt"/>
                  <v:rect id="Rectangle 325" o:spid="_x0000_s1704" style="position:absolute;left:2506;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Nr8A&#10;AADdAAAADwAAAGRycy9kb3ducmV2LnhtbERPTYvCMBC9L/gfwgje1rR7KEs1igqKR23F89iMTbGZ&#10;lCZq998bYcHbPN7nzJeDbcWDet84VpBOExDEldMN1wpO5fb7F4QPyBpbx6TgjzwsF6OvOebaPflI&#10;jyLUIoawz1GBCaHLpfSVIYt+6jriyF1dbzFE2NdS9/iM4baVP0mSSYsNxwaDHW0MVbfibhUcNueL&#10;pl152e5LV8hstzaJOyo1GQ+rGYhAQ/iI/917HednaQrvb+IJ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JsY2vwAAAN0AAAAPAAAAAAAAAAAAAAAAAJgCAABkcnMvZG93bnJl&#10;di54bWxQSwUGAAAAAAQABAD1AAAAhAMAAAAA&#10;" strokeweight=".7pt"/>
                  <v:rect id="Rectangle 326" o:spid="_x0000_s1705" style="position:absolute;left:2629;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YQb8A&#10;AADdAAAADwAAAGRycy9kb3ducmV2LnhtbERPTYvCMBC9C/6HMMLeNNVDkWqUXUHxuLbieWzGpthM&#10;ShO1/nsjCN7m8T5nue5tI+7U+dqxgukkAUFcOl1zpeBYbMdzED4ga2wck4IneVivhoMlZto9+ED3&#10;PFQihrDPUIEJoc2k9KUhi37iWuLIXVxnMUTYVVJ3+IjhtpGzJEmlxZpjg8GWNobKa36zCv43p7Om&#10;XXHe7guXy3T3ZxJ3UOpn1P8uQATqw1f8ce91nJ9OZ/D+Jp4gV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9FhBvwAAAN0AAAAPAAAAAAAAAAAAAAAAAJgCAABkcnMvZG93bnJl&#10;di54bWxQSwUGAAAAAAQABAD1AAAAhAMAAAAA&#10;" strokeweight=".7pt"/>
                  <v:rect id="Rectangle 327" o:spid="_x0000_s1706" style="position:absolute;left:2752;top:4413;width:127;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j92sAA&#10;AADdAAAADwAAAGRycy9kb3ducmV2LnhtbERPTYvCMBC9C/6HMII3TVUoSzXKKige13bZ87QZm7LN&#10;pDRR67/fCMLe5vE+Z7MbbCvu1PvGsYLFPAFBXDndcK3guzjOPkD4gKyxdUwKnuRhtx2PNphp9+AL&#10;3fNQixjCPkMFJoQuk9JXhiz6ueuII3d1vcUQYV9L3eMjhttWLpMklRYbjg0GOzoYqn7zm1Xwdfgp&#10;NZ2K8nguXC7T094k7qLUdDJ8rkEEGsK/+O0+6zg/Xaz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j92sAAAADdAAAADwAAAAAAAAAAAAAAAACYAgAAZHJzL2Rvd25y&#10;ZXYueG1sUEsFBgAAAAAEAAQA9QAAAIUDAAAAAA==&#10;" strokeweight=".7pt"/>
                  <v:rect id="Rectangle 328" o:spid="_x0000_s1707" style="position:absolute;left:2872;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FlrsAA&#10;AADdAAAADwAAAGRycy9kb3ducmV2LnhtbERPTYvCMBC9C/6HMII3TRUpSzXKKige13bZ87QZm7LN&#10;pDRR67/fCMLe5vE+Z7MbbCvu1PvGsYLFPAFBXDndcK3guzjOPkD4gKyxdUwKnuRhtx2PNphp9+AL&#10;3fNQixjCPkMFJoQuk9JXhiz6ueuII3d1vcUQYV9L3eMjhttWLpMklRYbjg0GOzoYqn7zm1Xwdfgp&#10;NZ2K8nguXC7T094k7qLUdDJ8rkEEGsK/+O0+6zg/Xaz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FFlrsAAAADdAAAADwAAAAAAAAAAAAAAAACYAgAAZHJzL2Rvd25y&#10;ZXYueG1sUEsFBgAAAAAEAAQA9QAAAIUDAAAAAA==&#10;" strokeweight=".7pt"/>
                  <v:rect id="Rectangle 329" o:spid="_x0000_s1708" style="position:absolute;left:2995;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3ANcAA&#10;AADdAAAADwAAAGRycy9kb3ducmV2LnhtbERPTYvCMBC9C/6HMII3TRUsSzXKKige13bZ87QZm7LN&#10;pDRR67/fCMLe5vE+Z7MbbCvu1PvGsYLFPAFBXDndcK3guzjOPkD4gKyxdUwKnuRhtx2PNphp9+AL&#10;3fNQixjCPkMFJoQuk9JXhiz6ueuII3d1vcUQYV9L3eMjhttWLpMklRYbjg0GOzoYqn7zm1Xwdfgp&#10;NZ2K8nguXC7T094k7qLUdDJ8rkEEGsK/+O0+6zg/Xaz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3ANcAAAADdAAAADwAAAAAAAAAAAAAAAACYAgAAZHJzL2Rvd25y&#10;ZXYueG1sUEsFBgAAAAAEAAQA9QAAAIUDAAAAAA==&#10;" strokeweight=".7pt"/>
                  <v:rect id="Rectangle 330" o:spid="_x0000_s1709" style="position:absolute;left:3118;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9eQsAA&#10;AADdAAAADwAAAGRycy9kb3ducmV2LnhtbERPTYvCMBC9C/sfwizsTdN6KNI1FldQPK6teB6b2abY&#10;TEqT1frvjSB4m8f7nGUx2k5cafCtYwXpLAFBXDvdcqPgWG2nCxA+IGvsHJOCO3koVh+TJeba3fhA&#10;1zI0Ioawz1GBCaHPpfS1IYt+5nriyP25wWKIcGikHvAWw20n50mSSYstxwaDPW0M1Zfy3yr43ZzO&#10;mnbVebuvXCmz3Y9J3EGpr89x/Q0i0Bje4pd7r+P8LM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9eQsAAAADdAAAADwAAAAAAAAAAAAAAAACYAgAAZHJzL2Rvd25y&#10;ZXYueG1sUEsFBgAAAAAEAAQA9QAAAIUDAAAAAA==&#10;" strokeweight=".7pt"/>
                  <v:rect id="Rectangle 331" o:spid="_x0000_s1710" style="position:absolute;left:3241;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P72cAA&#10;AADdAAAADwAAAGRycy9kb3ducmV2LnhtbERPTYvCMBC9C/sfwix409Q9VKlGcQXFo7bLnqfN2BSb&#10;SWmidv/9RhC8zeN9zmoz2FbcqfeNYwWzaQKCuHK64VrBT7GfLED4gKyxdUwK/sjDZv0xWmGm3YPP&#10;dM9DLWII+wwVmBC6TEpfGbLop64jjtzF9RZDhH0tdY+PGG5b+ZUkqbTYcGww2NHOUHXNb1bBafdb&#10;ajoU5f5YuFymh2+TuLNS489huwQRaAhv8ct91HF+OpvD85t4g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P72cAAAADdAAAADwAAAAAAAAAAAAAAAACYAgAAZHJzL2Rvd25y&#10;ZXYueG1sUEsFBgAAAAAEAAQA9QAAAIUDAAAAAA==&#10;" strokeweight=".7pt"/>
                  <v:rect id="Rectangle 332" o:spid="_x0000_s1711" style="position:absolute;left:3364;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vq8MA&#10;AADdAAAADwAAAGRycy9kb3ducmV2LnhtbESPQW/CMAyF75P2HyJP4jZSdqhQISBAAnEcLeJsGq+p&#10;1jhVk0H37/EBiZut9/ze5+V69J260RDbwAZm0wwUcR1sy42Bc7X/nIOKCdliF5gM/FOE9er9bYmF&#10;DXc+0a1MjZIQjgUacCn1hdaxduQxTkNPLNpPGDwmWYdG2wHvEu47/ZVlufbYsjQ47GnnqP4t/7yB&#10;793laulQXffHKpQ6P2xdFk7GTD7GzQJUojG9zM/roxX8fCa48o2Mo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xvq8MAAADdAAAADwAAAAAAAAAAAAAAAACYAgAAZHJzL2Rv&#10;d25yZXYueG1sUEsFBgAAAAAEAAQA9QAAAIgDAAAAAA==&#10;" strokeweight=".7pt"/>
                  <v:rect id="Rectangle 333" o:spid="_x0000_s1712" style="position:absolute;left:3487;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KMMAA&#10;AADdAAAADwAAAGRycy9kb3ducmV2LnhtbERPTYvCMBC9C/sfwix409Q9FK1GcQXFo7bLnqfN2BSb&#10;SWmidv/9RhC8zeN9zmoz2FbcqfeNYwWzaQKCuHK64VrBT7GfzEH4gKyxdUwK/sjDZv0xWmGm3YPP&#10;dM9DLWII+wwVmBC6TEpfGbLop64jjtzF9RZDhH0tdY+PGG5b+ZUkqbTYcGww2NHOUHXNb1bBafdb&#10;ajoU5f5YuFymh2+TuLNS489huwQRaAhv8ct91HF+OlvA85t4g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DKMMAAAADdAAAADwAAAAAAAAAAAAAAAACYAgAAZHJzL2Rvd25y&#10;ZXYueG1sUEsFBgAAAAAEAAQA9QAAAIUDAAAAAA==&#10;" strokeweight=".7pt"/>
                  <v:rect id="Rectangle 334" o:spid="_x0000_s1713" style="position:absolute;left:3610;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pEMMA&#10;AADdAAAADwAAAGRycy9kb3ducmV2LnhtbESPQW/CMAyF70j8h8hIu0EKhwp1BARIII6jRTubxmuq&#10;NU7VBOj+/XyYtJut9/ze581u9J160hDbwAaWiwwUcR1sy42BW3War0HFhGyxC0wGfijCbjudbLCw&#10;4cVXepapURLCsUADLqW+0DrWjjzGReiJRfsKg8ck69BoO+BLwn2nV1mWa48tS4PDno6O6u/y4Q18&#10;HD/vls7V/XSpQqnz88Fl4WrM22zcv4NKNKZ/89/1xQp+vhJ++UZG0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apEMMAAADdAAAADwAAAAAAAAAAAAAAAACYAgAAZHJzL2Rv&#10;d25yZXYueG1sUEsFBgAAAAAEAAQA9QAAAIgDAAAAAA==&#10;" strokeweight=".7pt"/>
                  <v:rect id="Rectangle 335" o:spid="_x0000_s1714" style="position:absolute;left:3733;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Mi78A&#10;AADdAAAADwAAAGRycy9kb3ducmV2LnhtbERPTYvCMBC9C/6HMMLeNNVDkWqUXUHxuLbieWzGpthM&#10;ShO1/nsjCN7m8T5nue5tI+7U+dqxgukkAUFcOl1zpeBYbMdzED4ga2wck4IneVivhoMlZto9+ED3&#10;PFQihrDPUIEJoc2k9KUhi37iWuLIXVxnMUTYVVJ3+IjhtpGzJEmlxZpjg8GWNobKa36zCv43p7Om&#10;XXHe7guXy3T3ZxJ3UOpn1P8uQATqw1f8ce91nJ/OpvD+Jp4gV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SgyLvwAAAN0AAAAPAAAAAAAAAAAAAAAAAJgCAABkcnMvZG93bnJl&#10;di54bWxQSwUGAAAAAAQABAD1AAAAhAMAAAAA&#10;" strokeweight=".7pt"/>
                  <v:rect id="Rectangle 336" o:spid="_x0000_s1715" style="position:absolute;left:3856;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S/L8A&#10;AADdAAAADwAAAGRycy9kb3ducmV2LnhtbERPTYvCMBC9C/6HMII3Te2hLNUoq6B41FY8j83YlG0m&#10;pYla//1mYcHbPN7nrDaDbcWTet84VrCYJyCIK6cbrhVcyv3sC4QPyBpbx6TgTR426/Fohbl2Lz7T&#10;swi1iCHsc1RgQuhyKX1lyKKfu444cnfXWwwR9rXUPb5iuG1lmiSZtNhwbDDY0c5Q9VM8rILT7nrT&#10;dChv+2PpCpkdtiZxZ6Wmk+F7CSLQED7if/dRx/lZmsLfN/EEuf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mJL8vwAAAN0AAAAPAAAAAAAAAAAAAAAAAJgCAABkcnMvZG93bnJl&#10;di54bWxQSwUGAAAAAAQABAD1AAAAhAMAAAAA&#10;" strokeweight=".7pt"/>
                  <v:rect id="Rectangle 337" o:spid="_x0000_s1716" style="position:absolute;left:3979;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3Z8AA&#10;AADdAAAADwAAAGRycy9kb3ducmV2LnhtbERPTYvCMBC9C/sfwix403RdKNI1iisoHrUVz9Nmtik2&#10;k9Jktf57Iwje5vE+Z7EabCuu1PvGsYKvaQKCuHK64VrBqdhO5iB8QNbYOiYFd/KwWn6MFphpd+Mj&#10;XfNQixjCPkMFJoQuk9JXhiz6qeuII/fneoshwr6WusdbDLetnCVJKi02HBsMdrQxVF3yf6vgsDmX&#10;mnZFud0XLpfp7tck7qjU+HNY/4AINIS3+OXe6zg/nX3D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Q3Z8AAAADdAAAADwAAAAAAAAAAAAAAAACYAgAAZHJzL2Rvd25y&#10;ZXYueG1sUEsFBgAAAAAEAAQA9QAAAIUDAAAAAA==&#10;" strokeweight=".7pt"/>
                  <v:rect id="Rectangle 338" o:spid="_x0000_s1717" style="position:absolute;left:4102;top:4413;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2vE8AA&#10;AADdAAAADwAAAGRycy9kb3ducmV2LnhtbERPTYvCMBC9C/sfwix403RlKdI1iisoHrUVz9Nmtik2&#10;k9Jktf57Iwje5vE+Z7EabCuu1PvGsYKvaQKCuHK64VrBqdhO5iB8QNbYOiYFd/KwWn6MFphpd+Mj&#10;XfNQixjCPkMFJoQuk9JXhiz6qeuII/fneoshwr6WusdbDLetnCVJKi02HBsMdrQxVF3yf6vgsDmX&#10;mnZFud0XLpfp7tck7qjU+HNY/4AINIS3+OXe6zg/nX3D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2vE8AAAADdAAAADwAAAAAAAAAAAAAAAACYAgAAZHJzL2Rvd25y&#10;ZXYueG1sUEsFBgAAAAAEAAQA9QAAAIUDAAAAAA==&#10;" strokeweight=".7pt"/>
                  <v:rect id="Rectangle 339" o:spid="_x0000_s1718" style="position:absolute;left:4221;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KiMAA&#10;AADdAAAADwAAAGRycy9kb3ducmV2LnhtbERPTYvCMBC9C/sfwix403SFLdI1iisoHrUVz9Nmtik2&#10;k9Jktf57Iwje5vE+Z7EabCuu1PvGsYKvaQKCuHK64VrBqdhO5iB8QNbYOiYFd/KwWn6MFphpd+Mj&#10;XfNQixjCPkMFJoQuk9JXhiz6qeuII/fneoshwr6WusdbDLetnCVJKi02HBsMdrQxVF3yf6vgsDmX&#10;mnZFud0XLpfp7tck7qjU+HNY/4AINIS3+OXe6zg/nX3D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EKiMAAAADdAAAADwAAAAAAAAAAAAAAAACYAgAAZHJzL2Rvd25y&#10;ZXYueG1sUEsFBgAAAAAEAAQA9QAAAIUDAAAAAA==&#10;" strokeweight=".7pt"/>
                  <v:rect id="Rectangle 340" o:spid="_x0000_s1719" style="position:absolute;left:4344;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OU/8AA&#10;AADdAAAADwAAAGRycy9kb3ducmV2LnhtbERPTYvCMBC9C/sfwix403Q9FKnG4hYUj9ounsdmbIrN&#10;pDRR67/fLAh7m8f7nHU+2k48aPCtYwVf8wQEce10y42Cn2o3W4LwAVlj55gUvMhDvvmYrDHT7skn&#10;epShETGEfYYKTAh9JqWvDVn0c9cTR+7qBoshwqGResBnDLedXCRJKi22HBsM9lQYqm/l3So4FueL&#10;pn112R0qV8p0/20Sd1Jq+jluVyACjeFf/HYfdJyfLlL4+y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OU/8AAAADdAAAADwAAAAAAAAAAAAAAAACYAgAAZHJzL2Rvd25y&#10;ZXYueG1sUEsFBgAAAAAEAAQA9QAAAIUDAAAAAA==&#10;" strokeweight=".7pt"/>
                  <v:rect id="Rectangle 341" o:spid="_x0000_s1720" style="position:absolute;left:2014;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71sUA&#10;AADdAAAADwAAAGRycy9kb3ducmV2LnhtbERPTWvCQBC9C/0PywhepG5MaVpSV6nBSkAo1BZ6HbLT&#10;JJidjdlVo7/eFQre5vE+Z7boTSOO1LnasoLpJAJBXFhdc6ng5/vj8RWE88gaG8uk4EwOFvOHwQxT&#10;bU/8RcetL0UIYZeigsr7NpXSFRUZdBPbEgfuz3YGfYBdKXWHpxBuGhlHUSIN1hwaKmwpq6jYbQ9G&#10;wec4yZ9XurT573oZ7zcyWz9dMqVGw/79DYSn3t/F/+5ch/lJ/AK3b8IJ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TvWxQAAAN0AAAAPAAAAAAAAAAAAAAAAAJgCAABkcnMv&#10;ZG93bnJldi54bWxQSwUGAAAAAAQABAD1AAAAigMAAAAA&#10;" filled="f" strokeweight=".7pt"/>
                  <v:rect id="Rectangle 342" o:spid="_x0000_s1721" style="position:absolute;left:2137;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ClFsMA&#10;AADdAAAADwAAAGRycy9kb3ducmV2LnhtbESPQW/CMAyF70j8h8hIu0EKhwp1BARIII6jRTubxmuq&#10;NU7VBOj+/XyYtJut9/ze581u9J160hDbwAaWiwwUcR1sy42BW3War0HFhGyxC0wGfijCbjudbLCw&#10;4cVXepapURLCsUADLqW+0DrWjjzGReiJRfsKg8ck69BoO+BLwn2nV1mWa48tS4PDno6O6u/y4Q18&#10;HD/vls7V/XSpQqnz88Fl4WrM22zcv4NKNKZ/89/1xQp+vhJc+UZG0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ClFsMAAADdAAAADwAAAAAAAAAAAAAAAACYAgAAZHJzL2Rv&#10;d25yZXYueG1sUEsFBgAAAAAEAAQA9QAAAIgDAAAAAA==&#10;" strokeweight=".7pt"/>
                  <v:rect id="Rectangle 343" o:spid="_x0000_s1722" style="position:absolute;left:2260;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Ajb8A&#10;AADdAAAADwAAAGRycy9kb3ducmV2LnhtbERPTYvCMBC9L/gfwgje1lQPRbtGWQXFo7bieWxmm7LN&#10;pDRR6783guBtHu9zFqveNuJGna8dK5iMExDEpdM1VwpOxfZ7BsIHZI2NY1LwIA+r5eBrgZl2dz7S&#10;LQ+ViCHsM1RgQmgzKX1pyKIfu5Y4cn+usxgi7CqpO7zHcNvIaZKk0mLNscFgSxtD5X9+tQoOm/NF&#10;0664bPeFy2W6W5vEHZUaDfvfHxCB+vARv917Heen0zm8vokn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PACNvwAAAN0AAAAPAAAAAAAAAAAAAAAAAJgCAABkcnMvZG93bnJl&#10;di54bWxQSwUGAAAAAAQABAD1AAAAhAMAAAAA&#10;" strokeweight=".7pt"/>
                  <v:rect id="Rectangle 344" o:spid="_x0000_s1723" style="position:absolute;left:2383;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zcQA&#10;AADdAAAADwAAAGRycy9kb3ducmV2LnhtbESPQWvDMAyF74P9B6PBbquzDULJ6oSu0NJjm4yd1ViL&#10;Q2M5xF6b/fvpUOhN4j2992lVzX5QF5piH9jA6yIDRdwG23Nn4KvZvixBxYRscQhMBv4oQlU+Pqyw&#10;sOHKR7rUqVMSwrFAAy6lsdA6to48xkUYiUX7CZPHJOvUaTvhVcL9oN+yLNcee5YGhyNtHLXn+tcb&#10;OGy+T5Z2zWm7b0Kt892ny8LRmOenef0BKtGc7ubb9d4Kfv4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fP83EAAAA3QAAAA8AAAAAAAAAAAAAAAAAmAIAAGRycy9k&#10;b3ducmV2LnhtbFBLBQYAAAAABAAEAPUAAACJAwAAAAA=&#10;" strokeweight=".7pt"/>
                  <v:rect id="Rectangle 345" o:spid="_x0000_s1724" style="position:absolute;left:2506;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OaVsAA&#10;AADdAAAADwAAAGRycy9kb3ducmV2LnhtbERPTYvCMBC9C/6HMII3TVUoSzXKKige13bZ87QZm7LN&#10;pDRR67/fCMLe5vE+Z7MbbCvu1PvGsYLFPAFBXDndcK3guzjOPkD4gKyxdUwKnuRhtx2PNphp9+AL&#10;3fNQixjCPkMFJoQuk9JXhiz6ueuII3d1vcUQYV9L3eMjhttWLpMklRYbjg0GOzoYqn7zm1Xwdfgp&#10;NZ2K8nguXC7T094k7qLUdDJ8rkEEGsK/+O0+6zg/XS3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OaVsAAAADdAAAADwAAAAAAAAAAAAAAAACYAgAAZHJzL2Rvd25y&#10;ZXYueG1sUEsFBgAAAAAEAAQA9QAAAIUDAAAAAA==&#10;" strokeweight=".7pt"/>
                  <v:rect id="_x0000_s1725" style="position:absolute;left:2629;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EEIcAA&#10;AADdAAAADwAAAGRycy9kb3ducmV2LnhtbERPTYvCMBC9C/sfwix403RdKNI1iisoHrUVz9Nmtik2&#10;k9Jktf57Iwje5vE+Z7EabCuu1PvGsYKvaQKCuHK64VrBqdhO5iB8QNbYOiYFd/KwWn6MFphpd+Mj&#10;XfNQixjCPkMFJoQuk9JXhiz6qeuII/fneoshwr6WusdbDLetnCVJKi02HBsMdrQxVF3yf6vgsDmX&#10;mnZFud0XLpfp7tck7qjU+HNY/4AINIS3+OXe6zg//Z7B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EEIcAAAADdAAAADwAAAAAAAAAAAAAAAACYAgAAZHJzL2Rvd25y&#10;ZXYueG1sUEsFBgAAAAAEAAQA9QAAAIUDAAAAAA==&#10;" strokeweight=".7pt"/>
                  <v:rect id="_x0000_s1726" style="position:absolute;left:2752;top:4536;width:127;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2husEA&#10;AADdAAAADwAAAGRycy9kb3ducmV2LnhtbERPTWvCQBC9F/oflil4qxsbCCV1lRqIeNREPI/ZaTY0&#10;OxuyWxP/vVso9DaP9znr7Wx7caPRd44VrJYJCOLG6Y5bBee6fH0H4QOyxt4xKbiTh+3m+WmNuXYT&#10;n+hWhVbEEPY5KjAhDLmUvjFk0S/dQBy5LzdaDBGOrdQjTjHc9vItSTJpsePYYHCgwlDzXf1YBcfi&#10;ctW0r6/loXaVzPY7k7iTUouX+fMDRKA5/Iv/3Acd52dpCr/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NobrBAAAA3QAAAA8AAAAAAAAAAAAAAAAAmAIAAGRycy9kb3du&#10;cmV2LnhtbFBLBQYAAAAABAAEAPUAAACGAwAAAAA=&#10;" strokeweight=".7pt"/>
                  <v:rect id="_x0000_s1727" style="position:absolute;left:2872;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5zsAA&#10;AADdAAAADwAAAGRycy9kb3ducmV2LnhtbERPTYvCMBC9L/gfwgje1lRdylKNooLiUdvF89iMTbGZ&#10;lCZq/fdmYWFv83ifs1j1thEP6nztWMFknIAgLp2uuVLwU+w+v0H4gKyxcUwKXuRhtRx8LDDT7skn&#10;euShEjGEfYYKTAhtJqUvDVn0Y9cSR+7qOoshwq6SusNnDLeNnCZJKi3WHBsMtrQ1VN7yu1Vw3J4v&#10;mvbFZXcoXC7T/cYk7qTUaNiv5yAC9eFf/Oc+6Dg/nX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5zsAAAADdAAAADwAAAAAAAAAAAAAAAACYAgAAZHJzL2Rvd25y&#10;ZXYueG1sUEsFBgAAAAAEAAQA9QAAAIUDAAAAAA==&#10;" strokeweight=".7pt"/>
                  <v:rect id="Rectangle 349" o:spid="_x0000_s1728" style="position:absolute;left:2995;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cVcAA&#10;AADdAAAADwAAAGRycy9kb3ducmV2LnhtbERPTYvCMBC9L/gfwgje1lRly1KNooLiUdvF89iMTbGZ&#10;lCZq/fdmYWFv83ifs1j1thEP6nztWMFknIAgLp2uuVLwU+w+v0H4gKyxcUwKXuRhtRx8LDDT7skn&#10;euShEjGEfYYKTAhtJqUvDVn0Y9cSR+7qOoshwq6SusNnDLeNnCZJKi3WHBsMtrQ1VN7yu1Vw3J4v&#10;mvbFZXcoXC7T/cYk7qTUaNiv5yAC9eFf/Oc+6Dg/nX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icVcAAAADdAAAADwAAAAAAAAAAAAAAAACYAgAAZHJzL2Rvd25y&#10;ZXYueG1sUEsFBgAAAAAEAAQA9QAAAIUDAAAAAA==&#10;" strokeweight=".7pt"/>
                  <v:rect id="Rectangle 350" o:spid="_x0000_s1729" style="position:absolute;left:3118;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oCIsEA&#10;AADdAAAADwAAAGRycy9kb3ducmV2LnhtbERP32vCMBB+H+x/CCf4NlM3CNIZZRMqPmorez6bW1PW&#10;XEqT1frfm8HAt/v4ft56O7lOjDSE1rOG5SIDQVx703Kj4VwVLysQISIb7DyThhsF2G6en9aYG3/l&#10;E41lbEQK4ZCjBhtjn0sZaksOw8L3xIn79oPDmODQSDPgNYW7Tr5mmZIOW04NFnvaWap/yl+n4bj7&#10;uhjaV5fiUPlSqv2nzfxJ6/ls+ngHEWmKD/G/+2DSfPWm4O+bdIL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6AiLBAAAA3QAAAA8AAAAAAAAAAAAAAAAAmAIAAGRycy9kb3du&#10;cmV2LnhtbFBLBQYAAAAABAAEAPUAAACGAwAAAAA=&#10;" strokeweight=".7pt"/>
                  <v:rect id="Rectangle 351" o:spid="_x0000_s1730" style="position:absolute;left:3241;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anucAA&#10;AADdAAAADwAAAGRycy9kb3ducmV2LnhtbERPTYvCMBC9L/gfwgje1lSF7lKNooLiUdvF89iMTbGZ&#10;lCZq/fdmYWFv83ifs1j1thEP6nztWMFknIAgLp2uuVLwU+w+v0H4gKyxcUwKXuRhtRx8LDDT7skn&#10;euShEjGEfYYKTAhtJqUvDVn0Y9cSR+7qOoshwq6SusNnDLeNnCZJKi3WHBsMtrQ1VN7yu1Vw3J4v&#10;mvbFZXcoXC7T/cYk7qTUaNiv5yAC9eFf/Oc+6Dg/nX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anucAAAADdAAAADwAAAAAAAAAAAAAAAACYAgAAZHJzL2Rvd25y&#10;ZXYueG1sUEsFBgAAAAAEAAQA9QAAAIUDAAAAAA==&#10;" strokeweight=".7pt"/>
                  <v:rect id="_x0000_s1731" style="position:absolute;left:3364;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kzy8QA&#10;AADdAAAADwAAAGRycy9kb3ducmV2LnhtbESPQWvDMAyF74P9B6PBbquzDULJ6oSu0NJjm4yd1ViL&#10;Q2M5xF6b/fvpUOhN4j2992lVzX5QF5piH9jA6yIDRdwG23Nn4KvZvixBxYRscQhMBv4oQlU+Pqyw&#10;sOHKR7rUqVMSwrFAAy6lsdA6to48xkUYiUX7CZPHJOvUaTvhVcL9oN+yLNcee5YGhyNtHLXn+tcb&#10;OGy+T5Z2zWm7b0Kt892ny8LRmOenef0BKtGc7ubb9d4Kfv4u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M8vEAAAA3QAAAA8AAAAAAAAAAAAAAAAAmAIAAGRycy9k&#10;b3ducmV2LnhtbFBLBQYAAAAABAAEAPUAAACJAwAAAAA=&#10;" strokeweight=".7pt"/>
                  <v:rect id="_x0000_s1732" style="position:absolute;left:3487;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WUMAA&#10;AADdAAAADwAAAGRycy9kb3ducmV2LnhtbERPTYvCMBC9L/gfwgje1lSFsluNooLiUdvF89iMTbGZ&#10;lCZq/fdmYWFv83ifs1j1thEP6nztWMFknIAgLp2uuVLwU+w+v0D4gKyxcUwKXuRhtRx8LDDT7skn&#10;euShEjGEfYYKTAhtJqUvDVn0Y9cSR+7qOoshwq6SusNnDLeNnCZJKi3WHBsMtrQ1VN7yu1Vw3J4v&#10;mvbFZXcoXC7T/cYk7qTUaNiv5yAC9eFf/Oc+6Dg/nX3D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WWUMAAAADdAAAADwAAAAAAAAAAAAAAAACYAgAAZHJzL2Rvd25y&#10;ZXYueG1sUEsFBgAAAAAEAAQA9QAAAIUDAAAAAA==&#10;" strokeweight=".7pt"/>
                  <v:rect id="_x0000_s1733" style="position:absolute;left:3610;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MsMQA&#10;AADdAAAADwAAAGRycy9kb3ducmV2LnhtbESPQWvDMAyF74P9B6PBbquzMULJ6oSu0NJjm4yd1ViL&#10;Q2M5xF6b/fvpUOhN4j2992lVzX5QF5piH9jA6yIDRdwG23Nn4KvZvixBxYRscQhMBv4oQlU+Pqyw&#10;sOHKR7rUqVMSwrFAAy6lsdA6to48xkUYiUX7CZPHJOvUaTvhVcL9oN+yLNcee5YGhyNtHLXn+tcb&#10;OGy+T5Z2zWm7b0Kt892ny8LRmOenef0BKtGc7ubb9d4Kfv4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ZTLDEAAAA3QAAAA8AAAAAAAAAAAAAAAAAmAIAAGRycy9k&#10;b3ducmV2LnhtbFBLBQYAAAAABAAEAPUAAACJAwAAAAA=&#10;" strokeweight=".7pt"/>
                  <v:rect id="Rectangle 355" o:spid="_x0000_s1734" style="position:absolute;left:3733;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XpK8AA&#10;AADdAAAADwAAAGRycy9kb3ducmV2LnhtbERPTYvCMBC9C/6HMII3TRUpSzXKKige13bZ87QZm7LN&#10;pDRR67/fCMLe5vE+Z7MbbCvu1PvGsYLFPAFBXDndcK3guzjOPkD4gKyxdUwKnuRhtx2PNphp9+AL&#10;3fNQixjCPkMFJoQuk9JXhiz6ueuII3d1vcUQYV9L3eMjhttWLpMklRYbjg0GOzoYqn7zm1Xwdfgp&#10;NZ2K8nguXC7T094k7qLUdDJ8rkEEGsK/+O0+6zg/XS3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5XpK8AAAADdAAAADwAAAAAAAAAAAAAAAACYAgAAZHJzL2Rvd25y&#10;ZXYueG1sUEsFBgAAAAAEAAQA9QAAAIUDAAAAAA==&#10;" strokeweight=".7pt"/>
                  <v:rect id="Rectangle 356" o:spid="_x0000_s1735" style="position:absolute;left:3856;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d3XMAA&#10;AADdAAAADwAAAGRycy9kb3ducmV2LnhtbERPTYvCMBC9C/sfwix403RlKdI1iisoHrUVz9Nmtik2&#10;k9Jktf57Iwje5vE+Z7EabCuu1PvGsYKvaQKCuHK64VrBqdhO5iB8QNbYOiYFd/KwWn6MFphpd+Mj&#10;XfNQixjCPkMFJoQuk9JXhiz6qeuII/fneoshwr6WusdbDLetnCVJKi02HBsMdrQxVF3yf6vgsDmX&#10;mnZFud0XLpfp7tck7qjU+HNY/4AINIS3+OXe6zg//Z7B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d3XMAAAADdAAAADwAAAAAAAAAAAAAAAACYAgAAZHJzL2Rvd25y&#10;ZXYueG1sUEsFBgAAAAAEAAQA9QAAAIUDAAAAAA==&#10;" strokeweight=".7pt"/>
                  <v:rect id="Rectangle 357" o:spid="_x0000_s1736" style="position:absolute;left:3979;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Sx8AA&#10;AADdAAAADwAAAGRycy9kb3ducmV2LnhtbERPTYvCMBC9L/gfwgje1lRdylKNooLiUdvF89iMTbGZ&#10;lCZq/fdmYWFv83ifs1j1thEP6nztWMFknIAgLp2uuVLwU+w+v0H4gKyxcUwKXuRhtRx8LDDT7skn&#10;euShEjGEfYYKTAhtJqUvDVn0Y9cSR+7qOoshwq6SusNnDLeNnCZJKi3WHBsMtrQ1VN7yu1Vw3J4v&#10;mvbFZXcoXC7T/cYk7qTUaNiv5yAC9eFf/Oc+6Dg//Zr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vSx8AAAADdAAAADwAAAAAAAAAAAAAAAACYAgAAZHJzL2Rvd25y&#10;ZXYueG1sUEsFBgAAAAAEAAQA9QAAAIUDAAAAAA==&#10;" strokeweight=".7pt"/>
                  <v:rect id="Rectangle 358" o:spid="_x0000_s1737" style="position:absolute;left:4102;top:4536;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8EA&#10;AADdAAAADwAAAGRycy9kb3ducmV2LnhtbERPTWvCQBC9F/oflil4qxtLCCV1lRqIeNREPI/ZaTY0&#10;OxuyWxP/vVso9DaP9znr7Wx7caPRd44VrJYJCOLG6Y5bBee6fH0H4QOyxt4xKbiTh+3m+WmNuXYT&#10;n+hWhVbEEPY5KjAhDLmUvjFk0S/dQBy5LzdaDBGOrdQjTjHc9vItSTJpsePYYHCgwlDzXf1YBcfi&#10;ctW0r6/loXaVzPY7k7iTUouX+fMDRKA5/Iv/3Acd52dpCr/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SrPBAAAA3QAAAA8AAAAAAAAAAAAAAAAAmAIAAGRycy9kb3du&#10;cmV2LnhtbFBLBQYAAAAABAAEAPUAAACGAwAAAAA=&#10;" strokeweight=".7pt"/>
                  <v:rect id="Rectangle 359" o:spid="_x0000_s1738" style="position:absolute;left:4221;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7vKMAA&#10;AADdAAAADwAAAGRycy9kb3ducmV2LnhtbERPTYvCMBC9L/gfwgje1lRxy1KNooLiUdvF89iMTbGZ&#10;lCZq/fdmYWFv83ifs1j1thEP6nztWMFknIAgLp2uuVLwU+w+v0H4gKyxcUwKXuRhtRx8LDDT7skn&#10;euShEjGEfYYKTAhtJqUvDVn0Y9cSR+7qOoshwq6SusNnDLeNnCZJKi3WHBsMtrQ1VN7yu1Vw3J4v&#10;mvbFZXcoXC7T/cYk7qTUaNiv5yAC9eFf/Oc+6Dg/nX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7vKMAAAADdAAAADwAAAAAAAAAAAAAAAACYAgAAZHJzL2Rvd25y&#10;ZXYueG1sUEsFBgAAAAAEAAQA9QAAAIUDAAAAAA==&#10;" strokeweight=".7pt"/>
                  <v:rect id="Rectangle 360" o:spid="_x0000_s1739" style="position:absolute;left:4344;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xxX8EA&#10;AADdAAAADwAAAGRycy9kb3ducmV2LnhtbERP32vCMBB+H+x/CCf4NlPHCNIZZRMqPmorez6bW1PW&#10;XEqT1frfm8HAt/v4ft56O7lOjDSE1rOG5SIDQVx703Kj4VwVLysQISIb7DyThhsF2G6en9aYG3/l&#10;E41lbEQK4ZCjBhtjn0sZaksOw8L3xIn79oPDmODQSDPgNYW7Tr5mmZIOW04NFnvaWap/yl+n4bj7&#10;uhjaV5fiUPlSqv2nzfxJ6/ls+ngHEWmKD/G/+2DSfPWm4O+bdIL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8cV/BAAAA3QAAAA8AAAAAAAAAAAAAAAAAmAIAAGRycy9kb3du&#10;cmV2LnhtbFBLBQYAAAAABAAEAPUAAACGAwAAAAA=&#10;" strokeweight=".7pt"/>
                  <v:rect id="Rectangle 361" o:spid="_x0000_s1740" style="position:absolute;left:4467;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7edsYA&#10;AADdAAAADwAAAGRycy9kb3ducmV2LnhtbERP22rCQBB9F/oPyxT6UnSjbaNEV7GhlUBB8AK+Dtkx&#10;CWZnY3arab/eLRR8m8O5zmzRmVpcqHWVZQXDQQSCOLe64kLBfvfZn4BwHlljbZkU/JCDxfyhN8NE&#10;2ytv6LL1hQgh7BJUUHrfJFK6vCSDbmAb4sAdbWvQB9gWUrd4DeGmlqMoiqXBikNDiQ2lJeWn7bdR&#10;sH6Os7cPXdjssHofnb9kunr5TZV6euyWUxCeOn8X/7szHebHr2P4+yac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7edsYAAADdAAAADwAAAAAAAAAAAAAAAACYAgAAZHJz&#10;L2Rvd25yZXYueG1sUEsFBgAAAAAEAAQA9QAAAIsDAAAAAA==&#10;" filled="f" strokeweight=".7pt"/>
                  <v:rect id="Rectangle 362" o:spid="_x0000_s1741" style="position:absolute;left:4467;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9AtsQA&#10;AADdAAAADwAAAGRycy9kb3ducmV2LnhtbESPQWvDMAyF74P9B6PBbquzMULJ6oSu0NJjm4yd1ViL&#10;Q2M5xF6b/fvpUOhN4j2992lVzX5QF5piH9jA6yIDRdwG23Nn4KvZvixBxYRscQhMBv4oQlU+Pqyw&#10;sOHKR7rUqVMSwrFAAy6lsdA6to48xkUYiUX7CZPHJOvUaTvhVcL9oN+yLNcee5YGhyNtHLXn+tcb&#10;OGy+T5Z2zWm7b0Kt892ny8LRmOenef0BKtGc7ubb9d4Kfv4u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vQLbEAAAA3QAAAA8AAAAAAAAAAAAAAAAAmAIAAGRycy9k&#10;b3ducmV2LnhtbFBLBQYAAAAABAAEAPUAAACJAwAAAAA=&#10;" strokeweight=".7pt"/>
                  <v:rect id="Rectangle 363" o:spid="_x0000_s1742" style="position:absolute;left:4467;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lLcAA&#10;AADdAAAADwAAAGRycy9kb3ducmV2LnhtbERPTYvCMBC9L/gfwgje1lSRsluNooLiUdvF89iMTbGZ&#10;lCZq/fdmYWFv83ifs1j1thEP6nztWMFknIAgLp2uuVLwU+w+v0D4gKyxcUwKXuRhtRx8LDDT7skn&#10;euShEjGEfYYKTAhtJqUvDVn0Y9cSR+7qOoshwq6SusNnDLeNnCZJKi3WHBsMtrQ1VN7yu1Vw3J4v&#10;mvbFZXcoXC7T/cYk7qTUaNiv5yAC9eFf/Oc+6Dg/nX3D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PlLcAAAADdAAAADwAAAAAAAAAAAAAAAACYAgAAZHJzL2Rvd25y&#10;ZXYueG1sUEsFBgAAAAAEAAQA9QAAAIUDAAAAAA==&#10;" strokeweight=".7pt"/>
                  <v:rect id="Rectangle 364" o:spid="_x0000_s1743" style="position:absolute;left:4467;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abcQA&#10;AADdAAAADwAAAGRycy9kb3ducmV2LnhtbESPQWvDMAyF74P9B6PBbquzwULJ6oSu0NJjm4yd1ViL&#10;Q2M5xF6b/fvpUOhN4j2992lVzX5QF5piH9jA6yIDRdwG23Nn4KvZvixBxYRscQhMBv4oQlU+Pqyw&#10;sOHKR7rUqVMSwrFAAy6lsdA6to48xkUYiUX7CZPHJOvUaTvhVcL9oN+yLNcee5YGhyNtHLXn+tcb&#10;OGy+T5Z2zWm7b0Kt892ny8LRmOenef0BKtGc7ubb9d4Kfv4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2m3EAAAA3QAAAA8AAAAAAAAAAAAAAAAAmAIAAGRycy9k&#10;b3ducmV2LnhtbFBLBQYAAAAABAAEAPUAAACJAwAAAAA=&#10;" strokeweight=".7pt"/>
                  <v:rect id="Rectangle 365" o:spid="_x0000_s1744" style="position:absolute;left:4467;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9sAA&#10;AADdAAAADwAAAGRycy9kb3ducmV2LnhtbERPTYvCMBC9C/6HMII3TRUsSzXKKige13bZ87QZm7LN&#10;pDRR67/fCMLe5vE+Z7MbbCvu1PvGsYLFPAFBXDndcK3guzjOPkD4gKyxdUwKnuRhtx2PNphp9+AL&#10;3fNQixjCPkMFJoQuk9JXhiz6ueuII3d1vcUQYV9L3eMjhttWLpMklRYbjg0GOzoYqn7zm1Xwdfgp&#10;NZ2K8nguXC7T094k7qLUdDJ8rkEEGsK/+O0+6zg/XS3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x/9sAAAADdAAAADwAAAAAAAAAAAAAAAACYAgAAZHJzL2Rvd25y&#10;ZXYueG1sUEsFBgAAAAAEAAQA9QAAAIUDAAAAAA==&#10;" strokeweight=".7pt"/>
                  <v:rect id="Rectangle 366" o:spid="_x0000_s1745" style="position:absolute;left:4467;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7hgcAA&#10;AADdAAAADwAAAGRycy9kb3ducmV2LnhtbERPTYvCMBC9C/sfwix403SFLdI1iisoHrUVz9Nmtik2&#10;k9Jktf57Iwje5vE+Z7EabCuu1PvGsYKvaQKCuHK64VrBqdhO5iB8QNbYOiYFd/KwWn6MFphpd+Mj&#10;XfNQixjCPkMFJoQuk9JXhiz6qeuII/fneoshwr6WusdbDLetnCVJKi02HBsMdrQxVF3yf6vgsDmX&#10;mnZFud0XLpfp7tck7qjU+HNY/4AINIS3+OXe6zg//Z7B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p7hgcAAAADdAAAADwAAAAAAAAAAAAAAAACYAgAAZHJzL2Rvd25y&#10;ZXYueG1sUEsFBgAAAAAEAAQA9QAAAIUDAAAAAA==&#10;" strokeweight=".7pt"/>
                  <v:rect id="Rectangle 367" o:spid="_x0000_s1746" style="position:absolute;left:4467;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JEGsAA&#10;AADdAAAADwAAAGRycy9kb3ducmV2LnhtbERPTYvCMBC9L/gfwgje1lRly1KNooLiUdvF89iMTbGZ&#10;lCZq/fdmYWFv83ifs1j1thEP6nztWMFknIAgLp2uuVLwU+w+v0H4gKyxcUwKXuRhtRx8LDDT7skn&#10;euShEjGEfYYKTAhtJqUvDVn0Y9cSR+7qOoshwq6SusNnDLeNnCZJKi3WHBsMtrQ1VN7yu1Vw3J4v&#10;mvbFZXcoXC7T/cYk7qTUaNiv5yAC9eFf/Oc+6Dg//Zr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JEGsAAAADdAAAADwAAAAAAAAAAAAAAAACYAgAAZHJzL2Rvd25y&#10;ZXYueG1sUEsFBgAAAAAEAAQA9QAAAIUDAAAAAA==&#10;" strokeweight=".7pt"/>
                  <v:rect id="Rectangle 368" o:spid="_x0000_s1747" style="position:absolute;left:4467;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cbsAA&#10;AADdAAAADwAAAGRycy9kb3ducmV2LnhtbERPTYvCMBC9L/gfwgje1lRxy1KNooLiUdvF89iMTbGZ&#10;lCZq/fdmYWFv83ifs1j1thEP6nztWMFknIAgLp2uuVLwU+w+v0H4gKyxcUwKXuRhtRx8LDDT7skn&#10;euShEjGEfYYKTAhtJqUvDVn0Y9cSR+7qOoshwq6SusNnDLeNnCZJKi3WHBsMtrQ1VN7yu1Vw3J4v&#10;mvbFZXcoXC7T/cYk7qTUaNiv5yAC9eFf/Oc+6Dg//Zr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vcbsAAAADdAAAADwAAAAAAAAAAAAAAAACYAgAAZHJzL2Rvd25y&#10;ZXYueG1sUEsFBgAAAAAEAAQA9QAAAIUDAAAAAA==&#10;" strokeweight=".7pt"/>
                  <v:rect id="Rectangle 369" o:spid="_x0000_s1748" style="position:absolute;left:4467;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59cEA&#10;AADdAAAADwAAAGRycy9kb3ducmV2LnhtbERPTWvCQBC9F/oflil4qxsLCSV1lRqIeNREPI/ZaTY0&#10;OxuyWxP/vVso9DaP9znr7Wx7caPRd44VrJYJCOLG6Y5bBee6fH0H4QOyxt4xKbiTh+3m+WmNuXYT&#10;n+hWhVbEEPY5KjAhDLmUvjFk0S/dQBy5LzdaDBGOrdQjTjHc9vItSTJpsePYYHCgwlDzXf1YBcfi&#10;ctW0r6/loXaVzPY7k7iTUouX+fMDRKA5/Iv/3Acd52dpCr/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3efXBAAAA3QAAAA8AAAAAAAAAAAAAAAAAmAIAAGRycy9kb3du&#10;cmV2LnhtbFBLBQYAAAAABAAEAPUAAACGAwAAAAA=&#10;" strokeweight=".7pt"/>
                  <v:rect id="Rectangle 370" o:spid="_x0000_s1749" style="position:absolute;left:4467;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XngsEA&#10;AADdAAAADwAAAGRycy9kb3ducmV2LnhtbERP32vCMBB+H+x/CCf4NlMHC9IZZRMqPmorez6bW1PW&#10;XEqT1frfm8HAt/v4ft56O7lOjDSE1rOG5SIDQVx703Kj4VwVLysQISIb7DyThhsF2G6en9aYG3/l&#10;E41lbEQK4ZCjBhtjn0sZaksOw8L3xIn79oPDmODQSDPgNYW7Tr5mmZIOW04NFnvaWap/yl+n4bj7&#10;uhjaV5fiUPlSqv2nzfxJ6/ls+ngHEWmKD/G/+2DSfPWm4O+bdIL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54LBAAAA3QAAAA8AAAAAAAAAAAAAAAAAmAIAAGRycy9kb3du&#10;cmV2LnhtbFBLBQYAAAAABAAEAPUAAACGAwAAAAA=&#10;" strokeweight=".7pt"/>
                  <v:rect id="Rectangle 371" o:spid="_x0000_s1750" style="position:absolute;left:4471;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lCGcAA&#10;AADdAAAADwAAAGRycy9kb3ducmV2LnhtbERPTYvCMBC9L/gfwgje1lTB7lKNooLiUdvF89iMTbGZ&#10;lCZq/fdmYWFv83ifs1j1thEP6nztWMFknIAgLp2uuVLwU+w+v0H4gKyxcUwKXuRhtRx8LDDT7skn&#10;euShEjGEfYYKTAhtJqUvDVn0Y9cSR+7qOoshwq6SusNnDLeNnCZJKi3WHBsMtrQ1VN7yu1Vw3J4v&#10;mvbFZXcoXC7T/cYk7qTUaNiv5yAC9eFf/Oc+6Dg/nX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ulCGcAAAADdAAAADwAAAAAAAAAAAAAAAACYAgAAZHJzL2Rvd25y&#10;ZXYueG1sUEsFBgAAAAAEAAQA9QAAAIUDAAAAAA==&#10;" strokeweight=".7pt"/>
                  <v:rect id="Rectangle 372" o:spid="_x0000_s1751" style="position:absolute;left:4471;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a8QA&#10;AADdAAAADwAAAGRycy9kb3ducmV2LnhtbESPQWvDMAyF74P9B6PBbquzwULJ6oSu0NJjm4yd1ViL&#10;Q2M5xF6b/fvpUOhN4j2992lVzX5QF5piH9jA6yIDRdwG23Nn4KvZvixBxYRscQhMBv4oQlU+Pqyw&#10;sOHKR7rUqVMSwrFAAy6lsdA6to48xkUYiUX7CZPHJOvUaTvhVcL9oN+yLNcee5YGhyNtHLXn+tcb&#10;OGy+T5Z2zWm7b0Kt892ny8LRmOenef0BKtGc7ubb9d4Kfv4u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21mvEAAAA3QAAAA8AAAAAAAAAAAAAAAAAmAIAAGRycy9k&#10;b3ducmV2LnhtbFBLBQYAAAAABAAEAPUAAACJAwAAAAA=&#10;" strokeweight=".7pt"/>
                  <v:oval id="Oval 373" o:spid="_x0000_s1752" style="position:absolute;left:1973;top:4622;width:106;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mcScIA&#10;AADdAAAADwAAAGRycy9kb3ducmV2LnhtbERP24rCMBB9X/Afwgi+2dSVeqlGkd0VfRJvHzA0Y1ts&#10;Jt0mq/XvjSDs2xzOdebL1lTiRo0rLSsYRDEI4szqknMF59O6PwHhPLLGyjIpeJCD5aLzMcdU2zsf&#10;6Hb0uQgh7FJUUHhfp1K6rCCDLrI1ceAutjHoA2xyqRu8h3BTyc84HkmDJYeGAmv6Kii7Hv+Mgnhl&#10;WCbjxzaZDvc/u2+5yU6/rFSv265mIDy1/l/8dm91mD9KpvD6Jpw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CZxJwgAAAN0AAAAPAAAAAAAAAAAAAAAAAJgCAABkcnMvZG93&#10;bnJldi54bWxQSwUGAAAAAAQABAD1AAAAhwMAAAAA&#10;" fillcolor="gray" strokeweight=".7pt"/>
                  <v:oval id="Oval 374" o:spid="_x0000_s1753" style="position:absolute;left:4051;top:4119;width:218;height: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qXsQA&#10;AADdAAAADwAAAGRycy9kb3ducmV2LnhtbESPQW/CMAyF75P2HyJP2m2kcKi2QkCABNptG/QHmMS0&#10;hcapkgy6fz8fJu1m6z2/93mxGn2vbhRTF9jAdFKAIrbBddwYqI+7l1dQKSM77AOTgR9KsFo+Piyw&#10;cuHOX3Q75EZJCKcKDbQ5D5XWybbkMU3CQCzaOUSPWdbYaBfxLuG+17OiKLXHjqWhxYG2Ldnr4dsb&#10;sHa6DqfL/nP8mL35/SZe63yujXl+GtdzUJnG/G/+u353gl+Wwi/fyAh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g6l7EAAAA3QAAAA8AAAAAAAAAAAAAAAAAmAIAAGRycy9k&#10;b3ducmV2LnhtbFBLBQYAAAAABAAEAPUAAACJAwAAAAA=&#10;" filled="f" strokecolor="red" strokeweight="1.2pt"/>
                  <v:shape id="Freeform 375" o:spid="_x0000_s1754" style="position:absolute;left:4245;top:4068;width:147;height:127;visibility:visible;mso-wrap-style:square;v-text-anchor:top" coordsize="147,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O0sYA&#10;AADdAAAADwAAAGRycy9kb3ducmV2LnhtbESPzWrDMBCE74G+g9hCL6GRXagxjpVQCoFAL82P6XWx&#10;NrKJtTKW7Lh9+qpQyG2XmZ1vttzOthMTDb51rCBdJSCIa6dbNgrOp91zDsIHZI2dY1LwTR62m4dF&#10;iYV2Nz7QdAxGxBD2BSpoQugLKX3dkEW/cj1x1C5usBjiOhipB7zFcNvJlyTJpMWWI6HBnt4bqq/H&#10;0Ubu9fUjO1Rfn2Zcyh/MuzRYUyn19Di/rUEEmsPd/H+917F+lqXw900cQW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oO0sYAAADdAAAADwAAAAAAAAAAAAAAAACYAgAAZHJz&#10;L2Rvd25yZXYueG1sUEsFBgAAAAAEAAQA9QAAAIsDAAAAAA==&#10;" path="m110,l,103r147,24l110,xe" fillcolor="black" stroked="f">
                    <v:path arrowok="t" o:connecttype="custom" o:connectlocs="110,0;0,103;147,127;110,0" o:connectangles="0,0,0,0"/>
                  </v:shape>
                </v:group>
                <v:rect id="Rectangle 376" o:spid="_x0000_s1755" style="position:absolute;left:10194;top:15307;width:867;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6sMA&#10;AADdAAAADwAAAGRycy9kb3ducmV2LnhtbERPS2vCQBC+F/wPywheim7qIZToKiKIQQRpfJyH7JgE&#10;s7Mxu03iv+8WCr3Nx/ec5XowteiodZVlBR+zCARxbnXFhYLLeTf9BOE8ssbaMil4kYP1avS2xETb&#10;nr+oy3whQgi7BBWU3jeJlC4vyaCb2YY4cHfbGvQBtoXULfYh3NRyHkWxNFhxaCixoW1J+SP7Ngr6&#10;/NTdzse9PL3fUsvP9LnNrgelJuNhswDhafD/4j93qsP8OJ7D7zfh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j6sMAAADdAAAADwAAAAAAAAAAAAAAAACYAgAAZHJzL2Rv&#10;d25yZXYueG1sUEsFBgAAAAAEAAQA9QAAAIgDAAAAAA==&#10;" filled="f" stroked="f"/>
                <v:rect id="Rectangle 377" o:spid="_x0000_s1756" style="position:absolute;left:10429;top:15304;width:472;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GccQA&#10;AADdAAAADwAAAGRycy9kb3ducmV2LnhtbERP22rCQBB9L/gPywh9KbqxhSDRVUQQQylI4+V5yI5J&#10;MDsbs2uS/n23UPBtDuc6y/VgatFR6yrLCmbTCARxbnXFhYLTcTeZg3AeWWNtmRT8kIP1avSyxETb&#10;nr+py3whQgi7BBWU3jeJlC4vyaCb2oY4cFfbGvQBtoXULfYh3NTyPYpiabDi0FBiQ9uS8lv2MAr6&#10;/NBdjl97eXi7pJbv6X2bnT+Veh0PmwUIT4N/iv/dqQ7z4/gD/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IRnHEAAAA3QAAAA8AAAAAAAAAAAAAAAAAmAIAAGRycy9k&#10;b3ducmV2LnhtbFBLBQYAAAAABAAEAPUAAACJAwAAAAA=&#10;" filled="f" stroked="f"/>
                <v:rect id="Rectangle 378" o:spid="_x0000_s1757" style="position:absolute;left:10429;top:15304;width:468;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GdmsAA&#10;AADdAAAADwAAAGRycy9kb3ducmV2LnhtbERP24rCMBB9X/Afwgi+rakiRapRlgVBl32x+gFDM71g&#10;MilJtPXvNwuCb3M419nuR2vEg3zoHCtYzDMQxJXTHTcKrpfD5xpEiMgajWNS8KQA+93kY4uFdgOf&#10;6VHGRqQQDgUqaGPsCylD1ZLFMHc9ceJq5y3GBH0jtcchhVsjl1mWS4sdp4YWe/puqbqVd6tAXsrD&#10;sC6Nz9zPsv41p+O5JqfUbDp+bUBEGuNb/HIfdZqf5y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mGdmsAAAADdAAAADwAAAAAAAAAAAAAAAACYAgAAZHJzL2Rvd25y&#10;ZXYueG1sUEsFBgAAAAAEAAQA9QAAAIUDAAAAAA==&#10;" filled="f" stroked="f">
                  <v:textbox style="mso-fit-shape-to-text:t" inset="0,0,0,0">
                    <w:txbxContent>
                      <w:p w14:paraId="7602AE5C" w14:textId="77777777" w:rsidR="004D6677" w:rsidRDefault="004D6677" w:rsidP="001E5EDC">
                        <w:pPr>
                          <w:rPr>
                            <w:i/>
                          </w:rPr>
                        </w:pPr>
                        <w:r>
                          <w:rPr>
                            <w:i/>
                            <w:snapToGrid w:val="0"/>
                          </w:rPr>
                          <w:t>Pixel</w:t>
                        </w:r>
                      </w:p>
                    </w:txbxContent>
                  </v:textbox>
                </v:rect>
                <v:rect id="Rectangle 379" o:spid="_x0000_s1758" style="position:absolute;left:7618;top:15430;width:745;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17nsQA&#10;AADdAAAADwAAAGRycy9kb3ducmV2LnhtbERP22rCQBB9L/gPywh9Kbqx0CDRVUQQQylI4+V5yI5J&#10;MDsbs2uS/n23UPBtDuc6y/VgatFR6yrLCmbTCARxbnXFhYLTcTeZg3AeWWNtmRT8kIP1avSyxETb&#10;nr+py3whQgi7BBWU3jeJlC4vyaCb2oY4cFfbGvQBtoXULfYh3NTyPYpiabDi0FBiQ9uS8lv2MAr6&#10;/NBdjl97eXi7pJbv6X2bnT+Veh0PmwUIT4N/iv/dqQ7z4/gD/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e57EAAAA3QAAAA8AAAAAAAAAAAAAAAAAmAIAAGRycy9k&#10;b3ducmV2LnhtbFBLBQYAAAAABAAEAPUAAACJAwAAAAA=&#10;" filled="f" stroked="f"/>
                <v:rect id="Rectangle 380" o:spid="_x0000_s1759" style="position:absolute;left:7837;top:15427;width:392;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6cQA&#10;AADdAAAADwAAAGRycy9kb3ducmV2LnhtbERPTWvCQBC9C/6HZQQv0mzqIUjqRkSQBilIY+t5yE6T&#10;0OxszK5J+u+7hYK3ebzP2e4m04qBetdYVvAcxSCIS6sbrhR8XI5PGxDOI2tsLZOCH3Kwy+azLaba&#10;jvxOQ+ErEULYpaig9r5LpXRlTQZdZDviwH3Z3qAPsK+k7nEM4aaV6zhOpMGGQ0ONHR1qKr+Lu1Ew&#10;lufhenl7lefVNbd8y2+H4vOk1HIx7V9AeJr8Q/zvznWYnyQJ/H0TTp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5enEAAAA3QAAAA8AAAAAAAAAAAAAAAAAmAIAAGRycy9k&#10;b3ducmV2LnhtbFBLBQYAAAAABAAEAPUAAACJAwAAAAA=&#10;" filled="f" stroked="f"/>
                <v:rect id="Rectangle 381" o:spid="_x0000_s1760" style="position:absolute;left:7837;top:15423;width:354;height:9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D7cAA&#10;AADdAAAADwAAAGRycy9kb3ducmV2LnhtbERPzYrCMBC+C/sOYYS9aaqHrlSjiCC44sXqAwzN9AeT&#10;SUmytvv2ZkHY23x8v7PZjdaIJ/nQOVawmGcgiCunO24U3G/H2QpEiMgajWNS8EsBdtuPyQYL7Qa+&#10;0rOMjUghHApU0MbYF1KGqiWLYe564sTVzluMCfpGao9DCrdGLrMslxY7Tg0t9nRoqXqUP1aBvJXH&#10;YVUan7nzsr6Y79O1JqfU53Tcr0FEGuO/+O0+6TQ/z7/g7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MD7cAAAADdAAAADwAAAAAAAAAAAAAAAACYAgAAZHJzL2Rvd25y&#10;ZXYueG1sUEsFBgAAAAAEAAQA9QAAAIUDAAAAAA==&#10;" filled="f" stroked="f">
                  <v:textbox style="mso-fit-shape-to-text:t" inset="0,0,0,0">
                    <w:txbxContent>
                      <w:p w14:paraId="62DBE825" w14:textId="77777777" w:rsidR="004D6677" w:rsidRDefault="004D6677" w:rsidP="001E5EDC">
                        <w:r>
                          <w:rPr>
                            <w:i/>
                            <w:snapToGrid w:val="0"/>
                          </w:rPr>
                          <w:t>Cột</w:t>
                        </w:r>
                      </w:p>
                      <w:p w14:paraId="2965C3B0" w14:textId="77777777" w:rsidR="004D6677" w:rsidRDefault="004D6677" w:rsidP="001E5EDC"/>
                    </w:txbxContent>
                  </v:textbox>
                </v:rect>
                <v:rect id="Rectangle 382" o:spid="_x0000_s1761" style="position:absolute;left:5900;top:14450;width:744;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AMYA&#10;AADdAAAADwAAAGRycy9kb3ducmV2LnhtbESPQWvCQBCF74X+h2UKvRTd2EMoqauIUBpKQRqt5yE7&#10;JsHsbMyuSfz3zqHQ2wzvzXvfLNeTa9VAfWg8G1jME1DEpbcNVwYO+4/ZG6gQkS22nsnAjQKsV48P&#10;S8ysH/mHhiJWSkI4ZGigjrHLtA5lTQ7D3HfEop187zDK2lfa9jhKuGv1a5Kk2mHD0lBjR9uaynNx&#10;dQbGcjcc99+fevdyzD1f8su2+P0y5vlp2ryDijTFf/PfdW4FP00FV76REf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UAMYAAADdAAAADwAAAAAAAAAAAAAAAACYAgAAZHJz&#10;L2Rvd25yZXYueG1sUEsFBgAAAAAEAAQA9QAAAIsDAAAAAA==&#10;" filled="f" stroked="f"/>
                <v:rect id="Rectangle 383" o:spid="_x0000_s1762" style="position:absolute;left:5930;top:14446;width:694;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Bxm8QA&#10;AADdAAAADwAAAGRycy9kb3ducmV2LnhtbERPS2vCQBC+F/wPywi9FN3YQ6jRVUQQQylI4+M8ZMck&#10;mJ2N2TVJ/323UPA2H99zluvB1KKj1lWWFcymEQji3OqKCwWn427yAcJ5ZI21ZVLwQw7Wq9HLEhNt&#10;e/6mLvOFCCHsElRQet8kUrq8JINuahviwF1ta9AH2BZSt9iHcFPL9yiKpcGKQ0OJDW1Lym/Zwyjo&#10;80N3OX7t5eHtklq+p/dtdv5U6nU8bBYgPA3+Kf53pzrMj+M5/H0TTp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gcZvEAAAA3QAAAA8AAAAAAAAAAAAAAAAAmAIAAGRycy9k&#10;b3ducmV2LnhtbFBLBQYAAAAABAAEAPUAAACJAwAAAAA=&#10;" filled="f" stroked="f"/>
                <v:rect id="Rectangle 384" o:spid="_x0000_s1763" style="position:absolute;left:5930;top:14443;width:527;height:9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MNRMQA&#10;AADdAAAADwAAAGRycy9kb3ducmV2LnhtbESPT2sCMRDF70K/Q5hCb5qtB5XVKKUg2NKLqx9g2Mz+&#10;oclkSVJ3/fbOoeBthvfmvd/sDpN36kYx9YENvC8KUMR1sD23Bq6X43wDKmVkiy4wGbhTgsP+ZbbD&#10;0oaRz3SrcqskhFOJBrqch1LrVHfkMS3CQCxaE6LHLGtstY04Srh3elkUK+2xZ2nocKDPjurf6s8b&#10;0JfqOG4qF4vwvWx+3Nfp3FAw5u11+tiCyjTlp/n/+mQFf7UWfv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DDUTEAAAA3QAAAA8AAAAAAAAAAAAAAAAAmAIAAGRycy9k&#10;b3ducmV2LnhtbFBLBQYAAAAABAAEAPUAAACJAwAAAAA=&#10;" filled="f" stroked="f">
                  <v:textbox style="mso-fit-shape-to-text:t" inset="0,0,0,0">
                    <w:txbxContent>
                      <w:p w14:paraId="648D6FB6" w14:textId="77777777" w:rsidR="004D6677" w:rsidRDefault="004D6677" w:rsidP="001E5EDC">
                        <w:r>
                          <w:rPr>
                            <w:i/>
                            <w:snapToGrid w:val="0"/>
                          </w:rPr>
                          <w:t>Dòng</w:t>
                        </w:r>
                      </w:p>
                      <w:p w14:paraId="21038AA3" w14:textId="77777777" w:rsidR="004D6677" w:rsidRPr="00657D9C" w:rsidRDefault="004D6677" w:rsidP="001E5EDC"/>
                    </w:txbxContent>
                  </v:textbox>
                </v:rect>
                <v:rect id="Rectangle 385" o:spid="_x0000_s1764" style="position:absolute;left:1701;top:11524;width:9356;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mK8IA&#10;AADdAAAADwAAAGRycy9kb3ducmV2LnhtbERPS4vCMBC+L/gfwgje1rQedK1GER/oHrd66W1oxqbY&#10;TEoTtf57s7Cwt/n4nrNc97YRD+p87VhBOk5AEJdO11wpuJwPn18gfEDW2DgmBS/ysF4NPpaYaffk&#10;H3rkoRIxhH2GCkwIbSalLw1Z9GPXEkfu6jqLIcKukrrDZwy3jZwkyVRarDk2GGxpa6i85Xer4F7k&#10;u/lptt2338WxkDZNUjO/KDUa9psFiEB9+Bf/uU86zp/OUvj9Jp4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kSYrwgAAAN0AAAAPAAAAAAAAAAAAAAAAAJgCAABkcnMvZG93&#10;bnJldi54bWxQSwUGAAAAAAQABAD1AAAAhwMAAAAA&#10;" filled="f">
                  <v:stroke dashstyle="1 1" endcap="round"/>
                </v:rect>
                <v:shape id="Text Box 386" o:spid="_x0000_s1765" type="#_x0000_t202" style="position:absolute;left:1793;top:15871;width:9020;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tQsIA&#10;AADdAAAADwAAAGRycy9kb3ducmV2LnhtbERPS4vCMBC+L/gfwgh700RxXa1GEUXwtLK+wNvQjG2x&#10;mZQma7v/fiMIe5uP7znzZWtL8aDaF441DPoKBHHqTMGZhtNx25uA8AHZYOmYNPySh+Wi8zbHxLiG&#10;v+lxCJmIIewT1JCHUCVS+jQni77vKuLI3VxtMURYZ9LU2MRwW8qhUmNpseDYkGNF65zS++HHajh/&#10;3a6XkdpnG/tRNa5Vku1Uav3ebVczEIHa8C9+uXcmzh9/Du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1CwgAAAN0AAAAPAAAAAAAAAAAAAAAAAJgCAABkcnMvZG93&#10;bnJldi54bWxQSwUGAAAAAAQABAD1AAAAhwMAAAAA&#10;" filled="f" stroked="f">
                  <v:textbox>
                    <w:txbxContent>
                      <w:p w14:paraId="7A1E65AF" w14:textId="77777777" w:rsidR="004D6677" w:rsidRPr="00472E0C" w:rsidRDefault="004D6677" w:rsidP="001E5EDC">
                        <w:pPr>
                          <w:pStyle w:val="Caption"/>
                          <w:jc w:val="center"/>
                          <w:rPr>
                            <w:rFonts w:ascii="Times New Roman" w:hAnsi="Times New Roman" w:cs="Times New Roman"/>
                            <w:color w:val="auto"/>
                            <w:sz w:val="24"/>
                          </w:rPr>
                        </w:pPr>
                        <w:r w:rsidRPr="00472E0C">
                          <w:rPr>
                            <w:rFonts w:ascii="Times New Roman" w:hAnsi="Times New Roman" w:cs="Times New Roman"/>
                            <w:color w:val="auto"/>
                            <w:sz w:val="24"/>
                          </w:rPr>
                          <w:t xml:space="preserve">Hình </w:t>
                        </w:r>
                        <w:r w:rsidRPr="00472E0C">
                          <w:rPr>
                            <w:rFonts w:ascii="Times New Roman" w:hAnsi="Times New Roman" w:cs="Times New Roman"/>
                            <w:color w:val="auto"/>
                            <w:sz w:val="24"/>
                          </w:rPr>
                          <w:fldChar w:fldCharType="begin"/>
                        </w:r>
                        <w:r w:rsidRPr="00472E0C">
                          <w:rPr>
                            <w:rFonts w:ascii="Times New Roman" w:hAnsi="Times New Roman" w:cs="Times New Roman"/>
                            <w:color w:val="auto"/>
                            <w:sz w:val="24"/>
                          </w:rPr>
                          <w:instrText xml:space="preserve"> SEQ Hình \* ARABIC </w:instrText>
                        </w:r>
                        <w:r w:rsidRPr="00472E0C">
                          <w:rPr>
                            <w:rFonts w:ascii="Times New Roman" w:hAnsi="Times New Roman" w:cs="Times New Roman"/>
                            <w:color w:val="auto"/>
                            <w:sz w:val="24"/>
                          </w:rPr>
                          <w:fldChar w:fldCharType="separate"/>
                        </w:r>
                        <w:r>
                          <w:rPr>
                            <w:rFonts w:ascii="Times New Roman" w:hAnsi="Times New Roman" w:cs="Times New Roman"/>
                            <w:noProof/>
                            <w:color w:val="auto"/>
                            <w:sz w:val="24"/>
                          </w:rPr>
                          <w:t>4</w:t>
                        </w:r>
                        <w:r w:rsidRPr="00472E0C">
                          <w:rPr>
                            <w:rFonts w:ascii="Times New Roman" w:hAnsi="Times New Roman" w:cs="Times New Roman"/>
                            <w:color w:val="auto"/>
                            <w:sz w:val="24"/>
                          </w:rPr>
                          <w:fldChar w:fldCharType="end"/>
                        </w:r>
                        <w:r w:rsidRPr="00472E0C">
                          <w:rPr>
                            <w:rFonts w:ascii="Times New Roman" w:hAnsi="Times New Roman" w:cs="Times New Roman"/>
                            <w:color w:val="auto"/>
                            <w:sz w:val="24"/>
                          </w:rPr>
                          <w:t>. Biểu diễn dữ liệu trong cấu trúc Vector và Raster</w:t>
                        </w:r>
                      </w:p>
                    </w:txbxContent>
                  </v:textbox>
                </v:shape>
              </v:group>
            </w:pict>
          </mc:Fallback>
        </mc:AlternateContent>
      </w:r>
    </w:p>
    <w:p w14:paraId="661FCFF0" w14:textId="77777777" w:rsidR="001E5EDC" w:rsidRPr="00283743" w:rsidRDefault="001E5EDC" w:rsidP="001E5EDC">
      <w:pPr>
        <w:pStyle w:val="BodyTextIndent"/>
        <w:spacing w:line="240" w:lineRule="auto"/>
        <w:rPr>
          <w:szCs w:val="26"/>
        </w:rPr>
      </w:pPr>
    </w:p>
    <w:p w14:paraId="6D790AB1" w14:textId="77777777" w:rsidR="001E5EDC" w:rsidRPr="00283743" w:rsidRDefault="001E5EDC" w:rsidP="001E5EDC">
      <w:pPr>
        <w:pStyle w:val="BodyTextIndent"/>
        <w:spacing w:line="240" w:lineRule="auto"/>
        <w:rPr>
          <w:szCs w:val="26"/>
        </w:rPr>
      </w:pPr>
    </w:p>
    <w:p w14:paraId="579C26B4" w14:textId="77777777" w:rsidR="001E5EDC" w:rsidRPr="00283743" w:rsidRDefault="001E5EDC" w:rsidP="001E5EDC">
      <w:pPr>
        <w:pStyle w:val="BodyTextIndent"/>
        <w:spacing w:line="240" w:lineRule="auto"/>
        <w:rPr>
          <w:szCs w:val="26"/>
        </w:rPr>
      </w:pPr>
    </w:p>
    <w:p w14:paraId="1C85B1B7" w14:textId="77777777" w:rsidR="001E5EDC" w:rsidRPr="00283743" w:rsidRDefault="001E5EDC" w:rsidP="001E5EDC">
      <w:pPr>
        <w:pStyle w:val="BodyTextIndent"/>
        <w:spacing w:line="240" w:lineRule="auto"/>
        <w:rPr>
          <w:szCs w:val="26"/>
        </w:rPr>
      </w:pPr>
    </w:p>
    <w:p w14:paraId="4FFF89A7" w14:textId="77777777" w:rsidR="001E5EDC" w:rsidRPr="00283743" w:rsidRDefault="001E5EDC" w:rsidP="001E5EDC">
      <w:pPr>
        <w:pStyle w:val="BodyTextIndent"/>
        <w:spacing w:line="240" w:lineRule="auto"/>
        <w:rPr>
          <w:szCs w:val="26"/>
        </w:rPr>
      </w:pPr>
    </w:p>
    <w:p w14:paraId="1950B326" w14:textId="77777777" w:rsidR="001E5EDC" w:rsidRPr="00283743" w:rsidRDefault="001E5EDC" w:rsidP="001E5EDC">
      <w:pPr>
        <w:pStyle w:val="BodyTextIndent"/>
        <w:spacing w:line="240" w:lineRule="auto"/>
        <w:rPr>
          <w:szCs w:val="26"/>
        </w:rPr>
      </w:pPr>
    </w:p>
    <w:p w14:paraId="47F5665C" w14:textId="77777777" w:rsidR="001E5EDC" w:rsidRPr="00283743" w:rsidRDefault="001E5EDC" w:rsidP="001E5EDC">
      <w:pPr>
        <w:pStyle w:val="BodyTextIndent"/>
        <w:spacing w:line="240" w:lineRule="auto"/>
        <w:rPr>
          <w:szCs w:val="26"/>
        </w:rPr>
      </w:pPr>
    </w:p>
    <w:p w14:paraId="2C64C20C" w14:textId="77777777" w:rsidR="001E5EDC" w:rsidRPr="00283743" w:rsidRDefault="001E5EDC" w:rsidP="001E5EDC">
      <w:pPr>
        <w:pStyle w:val="BodyTextIndent"/>
        <w:spacing w:line="240" w:lineRule="auto"/>
        <w:rPr>
          <w:szCs w:val="26"/>
        </w:rPr>
      </w:pPr>
    </w:p>
    <w:p w14:paraId="30750C0B" w14:textId="77777777" w:rsidR="001E5EDC" w:rsidRPr="00283743" w:rsidRDefault="001E5EDC" w:rsidP="001E5EDC">
      <w:pPr>
        <w:pStyle w:val="BodyTextIndent"/>
        <w:spacing w:line="240" w:lineRule="auto"/>
        <w:rPr>
          <w:szCs w:val="26"/>
        </w:rPr>
      </w:pPr>
    </w:p>
    <w:p w14:paraId="155BD8FE" w14:textId="77777777" w:rsidR="001E5EDC" w:rsidRPr="00283743" w:rsidRDefault="001E5EDC" w:rsidP="001E5EDC">
      <w:pPr>
        <w:pStyle w:val="BodyTextIndent"/>
        <w:spacing w:line="240" w:lineRule="auto"/>
        <w:rPr>
          <w:szCs w:val="26"/>
        </w:rPr>
      </w:pPr>
    </w:p>
    <w:p w14:paraId="7FA03753" w14:textId="77777777" w:rsidR="001E5EDC" w:rsidRPr="00283743" w:rsidRDefault="001E5EDC" w:rsidP="001E5EDC">
      <w:pPr>
        <w:pStyle w:val="BodyTextIndent"/>
        <w:spacing w:line="240" w:lineRule="auto"/>
        <w:rPr>
          <w:szCs w:val="26"/>
        </w:rPr>
      </w:pPr>
    </w:p>
    <w:p w14:paraId="40776E0D" w14:textId="77777777" w:rsidR="001E5EDC" w:rsidRPr="00283743" w:rsidRDefault="001E5EDC" w:rsidP="001E5EDC">
      <w:pPr>
        <w:pStyle w:val="BodyTextIndent"/>
        <w:spacing w:line="240" w:lineRule="auto"/>
        <w:rPr>
          <w:szCs w:val="26"/>
        </w:rPr>
      </w:pPr>
      <w:r w:rsidRPr="00283743">
        <w:rPr>
          <w:szCs w:val="26"/>
        </w:rPr>
        <w:t>Mô hình vector: Mô hình dữ liệu vector biểu diễn các đối tượng địa lý trên mặt đất bằng những điểm, đường, vùng trong mặt phẳng tọa độ Descartes. Mỗi điểm được xác định bởi cặp toạ độ (x, y), mỗi đường được tuyến tính hóa từng đoạn, biểu diễn bằng một chuỗi những cặp toạ độ (x</w:t>
      </w:r>
      <w:r w:rsidRPr="00283743">
        <w:rPr>
          <w:szCs w:val="26"/>
          <w:vertAlign w:val="subscript"/>
        </w:rPr>
        <w:t>i</w:t>
      </w:r>
      <w:r w:rsidRPr="00283743">
        <w:rPr>
          <w:szCs w:val="26"/>
        </w:rPr>
        <w:t>, y</w:t>
      </w:r>
      <w:r w:rsidRPr="00283743">
        <w:rPr>
          <w:szCs w:val="26"/>
          <w:vertAlign w:val="subscript"/>
        </w:rPr>
        <w:t>i</w:t>
      </w:r>
      <w:r w:rsidRPr="00283743">
        <w:rPr>
          <w:szCs w:val="26"/>
        </w:rPr>
        <w:t>), một vùng được xác định bởi một đường khép kín và được biểu diễn bằng một chuỗi cặp toại độ (x</w:t>
      </w:r>
      <w:r w:rsidRPr="00283743">
        <w:rPr>
          <w:szCs w:val="26"/>
          <w:vertAlign w:val="subscript"/>
        </w:rPr>
        <w:t>i</w:t>
      </w:r>
      <w:r w:rsidRPr="00283743">
        <w:rPr>
          <w:szCs w:val="26"/>
        </w:rPr>
        <w:t>, y</w:t>
      </w:r>
      <w:r w:rsidRPr="00283743">
        <w:rPr>
          <w:szCs w:val="26"/>
          <w:vertAlign w:val="subscript"/>
        </w:rPr>
        <w:t>i</w:t>
      </w:r>
      <w:r w:rsidRPr="00283743">
        <w:rPr>
          <w:szCs w:val="26"/>
        </w:rPr>
        <w:t>) có toạ độ điểm đầu và toạ độ điểm cuối trùng nhau.</w:t>
      </w:r>
    </w:p>
    <w:p w14:paraId="40C5CF26" w14:textId="77777777" w:rsidR="001E5EDC" w:rsidRPr="00283743" w:rsidRDefault="001E5EDC" w:rsidP="005F5568">
      <w:pPr>
        <w:numPr>
          <w:ilvl w:val="0"/>
          <w:numId w:val="12"/>
        </w:numPr>
        <w:tabs>
          <w:tab w:val="num" w:pos="724"/>
        </w:tabs>
        <w:spacing w:before="120" w:after="0" w:line="240" w:lineRule="auto"/>
        <w:ind w:left="724"/>
        <w:jc w:val="both"/>
        <w:rPr>
          <w:rFonts w:ascii="Times New Roman" w:hAnsi="Times New Roman" w:cs="Times New Roman"/>
          <w:snapToGrid w:val="0"/>
          <w:color w:val="000000"/>
          <w:sz w:val="26"/>
          <w:szCs w:val="26"/>
        </w:rPr>
      </w:pPr>
      <w:r w:rsidRPr="00283743">
        <w:rPr>
          <w:rFonts w:ascii="Times New Roman" w:hAnsi="Times New Roman" w:cs="Times New Roman"/>
          <w:sz w:val="26"/>
          <w:szCs w:val="26"/>
        </w:rPr>
        <w:t xml:space="preserve"> Mô hình raster: Mô hình dữ liệu ấn định vị trí của các đối tượng không gian vào các ô lưới hình ô vuông (hoặc chữ nhật hay tam giác nhưng rất ít được sử dụng) có kích thước bằng nhau gọi là pixel, được xác định bằng toạ độ (x, y) là số thứ tự của hàng, cột của pixel. </w:t>
      </w:r>
      <w:r w:rsidRPr="00283743">
        <w:rPr>
          <w:rFonts w:ascii="Times New Roman" w:hAnsi="Times New Roman" w:cs="Times New Roman"/>
          <w:snapToGrid w:val="0"/>
          <w:color w:val="000000"/>
          <w:sz w:val="26"/>
          <w:szCs w:val="26"/>
        </w:rPr>
        <w:t>Trong cấu trúc raster, đường được biểu diễn bằng những pixel có cùng giá trị thuộc tính f(x,y) kề nhau, trải rộng ra theo một phương nào đó. Vì trong cấu trúc raster, các pixel được xếp theo hàng, cột như một ma trận điểm nên đường ở đây không trơn, có dạng zic-zac. Vùng được xác định bằng một mảng gồm nhiều pixel có cùng giá trị thuộc tính f(x,y) kề nhau, trải rộng ra theo nhiều phương.</w:t>
      </w:r>
    </w:p>
    <w:p w14:paraId="7FA8CA41" w14:textId="77777777" w:rsidR="001E5EDC" w:rsidRPr="00283743" w:rsidRDefault="001E5EDC" w:rsidP="001E5EDC">
      <w:pPr>
        <w:spacing w:before="120"/>
        <w:jc w:val="both"/>
        <w:rPr>
          <w:rFonts w:ascii="Times New Roman" w:hAnsi="Times New Roman" w:cs="Times New Roman"/>
          <w:bCs/>
          <w:spacing w:val="-4"/>
          <w:sz w:val="26"/>
          <w:szCs w:val="26"/>
        </w:rPr>
      </w:pPr>
      <w:r w:rsidRPr="00283743">
        <w:rPr>
          <w:rFonts w:ascii="Times New Roman" w:hAnsi="Times New Roman" w:cs="Times New Roman"/>
          <w:bCs/>
          <w:spacing w:val="-4"/>
          <w:sz w:val="26"/>
          <w:szCs w:val="26"/>
        </w:rPr>
        <w:tab/>
        <w:t>Dữ liệu thuộc tính có thể được lưu trữ gắn kết trong mỗi bảng thuộc tính của đối tượng không gian hoặc là các bảng dữ liệu hoàn toàn độc lập, khi cần thiết thì bảng dữ liệu này được kết nối vào bảng thuộc tính của đối tượng không gian tạo thành dữ liệu địa lý.</w:t>
      </w:r>
    </w:p>
    <w:p w14:paraId="09641D92" w14:textId="29A07A85" w:rsidR="001E5EDC" w:rsidRPr="00283743" w:rsidRDefault="001E5EDC" w:rsidP="001E5EDC">
      <w:pPr>
        <w:spacing w:before="120"/>
        <w:jc w:val="both"/>
        <w:rPr>
          <w:rFonts w:ascii="Times New Roman" w:hAnsi="Times New Roman" w:cs="Times New Roman"/>
          <w:bCs/>
          <w:sz w:val="26"/>
          <w:szCs w:val="26"/>
        </w:rPr>
      </w:pPr>
      <w:r w:rsidRPr="00283743">
        <w:rPr>
          <w:rFonts w:ascii="Times New Roman" w:hAnsi="Times New Roman" w:cs="Times New Roman"/>
          <w:bCs/>
          <w:sz w:val="26"/>
          <w:szCs w:val="26"/>
        </w:rPr>
        <w:tab/>
        <w:t>Dữ liệu của một hệ thống thông tin địa lý được tổ chức lưu trữ như những tệp dữ liệu (data file) cho một người dùng hoặc cơ sở dữ liệu</w:t>
      </w:r>
      <w:ins w:id="426" w:author="Windows User" w:date="2019-02-20T14:25:00Z">
        <w:r w:rsidR="004040D6">
          <w:rPr>
            <w:rFonts w:ascii="Times New Roman" w:hAnsi="Times New Roman" w:cs="Times New Roman"/>
            <w:bCs/>
            <w:sz w:val="26"/>
            <w:szCs w:val="26"/>
          </w:rPr>
          <w:t xml:space="preserve"> (personal database)</w:t>
        </w:r>
      </w:ins>
      <w:r w:rsidRPr="00283743">
        <w:rPr>
          <w:rFonts w:ascii="Times New Roman" w:hAnsi="Times New Roman" w:cs="Times New Roman"/>
          <w:bCs/>
          <w:sz w:val="26"/>
          <w:szCs w:val="26"/>
        </w:rPr>
        <w:t>, cơ sở dữ liệu địa lý (geodatabase) cho nhiều người dùng (multiusers).</w:t>
      </w:r>
    </w:p>
    <w:p w14:paraId="60CF2A8D" w14:textId="77777777" w:rsidR="001E5EDC" w:rsidRPr="00283743" w:rsidRDefault="001E5EDC" w:rsidP="001E5EDC">
      <w:pPr>
        <w:spacing w:before="120"/>
        <w:jc w:val="both"/>
        <w:rPr>
          <w:rFonts w:ascii="Times New Roman" w:hAnsi="Times New Roman" w:cs="Times New Roman"/>
          <w:bCs/>
          <w:spacing w:val="-8"/>
          <w:sz w:val="26"/>
          <w:szCs w:val="26"/>
        </w:rPr>
      </w:pPr>
      <w:r w:rsidRPr="00283743">
        <w:rPr>
          <w:rFonts w:ascii="Times New Roman" w:hAnsi="Times New Roman" w:cs="Times New Roman"/>
          <w:bCs/>
          <w:spacing w:val="-8"/>
          <w:sz w:val="26"/>
          <w:szCs w:val="26"/>
        </w:rPr>
        <w:tab/>
        <w:t>Dữ liệu lưu trữ trong một hệ thống thông tin địa lý được truy vấn theo hai phương thức:</w:t>
      </w:r>
    </w:p>
    <w:p w14:paraId="06A04C20" w14:textId="2886F4C0" w:rsidR="001E5EDC" w:rsidRPr="00283743" w:rsidRDefault="001E5EDC" w:rsidP="005F5568">
      <w:pPr>
        <w:numPr>
          <w:ilvl w:val="0"/>
          <w:numId w:val="13"/>
        </w:numPr>
        <w:tabs>
          <w:tab w:val="num" w:pos="724"/>
        </w:tabs>
        <w:spacing w:before="120" w:after="0" w:line="240" w:lineRule="auto"/>
        <w:ind w:left="724"/>
        <w:jc w:val="both"/>
        <w:rPr>
          <w:rFonts w:ascii="Times New Roman" w:hAnsi="Times New Roman" w:cs="Times New Roman"/>
          <w:snapToGrid w:val="0"/>
          <w:color w:val="000000"/>
          <w:sz w:val="26"/>
          <w:szCs w:val="26"/>
        </w:rPr>
      </w:pPr>
      <w:r w:rsidRPr="00283743">
        <w:rPr>
          <w:rFonts w:ascii="Times New Roman" w:hAnsi="Times New Roman" w:cs="Times New Roman"/>
          <w:snapToGrid w:val="0"/>
          <w:color w:val="000000"/>
          <w:sz w:val="26"/>
          <w:szCs w:val="26"/>
        </w:rPr>
        <w:t xml:space="preserve">Truy vấn từ đối tượng không gian để tìm thuộc tính. Trong cách truy vấn này, người sử dụng phải xác định được vị trí của đối tượng cần quan tâm, sau đó xem </w:t>
      </w:r>
      <w:ins w:id="427" w:author="Windows User" w:date="2019-02-20T14:25:00Z">
        <w:r w:rsidR="004040D6">
          <w:rPr>
            <w:rFonts w:ascii="Times New Roman" w:hAnsi="Times New Roman" w:cs="Times New Roman"/>
            <w:snapToGrid w:val="0"/>
            <w:color w:val="000000"/>
            <w:sz w:val="26"/>
            <w:szCs w:val="26"/>
          </w:rPr>
          <w:t xml:space="preserve">xét </w:t>
        </w:r>
      </w:ins>
      <w:r w:rsidRPr="00283743">
        <w:rPr>
          <w:rFonts w:ascii="Times New Roman" w:hAnsi="Times New Roman" w:cs="Times New Roman"/>
          <w:snapToGrid w:val="0"/>
          <w:color w:val="000000"/>
          <w:sz w:val="26"/>
          <w:szCs w:val="26"/>
        </w:rPr>
        <w:t xml:space="preserve">thuộc tính của chúng. </w:t>
      </w:r>
    </w:p>
    <w:p w14:paraId="4E95267D" w14:textId="77777777" w:rsidR="001E5EDC" w:rsidRPr="00283743" w:rsidRDefault="001E5EDC" w:rsidP="005F5568">
      <w:pPr>
        <w:numPr>
          <w:ilvl w:val="0"/>
          <w:numId w:val="13"/>
        </w:numPr>
        <w:tabs>
          <w:tab w:val="num" w:pos="724"/>
        </w:tabs>
        <w:spacing w:before="120" w:after="0" w:line="240" w:lineRule="auto"/>
        <w:ind w:left="724"/>
        <w:jc w:val="both"/>
        <w:rPr>
          <w:rFonts w:ascii="Times New Roman" w:hAnsi="Times New Roman" w:cs="Times New Roman"/>
          <w:snapToGrid w:val="0"/>
          <w:color w:val="000000"/>
          <w:sz w:val="26"/>
          <w:szCs w:val="26"/>
        </w:rPr>
      </w:pPr>
      <w:r w:rsidRPr="00283743">
        <w:rPr>
          <w:rFonts w:ascii="Times New Roman" w:hAnsi="Times New Roman" w:cs="Times New Roman"/>
          <w:snapToGrid w:val="0"/>
          <w:color w:val="000000"/>
          <w:sz w:val="26"/>
          <w:szCs w:val="26"/>
        </w:rPr>
        <w:t xml:space="preserve">Truy vấn từ dữ liệu thuộc tính để tìm vị trí của đối tượng trong không gian bằng cách xây dựng các biểu thức dựa vào các điều kiện ràng buộc. Trong trường hợp </w:t>
      </w:r>
      <w:r w:rsidRPr="00283743">
        <w:rPr>
          <w:rFonts w:ascii="Times New Roman" w:hAnsi="Times New Roman" w:cs="Times New Roman"/>
          <w:snapToGrid w:val="0"/>
          <w:color w:val="000000"/>
          <w:sz w:val="26"/>
          <w:szCs w:val="26"/>
        </w:rPr>
        <w:lastRenderedPageBreak/>
        <w:t xml:space="preserve">này, người sử dụng đã biết các đặc điểm của đối tượng và muốn tìm ra vị trí của các đối tượng đó. </w:t>
      </w:r>
    </w:p>
    <w:p w14:paraId="4AF27276" w14:textId="77777777" w:rsidR="001E5EDC" w:rsidRPr="00283743" w:rsidRDefault="001E5EDC"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428" w:name="_Toc533409990"/>
      <w:r w:rsidRPr="00283743">
        <w:rPr>
          <w:rFonts w:ascii="Times New Roman" w:hAnsi="Times New Roman" w:cs="Times New Roman"/>
          <w:b/>
          <w:color w:val="auto"/>
        </w:rPr>
        <w:t>Phân tích dữ liệu</w:t>
      </w:r>
      <w:bookmarkEnd w:id="428"/>
    </w:p>
    <w:p w14:paraId="521DE5AB" w14:textId="0719C175" w:rsidR="001E5EDC" w:rsidRPr="00283743" w:rsidRDefault="001E5EDC" w:rsidP="001E5EDC">
      <w:pPr>
        <w:pStyle w:val="BodyTextIndent"/>
        <w:spacing w:line="240" w:lineRule="auto"/>
        <w:rPr>
          <w:szCs w:val="26"/>
        </w:rPr>
      </w:pPr>
      <w:r w:rsidRPr="00283743">
        <w:rPr>
          <w:szCs w:val="26"/>
        </w:rPr>
        <w:t xml:space="preserve">Cùng với khả năng của máy tính và toán học, hệ thống thông tin địa lý đã cung cấp nhiều phương tiện để thực hiện những bài toán phân tích không gian. Những thuật toán phân tích trên một lớp dữ liệu, chồng xếp nhiều lớp dữ liệu, phân tích mạng,… là những thuật toán hỗ trợ tích cực trong các bài toán quản lý, </w:t>
      </w:r>
      <w:del w:id="429" w:author="Windows User" w:date="2019-02-20T14:26:00Z">
        <w:r w:rsidRPr="00283743" w:rsidDel="001A5A29">
          <w:rPr>
            <w:szCs w:val="26"/>
          </w:rPr>
          <w:delText xml:space="preserve">qui </w:delText>
        </w:r>
      </w:del>
      <w:ins w:id="430" w:author="Windows User" w:date="2019-02-20T14:26:00Z">
        <w:r w:rsidR="001A5A29" w:rsidRPr="00283743">
          <w:rPr>
            <w:szCs w:val="26"/>
          </w:rPr>
          <w:t>qu</w:t>
        </w:r>
        <w:r w:rsidR="001A5A29">
          <w:rPr>
            <w:szCs w:val="26"/>
          </w:rPr>
          <w:t>y</w:t>
        </w:r>
        <w:r w:rsidR="001A5A29" w:rsidRPr="00283743">
          <w:rPr>
            <w:szCs w:val="26"/>
          </w:rPr>
          <w:t xml:space="preserve"> </w:t>
        </w:r>
      </w:ins>
      <w:r w:rsidRPr="00283743">
        <w:rPr>
          <w:szCs w:val="26"/>
        </w:rPr>
        <w:t>hoạch, kế hoạch của nhiều lĩnh vực tài nguyên, môi trường, đất đai, cơ sở hạ tầng, kinh tế, y tế, giáo dục, thương mại, dịch vụ,…</w:t>
      </w:r>
    </w:p>
    <w:p w14:paraId="6000B1ED" w14:textId="021F4BA6" w:rsidR="001E5EDC" w:rsidRPr="00283743" w:rsidRDefault="001E5EDC" w:rsidP="001E5EDC">
      <w:pPr>
        <w:pStyle w:val="BodyTextIndent"/>
        <w:spacing w:line="240" w:lineRule="auto"/>
        <w:rPr>
          <w:szCs w:val="26"/>
        </w:rPr>
      </w:pPr>
      <w:r w:rsidRPr="00283743">
        <w:rPr>
          <w:szCs w:val="26"/>
        </w:rPr>
        <w:t>Phân tích dữ liệu là khả năng trả lời những câu hỏi về sự tác động lẫn nhau của những mối quan hệ không gian và thuộc tính giữa nhiều tập dữ liệ</w:t>
      </w:r>
      <w:ins w:id="431" w:author="Windows User" w:date="2019-02-20T14:26:00Z">
        <w:r w:rsidR="001A5A29">
          <w:rPr>
            <w:szCs w:val="26"/>
          </w:rPr>
          <w:t>u</w:t>
        </w:r>
      </w:ins>
      <w:r w:rsidRPr="00283743">
        <w:rPr>
          <w:szCs w:val="26"/>
        </w:rPr>
        <w:t>. Có nhiều phương pháp phân tích dữ liệu trong GIS, tuỳ vào từng mục tiêu và nguồn dữ liệu cụ thể mà ta có thể chọn các phương pháp phân tích khác nhau:</w:t>
      </w:r>
    </w:p>
    <w:p w14:paraId="15B6C504"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Thao tác phân tích trên một lớp dữ liệu (Single Layer Operations) là những thuật toán xử lý dữ liệu trên một lớp như thuật toán buffer, truy vấn thuộc tính từ thuộc tính, truy vấn thuộc tính từ không gian, truy vấn không gian từ thuộc tính hoặc tạo những tập dữ liệu mới được thực hiện trên một lớp dữ liệu.</w:t>
      </w:r>
    </w:p>
    <w:p w14:paraId="1FB0DDDB" w14:textId="05A5BDE1" w:rsidR="001E5EDC" w:rsidRPr="00283743" w:rsidRDefault="001E5EDC" w:rsidP="005F5568">
      <w:pPr>
        <w:pStyle w:val="BodyTextIndent"/>
        <w:numPr>
          <w:ilvl w:val="0"/>
          <w:numId w:val="2"/>
        </w:numPr>
        <w:spacing w:line="240" w:lineRule="auto"/>
        <w:rPr>
          <w:szCs w:val="26"/>
        </w:rPr>
      </w:pPr>
      <w:r w:rsidRPr="00283743">
        <w:rPr>
          <w:szCs w:val="26"/>
        </w:rPr>
        <w:t xml:space="preserve">Thao tác phân tích trên nhiều lớp dữ liệu </w:t>
      </w:r>
      <w:r w:rsidRPr="00283743">
        <w:rPr>
          <w:snapToGrid w:val="0"/>
          <w:color w:val="000000"/>
          <w:szCs w:val="26"/>
        </w:rPr>
        <w:t>(Multiple Layer Operations)</w:t>
      </w:r>
      <w:r w:rsidRPr="00283743">
        <w:rPr>
          <w:szCs w:val="26"/>
        </w:rPr>
        <w:t xml:space="preserve"> là những thao tác trên nhiều lớp dữ liệu không gian để thực hiện các thuật toán phân tích: chồng lớp (union, intersect, identify), phân tích gần kề, phân tích tương quan không gian</w:t>
      </w:r>
      <w:ins w:id="432" w:author="Windows User" w:date="2019-02-20T14:27:00Z">
        <w:r w:rsidR="001A5A29">
          <w:rPr>
            <w:szCs w:val="26"/>
          </w:rPr>
          <w:t>.</w:t>
        </w:r>
      </w:ins>
      <w:del w:id="433" w:author="Windows User" w:date="2019-02-20T14:27:00Z">
        <w:r w:rsidRPr="00283743" w:rsidDel="001A5A29">
          <w:rPr>
            <w:szCs w:val="26"/>
          </w:rPr>
          <w:delText>,…</w:delText>
        </w:r>
      </w:del>
    </w:p>
    <w:p w14:paraId="5F3BE543" w14:textId="77777777" w:rsidR="001E5EDC" w:rsidRPr="00283743" w:rsidRDefault="001E5EDC" w:rsidP="005F5568">
      <w:pPr>
        <w:pStyle w:val="BodyTextIndent"/>
        <w:numPr>
          <w:ilvl w:val="0"/>
          <w:numId w:val="2"/>
        </w:numPr>
        <w:spacing w:line="240" w:lineRule="auto"/>
        <w:rPr>
          <w:szCs w:val="26"/>
        </w:rPr>
      </w:pPr>
      <w:r w:rsidRPr="00283743">
        <w:rPr>
          <w:szCs w:val="26"/>
        </w:rPr>
        <w:t xml:space="preserve">Mô hình hoá không gian </w:t>
      </w:r>
      <w:r w:rsidRPr="00283743">
        <w:rPr>
          <w:snapToGrid w:val="0"/>
          <w:color w:val="000000"/>
          <w:szCs w:val="26"/>
        </w:rPr>
        <w:t>(Spatial Modeling)</w:t>
      </w:r>
      <w:r w:rsidRPr="00283743">
        <w:rPr>
          <w:szCs w:val="26"/>
        </w:rPr>
        <w:t xml:space="preserve"> là xây dựng những mô hình để giải thích và dự báo theo không gian, mô phỏng không gian, thuật toán nội suy không gian.</w:t>
      </w:r>
    </w:p>
    <w:p w14:paraId="17D718DA"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Phân tích mẫu điểm (Point Pattern Analysis) thực hiện các thuật toán phân tích số đông trên những lớp dữ liệu không gian điểm.</w:t>
      </w:r>
    </w:p>
    <w:p w14:paraId="31E1310C"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Phân tích mạng (Network Analysis) ứng dụng vào những đối tượng dạng đường, những đối tượng này được tổ chức trong mạng lưới liên kết. </w:t>
      </w:r>
      <w:r w:rsidRPr="00283743">
        <w:rPr>
          <w:rFonts w:ascii="Times New Roman" w:hAnsi="Times New Roman" w:cs="Times New Roman"/>
          <w:b/>
          <w:i/>
          <w:sz w:val="26"/>
          <w:szCs w:val="26"/>
        </w:rPr>
        <w:t xml:space="preserve">  </w:t>
      </w:r>
    </w:p>
    <w:p w14:paraId="272368A3"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Phân tích bề mặt (Surface Analysis) bao gồm những thuật toán phân tích, cần đến thứ nguyên thứ ba của những biến phân bố trong không gian.</w:t>
      </w:r>
    </w:p>
    <w:p w14:paraId="1471EF70" w14:textId="77777777" w:rsidR="001E5EDC" w:rsidRPr="00283743" w:rsidRDefault="001E5EDC"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434" w:name="_Toc533409991"/>
      <w:r w:rsidRPr="00283743">
        <w:rPr>
          <w:rFonts w:ascii="Times New Roman" w:hAnsi="Times New Roman" w:cs="Times New Roman"/>
          <w:b/>
          <w:color w:val="auto"/>
        </w:rPr>
        <w:t>Hiển thị dữ liệu</w:t>
      </w:r>
      <w:bookmarkEnd w:id="434"/>
      <w:r w:rsidRPr="00283743">
        <w:rPr>
          <w:rFonts w:ascii="Times New Roman" w:hAnsi="Times New Roman" w:cs="Times New Roman"/>
          <w:b/>
          <w:color w:val="auto"/>
        </w:rPr>
        <w:t xml:space="preserve"> </w:t>
      </w:r>
    </w:p>
    <w:p w14:paraId="71FB5455" w14:textId="2E1F6368" w:rsidR="001E5EDC" w:rsidRPr="00283743" w:rsidRDefault="001E5EDC" w:rsidP="001E5EDC">
      <w:pPr>
        <w:pStyle w:val="BodyTextIndent"/>
        <w:spacing w:line="240" w:lineRule="auto"/>
        <w:ind w:left="153"/>
        <w:rPr>
          <w:szCs w:val="26"/>
        </w:rPr>
      </w:pPr>
      <w:r w:rsidRPr="00283743">
        <w:rPr>
          <w:szCs w:val="26"/>
        </w:rPr>
        <w:t xml:space="preserve">Chức năng hiển thị trong hệ thống thông tin địa lý là biến ngôn ngữ của máy tính thành ngôn ngữ thân thiện với người dùng, hiển thị những kết quả truy vấn hoặc phân tích không gian. Dữ liệu GIS được thị lên màn hình máy tính hoặc </w:t>
      </w:r>
      <w:del w:id="435" w:author="Windows User" w:date="2019-02-20T14:28:00Z">
        <w:r w:rsidRPr="00283743" w:rsidDel="001A5A29">
          <w:rPr>
            <w:szCs w:val="26"/>
          </w:rPr>
          <w:delText>trên giấy in</w:delText>
        </w:r>
      </w:del>
      <w:ins w:id="436" w:author="Windows User" w:date="2019-02-20T14:28:00Z">
        <w:r w:rsidR="001A5A29">
          <w:rPr>
            <w:szCs w:val="26"/>
          </w:rPr>
          <w:t>bằng văn bản</w:t>
        </w:r>
      </w:ins>
      <w:r w:rsidRPr="00283743">
        <w:rPr>
          <w:szCs w:val="26"/>
        </w:rPr>
        <w:t xml:space="preserve"> để cung cấp thông tin cho người dùng. Trong GIS người ta dùng hình ảnh, hình vẽ, mô hình trực quan, chữ viết, biểu đồ, bản đồ, bảng thống kê, ký hiệu, màu sắc và cả âm thanh để trình bày vị trí và thuộc tính của các đối tượng và các kết quả phân tích.  </w:t>
      </w:r>
    </w:p>
    <w:p w14:paraId="51DF2701" w14:textId="267AB21D" w:rsidR="001E5EDC" w:rsidRPr="00283743" w:rsidRDefault="001E5EDC" w:rsidP="001E5EDC">
      <w:pPr>
        <w:pStyle w:val="BodyTextIndent"/>
        <w:spacing w:line="240" w:lineRule="auto"/>
        <w:ind w:left="153"/>
        <w:rPr>
          <w:szCs w:val="26"/>
        </w:rPr>
      </w:pPr>
      <w:r w:rsidRPr="00283743">
        <w:rPr>
          <w:szCs w:val="26"/>
        </w:rPr>
        <w:t xml:space="preserve">Ngôn ngữ và biểu tượng sử dụng trong bản đồ đã được xây dựng, phát triển và sử dụng từ nhiều năm nay. Do đó, khi hiển thị cho người dùng ngoài hệ thống, những người dùng trong hệ thống cần phải biên tập sao cho ngôn ngữ trên bản đồ phải gần gũi với </w:t>
      </w:r>
      <w:del w:id="437" w:author="Windows User" w:date="2019-02-20T14:30:00Z">
        <w:r w:rsidRPr="00283743" w:rsidDel="002E7FEA">
          <w:rPr>
            <w:szCs w:val="26"/>
          </w:rPr>
          <w:delText xml:space="preserve">những </w:delText>
        </w:r>
      </w:del>
      <w:r w:rsidRPr="00283743">
        <w:rPr>
          <w:szCs w:val="26"/>
        </w:rPr>
        <w:t>ngôn ngữ</w:t>
      </w:r>
      <w:ins w:id="438" w:author="Windows User" w:date="2019-02-20T14:30:00Z">
        <w:r w:rsidR="002E7FEA">
          <w:rPr>
            <w:szCs w:val="26"/>
          </w:rPr>
          <w:t xml:space="preserve"> tự nhiên</w:t>
        </w:r>
      </w:ins>
      <w:r w:rsidRPr="00283743">
        <w:rPr>
          <w:szCs w:val="26"/>
        </w:rPr>
        <w:t xml:space="preserve">, biểu tượng quen thuộc và dễ hiểu đối với </w:t>
      </w:r>
      <w:del w:id="439" w:author="Windows User" w:date="2019-02-20T14:30:00Z">
        <w:r w:rsidRPr="00283743" w:rsidDel="0039054D">
          <w:rPr>
            <w:szCs w:val="26"/>
          </w:rPr>
          <w:delText xml:space="preserve">con </w:delText>
        </w:r>
      </w:del>
      <w:ins w:id="440" w:author="Windows User" w:date="2019-02-20T14:30:00Z">
        <w:r w:rsidR="0039054D">
          <w:rPr>
            <w:szCs w:val="26"/>
          </w:rPr>
          <w:t>mọi</w:t>
        </w:r>
        <w:r w:rsidR="0039054D" w:rsidRPr="00283743">
          <w:rPr>
            <w:szCs w:val="26"/>
          </w:rPr>
          <w:t xml:space="preserve"> </w:t>
        </w:r>
      </w:ins>
      <w:r w:rsidRPr="00283743">
        <w:rPr>
          <w:szCs w:val="26"/>
        </w:rPr>
        <w:t>người.</w:t>
      </w:r>
    </w:p>
    <w:p w14:paraId="78E84161" w14:textId="77777777" w:rsidR="00435D0F" w:rsidRPr="00283743" w:rsidRDefault="00435D0F" w:rsidP="005F5568">
      <w:pPr>
        <w:pStyle w:val="Heading2"/>
        <w:numPr>
          <w:ilvl w:val="1"/>
          <w:numId w:val="38"/>
        </w:numPr>
        <w:tabs>
          <w:tab w:val="left" w:pos="567"/>
        </w:tabs>
        <w:spacing w:before="120" w:line="240" w:lineRule="auto"/>
        <w:rPr>
          <w:rFonts w:ascii="Times New Roman" w:hAnsi="Times New Roman" w:cs="Times New Roman"/>
          <w:b/>
          <w:color w:val="auto"/>
        </w:rPr>
      </w:pPr>
      <w:bookmarkStart w:id="441" w:name="_Toc533409992"/>
      <w:bookmarkStart w:id="442" w:name="_Toc139376388"/>
      <w:bookmarkStart w:id="443" w:name="_Toc207379741"/>
      <w:bookmarkStart w:id="444" w:name="_Toc373715578"/>
      <w:r w:rsidRPr="00283743">
        <w:rPr>
          <w:rFonts w:ascii="Times New Roman" w:hAnsi="Times New Roman" w:cs="Times New Roman"/>
          <w:b/>
          <w:color w:val="auto"/>
        </w:rPr>
        <w:lastRenderedPageBreak/>
        <w:t>CÁC THÀNH PHẦN CỦA HỆ THỐNG THÔNG TIN ĐỊA LÝ</w:t>
      </w:r>
      <w:bookmarkEnd w:id="441"/>
    </w:p>
    <w:bookmarkEnd w:id="442"/>
    <w:bookmarkEnd w:id="443"/>
    <w:bookmarkEnd w:id="444"/>
    <w:p w14:paraId="01211549" w14:textId="77777777" w:rsidR="001E5EDC" w:rsidRPr="00283743" w:rsidRDefault="001E5EDC" w:rsidP="001E5EDC">
      <w:pPr>
        <w:pStyle w:val="BodyTextIndent"/>
        <w:spacing w:line="240" w:lineRule="auto"/>
        <w:rPr>
          <w:szCs w:val="26"/>
        </w:rPr>
      </w:pPr>
      <w:r w:rsidRPr="00283743">
        <w:rPr>
          <w:szCs w:val="26"/>
        </w:rPr>
        <w:t>GIS có bốn thành phần cơ bản: dữ liệu, phần cứng, phần mềm, con người.</w:t>
      </w:r>
    </w:p>
    <w:p w14:paraId="6D3A4C7C" w14:textId="77777777" w:rsidR="001E5EDC" w:rsidRPr="00283743" w:rsidRDefault="001E5EDC" w:rsidP="005F5568">
      <w:pPr>
        <w:pStyle w:val="Heading2"/>
        <w:numPr>
          <w:ilvl w:val="2"/>
          <w:numId w:val="38"/>
        </w:numPr>
        <w:tabs>
          <w:tab w:val="left" w:pos="567"/>
        </w:tabs>
        <w:spacing w:before="120" w:line="240" w:lineRule="auto"/>
        <w:rPr>
          <w:rFonts w:ascii="Times New Roman" w:hAnsi="Times New Roman" w:cs="Times New Roman"/>
          <w:b/>
          <w:color w:val="auto"/>
        </w:rPr>
      </w:pPr>
      <w:bookmarkStart w:id="445" w:name="_Toc533409993"/>
      <w:r w:rsidRPr="00283743">
        <w:rPr>
          <w:rFonts w:ascii="Times New Roman" w:hAnsi="Times New Roman" w:cs="Times New Roman"/>
          <w:b/>
          <w:color w:val="auto"/>
        </w:rPr>
        <w:t>Thành phần dữ liệu</w:t>
      </w:r>
      <w:bookmarkEnd w:id="445"/>
      <w:r w:rsidRPr="00283743">
        <w:rPr>
          <w:rFonts w:ascii="Times New Roman" w:hAnsi="Times New Roman" w:cs="Times New Roman"/>
          <w:b/>
          <w:color w:val="auto"/>
        </w:rPr>
        <w:t xml:space="preserve"> </w:t>
      </w:r>
    </w:p>
    <w:p w14:paraId="70952F60" w14:textId="74528464" w:rsidR="001E5EDC" w:rsidRPr="00283743" w:rsidRDefault="001E5EDC" w:rsidP="001E5EDC">
      <w:pPr>
        <w:spacing w:before="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Dữ liệu GIS bao gồm dữ liệu không gian và dữ liệu phi không gian còn gọi là dữ liệu thuộc tính hay dữ liệu hình học, được thu thập, lưu trữ theo một cấu trúc chuẩn, có thể liên thông trên mạng và được bảo quản theo một chế độ nhất định. Tại đây, có những bài toán đặt ra như mô hình cơ sở dữ liệu phục vụ các yêu cầu lưu trữ, truy xuất, hiển thị, công nghệ nhập dữ liệu, phân quyền sử dụng dữ liệu, an ninh dữ liệu trên mạng, tổ chức cơ sở dữ liệu phân tán hay tập trung, v.v... Cơ sở dữ liệu là một thành phần quan trọng trong các hệ thống thông tin địa lý phục vụ quản lý hành </w:t>
      </w:r>
      <w:del w:id="446" w:author="Windows User" w:date="2019-02-20T14:31:00Z">
        <w:r w:rsidRPr="00283743" w:rsidDel="0039054D">
          <w:rPr>
            <w:rFonts w:ascii="Times New Roman" w:hAnsi="Times New Roman" w:cs="Times New Roman"/>
            <w:sz w:val="26"/>
            <w:szCs w:val="26"/>
          </w:rPr>
          <w:delText xml:space="preserve">chánh </w:delText>
        </w:r>
      </w:del>
      <w:ins w:id="447" w:author="Windows User" w:date="2019-02-20T14:31:00Z">
        <w:r w:rsidR="0039054D" w:rsidRPr="00283743">
          <w:rPr>
            <w:rFonts w:ascii="Times New Roman" w:hAnsi="Times New Roman" w:cs="Times New Roman"/>
            <w:sz w:val="26"/>
            <w:szCs w:val="26"/>
          </w:rPr>
          <w:t>ch</w:t>
        </w:r>
        <w:r w:rsidR="0039054D">
          <w:rPr>
            <w:rFonts w:ascii="Times New Roman" w:hAnsi="Times New Roman" w:cs="Times New Roman"/>
            <w:sz w:val="26"/>
            <w:szCs w:val="26"/>
          </w:rPr>
          <w:t>í</w:t>
        </w:r>
        <w:r w:rsidR="0039054D" w:rsidRPr="00283743">
          <w:rPr>
            <w:rFonts w:ascii="Times New Roman" w:hAnsi="Times New Roman" w:cs="Times New Roman"/>
            <w:sz w:val="26"/>
            <w:szCs w:val="26"/>
          </w:rPr>
          <w:t xml:space="preserve">nh </w:t>
        </w:r>
      </w:ins>
      <w:r w:rsidRPr="00283743">
        <w:rPr>
          <w:rFonts w:ascii="Times New Roman" w:hAnsi="Times New Roman" w:cs="Times New Roman"/>
          <w:sz w:val="26"/>
          <w:szCs w:val="26"/>
        </w:rPr>
        <w:t xml:space="preserve">nhà nước. Dữ liệu không gian là biểu diễn hình học của các đối tượng địa lý liên kết với vị trí trên thế giới thực. Những đối tượng địa lý được biểu diễn bởi điểm, đường và vùng. Dữ liệu thuộc tính là những thuộc tính mô tả đặc điểm của các đối tượng địa lý. Trong </w:t>
      </w:r>
      <w:del w:id="448" w:author="Windows User" w:date="2019-02-20T14:32:00Z">
        <w:r w:rsidRPr="00283743" w:rsidDel="006F151C">
          <w:rPr>
            <w:rFonts w:ascii="Times New Roman" w:hAnsi="Times New Roman" w:cs="Times New Roman"/>
            <w:sz w:val="26"/>
            <w:szCs w:val="26"/>
          </w:rPr>
          <w:delText xml:space="preserve">Hệ </w:delText>
        </w:r>
      </w:del>
      <w:ins w:id="449" w:author="Windows User" w:date="2019-02-20T14:32:00Z">
        <w:r w:rsidR="006F151C">
          <w:rPr>
            <w:rFonts w:ascii="Times New Roman" w:hAnsi="Times New Roman" w:cs="Times New Roman"/>
            <w:sz w:val="26"/>
            <w:szCs w:val="26"/>
          </w:rPr>
          <w:t>h</w:t>
        </w:r>
        <w:r w:rsidR="006F151C" w:rsidRPr="00283743">
          <w:rPr>
            <w:rFonts w:ascii="Times New Roman" w:hAnsi="Times New Roman" w:cs="Times New Roman"/>
            <w:sz w:val="26"/>
            <w:szCs w:val="26"/>
          </w:rPr>
          <w:t xml:space="preserve">ệ </w:t>
        </w:r>
      </w:ins>
      <w:r w:rsidRPr="00283743">
        <w:rPr>
          <w:rFonts w:ascii="Times New Roman" w:hAnsi="Times New Roman" w:cs="Times New Roman"/>
          <w:sz w:val="26"/>
          <w:szCs w:val="26"/>
        </w:rPr>
        <w:t xml:space="preserve">thống thông tin địa lý, </w:t>
      </w:r>
      <w:del w:id="450" w:author="Windows User" w:date="2019-02-20T14:31:00Z">
        <w:r w:rsidRPr="00283743" w:rsidDel="0039054D">
          <w:rPr>
            <w:rFonts w:ascii="Times New Roman" w:hAnsi="Times New Roman" w:cs="Times New Roman"/>
            <w:sz w:val="26"/>
            <w:szCs w:val="26"/>
          </w:rPr>
          <w:delText xml:space="preserve">dữ liệu bao gồm dữ liệu không gian và dữ liệu phi không gian với </w:delText>
        </w:r>
      </w:del>
      <w:r w:rsidRPr="00283743">
        <w:rPr>
          <w:rFonts w:ascii="Times New Roman" w:hAnsi="Times New Roman" w:cs="Times New Roman"/>
          <w:sz w:val="26"/>
          <w:szCs w:val="26"/>
        </w:rPr>
        <w:t>dung lượng</w:t>
      </w:r>
      <w:ins w:id="451" w:author="Windows User" w:date="2019-02-20T14:31:00Z">
        <w:r w:rsidR="0039054D" w:rsidRPr="0039054D">
          <w:rPr>
            <w:rFonts w:ascii="Times New Roman" w:hAnsi="Times New Roman" w:cs="Times New Roman"/>
            <w:sz w:val="26"/>
            <w:szCs w:val="26"/>
          </w:rPr>
          <w:t xml:space="preserve"> </w:t>
        </w:r>
        <w:r w:rsidR="0039054D" w:rsidRPr="00283743">
          <w:rPr>
            <w:rFonts w:ascii="Times New Roman" w:hAnsi="Times New Roman" w:cs="Times New Roman"/>
            <w:sz w:val="26"/>
            <w:szCs w:val="26"/>
          </w:rPr>
          <w:t>dữ liệu</w:t>
        </w:r>
        <w:r w:rsidR="0039054D">
          <w:rPr>
            <w:rFonts w:ascii="Times New Roman" w:hAnsi="Times New Roman" w:cs="Times New Roman"/>
            <w:sz w:val="26"/>
            <w:szCs w:val="26"/>
          </w:rPr>
          <w:t xml:space="preserve"> thư</w:t>
        </w:r>
      </w:ins>
      <w:ins w:id="452" w:author="Windows User" w:date="2019-02-20T14:32:00Z">
        <w:r w:rsidR="0039054D">
          <w:rPr>
            <w:rFonts w:ascii="Times New Roman" w:hAnsi="Times New Roman" w:cs="Times New Roman"/>
            <w:sz w:val="26"/>
            <w:szCs w:val="26"/>
          </w:rPr>
          <w:t>ờ</w:t>
        </w:r>
      </w:ins>
      <w:ins w:id="453" w:author="Windows User" w:date="2019-02-20T14:31:00Z">
        <w:r w:rsidR="0039054D">
          <w:rPr>
            <w:rFonts w:ascii="Times New Roman" w:hAnsi="Times New Roman" w:cs="Times New Roman"/>
            <w:sz w:val="26"/>
            <w:szCs w:val="26"/>
          </w:rPr>
          <w:t>ng</w:t>
        </w:r>
      </w:ins>
      <w:r w:rsidRPr="00283743">
        <w:rPr>
          <w:rFonts w:ascii="Times New Roman" w:hAnsi="Times New Roman" w:cs="Times New Roman"/>
          <w:sz w:val="26"/>
          <w:szCs w:val="26"/>
        </w:rPr>
        <w:t xml:space="preserve"> rất lớn, cần được cập nhật thường xuyên và phải được tổ chức lưu trữ theo một mô hình cơ sở dữ liệu được thiết kế </w:t>
      </w:r>
      <w:ins w:id="454" w:author="Windows User" w:date="2019-02-20T14:33:00Z">
        <w:r w:rsidR="006F151C">
          <w:rPr>
            <w:rFonts w:ascii="Times New Roman" w:hAnsi="Times New Roman" w:cs="Times New Roman"/>
            <w:sz w:val="26"/>
            <w:szCs w:val="26"/>
          </w:rPr>
          <w:t xml:space="preserve">để </w:t>
        </w:r>
      </w:ins>
      <w:r w:rsidRPr="00283743">
        <w:rPr>
          <w:rFonts w:ascii="Times New Roman" w:hAnsi="Times New Roman" w:cs="Times New Roman"/>
          <w:sz w:val="26"/>
          <w:szCs w:val="26"/>
        </w:rPr>
        <w:t>phục vụ cho công tác lưu trữ, quản lý, truy vấn và hiển thị dữ liệu. Ở đây, giá trị của dữ liệu cũng cần được xác lập</w:t>
      </w:r>
      <w:ins w:id="455" w:author="Windows User" w:date="2019-02-20T14:34:00Z">
        <w:r w:rsidR="006F151C">
          <w:rPr>
            <w:rFonts w:ascii="Times New Roman" w:hAnsi="Times New Roman" w:cs="Times New Roman"/>
            <w:sz w:val="26"/>
            <w:szCs w:val="26"/>
          </w:rPr>
          <w:t>. Cụ thể,</w:t>
        </w:r>
      </w:ins>
      <w:r w:rsidRPr="00283743">
        <w:rPr>
          <w:rFonts w:ascii="Times New Roman" w:hAnsi="Times New Roman" w:cs="Times New Roman"/>
          <w:sz w:val="26"/>
          <w:szCs w:val="26"/>
        </w:rPr>
        <w:t xml:space="preserve"> dữ liệu trong hệ thống thông tin địa lý phục vụ quản lý hành </w:t>
      </w:r>
      <w:del w:id="456" w:author="Windows User" w:date="2019-02-20T14:34:00Z">
        <w:r w:rsidRPr="00283743" w:rsidDel="006F151C">
          <w:rPr>
            <w:rFonts w:ascii="Times New Roman" w:hAnsi="Times New Roman" w:cs="Times New Roman"/>
            <w:sz w:val="26"/>
            <w:szCs w:val="26"/>
          </w:rPr>
          <w:delText xml:space="preserve">chánh </w:delText>
        </w:r>
      </w:del>
      <w:ins w:id="457" w:author="Windows User" w:date="2019-02-20T14:34:00Z">
        <w:r w:rsidR="006F151C" w:rsidRPr="00283743">
          <w:rPr>
            <w:rFonts w:ascii="Times New Roman" w:hAnsi="Times New Roman" w:cs="Times New Roman"/>
            <w:sz w:val="26"/>
            <w:szCs w:val="26"/>
          </w:rPr>
          <w:t>ch</w:t>
        </w:r>
        <w:r w:rsidR="006F151C">
          <w:rPr>
            <w:rFonts w:ascii="Times New Roman" w:hAnsi="Times New Roman" w:cs="Times New Roman"/>
            <w:sz w:val="26"/>
            <w:szCs w:val="26"/>
          </w:rPr>
          <w:t>í</w:t>
        </w:r>
        <w:r w:rsidR="006F151C" w:rsidRPr="00283743">
          <w:rPr>
            <w:rFonts w:ascii="Times New Roman" w:hAnsi="Times New Roman" w:cs="Times New Roman"/>
            <w:sz w:val="26"/>
            <w:szCs w:val="26"/>
          </w:rPr>
          <w:t xml:space="preserve">nh </w:t>
        </w:r>
      </w:ins>
      <w:r w:rsidRPr="00283743">
        <w:rPr>
          <w:rFonts w:ascii="Times New Roman" w:hAnsi="Times New Roman" w:cs="Times New Roman"/>
          <w:sz w:val="26"/>
          <w:szCs w:val="26"/>
        </w:rPr>
        <w:t>nhà nước là một loại tài nguyên quốc gia, trong đó có những loại dữ liệu phổ biến, những loại dữ liệu chia sẻ có điều kiện và những loại dữ liệu không thể chia sẻ theo qui định bảo mật của nhà nước.</w:t>
      </w:r>
    </w:p>
    <w:p w14:paraId="264764B2" w14:textId="5E15A167" w:rsidR="001E5EDC" w:rsidRPr="00283743" w:rsidRDefault="001E5EDC" w:rsidP="001E5EDC">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Dữ liệu trong một hệ thống thông tin địa lý bao gồm dữ liệu không gian, dữ liệu phi không gian liên kết nhau có thể được quản lý </w:t>
      </w:r>
      <w:del w:id="458" w:author="Windows User" w:date="2019-02-20T14:34:00Z">
        <w:r w:rsidRPr="00283743" w:rsidDel="006465D2">
          <w:rPr>
            <w:rFonts w:ascii="Times New Roman" w:hAnsi="Times New Roman" w:cs="Times New Roman"/>
            <w:sz w:val="26"/>
            <w:szCs w:val="26"/>
          </w:rPr>
          <w:delText xml:space="preserve">trên </w:delText>
        </w:r>
      </w:del>
      <w:ins w:id="459" w:author="Windows User" w:date="2019-02-20T14:34:00Z">
        <w:r w:rsidR="006465D2">
          <w:rPr>
            <w:rFonts w:ascii="Times New Roman" w:hAnsi="Times New Roman" w:cs="Times New Roman"/>
            <w:sz w:val="26"/>
            <w:szCs w:val="26"/>
          </w:rPr>
          <w:t>qua</w:t>
        </w:r>
        <w:r w:rsidR="006465D2"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mạng theo mô hình tập trung hay </w:t>
      </w:r>
      <w:del w:id="460" w:author="Windows User" w:date="2019-02-20T14:34:00Z">
        <w:r w:rsidRPr="00283743" w:rsidDel="006465D2">
          <w:rPr>
            <w:rFonts w:ascii="Times New Roman" w:hAnsi="Times New Roman" w:cs="Times New Roman"/>
            <w:sz w:val="26"/>
            <w:szCs w:val="26"/>
          </w:rPr>
          <w:delText>phi tập trung</w:delText>
        </w:r>
      </w:del>
      <w:ins w:id="461" w:author="Windows User" w:date="2019-02-20T14:34:00Z">
        <w:r w:rsidR="006465D2">
          <w:rPr>
            <w:rFonts w:ascii="Times New Roman" w:hAnsi="Times New Roman" w:cs="Times New Roman"/>
            <w:sz w:val="26"/>
            <w:szCs w:val="26"/>
          </w:rPr>
          <w:t>phân tán</w:t>
        </w:r>
      </w:ins>
      <w:r w:rsidRPr="00283743">
        <w:rPr>
          <w:rFonts w:ascii="Times New Roman" w:hAnsi="Times New Roman" w:cs="Times New Roman"/>
          <w:sz w:val="26"/>
          <w:szCs w:val="26"/>
        </w:rPr>
        <w:t>. Cơ sở dữ liệu của hệ thống thông tin địa lý bao gồm hai phần chính là cơ sở dữ liệu nền và cơ sở dữ liệu chuyên ngành.</w:t>
      </w:r>
    </w:p>
    <w:p w14:paraId="1BEECD05" w14:textId="77777777" w:rsidR="001E5EDC" w:rsidRPr="00283743" w:rsidRDefault="001E5EDC" w:rsidP="001E5EDC">
      <w:pPr>
        <w:pStyle w:val="Muclon"/>
        <w:numPr>
          <w:ilvl w:val="0"/>
          <w:numId w:val="0"/>
        </w:numPr>
        <w:spacing w:after="0"/>
        <w:rPr>
          <w:b w:val="0"/>
          <w:sz w:val="26"/>
          <w:szCs w:val="26"/>
        </w:rPr>
      </w:pPr>
      <w:r w:rsidRPr="00283743">
        <w:rPr>
          <w:b w:val="0"/>
          <w:sz w:val="26"/>
          <w:szCs w:val="26"/>
        </w:rPr>
        <w:t>a. Cơ sở dữ liệu nền</w:t>
      </w:r>
    </w:p>
    <w:p w14:paraId="333BEFD1" w14:textId="71782D17" w:rsidR="001E5EDC" w:rsidRPr="00283743" w:rsidRDefault="001E5EDC" w:rsidP="001E5EDC">
      <w:pPr>
        <w:spacing w:before="120"/>
        <w:jc w:val="both"/>
        <w:rPr>
          <w:rFonts w:ascii="Times New Roman" w:hAnsi="Times New Roman" w:cs="Times New Roman"/>
          <w:sz w:val="26"/>
          <w:szCs w:val="26"/>
        </w:rPr>
      </w:pPr>
      <w:r w:rsidRPr="00283743">
        <w:rPr>
          <w:rFonts w:ascii="Times New Roman" w:hAnsi="Times New Roman" w:cs="Times New Roman"/>
          <w:b/>
          <w:sz w:val="26"/>
          <w:szCs w:val="26"/>
        </w:rPr>
        <w:tab/>
      </w:r>
      <w:r w:rsidRPr="00283743">
        <w:rPr>
          <w:rFonts w:ascii="Times New Roman" w:hAnsi="Times New Roman" w:cs="Times New Roman"/>
          <w:bCs/>
          <w:sz w:val="26"/>
          <w:szCs w:val="26"/>
        </w:rPr>
        <w:t>Cơ sở dữ liệu nền</w:t>
      </w:r>
      <w:r w:rsidRPr="00283743">
        <w:rPr>
          <w:rFonts w:ascii="Times New Roman" w:hAnsi="Times New Roman" w:cs="Times New Roman"/>
          <w:b/>
          <w:sz w:val="26"/>
          <w:szCs w:val="26"/>
        </w:rPr>
        <w:t xml:space="preserve"> </w:t>
      </w:r>
      <w:r w:rsidRPr="00283743">
        <w:rPr>
          <w:rFonts w:ascii="Times New Roman" w:hAnsi="Times New Roman" w:cs="Times New Roman"/>
          <w:sz w:val="26"/>
          <w:szCs w:val="26"/>
        </w:rPr>
        <w:t xml:space="preserve">bao gồm những lớp dữ liệu mà hệ thống thông tin địa lý chuyên ngành nào cũng sử dụng như dữ liệu về lưới tọa độ (tọa độ địa lý, tọa độ quốc gia), dữ liệu về giao thông, dữ liệu về thủy văn, dữ liệu về độ cao, dữ liệu về hành </w:t>
      </w:r>
      <w:del w:id="462" w:author="Windows User" w:date="2019-02-20T14:35:00Z">
        <w:r w:rsidRPr="00283743" w:rsidDel="006465D2">
          <w:rPr>
            <w:rFonts w:ascii="Times New Roman" w:hAnsi="Times New Roman" w:cs="Times New Roman"/>
            <w:sz w:val="26"/>
            <w:szCs w:val="26"/>
          </w:rPr>
          <w:delText>chánh</w:delText>
        </w:r>
      </w:del>
      <w:ins w:id="463" w:author="Windows User" w:date="2019-02-20T14:35:00Z">
        <w:r w:rsidR="006465D2" w:rsidRPr="00283743">
          <w:rPr>
            <w:rFonts w:ascii="Times New Roman" w:hAnsi="Times New Roman" w:cs="Times New Roman"/>
            <w:sz w:val="26"/>
            <w:szCs w:val="26"/>
          </w:rPr>
          <w:t>ch</w:t>
        </w:r>
        <w:r w:rsidR="006465D2">
          <w:rPr>
            <w:rFonts w:ascii="Times New Roman" w:hAnsi="Times New Roman" w:cs="Times New Roman"/>
            <w:sz w:val="26"/>
            <w:szCs w:val="26"/>
          </w:rPr>
          <w:t>í</w:t>
        </w:r>
        <w:r w:rsidR="006465D2" w:rsidRPr="00283743">
          <w:rPr>
            <w:rFonts w:ascii="Times New Roman" w:hAnsi="Times New Roman" w:cs="Times New Roman"/>
            <w:sz w:val="26"/>
            <w:szCs w:val="26"/>
          </w:rPr>
          <w:t>nh</w:t>
        </w:r>
      </w:ins>
      <w:r w:rsidRPr="00283743">
        <w:rPr>
          <w:rFonts w:ascii="Times New Roman" w:hAnsi="Times New Roman" w:cs="Times New Roman"/>
          <w:sz w:val="26"/>
          <w:szCs w:val="26"/>
        </w:rPr>
        <w:t xml:space="preserve">, dữ liệu về giải thửa, v.v... </w:t>
      </w:r>
    </w:p>
    <w:p w14:paraId="1D6BE4D8" w14:textId="77777777" w:rsidR="001E5EDC" w:rsidRPr="00283743" w:rsidRDefault="001E5EDC" w:rsidP="001E5EDC">
      <w:pPr>
        <w:pStyle w:val="Muclon"/>
        <w:numPr>
          <w:ilvl w:val="0"/>
          <w:numId w:val="0"/>
        </w:numPr>
        <w:spacing w:after="0"/>
        <w:rPr>
          <w:b w:val="0"/>
          <w:sz w:val="26"/>
          <w:szCs w:val="26"/>
        </w:rPr>
      </w:pPr>
      <w:r w:rsidRPr="00283743">
        <w:rPr>
          <w:b w:val="0"/>
          <w:sz w:val="26"/>
          <w:szCs w:val="26"/>
        </w:rPr>
        <w:t>b. Cơ sở dữ liệu chuyên ngành</w:t>
      </w:r>
    </w:p>
    <w:p w14:paraId="4F36E39F" w14:textId="77777777" w:rsidR="001E5EDC" w:rsidRPr="00283743" w:rsidRDefault="001E5EDC" w:rsidP="001E5EDC">
      <w:pPr>
        <w:spacing w:before="120"/>
        <w:jc w:val="both"/>
        <w:rPr>
          <w:rFonts w:ascii="Times New Roman" w:hAnsi="Times New Roman" w:cs="Times New Roman"/>
          <w:bCs/>
          <w:sz w:val="26"/>
          <w:szCs w:val="26"/>
        </w:rPr>
      </w:pPr>
      <w:r w:rsidRPr="00283743">
        <w:rPr>
          <w:rFonts w:ascii="Times New Roman" w:hAnsi="Times New Roman" w:cs="Times New Roman"/>
          <w:bCs/>
          <w:sz w:val="26"/>
          <w:szCs w:val="26"/>
        </w:rPr>
        <w:tab/>
        <w:t>Cơ sở dữ liệu chuyên ngành bao gồm dữ liệu của các thực thể chuyên ngành được biểu diễn theo mô hình dữ liệu không gian và phi không gian liên kết với nhau. Có thể có cơ sở dữ liệu của các chuyên ngành như tài nguyên thiên nhiên, môi trường, sử dụng đất, cơ sở hạ tầng kỹ thuật, các chuyên ngành kinh tế xã hội. Khi thiết kế cơ sở dữ liệu chuyên ngành cần chú ý đến những quan hệ giữa các thực thể trong một chuyên ngành đồng thời những quan hệ của các thực thể giữa các ngành với nhau. Đối với mỗi chuyên ngành, tùy theo mục tiêu của hệ thống thông tin địa lý, những qui trình xây dựng cơ sở dữ liệu được thiết kế khác nhau.</w:t>
      </w:r>
    </w:p>
    <w:p w14:paraId="07C72A99" w14:textId="42C1B41C" w:rsidR="001E5EDC" w:rsidRPr="00283743" w:rsidRDefault="001E5EDC" w:rsidP="001E5EDC">
      <w:pPr>
        <w:pStyle w:val="BodyTextIndent"/>
        <w:spacing w:line="240" w:lineRule="auto"/>
        <w:rPr>
          <w:szCs w:val="26"/>
        </w:rPr>
      </w:pPr>
      <w:r w:rsidRPr="00283743">
        <w:rPr>
          <w:szCs w:val="26"/>
        </w:rPr>
        <w:t xml:space="preserve">Dữ liệu GIS thường được tổ chức theo từng lớp và theo từng chủ đề riêng biệt. Hầu hết các phần mềm GIS đều có chức năng lưu trữ dữ liệu theo từng lớp và theo loại đối tượng; điểm, đường, vùng, tuỳ theo phần mềm mà có tên gọi  khác nhau cho các lớp </w:t>
      </w:r>
      <w:r w:rsidRPr="00283743">
        <w:rPr>
          <w:szCs w:val="26"/>
        </w:rPr>
        <w:lastRenderedPageBreak/>
        <w:t>chủ đề khác nhau: trong phần mềm Arcview gọi là Theme, Arc/Info gọi là Coverage, MapInfor gọi là Table,</w:t>
      </w:r>
      <w:ins w:id="464" w:author="Windows User" w:date="2019-02-20T14:36:00Z">
        <w:r w:rsidR="006465D2">
          <w:rPr>
            <w:szCs w:val="26"/>
          </w:rPr>
          <w:t xml:space="preserve"> ArcGIS gọi là Layer.</w:t>
        </w:r>
      </w:ins>
      <w:del w:id="465" w:author="Windows User" w:date="2019-02-20T14:36:00Z">
        <w:r w:rsidRPr="00283743" w:rsidDel="006465D2">
          <w:rPr>
            <w:szCs w:val="26"/>
          </w:rPr>
          <w:delText xml:space="preserve"> …</w:delText>
        </w:r>
      </w:del>
    </w:p>
    <w:p w14:paraId="7EB9EF45" w14:textId="77777777" w:rsidR="001E5EDC" w:rsidRPr="00283743" w:rsidRDefault="001E5EDC" w:rsidP="005F5568">
      <w:pPr>
        <w:pStyle w:val="Heading2"/>
        <w:numPr>
          <w:ilvl w:val="2"/>
          <w:numId w:val="38"/>
        </w:numPr>
        <w:tabs>
          <w:tab w:val="left" w:pos="567"/>
        </w:tabs>
        <w:spacing w:before="120" w:line="240" w:lineRule="auto"/>
        <w:rPr>
          <w:rFonts w:ascii="Times New Roman" w:hAnsi="Times New Roman" w:cs="Times New Roman"/>
          <w:b/>
          <w:color w:val="auto"/>
        </w:rPr>
      </w:pPr>
      <w:bookmarkStart w:id="466" w:name="_Toc533409994"/>
      <w:r w:rsidRPr="00283743">
        <w:rPr>
          <w:rFonts w:ascii="Times New Roman" w:hAnsi="Times New Roman" w:cs="Times New Roman"/>
          <w:b/>
          <w:color w:val="auto"/>
        </w:rPr>
        <w:t>Phần cứng</w:t>
      </w:r>
      <w:bookmarkEnd w:id="466"/>
    </w:p>
    <w:p w14:paraId="3E1D130B" w14:textId="2818EB7D" w:rsidR="001E5EDC" w:rsidRPr="00283743" w:rsidRDefault="001E5EDC" w:rsidP="001E5EDC">
      <w:pPr>
        <w:spacing w:before="120"/>
        <w:ind w:firstLine="720"/>
        <w:jc w:val="both"/>
        <w:rPr>
          <w:rFonts w:ascii="Times New Roman" w:hAnsi="Times New Roman" w:cs="Times New Roman"/>
          <w:sz w:val="26"/>
          <w:szCs w:val="26"/>
        </w:rPr>
      </w:pPr>
      <w:r w:rsidRPr="00283743">
        <w:rPr>
          <w:rFonts w:ascii="Times New Roman" w:hAnsi="Times New Roman" w:cs="Times New Roman"/>
          <w:bCs/>
          <w:sz w:val="26"/>
          <w:szCs w:val="26"/>
        </w:rPr>
        <w:t>Phần cứng</w:t>
      </w:r>
      <w:r w:rsidRPr="00283743">
        <w:rPr>
          <w:rFonts w:ascii="Times New Roman" w:hAnsi="Times New Roman" w:cs="Times New Roman"/>
          <w:sz w:val="26"/>
          <w:szCs w:val="26"/>
        </w:rPr>
        <w:t xml:space="preserve"> bao gồm hệ thống máy tính và các thiết bị thu thập, nhập, xuất, lưu trữ dữ liệu. Trong đó, hệ thống máy tính gồm </w:t>
      </w:r>
      <w:ins w:id="467" w:author="Windows User" w:date="2019-02-20T14:37:00Z">
        <w:r w:rsidR="00CE4FF4">
          <w:rPr>
            <w:rFonts w:ascii="Times New Roman" w:hAnsi="Times New Roman" w:cs="Times New Roman"/>
            <w:sz w:val="26"/>
            <w:szCs w:val="26"/>
          </w:rPr>
          <w:t xml:space="preserve">chỉ </w:t>
        </w:r>
      </w:ins>
      <w:r w:rsidRPr="00283743">
        <w:rPr>
          <w:rFonts w:ascii="Times New Roman" w:hAnsi="Times New Roman" w:cs="Times New Roman"/>
          <w:sz w:val="26"/>
          <w:szCs w:val="26"/>
        </w:rPr>
        <w:t xml:space="preserve">có </w:t>
      </w:r>
      <w:del w:id="468" w:author="Windows User" w:date="2019-02-20T14:36:00Z">
        <w:r w:rsidRPr="00283743" w:rsidDel="00CE4FF4">
          <w:rPr>
            <w:rFonts w:ascii="Times New Roman" w:hAnsi="Times New Roman" w:cs="Times New Roman"/>
            <w:sz w:val="26"/>
            <w:szCs w:val="26"/>
          </w:rPr>
          <w:delText xml:space="preserve">1 </w:delText>
        </w:r>
      </w:del>
      <w:ins w:id="469" w:author="Windows User" w:date="2019-02-20T14:36:00Z">
        <w:r w:rsidR="00CE4FF4">
          <w:rPr>
            <w:rFonts w:ascii="Times New Roman" w:hAnsi="Times New Roman" w:cs="Times New Roman"/>
            <w:sz w:val="26"/>
            <w:szCs w:val="26"/>
          </w:rPr>
          <w:t>một</w:t>
        </w:r>
        <w:r w:rsidR="00CE4FF4" w:rsidRPr="00283743">
          <w:rPr>
            <w:rFonts w:ascii="Times New Roman" w:hAnsi="Times New Roman" w:cs="Times New Roman"/>
            <w:sz w:val="26"/>
            <w:szCs w:val="26"/>
          </w:rPr>
          <w:t xml:space="preserve"> </w:t>
        </w:r>
      </w:ins>
      <w:del w:id="470" w:author="Windows User" w:date="2019-02-20T14:37:00Z">
        <w:r w:rsidRPr="00283743" w:rsidDel="00CE4FF4">
          <w:rPr>
            <w:rFonts w:ascii="Times New Roman" w:hAnsi="Times New Roman" w:cs="Times New Roman"/>
            <w:sz w:val="26"/>
            <w:szCs w:val="26"/>
          </w:rPr>
          <w:delText xml:space="preserve">máy </w:delText>
        </w:r>
      </w:del>
      <w:r w:rsidRPr="00283743">
        <w:rPr>
          <w:rFonts w:ascii="Times New Roman" w:hAnsi="Times New Roman" w:cs="Times New Roman"/>
          <w:sz w:val="26"/>
          <w:szCs w:val="26"/>
        </w:rPr>
        <w:t xml:space="preserve">hoặc nhiều máy </w:t>
      </w:r>
      <w:ins w:id="471" w:author="Windows User" w:date="2019-02-20T14:37:00Z">
        <w:r w:rsidR="00CE4FF4">
          <w:rPr>
            <w:rFonts w:ascii="Times New Roman" w:hAnsi="Times New Roman" w:cs="Times New Roman"/>
            <w:sz w:val="26"/>
            <w:szCs w:val="26"/>
          </w:rPr>
          <w:t xml:space="preserve">tính </w:t>
        </w:r>
      </w:ins>
      <w:r w:rsidRPr="00283743">
        <w:rPr>
          <w:rFonts w:ascii="Times New Roman" w:hAnsi="Times New Roman" w:cs="Times New Roman"/>
          <w:sz w:val="26"/>
          <w:szCs w:val="26"/>
        </w:rPr>
        <w:t xml:space="preserve">được kết nối thành một hệ thống mạng; các thiết bị ngoại vi để thu thập, nhập, xuất dữ liệu như máy digitizer, scanner, máy in, plotter, máy ghi đĩa quang hoặc CD, băng từ, và các thiết bị định vị khác, v.v... </w:t>
      </w:r>
    </w:p>
    <w:p w14:paraId="7C7052E7" w14:textId="77777777" w:rsidR="001E5EDC" w:rsidRPr="00283743" w:rsidRDefault="001E5EDC" w:rsidP="001E5EDC">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Tùy theo mục tiêu và qui mô tổ chức hệ thống thông tin địa lý, nhà thiết kế sẽ xác định qui mô và cấu hình phần cứng thích hợp. Phần cứng được thiết kế như một hệ thống mạng máy tính cục bộ (LAN) hoặc mạng diện rộng (WAN), tùy theo nhiệm vụ của hệ thống. Các thiết bị cập nhật dữ liệu thường xuyên, các thiết bị lưu trữ, hiển thị cũng được trang bị đáp ứng mục tiêu, nhiệm vụ của hệ thống. </w:t>
      </w:r>
    </w:p>
    <w:p w14:paraId="7C2953D0" w14:textId="535DDE99" w:rsidR="001E5EDC" w:rsidRPr="00283743" w:rsidRDefault="001E5EDC" w:rsidP="001E5EDC">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Trong tiến trình xây dựng hệ thống, ta cần phân chia </w:t>
      </w:r>
      <w:ins w:id="472" w:author="Windows User" w:date="2019-02-20T14:37:00Z">
        <w:r w:rsidR="00CE4FF4">
          <w:rPr>
            <w:rFonts w:ascii="Times New Roman" w:hAnsi="Times New Roman" w:cs="Times New Roman"/>
            <w:sz w:val="26"/>
            <w:szCs w:val="26"/>
          </w:rPr>
          <w:t xml:space="preserve">các </w:t>
        </w:r>
      </w:ins>
      <w:r w:rsidRPr="00283743">
        <w:rPr>
          <w:rFonts w:ascii="Times New Roman" w:hAnsi="Times New Roman" w:cs="Times New Roman"/>
          <w:sz w:val="26"/>
          <w:szCs w:val="26"/>
        </w:rPr>
        <w:t xml:space="preserve">giai đoạn và trang bị phần cứng hệ thống cho phù hợp với nhu cầu khai thác </w:t>
      </w:r>
      <w:del w:id="473" w:author="Windows User" w:date="2019-02-20T14:37:00Z">
        <w:r w:rsidRPr="00283743" w:rsidDel="00CE4FF4">
          <w:rPr>
            <w:rFonts w:ascii="Times New Roman" w:hAnsi="Times New Roman" w:cs="Times New Roman"/>
            <w:sz w:val="26"/>
            <w:szCs w:val="26"/>
          </w:rPr>
          <w:delText xml:space="preserve">vì </w:delText>
        </w:r>
      </w:del>
      <w:ins w:id="474" w:author="Windows User" w:date="2019-02-20T14:38:00Z">
        <w:r w:rsidR="00CE4FF4">
          <w:rPr>
            <w:rFonts w:ascii="Times New Roman" w:hAnsi="Times New Roman" w:cs="Times New Roman"/>
            <w:sz w:val="26"/>
            <w:szCs w:val="26"/>
          </w:rPr>
          <w:t>vì</w:t>
        </w:r>
      </w:ins>
      <w:ins w:id="475" w:author="Windows User" w:date="2019-02-20T14:37:00Z">
        <w:r w:rsidR="00CE4FF4"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giá </w:t>
      </w:r>
      <w:ins w:id="476" w:author="Windows User" w:date="2019-02-20T14:38:00Z">
        <w:r w:rsidR="00CE4FF4">
          <w:rPr>
            <w:rFonts w:ascii="Times New Roman" w:hAnsi="Times New Roman" w:cs="Times New Roman"/>
            <w:sz w:val="26"/>
            <w:szCs w:val="26"/>
          </w:rPr>
          <w:t xml:space="preserve">thành của các </w:t>
        </w:r>
      </w:ins>
      <w:r w:rsidRPr="00283743">
        <w:rPr>
          <w:rFonts w:ascii="Times New Roman" w:hAnsi="Times New Roman" w:cs="Times New Roman"/>
          <w:sz w:val="26"/>
          <w:szCs w:val="26"/>
        </w:rPr>
        <w:t xml:space="preserve">thiết bị càng ngày càng giảm, trong khi tính năng kỹ thuật của thiết bị </w:t>
      </w:r>
      <w:del w:id="477" w:author="Windows User" w:date="2019-02-20T14:38:00Z">
        <w:r w:rsidRPr="00283743" w:rsidDel="00CE4FF4">
          <w:rPr>
            <w:rFonts w:ascii="Times New Roman" w:hAnsi="Times New Roman" w:cs="Times New Roman"/>
            <w:sz w:val="26"/>
            <w:szCs w:val="26"/>
          </w:rPr>
          <w:delText xml:space="preserve">càng </w:delText>
        </w:r>
      </w:del>
      <w:r w:rsidRPr="00283743">
        <w:rPr>
          <w:rFonts w:ascii="Times New Roman" w:hAnsi="Times New Roman" w:cs="Times New Roman"/>
          <w:sz w:val="26"/>
          <w:szCs w:val="26"/>
        </w:rPr>
        <w:t>tăng</w:t>
      </w:r>
      <w:ins w:id="478" w:author="Windows User" w:date="2019-02-20T14:38:00Z">
        <w:r w:rsidR="00CE4FF4">
          <w:rPr>
            <w:rFonts w:ascii="Times New Roman" w:hAnsi="Times New Roman" w:cs="Times New Roman"/>
            <w:sz w:val="26"/>
            <w:szCs w:val="26"/>
          </w:rPr>
          <w:t xml:space="preserve"> lên</w:t>
        </w:r>
      </w:ins>
      <w:r w:rsidRPr="00283743">
        <w:rPr>
          <w:rFonts w:ascii="Times New Roman" w:hAnsi="Times New Roman" w:cs="Times New Roman"/>
          <w:sz w:val="26"/>
          <w:szCs w:val="26"/>
        </w:rPr>
        <w:t xml:space="preserve">. Đặc biệt lưu ý rằng những thiết bị nhập dữ liệu bản đồ giấy chỉ sử dụng trong một thời gian ngắn trong thời gian chuyển tiếp từ công nghệ cũ sang công nghệ thông tin địa lý. </w:t>
      </w:r>
      <w:del w:id="479" w:author="Windows User" w:date="2019-02-20T14:38:00Z">
        <w:r w:rsidRPr="00283743" w:rsidDel="00CE4FF4">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Ngày nay, những thiết bị thu thập dữ liệu không gian có độ chính xác và khả năng tự động cao đang </w:t>
      </w:r>
      <w:del w:id="480" w:author="Windows User" w:date="2019-02-20T14:38:00Z">
        <w:r w:rsidRPr="00283743" w:rsidDel="00CE4FF4">
          <w:rPr>
            <w:rFonts w:ascii="Times New Roman" w:hAnsi="Times New Roman" w:cs="Times New Roman"/>
            <w:sz w:val="26"/>
            <w:szCs w:val="26"/>
          </w:rPr>
          <w:delText xml:space="preserve">dần </w:delText>
        </w:r>
      </w:del>
      <w:r w:rsidRPr="00283743">
        <w:rPr>
          <w:rFonts w:ascii="Times New Roman" w:hAnsi="Times New Roman" w:cs="Times New Roman"/>
          <w:sz w:val="26"/>
          <w:szCs w:val="26"/>
        </w:rPr>
        <w:t xml:space="preserve">dần thay thế những thiết bị đo đạc truyền thống. Do đó, các hệ thống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w:t>
      </w:r>
      <w:ins w:id="481" w:author="Windows User" w:date="2019-02-20T14:38:00Z">
        <w:r w:rsidR="00066B77">
          <w:rPr>
            <w:rFonts w:ascii="Times New Roman" w:hAnsi="Times New Roman" w:cs="Times New Roman"/>
            <w:sz w:val="26"/>
            <w:szCs w:val="26"/>
          </w:rPr>
          <w:t xml:space="preserve">cũng </w:t>
        </w:r>
      </w:ins>
      <w:r w:rsidRPr="00283743">
        <w:rPr>
          <w:rFonts w:ascii="Times New Roman" w:hAnsi="Times New Roman" w:cs="Times New Roman"/>
          <w:sz w:val="26"/>
          <w:szCs w:val="26"/>
        </w:rPr>
        <w:t xml:space="preserve">cần </w:t>
      </w:r>
      <w:del w:id="482" w:author="Windows User" w:date="2019-02-20T14:38:00Z">
        <w:r w:rsidRPr="00283743" w:rsidDel="00066B77">
          <w:rPr>
            <w:rFonts w:ascii="Times New Roman" w:hAnsi="Times New Roman" w:cs="Times New Roman"/>
            <w:sz w:val="26"/>
            <w:szCs w:val="26"/>
          </w:rPr>
          <w:delText xml:space="preserve">phải </w:delText>
        </w:r>
      </w:del>
      <w:r w:rsidRPr="00283743">
        <w:rPr>
          <w:rFonts w:ascii="Times New Roman" w:hAnsi="Times New Roman" w:cs="Times New Roman"/>
          <w:sz w:val="26"/>
          <w:szCs w:val="26"/>
        </w:rPr>
        <w:t xml:space="preserve">thường xuyên đổi mới và thay thế trang bị thiết bị phục vụ </w:t>
      </w:r>
      <w:ins w:id="483" w:author="Windows User" w:date="2019-02-20T14:39:00Z">
        <w:r w:rsidR="00066B77">
          <w:rPr>
            <w:rFonts w:ascii="Times New Roman" w:hAnsi="Times New Roman" w:cs="Times New Roman"/>
            <w:sz w:val="26"/>
            <w:szCs w:val="26"/>
          </w:rPr>
          <w:t xml:space="preserve">cho nhu cầu </w:t>
        </w:r>
      </w:ins>
      <w:r w:rsidRPr="00283743">
        <w:rPr>
          <w:rFonts w:ascii="Times New Roman" w:hAnsi="Times New Roman" w:cs="Times New Roman"/>
          <w:sz w:val="26"/>
          <w:szCs w:val="26"/>
        </w:rPr>
        <w:t xml:space="preserve">cập nhật dữ liệu. </w:t>
      </w:r>
    </w:p>
    <w:p w14:paraId="588141FB" w14:textId="2BF7661F" w:rsidR="001E5EDC" w:rsidRPr="00283743" w:rsidRDefault="001E5EDC" w:rsidP="001E5EDC">
      <w:pPr>
        <w:pStyle w:val="BodyText"/>
        <w:spacing w:before="80"/>
        <w:rPr>
          <w:i/>
          <w:spacing w:val="-4"/>
          <w:szCs w:val="26"/>
        </w:rPr>
      </w:pPr>
      <w:r w:rsidRPr="00283743">
        <w:rPr>
          <w:szCs w:val="26"/>
        </w:rPr>
        <w:tab/>
        <w:t>Đối với một tỉnh</w:t>
      </w:r>
      <w:ins w:id="484" w:author="Windows User" w:date="2019-02-20T14:39:00Z">
        <w:r w:rsidR="00066B77">
          <w:rPr>
            <w:szCs w:val="26"/>
          </w:rPr>
          <w:t>/</w:t>
        </w:r>
      </w:ins>
      <w:del w:id="485" w:author="Windows User" w:date="2019-02-20T14:39:00Z">
        <w:r w:rsidRPr="00283743" w:rsidDel="00066B77">
          <w:rPr>
            <w:szCs w:val="26"/>
          </w:rPr>
          <w:delText xml:space="preserve"> / </w:delText>
        </w:r>
      </w:del>
      <w:r w:rsidRPr="00283743">
        <w:rPr>
          <w:szCs w:val="26"/>
        </w:rPr>
        <w:t xml:space="preserve">thành phố, nhu cầu số hóa bản đồ không phải là nhu cầu lớn, số hóa bản đồ chẳng những không phải là mục tiêu xây dựng hệ thống thông tin địa lý mà đó chỉ là một phần trong công đoạn khởi tạo cơ sở dữ liệu nền cho hệ thống thông tin địa lý. Công nghệ số hóa bản đồ chỉ là một công nghệ quá độ từ công nghệ truyền thống, sử </w:t>
      </w:r>
      <w:r w:rsidRPr="00283743">
        <w:rPr>
          <w:spacing w:val="-4"/>
          <w:szCs w:val="26"/>
        </w:rPr>
        <w:t xml:space="preserve">dụng và lưu trữ dữ liệu không gian trên bản đồ giấy, chuyển sang công nghệ thông tin địa lý với những thiết bị kỹ thuật số có khả năng thu thập dữ liệu không gian với độ chính xác cao. Những sự đầu tư thiết bị số hóa bản đồ trong thời gian này sẽ nhanh chóng </w:t>
      </w:r>
      <w:del w:id="486" w:author="Windows User" w:date="2019-02-20T14:39:00Z">
        <w:r w:rsidRPr="00283743" w:rsidDel="00066B77">
          <w:rPr>
            <w:spacing w:val="-4"/>
            <w:szCs w:val="26"/>
          </w:rPr>
          <w:delText xml:space="preserve">bị </w:delText>
        </w:r>
      </w:del>
      <w:r w:rsidRPr="00283743">
        <w:rPr>
          <w:spacing w:val="-4"/>
          <w:szCs w:val="26"/>
        </w:rPr>
        <w:t>lạc hậu.</w:t>
      </w:r>
    </w:p>
    <w:p w14:paraId="71CD17EB" w14:textId="77777777" w:rsidR="001E5EDC" w:rsidRPr="00283743" w:rsidRDefault="001E5EDC" w:rsidP="005F5568">
      <w:pPr>
        <w:pStyle w:val="Heading2"/>
        <w:numPr>
          <w:ilvl w:val="2"/>
          <w:numId w:val="38"/>
        </w:numPr>
        <w:tabs>
          <w:tab w:val="left" w:pos="567"/>
        </w:tabs>
        <w:spacing w:before="120" w:line="240" w:lineRule="auto"/>
        <w:rPr>
          <w:rFonts w:ascii="Times New Roman" w:hAnsi="Times New Roman" w:cs="Times New Roman"/>
          <w:b/>
          <w:color w:val="auto"/>
        </w:rPr>
      </w:pPr>
      <w:bookmarkStart w:id="487" w:name="_Toc533409995"/>
      <w:r w:rsidRPr="00283743">
        <w:rPr>
          <w:rFonts w:ascii="Times New Roman" w:hAnsi="Times New Roman" w:cs="Times New Roman"/>
          <w:b/>
          <w:color w:val="auto"/>
        </w:rPr>
        <w:t>Phần mềm</w:t>
      </w:r>
      <w:bookmarkEnd w:id="487"/>
    </w:p>
    <w:p w14:paraId="641B7520" w14:textId="77777777" w:rsidR="001E5EDC" w:rsidRPr="00283743" w:rsidRDefault="001E5EDC" w:rsidP="001E5EDC">
      <w:pPr>
        <w:spacing w:before="8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Phần mềm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bảo đảm đủ 4 chức năng của hệ thống thông tin địa lý là nhập, lưu trữ, phân tích và xử lý, hiển thị dữ liệu không gian, phi không gian. Ngoài ra, phần mềm còn phải đáp ứng yêu cầu của hệ thống mở, cho phép nâng cấp khi cần thiết hoặc/</w:t>
      </w:r>
      <w:del w:id="488" w:author="Windows User" w:date="2019-02-20T14:40:00Z">
        <w:r w:rsidRPr="00283743" w:rsidDel="00066B77">
          <w:rPr>
            <w:rFonts w:ascii="Times New Roman" w:hAnsi="Times New Roman" w:cs="Times New Roman"/>
            <w:sz w:val="26"/>
            <w:szCs w:val="26"/>
          </w:rPr>
          <w:delText xml:space="preserve"> </w:delText>
        </w:r>
      </w:del>
      <w:r w:rsidRPr="00283743">
        <w:rPr>
          <w:rFonts w:ascii="Times New Roman" w:hAnsi="Times New Roman" w:cs="Times New Roman"/>
          <w:sz w:val="26"/>
          <w:szCs w:val="26"/>
        </w:rPr>
        <w:t>và có thể liên kết với các hệ thống khác, đặc biệt là hệ thống cơ sở dữ liệu thuộc tính hiện có. Hiện nay, trên thế giới có rất nhiều phần mềm khác nhau, mỗi một phần mềm đều có điểm mạnh riêng, tuỳ theo mục tiêu khai thác mà người sử dụng có thể quyết định trang bị phần mềm hợp lý. Phần mềm của hệ thống cần được trang bị từng bước và phù hợp với chức năng, nhiệm vụ của từng vị trí trong hệ thống, không nhất thiết phải trang bị những phần mềm quá lớn hoặc quá nhỏ. Ở đây cũng cần quan tâm đến khả năng mở rộng, tương thích của phần mềm và định dạng dữ liệu do phần mềm tạo ra. Trong những trường hợp cần thiết, cũng có thể thiết kế bổ sung những phần mềm chuyển đổi định dạng dữ liệu.</w:t>
      </w:r>
    </w:p>
    <w:p w14:paraId="0C69360D" w14:textId="77777777" w:rsidR="001E5EDC" w:rsidRPr="00283743" w:rsidRDefault="001E5EDC" w:rsidP="001E5EDC">
      <w:pPr>
        <w:spacing w:before="80"/>
        <w:ind w:firstLine="567"/>
        <w:jc w:val="both"/>
        <w:rPr>
          <w:rFonts w:ascii="Times New Roman" w:hAnsi="Times New Roman" w:cs="Times New Roman"/>
          <w:sz w:val="26"/>
          <w:szCs w:val="26"/>
        </w:rPr>
      </w:pPr>
      <w:r w:rsidRPr="00283743">
        <w:rPr>
          <w:rFonts w:ascii="Times New Roman" w:hAnsi="Times New Roman" w:cs="Times New Roman"/>
          <w:sz w:val="26"/>
          <w:szCs w:val="26"/>
        </w:rPr>
        <w:t>Một hệ thống GIS bao gồm nhiều môđun phần mềm, có các thành phần chính sau:</w:t>
      </w:r>
    </w:p>
    <w:p w14:paraId="3B4B5A01" w14:textId="77777777" w:rsidR="001E5EDC" w:rsidRPr="00283743" w:rsidRDefault="001E5EDC" w:rsidP="005F5568">
      <w:pPr>
        <w:numPr>
          <w:ilvl w:val="0"/>
          <w:numId w:val="3"/>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lastRenderedPageBreak/>
        <w:t xml:space="preserve">Công cụ nhập và thao tác trên các thông tin địa lý </w:t>
      </w:r>
    </w:p>
    <w:p w14:paraId="54C8A490" w14:textId="77777777" w:rsidR="001E5EDC" w:rsidRPr="00283743" w:rsidRDefault="001E5EDC" w:rsidP="005F5568">
      <w:pPr>
        <w:numPr>
          <w:ilvl w:val="0"/>
          <w:numId w:val="3"/>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Hệ quản trị CSDL (DBMS)</w:t>
      </w:r>
    </w:p>
    <w:p w14:paraId="305E1E1A" w14:textId="77777777" w:rsidR="001E5EDC" w:rsidRPr="00283743" w:rsidRDefault="001E5EDC" w:rsidP="005F5568">
      <w:pPr>
        <w:numPr>
          <w:ilvl w:val="0"/>
          <w:numId w:val="3"/>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Công cụ hỗ trợ hỏi đáp, phân tích và hiển thị địa lý </w:t>
      </w:r>
    </w:p>
    <w:p w14:paraId="25B5939A" w14:textId="77777777" w:rsidR="001E5EDC" w:rsidRPr="00283743" w:rsidRDefault="001E5EDC" w:rsidP="005F5568">
      <w:pPr>
        <w:numPr>
          <w:ilvl w:val="0"/>
          <w:numId w:val="3"/>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Giao diện đồ hoạ người-máy (GUI) để truy cập các công cụ dễ dàng.</w:t>
      </w:r>
    </w:p>
    <w:p w14:paraId="41EC51B6" w14:textId="0740BE57" w:rsidR="001E5EDC" w:rsidRPr="00283743" w:rsidRDefault="001E5EDC" w:rsidP="001E5EDC">
      <w:pPr>
        <w:spacing w:before="8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Trong đó khả năng lưu trữ, quản lý dữ liệu không gian bằng </w:t>
      </w:r>
      <w:r w:rsidRPr="00283743">
        <w:rPr>
          <w:rFonts w:ascii="Times New Roman" w:hAnsi="Times New Roman" w:cs="Times New Roman"/>
          <w:i/>
          <w:sz w:val="26"/>
          <w:szCs w:val="26"/>
        </w:rPr>
        <w:t xml:space="preserve">hệ quản trị CSDL địa lý </w:t>
      </w:r>
      <w:r w:rsidRPr="00283743">
        <w:rPr>
          <w:rFonts w:ascii="Times New Roman" w:hAnsi="Times New Roman" w:cs="Times New Roman"/>
          <w:sz w:val="26"/>
          <w:szCs w:val="26"/>
        </w:rPr>
        <w:t xml:space="preserve">là khía cạnh quan trọng nhất của GIS. Các môđun khác là công cụ phân tích dữ liệu, </w:t>
      </w:r>
      <w:del w:id="489" w:author="Windows User" w:date="2019-02-20T14:41:00Z">
        <w:r w:rsidRPr="00283743" w:rsidDel="00DE5903">
          <w:rPr>
            <w:rFonts w:ascii="Times New Roman" w:hAnsi="Times New Roman" w:cs="Times New Roman"/>
            <w:sz w:val="26"/>
            <w:szCs w:val="26"/>
          </w:rPr>
          <w:delText xml:space="preserve">làm </w:delText>
        </w:r>
      </w:del>
      <w:ins w:id="490" w:author="Windows User" w:date="2019-02-20T14:41:00Z">
        <w:r w:rsidR="00DE5903">
          <w:rPr>
            <w:rFonts w:ascii="Times New Roman" w:hAnsi="Times New Roman" w:cs="Times New Roman"/>
            <w:sz w:val="26"/>
            <w:szCs w:val="26"/>
          </w:rPr>
          <w:t>xây dựng</w:t>
        </w:r>
        <w:r w:rsidR="00DE5903"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báo cáo và truyền tin. </w:t>
      </w:r>
    </w:p>
    <w:p w14:paraId="220799FF" w14:textId="77777777" w:rsidR="001E5EDC" w:rsidRPr="00283743" w:rsidRDefault="001E5EDC" w:rsidP="005F5568">
      <w:pPr>
        <w:pStyle w:val="Heading2"/>
        <w:numPr>
          <w:ilvl w:val="2"/>
          <w:numId w:val="38"/>
        </w:numPr>
        <w:tabs>
          <w:tab w:val="left" w:pos="567"/>
        </w:tabs>
        <w:spacing w:before="120" w:line="240" w:lineRule="auto"/>
        <w:rPr>
          <w:rFonts w:ascii="Times New Roman" w:hAnsi="Times New Roman" w:cs="Times New Roman"/>
          <w:b/>
          <w:color w:val="auto"/>
        </w:rPr>
      </w:pPr>
      <w:bookmarkStart w:id="491" w:name="_Toc533409996"/>
      <w:r w:rsidRPr="00283743">
        <w:rPr>
          <w:rFonts w:ascii="Times New Roman" w:hAnsi="Times New Roman" w:cs="Times New Roman"/>
          <w:b/>
          <w:color w:val="auto"/>
        </w:rPr>
        <w:t>Con người</w:t>
      </w:r>
      <w:bookmarkEnd w:id="491"/>
      <w:r w:rsidRPr="00283743">
        <w:rPr>
          <w:rFonts w:ascii="Times New Roman" w:hAnsi="Times New Roman" w:cs="Times New Roman"/>
          <w:b/>
          <w:color w:val="auto"/>
        </w:rPr>
        <w:t xml:space="preserve"> </w:t>
      </w:r>
    </w:p>
    <w:p w14:paraId="18AB8E2D" w14:textId="153BF870" w:rsidR="001E5EDC" w:rsidRPr="00283743" w:rsidRDefault="001E5EDC" w:rsidP="001E5EDC">
      <w:pPr>
        <w:spacing w:before="80"/>
        <w:ind w:firstLine="720"/>
        <w:jc w:val="both"/>
        <w:rPr>
          <w:rFonts w:ascii="Times New Roman" w:hAnsi="Times New Roman" w:cs="Times New Roman"/>
          <w:sz w:val="26"/>
          <w:szCs w:val="26"/>
        </w:rPr>
      </w:pPr>
      <w:bookmarkStart w:id="492" w:name="_Toc139376389"/>
      <w:bookmarkStart w:id="493" w:name="_Toc207379742"/>
      <w:r w:rsidRPr="00283743">
        <w:rPr>
          <w:rFonts w:ascii="Times New Roman" w:hAnsi="Times New Roman" w:cs="Times New Roman"/>
          <w:sz w:val="26"/>
          <w:szCs w:val="26"/>
        </w:rPr>
        <w:t xml:space="preserve">Con người </w:t>
      </w:r>
      <w:del w:id="494" w:author="Windows User" w:date="2019-02-20T14:41:00Z">
        <w:r w:rsidRPr="00283743" w:rsidDel="00DE5903">
          <w:rPr>
            <w:rFonts w:ascii="Times New Roman" w:hAnsi="Times New Roman" w:cs="Times New Roman"/>
            <w:sz w:val="26"/>
            <w:szCs w:val="26"/>
          </w:rPr>
          <w:delText xml:space="preserve">gồm </w:delText>
        </w:r>
      </w:del>
      <w:ins w:id="495" w:author="Windows User" w:date="2019-02-20T14:41:00Z">
        <w:r w:rsidR="00DE5903">
          <w:rPr>
            <w:rFonts w:ascii="Times New Roman" w:hAnsi="Times New Roman" w:cs="Times New Roman"/>
            <w:sz w:val="26"/>
            <w:szCs w:val="26"/>
          </w:rPr>
          <w:t>chia thành</w:t>
        </w:r>
        <w:r w:rsidR="00DE5903" w:rsidRPr="00283743">
          <w:rPr>
            <w:rFonts w:ascii="Times New Roman" w:hAnsi="Times New Roman" w:cs="Times New Roman"/>
            <w:sz w:val="26"/>
            <w:szCs w:val="26"/>
          </w:rPr>
          <w:t xml:space="preserve"> </w:t>
        </w:r>
      </w:ins>
      <w:del w:id="496" w:author="Windows User" w:date="2019-02-20T14:41:00Z">
        <w:r w:rsidRPr="00283743" w:rsidDel="00DE5903">
          <w:rPr>
            <w:rFonts w:ascii="Times New Roman" w:hAnsi="Times New Roman" w:cs="Times New Roman"/>
            <w:sz w:val="26"/>
            <w:szCs w:val="26"/>
          </w:rPr>
          <w:delText>ba loại</w:delText>
        </w:r>
      </w:del>
      <w:ins w:id="497" w:author="Windows User" w:date="2019-02-20T14:41:00Z">
        <w:r w:rsidR="00DE5903">
          <w:rPr>
            <w:rFonts w:ascii="Times New Roman" w:hAnsi="Times New Roman" w:cs="Times New Roman"/>
            <w:sz w:val="26"/>
            <w:szCs w:val="26"/>
          </w:rPr>
          <w:t>3 nhóm</w:t>
        </w:r>
      </w:ins>
      <w:r w:rsidRPr="00283743">
        <w:rPr>
          <w:rFonts w:ascii="Times New Roman" w:hAnsi="Times New Roman" w:cs="Times New Roman"/>
          <w:sz w:val="26"/>
          <w:szCs w:val="26"/>
        </w:rPr>
        <w:t xml:space="preserve"> chính: Chuyên gia về GIS làm nhiệm vụ nghiên cứu các công cụ, xây dựng phần mềm GIS, thiết kế hệ thống GIS, v.v...  Nhóm thứ hai là người thu thập, xử lý, biên tập, quản lý và bảo dưỡng dữ liệu GIS, chịu trách nhiệm chính về sự chính xác, tính cập nhật của dữ liệu. Nhóm </w:t>
      </w:r>
      <w:del w:id="498" w:author="Windows User" w:date="2019-02-20T14:41:00Z">
        <w:r w:rsidRPr="00283743" w:rsidDel="00DE5903">
          <w:rPr>
            <w:rFonts w:ascii="Times New Roman" w:hAnsi="Times New Roman" w:cs="Times New Roman"/>
            <w:sz w:val="26"/>
            <w:szCs w:val="26"/>
          </w:rPr>
          <w:delText xml:space="preserve">người </w:delText>
        </w:r>
      </w:del>
      <w:r w:rsidRPr="00283743">
        <w:rPr>
          <w:rFonts w:ascii="Times New Roman" w:hAnsi="Times New Roman" w:cs="Times New Roman"/>
          <w:sz w:val="26"/>
          <w:szCs w:val="26"/>
        </w:rPr>
        <w:t>cuối cùng là những người khai thác thông tin phục vụ cho các mục tiêu nghiên cứu của mình.</w:t>
      </w:r>
    </w:p>
    <w:p w14:paraId="087A1337" w14:textId="77777777" w:rsidR="001E5EDC" w:rsidRPr="00283743" w:rsidRDefault="001E5EDC" w:rsidP="001E5EDC">
      <w:pPr>
        <w:spacing w:before="8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 Cả bốn thành phần trên có mối quan hệ mật thiết với nhau, tương tác với nhau để GIS hoàn thành và phát triển. Trên </w:t>
      </w:r>
      <w:r w:rsidRPr="00DE5903">
        <w:rPr>
          <w:rFonts w:ascii="Times New Roman" w:hAnsi="Times New Roman" w:cs="Times New Roman"/>
          <w:sz w:val="26"/>
          <w:szCs w:val="26"/>
          <w:highlight w:val="yellow"/>
          <w:rPrChange w:id="499" w:author="Windows User" w:date="2019-02-20T14:42:00Z">
            <w:rPr>
              <w:rFonts w:ascii="Times New Roman" w:hAnsi="Times New Roman" w:cs="Times New Roman"/>
              <w:sz w:val="26"/>
              <w:szCs w:val="26"/>
            </w:rPr>
          </w:rPrChange>
        </w:rPr>
        <w:t>hình 1.</w:t>
      </w:r>
      <w:commentRangeStart w:id="500"/>
      <w:r w:rsidRPr="00DE5903">
        <w:rPr>
          <w:rFonts w:ascii="Times New Roman" w:hAnsi="Times New Roman" w:cs="Times New Roman"/>
          <w:sz w:val="26"/>
          <w:szCs w:val="26"/>
          <w:highlight w:val="yellow"/>
          <w:rPrChange w:id="501" w:author="Windows User" w:date="2019-02-20T14:42:00Z">
            <w:rPr>
              <w:rFonts w:ascii="Times New Roman" w:hAnsi="Times New Roman" w:cs="Times New Roman"/>
              <w:sz w:val="26"/>
              <w:szCs w:val="26"/>
            </w:rPr>
          </w:rPrChange>
        </w:rPr>
        <w:t>4</w:t>
      </w:r>
      <w:commentRangeEnd w:id="500"/>
      <w:r w:rsidR="00DE5903">
        <w:rPr>
          <w:rStyle w:val="CommentReference"/>
        </w:rPr>
        <w:commentReference w:id="500"/>
      </w:r>
      <w:r w:rsidRPr="00283743">
        <w:rPr>
          <w:rFonts w:ascii="Times New Roman" w:hAnsi="Times New Roman" w:cs="Times New Roman"/>
          <w:sz w:val="26"/>
          <w:szCs w:val="26"/>
        </w:rPr>
        <w:t xml:space="preserve"> mô tả các mối quan hệ của 4 thành phần GIS. Sự hiểu biết một cách đầy đủ các thành phần của GIS rất quan trọng, bởi vì nếu thiếu hoặc một thành phần của chúng phát triển không tương xứng với các thành phần khác sẽ làm cho GIS hoạt động không có hiệu quả, thậm chí sẽ “chết”. </w:t>
      </w:r>
    </w:p>
    <w:p w14:paraId="4E3FE7AB" w14:textId="77777777" w:rsidR="001E5EDC" w:rsidRPr="00283743" w:rsidRDefault="001E5EDC" w:rsidP="001E5EDC">
      <w:pPr>
        <w:rPr>
          <w:rFonts w:ascii="Times New Roman" w:hAnsi="Times New Roman" w:cs="Times New Roman"/>
          <w:sz w:val="26"/>
          <w:szCs w:val="26"/>
        </w:rPr>
      </w:pPr>
      <w:r w:rsidRPr="00283743">
        <w:rPr>
          <w:rFonts w:ascii="Times New Roman" w:hAnsi="Times New Roman" w:cs="Times New Roman"/>
          <w:sz w:val="26"/>
          <w:szCs w:val="26"/>
        </w:rPr>
        <w:br w:type="page"/>
      </w:r>
    </w:p>
    <w:p w14:paraId="04A757ED" w14:textId="77777777" w:rsidR="001E5EDC" w:rsidRPr="00283743" w:rsidRDefault="001E5EDC" w:rsidP="001E5EDC">
      <w:pPr>
        <w:spacing w:line="360" w:lineRule="auto"/>
        <w:ind w:firstLine="720"/>
        <w:jc w:val="both"/>
        <w:rPr>
          <w:rFonts w:ascii="Times New Roman" w:hAnsi="Times New Roman" w:cs="Times New Roman"/>
          <w:sz w:val="26"/>
          <w:szCs w:val="26"/>
        </w:rPr>
      </w:pPr>
    </w:p>
    <w:p w14:paraId="22E4D98B" w14:textId="77777777" w:rsidR="001E5EDC" w:rsidRPr="00283743" w:rsidRDefault="001E5EDC" w:rsidP="001E5EDC">
      <w:pPr>
        <w:spacing w:line="360" w:lineRule="auto"/>
        <w:ind w:firstLine="7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844608" behindDoc="0" locked="0" layoutInCell="0" allowOverlap="1" wp14:anchorId="5DF8AE5F" wp14:editId="28466AA0">
                <wp:simplePos x="0" y="0"/>
                <wp:positionH relativeFrom="column">
                  <wp:posOffset>986790</wp:posOffset>
                </wp:positionH>
                <wp:positionV relativeFrom="paragraph">
                  <wp:posOffset>242570</wp:posOffset>
                </wp:positionV>
                <wp:extent cx="1171575" cy="647700"/>
                <wp:effectExtent l="9525" t="6985" r="28575" b="21590"/>
                <wp:wrapNone/>
                <wp:docPr id="1358" name="Rectangle 1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647700"/>
                        </a:xfrm>
                        <a:prstGeom prst="rect">
                          <a:avLst/>
                        </a:prstGeom>
                        <a:solidFill>
                          <a:srgbClr val="FFFFFF"/>
                        </a:solidFill>
                        <a:ln w="9525">
                          <a:solidFill>
                            <a:srgbClr val="FF9900"/>
                          </a:solidFill>
                          <a:miter lim="800000"/>
                          <a:headEnd/>
                          <a:tailEnd/>
                        </a:ln>
                        <a:effectLst>
                          <a:outerShdw dist="35921" dir="2700000" algn="ctr" rotWithShape="0">
                            <a:srgbClr val="808080"/>
                          </a:outerShdw>
                        </a:effectLst>
                      </wps:spPr>
                      <wps:txbx>
                        <w:txbxContent>
                          <w:p w14:paraId="770F9451" w14:textId="77777777" w:rsidR="004D6677" w:rsidRDefault="004D6677" w:rsidP="001E5EDC">
                            <w:pPr>
                              <w:pStyle w:val="BodyText2"/>
                              <w:rPr>
                                <w:b/>
                                <w:color w:val="0000FF"/>
                              </w:rPr>
                            </w:pPr>
                            <w:r>
                              <w:rPr>
                                <w:b/>
                                <w:color w:val="0000FF"/>
                              </w:rPr>
                              <w:t>Phần cứng:</w:t>
                            </w:r>
                          </w:p>
                          <w:p w14:paraId="2BB9E455" w14:textId="77777777" w:rsidR="004D6677" w:rsidRDefault="004D6677"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Máy tính</w:t>
                            </w:r>
                          </w:p>
                          <w:p w14:paraId="157962EE" w14:textId="77777777" w:rsidR="004D6677" w:rsidRDefault="004D6677" w:rsidP="005F5568">
                            <w:pPr>
                              <w:pStyle w:val="BodyText2"/>
                              <w:numPr>
                                <w:ilvl w:val="0"/>
                                <w:numId w:val="31"/>
                              </w:numPr>
                              <w:tabs>
                                <w:tab w:val="clear" w:pos="360"/>
                              </w:tabs>
                              <w:ind w:left="142" w:hanging="142"/>
                              <w:jc w:val="left"/>
                              <w:rPr>
                                <w:color w:val="0000FF"/>
                              </w:rPr>
                            </w:pPr>
                            <w:r>
                              <w:rPr>
                                <w:color w:val="0000FF"/>
                              </w:rPr>
                              <w:t>Thiết bị ngoại vi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8AE5F" id="Rectangle 1358" o:spid="_x0000_s1766" style="position:absolute;left:0;text-align:left;margin-left:77.7pt;margin-top:19.1pt;width:92.25pt;height:5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" o:allowincell="f" strokecolor="#f90">
                <v:shadow on="t"/>
                <v:textbox>
                  <w:txbxContent>
                    <w:p w14:paraId="770F9451" w14:textId="77777777" w:rsidR="004D6677" w:rsidRDefault="004D6677" w:rsidP="001E5EDC">
                      <w:pPr>
                        <w:pStyle w:val="BodyText2"/>
                        <w:rPr>
                          <w:b/>
                          <w:color w:val="0000FF"/>
                        </w:rPr>
                      </w:pPr>
                      <w:r>
                        <w:rPr>
                          <w:b/>
                          <w:color w:val="0000FF"/>
                        </w:rPr>
                        <w:t>Phần cứng:</w:t>
                      </w:r>
                    </w:p>
                    <w:p w14:paraId="2BB9E455" w14:textId="77777777" w:rsidR="004D6677" w:rsidRDefault="004D6677"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Máy tính</w:t>
                      </w:r>
                    </w:p>
                    <w:p w14:paraId="157962EE" w14:textId="77777777" w:rsidR="004D6677" w:rsidRDefault="004D6677" w:rsidP="005F5568">
                      <w:pPr>
                        <w:pStyle w:val="BodyText2"/>
                        <w:numPr>
                          <w:ilvl w:val="0"/>
                          <w:numId w:val="31"/>
                        </w:numPr>
                        <w:tabs>
                          <w:tab w:val="clear" w:pos="360"/>
                        </w:tabs>
                        <w:ind w:left="142" w:hanging="142"/>
                        <w:jc w:val="left"/>
                        <w:rPr>
                          <w:color w:val="0000FF"/>
                        </w:rPr>
                      </w:pPr>
                      <w:r>
                        <w:rPr>
                          <w:color w:val="0000FF"/>
                        </w:rPr>
                        <w:t>Thiết bị ngoại vi</w:t>
                      </w:r>
                    </w:p>
                  </w:txbxContent>
                </v:textbox>
              </v:rect>
            </w:pict>
          </mc:Fallback>
        </mc:AlternateContent>
      </w: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843584" behindDoc="0" locked="0" layoutInCell="0" allowOverlap="1" wp14:anchorId="3075361F" wp14:editId="1BAA0D5E">
                <wp:simplePos x="0" y="0"/>
                <wp:positionH relativeFrom="column">
                  <wp:posOffset>710565</wp:posOffset>
                </wp:positionH>
                <wp:positionV relativeFrom="paragraph">
                  <wp:posOffset>61595</wp:posOffset>
                </wp:positionV>
                <wp:extent cx="3943350" cy="2457450"/>
                <wp:effectExtent l="19050" t="16510" r="19050" b="21590"/>
                <wp:wrapNone/>
                <wp:docPr id="1357" name="Text Box 1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2457450"/>
                        </a:xfrm>
                        <a:prstGeom prst="rect">
                          <a:avLst/>
                        </a:prstGeom>
                        <a:noFill/>
                        <a:ln w="28575">
                          <a:solidFill>
                            <a:srgbClr val="00CC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40A02AB7" w14:textId="77777777" w:rsidR="004D6677" w:rsidRDefault="004D6677" w:rsidP="001E5ED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5361F" id="Text Box 1357" o:spid="_x0000_s1767" type="#_x0000_t202" style="position:absolute;left:0;text-align:left;margin-left:55.95pt;margin-top:4.85pt;width:310.5pt;height:19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" o:allowincell="f" filled="f" strokecolor="#0cf" strokeweight="2.25pt">
                <v:stroke dashstyle="dash"/>
                <v:textbox>
                  <w:txbxContent>
                    <w:p w14:paraId="40A02AB7" w14:textId="77777777" w:rsidR="004D6677" w:rsidRDefault="004D6677" w:rsidP="001E5EDC"/>
                  </w:txbxContent>
                </v:textbox>
              </v:shape>
            </w:pict>
          </mc:Fallback>
        </mc:AlternateContent>
      </w:r>
    </w:p>
    <w:p w14:paraId="407A770C" w14:textId="77777777" w:rsidR="001E5EDC" w:rsidRPr="00283743" w:rsidRDefault="001E5EDC" w:rsidP="001E5EDC">
      <w:pPr>
        <w:spacing w:line="360" w:lineRule="auto"/>
        <w:ind w:firstLine="7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849728" behindDoc="0" locked="0" layoutInCell="0" allowOverlap="1" wp14:anchorId="65CF9B46" wp14:editId="6884BB3F">
                <wp:simplePos x="0" y="0"/>
                <wp:positionH relativeFrom="column">
                  <wp:posOffset>2158365</wp:posOffset>
                </wp:positionH>
                <wp:positionV relativeFrom="paragraph">
                  <wp:posOffset>151130</wp:posOffset>
                </wp:positionV>
                <wp:extent cx="971550" cy="333375"/>
                <wp:effectExtent l="19050" t="16510" r="28575" b="31115"/>
                <wp:wrapNone/>
                <wp:docPr id="1356" name="Left-Right Arrow 1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33375"/>
                        </a:xfrm>
                        <a:prstGeom prst="leftRightArrow">
                          <a:avLst>
                            <a:gd name="adj1" fmla="val 50000"/>
                            <a:gd name="adj2" fmla="val 58286"/>
                          </a:avLst>
                        </a:prstGeom>
                        <a:solidFill>
                          <a:srgbClr val="FFFF99"/>
                        </a:solidFill>
                        <a:ln w="9525">
                          <a:solidFill>
                            <a:srgbClr val="FFCC99"/>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52FEF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356" o:spid="_x0000_s1026" type="#_x0000_t69" style="position:absolute;margin-left:169.95pt;margin-top:11.9pt;width:76.5pt;height:26.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" o:allowincell="f" fillcolor="#ff9" strokecolor="#fc9">
                <v:shadow on="t"/>
              </v:shape>
            </w:pict>
          </mc:Fallback>
        </mc:AlternateContent>
      </w: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845632" behindDoc="0" locked="0" layoutInCell="0" allowOverlap="1" wp14:anchorId="47105287" wp14:editId="583ADB6F">
                <wp:simplePos x="0" y="0"/>
                <wp:positionH relativeFrom="column">
                  <wp:posOffset>3129915</wp:posOffset>
                </wp:positionH>
                <wp:positionV relativeFrom="paragraph">
                  <wp:posOffset>-1270</wp:posOffset>
                </wp:positionV>
                <wp:extent cx="1209675" cy="647700"/>
                <wp:effectExtent l="9525" t="6985" r="28575" b="21590"/>
                <wp:wrapNone/>
                <wp:docPr id="1355" name="Rectangle 1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647700"/>
                        </a:xfrm>
                        <a:prstGeom prst="rect">
                          <a:avLst/>
                        </a:prstGeom>
                        <a:solidFill>
                          <a:srgbClr val="FFFFFF"/>
                        </a:solidFill>
                        <a:ln w="9525">
                          <a:solidFill>
                            <a:srgbClr val="FF9900"/>
                          </a:solidFill>
                          <a:miter lim="800000"/>
                          <a:headEnd/>
                          <a:tailEnd/>
                        </a:ln>
                        <a:effectLst>
                          <a:outerShdw dist="35921" dir="2700000" algn="ctr" rotWithShape="0">
                            <a:srgbClr val="808080"/>
                          </a:outerShdw>
                        </a:effectLst>
                      </wps:spPr>
                      <wps:txbx>
                        <w:txbxContent>
                          <w:p w14:paraId="440FD869" w14:textId="77777777" w:rsidR="004D6677" w:rsidRDefault="004D6677" w:rsidP="001E5EDC">
                            <w:pPr>
                              <w:pStyle w:val="BodyText2"/>
                              <w:rPr>
                                <w:b/>
                                <w:color w:val="0000FF"/>
                              </w:rPr>
                            </w:pPr>
                            <w:r>
                              <w:rPr>
                                <w:b/>
                                <w:color w:val="0000FF"/>
                              </w:rPr>
                              <w:t>Phần mềm:</w:t>
                            </w:r>
                          </w:p>
                          <w:p w14:paraId="2EEE1CF8" w14:textId="77777777" w:rsidR="004D6677" w:rsidRDefault="004D6677"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Hệ thống</w:t>
                            </w:r>
                          </w:p>
                          <w:p w14:paraId="7FDA345A" w14:textId="77777777" w:rsidR="004D6677" w:rsidRDefault="004D6677" w:rsidP="005F5568">
                            <w:pPr>
                              <w:pStyle w:val="BodyText2"/>
                              <w:numPr>
                                <w:ilvl w:val="0"/>
                                <w:numId w:val="31"/>
                              </w:numPr>
                              <w:tabs>
                                <w:tab w:val="clear" w:pos="360"/>
                              </w:tabs>
                              <w:ind w:left="142" w:hanging="142"/>
                              <w:jc w:val="left"/>
                              <w:rPr>
                                <w:color w:val="0000FF"/>
                              </w:rPr>
                            </w:pPr>
                            <w:r>
                              <w:rPr>
                                <w:color w:val="0000FF"/>
                              </w:rPr>
                              <w:t>Ứng dụng</w:t>
                            </w:r>
                          </w:p>
                          <w:p w14:paraId="71174DDD" w14:textId="77777777" w:rsidR="004D6677" w:rsidRDefault="004D6677" w:rsidP="005F5568">
                            <w:pPr>
                              <w:pStyle w:val="BodyText2"/>
                              <w:numPr>
                                <w:ilvl w:val="0"/>
                                <w:numId w:val="31"/>
                              </w:numPr>
                              <w:tabs>
                                <w:tab w:val="clear" w:pos="360"/>
                              </w:tabs>
                              <w:ind w:left="142" w:hanging="142"/>
                              <w:jc w:val="left"/>
                              <w:rPr>
                                <w:color w:val="0000FF"/>
                              </w:rPr>
                            </w:pPr>
                            <w:r>
                              <w:rPr>
                                <w:color w:val="0000FF"/>
                              </w:rPr>
                              <w:t>Hệ quản lý CSDL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05287" id="Rectangle 1355" o:spid="_x0000_s1768" style="position:absolute;left:0;text-align:left;margin-left:246.45pt;margin-top:-.1pt;width:95.25pt;height:5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" o:allowincell="f" strokecolor="#f90">
                <v:shadow on="t"/>
                <v:textbox>
                  <w:txbxContent>
                    <w:p w14:paraId="440FD869" w14:textId="77777777" w:rsidR="004D6677" w:rsidRDefault="004D6677" w:rsidP="001E5EDC">
                      <w:pPr>
                        <w:pStyle w:val="BodyText2"/>
                        <w:rPr>
                          <w:b/>
                          <w:color w:val="0000FF"/>
                        </w:rPr>
                      </w:pPr>
                      <w:r>
                        <w:rPr>
                          <w:b/>
                          <w:color w:val="0000FF"/>
                        </w:rPr>
                        <w:t>Phần mềm:</w:t>
                      </w:r>
                    </w:p>
                    <w:p w14:paraId="2EEE1CF8" w14:textId="77777777" w:rsidR="004D6677" w:rsidRDefault="004D6677"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Hệ thống</w:t>
                      </w:r>
                    </w:p>
                    <w:p w14:paraId="7FDA345A" w14:textId="77777777" w:rsidR="004D6677" w:rsidRDefault="004D6677" w:rsidP="005F5568">
                      <w:pPr>
                        <w:pStyle w:val="BodyText2"/>
                        <w:numPr>
                          <w:ilvl w:val="0"/>
                          <w:numId w:val="31"/>
                        </w:numPr>
                        <w:tabs>
                          <w:tab w:val="clear" w:pos="360"/>
                        </w:tabs>
                        <w:ind w:left="142" w:hanging="142"/>
                        <w:jc w:val="left"/>
                        <w:rPr>
                          <w:color w:val="0000FF"/>
                        </w:rPr>
                      </w:pPr>
                      <w:r>
                        <w:rPr>
                          <w:color w:val="0000FF"/>
                        </w:rPr>
                        <w:t>Ứng dụng</w:t>
                      </w:r>
                    </w:p>
                    <w:p w14:paraId="71174DDD" w14:textId="77777777" w:rsidR="004D6677" w:rsidRDefault="004D6677" w:rsidP="005F5568">
                      <w:pPr>
                        <w:pStyle w:val="BodyText2"/>
                        <w:numPr>
                          <w:ilvl w:val="0"/>
                          <w:numId w:val="31"/>
                        </w:numPr>
                        <w:tabs>
                          <w:tab w:val="clear" w:pos="360"/>
                        </w:tabs>
                        <w:ind w:left="142" w:hanging="142"/>
                        <w:jc w:val="left"/>
                        <w:rPr>
                          <w:color w:val="0000FF"/>
                        </w:rPr>
                      </w:pPr>
                      <w:r>
                        <w:rPr>
                          <w:color w:val="0000FF"/>
                        </w:rPr>
                        <w:t>Hệ quản lý CSDL</w:t>
                      </w:r>
                    </w:p>
                  </w:txbxContent>
                </v:textbox>
              </v:rect>
            </w:pict>
          </mc:Fallback>
        </mc:AlternateContent>
      </w:r>
    </w:p>
    <w:p w14:paraId="3535E120" w14:textId="77777777" w:rsidR="001E5EDC" w:rsidRPr="00283743" w:rsidRDefault="001E5EDC" w:rsidP="001E5EDC">
      <w:pPr>
        <w:spacing w:line="360" w:lineRule="auto"/>
        <w:ind w:firstLine="720"/>
        <w:jc w:val="both"/>
        <w:rPr>
          <w:rFonts w:ascii="Times New Roman" w:hAnsi="Times New Roman" w:cs="Times New Roman"/>
          <w:sz w:val="26"/>
          <w:szCs w:val="26"/>
        </w:rPr>
      </w:pPr>
    </w:p>
    <w:p w14:paraId="6F0A5353" w14:textId="77777777" w:rsidR="001E5EDC" w:rsidRPr="00283743" w:rsidRDefault="001E5EDC" w:rsidP="001E5EDC">
      <w:pPr>
        <w:spacing w:line="360" w:lineRule="auto"/>
        <w:ind w:firstLine="7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848704" behindDoc="0" locked="0" layoutInCell="0" allowOverlap="1" wp14:anchorId="65011BB8" wp14:editId="76915F58">
                <wp:simplePos x="0" y="0"/>
                <wp:positionH relativeFrom="column">
                  <wp:posOffset>1978762</wp:posOffset>
                </wp:positionH>
                <wp:positionV relativeFrom="paragraph">
                  <wp:posOffset>38075</wp:posOffset>
                </wp:positionV>
                <wp:extent cx="1338682" cy="476250"/>
                <wp:effectExtent l="0" t="0" r="0" b="0"/>
                <wp:wrapNone/>
                <wp:docPr id="1319" name="Text Box 1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338682" cy="476250"/>
                        </a:xfrm>
                        <a:prstGeom prst="rect">
                          <a:avLst/>
                        </a:prstGeom>
                      </wps:spPr>
                      <wps:txbx>
                        <w:txbxContent>
                          <w:p w14:paraId="43793F2D" w14:textId="77777777" w:rsidR="004D6677" w:rsidRDefault="004D6677" w:rsidP="001E5EDC">
                            <w:pPr>
                              <w:pStyle w:val="NormalWeb"/>
                              <w:spacing w:before="0" w:beforeAutospacing="0" w:after="0" w:afterAutospacing="0"/>
                              <w:jc w:val="center"/>
                            </w:pPr>
                            <w:r w:rsidRPr="001306BF">
                              <w:rPr>
                                <w:rFonts w:ascii="Arial Black" w:hAnsi="Arial Black"/>
                                <w:color w:val="B2B2B2"/>
                                <w:sz w:val="72"/>
                                <w:szCs w:val="72"/>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t>GIS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5011BB8" id="Text Box 1319" o:spid="_x0000_s1769" type="#_x0000_t202" style="position:absolute;left:0;text-align:left;margin-left:155.8pt;margin-top:3pt;width:105.4pt;height:3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" o:allowincell="f" filled="f" stroked="f">
                <o:lock v:ext="edit" shapetype="t"/>
                <v:textbox style="mso-fit-shape-to-text:t">
                  <w:txbxContent>
                    <w:p w14:paraId="43793F2D" w14:textId="77777777" w:rsidR="004D6677" w:rsidRDefault="004D6677" w:rsidP="001E5EDC">
                      <w:pPr>
                        <w:pStyle w:val="NormalWeb"/>
                        <w:spacing w:before="0" w:beforeAutospacing="0" w:after="0" w:afterAutospacing="0"/>
                        <w:jc w:val="center"/>
                      </w:pPr>
                      <w:r w:rsidRPr="001306BF">
                        <w:rPr>
                          <w:rFonts w:ascii="Arial Black" w:hAnsi="Arial Black"/>
                          <w:color w:val="B2B2B2"/>
                          <w:sz w:val="72"/>
                          <w:szCs w:val="72"/>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t>GIS</w:t>
                      </w:r>
                    </w:p>
                  </w:txbxContent>
                </v:textbox>
              </v:shape>
            </w:pict>
          </mc:Fallback>
        </mc:AlternateContent>
      </w: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852800" behindDoc="0" locked="0" layoutInCell="0" allowOverlap="1" wp14:anchorId="4203BCB0" wp14:editId="246A8062">
                <wp:simplePos x="0" y="0"/>
                <wp:positionH relativeFrom="column">
                  <wp:posOffset>3644265</wp:posOffset>
                </wp:positionH>
                <wp:positionV relativeFrom="paragraph">
                  <wp:posOffset>158750</wp:posOffset>
                </wp:positionV>
                <wp:extent cx="333375" cy="657225"/>
                <wp:effectExtent l="19050" t="16510" r="28575" b="31115"/>
                <wp:wrapNone/>
                <wp:docPr id="1354" name="Up-Down Arrow 1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657225"/>
                        </a:xfrm>
                        <a:prstGeom prst="upDownArrow">
                          <a:avLst>
                            <a:gd name="adj1" fmla="val 50000"/>
                            <a:gd name="adj2" fmla="val 39429"/>
                          </a:avLst>
                        </a:prstGeom>
                        <a:solidFill>
                          <a:srgbClr val="FFFF99"/>
                        </a:solidFill>
                        <a:ln w="9525">
                          <a:solidFill>
                            <a:srgbClr val="FFCC99"/>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B3CE0C"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354" o:spid="_x0000_s1026" type="#_x0000_t70" style="position:absolute;margin-left:286.95pt;margin-top:12.5pt;width:26.25pt;height:51.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" o:allowincell="f" fillcolor="#ff9" strokecolor="#fc9">
                <v:shadow on="t"/>
              </v:shape>
            </w:pict>
          </mc:Fallback>
        </mc:AlternateContent>
      </w: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851776" behindDoc="0" locked="0" layoutInCell="0" allowOverlap="1" wp14:anchorId="24CBFE47" wp14:editId="40E6B8FE">
                <wp:simplePos x="0" y="0"/>
                <wp:positionH relativeFrom="column">
                  <wp:posOffset>1377315</wp:posOffset>
                </wp:positionH>
                <wp:positionV relativeFrom="paragraph">
                  <wp:posOffset>158750</wp:posOffset>
                </wp:positionV>
                <wp:extent cx="333375" cy="657225"/>
                <wp:effectExtent l="19050" t="16510" r="28575" b="31115"/>
                <wp:wrapNone/>
                <wp:docPr id="1353" name="Up-Down Arrow 1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657225"/>
                        </a:xfrm>
                        <a:prstGeom prst="upDownArrow">
                          <a:avLst>
                            <a:gd name="adj1" fmla="val 50000"/>
                            <a:gd name="adj2" fmla="val 39429"/>
                          </a:avLst>
                        </a:prstGeom>
                        <a:solidFill>
                          <a:srgbClr val="FFFF99"/>
                        </a:solidFill>
                        <a:ln w="9525">
                          <a:solidFill>
                            <a:srgbClr val="FFCC99"/>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53CF9" id="Up-Down Arrow 1353" o:spid="_x0000_s1026" type="#_x0000_t70" style="position:absolute;margin-left:108.45pt;margin-top:12.5pt;width:26.25pt;height:51.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" o:allowincell="f" fillcolor="#ff9" strokecolor="#fc9">
                <v:shadow on="t"/>
              </v:shape>
            </w:pict>
          </mc:Fallback>
        </mc:AlternateContent>
      </w:r>
    </w:p>
    <w:p w14:paraId="7A2B9B06" w14:textId="77777777" w:rsidR="001E5EDC" w:rsidRPr="00283743" w:rsidRDefault="001E5EDC" w:rsidP="001E5EDC">
      <w:pPr>
        <w:spacing w:line="360" w:lineRule="auto"/>
        <w:ind w:firstLine="720"/>
        <w:jc w:val="both"/>
        <w:rPr>
          <w:rFonts w:ascii="Times New Roman" w:hAnsi="Times New Roman" w:cs="Times New Roman"/>
          <w:sz w:val="26"/>
          <w:szCs w:val="26"/>
        </w:rPr>
      </w:pPr>
    </w:p>
    <w:p w14:paraId="75E72964" w14:textId="77777777" w:rsidR="001E5EDC" w:rsidRPr="00283743" w:rsidRDefault="001E5EDC" w:rsidP="001E5EDC">
      <w:pPr>
        <w:spacing w:line="360" w:lineRule="auto"/>
        <w:ind w:firstLine="720"/>
        <w:jc w:val="both"/>
        <w:rPr>
          <w:rFonts w:ascii="Times New Roman" w:hAnsi="Times New Roman" w:cs="Times New Roman"/>
          <w:sz w:val="26"/>
          <w:szCs w:val="26"/>
        </w:rPr>
      </w:pPr>
    </w:p>
    <w:p w14:paraId="402BD70A" w14:textId="77777777" w:rsidR="001E5EDC" w:rsidRPr="00283743" w:rsidRDefault="001E5EDC" w:rsidP="001E5EDC">
      <w:pPr>
        <w:spacing w:line="360" w:lineRule="auto"/>
        <w:ind w:firstLine="7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846656" behindDoc="0" locked="0" layoutInCell="0" allowOverlap="1" wp14:anchorId="6E53C1E3" wp14:editId="1E420499">
                <wp:simplePos x="0" y="0"/>
                <wp:positionH relativeFrom="column">
                  <wp:posOffset>986790</wp:posOffset>
                </wp:positionH>
                <wp:positionV relativeFrom="paragraph">
                  <wp:posOffset>74930</wp:posOffset>
                </wp:positionV>
                <wp:extent cx="1162050" cy="619125"/>
                <wp:effectExtent l="9525" t="6985" r="28575" b="21590"/>
                <wp:wrapNone/>
                <wp:docPr id="1318" name="Rectangle 1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619125"/>
                        </a:xfrm>
                        <a:prstGeom prst="rect">
                          <a:avLst/>
                        </a:prstGeom>
                        <a:solidFill>
                          <a:srgbClr val="FFFFFF"/>
                        </a:solidFill>
                        <a:ln w="9525">
                          <a:solidFill>
                            <a:srgbClr val="FF9900"/>
                          </a:solidFill>
                          <a:miter lim="800000"/>
                          <a:headEnd/>
                          <a:tailEnd/>
                        </a:ln>
                        <a:effectLst>
                          <a:outerShdw dist="35921" dir="2700000" algn="ctr" rotWithShape="0">
                            <a:srgbClr val="808080"/>
                          </a:outerShdw>
                        </a:effectLst>
                      </wps:spPr>
                      <wps:txbx>
                        <w:txbxContent>
                          <w:p w14:paraId="5A23FED7" w14:textId="77777777" w:rsidR="004D6677" w:rsidRDefault="004D6677" w:rsidP="001E5EDC">
                            <w:pPr>
                              <w:pStyle w:val="BodyText2"/>
                              <w:rPr>
                                <w:b/>
                                <w:color w:val="0000FF"/>
                              </w:rPr>
                            </w:pPr>
                            <w:r>
                              <w:rPr>
                                <w:b/>
                                <w:color w:val="0000FF"/>
                              </w:rPr>
                              <w:t>Dữ liệu:</w:t>
                            </w:r>
                          </w:p>
                          <w:p w14:paraId="31F45745" w14:textId="77777777" w:rsidR="004D6677" w:rsidRDefault="004D6677"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Hình học</w:t>
                            </w:r>
                          </w:p>
                          <w:p w14:paraId="05C4D1C1" w14:textId="77777777" w:rsidR="004D6677" w:rsidRDefault="004D6677" w:rsidP="005F5568">
                            <w:pPr>
                              <w:pStyle w:val="BodyText2"/>
                              <w:numPr>
                                <w:ilvl w:val="0"/>
                                <w:numId w:val="31"/>
                              </w:numPr>
                              <w:tabs>
                                <w:tab w:val="clear" w:pos="360"/>
                              </w:tabs>
                              <w:ind w:left="142" w:hanging="142"/>
                              <w:jc w:val="left"/>
                              <w:rPr>
                                <w:color w:val="0000FF"/>
                              </w:rPr>
                            </w:pPr>
                            <w:r>
                              <w:rPr>
                                <w:color w:val="0000FF"/>
                              </w:rPr>
                              <w:t>Thuộc tính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3C1E3" id="Rectangle 1318" o:spid="_x0000_s1770" style="position:absolute;left:0;text-align:left;margin-left:77.7pt;margin-top:5.9pt;width:91.5pt;height:48.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" o:allowincell="f" strokecolor="#f90">
                <v:shadow on="t"/>
                <v:textbox>
                  <w:txbxContent>
                    <w:p w14:paraId="5A23FED7" w14:textId="77777777" w:rsidR="004D6677" w:rsidRDefault="004D6677" w:rsidP="001E5EDC">
                      <w:pPr>
                        <w:pStyle w:val="BodyText2"/>
                        <w:rPr>
                          <w:b/>
                          <w:color w:val="0000FF"/>
                        </w:rPr>
                      </w:pPr>
                      <w:r>
                        <w:rPr>
                          <w:b/>
                          <w:color w:val="0000FF"/>
                        </w:rPr>
                        <w:t>Dữ liệu:</w:t>
                      </w:r>
                    </w:p>
                    <w:p w14:paraId="31F45745" w14:textId="77777777" w:rsidR="004D6677" w:rsidRDefault="004D6677"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Hình học</w:t>
                      </w:r>
                    </w:p>
                    <w:p w14:paraId="05C4D1C1" w14:textId="77777777" w:rsidR="004D6677" w:rsidRDefault="004D6677" w:rsidP="005F5568">
                      <w:pPr>
                        <w:pStyle w:val="BodyText2"/>
                        <w:numPr>
                          <w:ilvl w:val="0"/>
                          <w:numId w:val="31"/>
                        </w:numPr>
                        <w:tabs>
                          <w:tab w:val="clear" w:pos="360"/>
                        </w:tabs>
                        <w:ind w:left="142" w:hanging="142"/>
                        <w:jc w:val="left"/>
                        <w:rPr>
                          <w:color w:val="0000FF"/>
                        </w:rPr>
                      </w:pPr>
                      <w:r>
                        <w:rPr>
                          <w:color w:val="0000FF"/>
                        </w:rPr>
                        <w:t>Thuộc tính</w:t>
                      </w:r>
                    </w:p>
                  </w:txbxContent>
                </v:textbox>
              </v:rect>
            </w:pict>
          </mc:Fallback>
        </mc:AlternateContent>
      </w: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850752" behindDoc="0" locked="0" layoutInCell="0" allowOverlap="1" wp14:anchorId="65B7210B" wp14:editId="3D7B9D6E">
                <wp:simplePos x="0" y="0"/>
                <wp:positionH relativeFrom="column">
                  <wp:posOffset>2177415</wp:posOffset>
                </wp:positionH>
                <wp:positionV relativeFrom="paragraph">
                  <wp:posOffset>227330</wp:posOffset>
                </wp:positionV>
                <wp:extent cx="971550" cy="333375"/>
                <wp:effectExtent l="19050" t="16510" r="28575" b="31115"/>
                <wp:wrapNone/>
                <wp:docPr id="1317" name="Left-Right Arrow 1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33375"/>
                        </a:xfrm>
                        <a:prstGeom prst="leftRightArrow">
                          <a:avLst>
                            <a:gd name="adj1" fmla="val 50000"/>
                            <a:gd name="adj2" fmla="val 58286"/>
                          </a:avLst>
                        </a:prstGeom>
                        <a:solidFill>
                          <a:srgbClr val="FFFF99"/>
                        </a:solidFill>
                        <a:ln w="9525">
                          <a:solidFill>
                            <a:srgbClr val="FFCC99"/>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8CEDD" id="Left-Right Arrow 1317" o:spid="_x0000_s1026" type="#_x0000_t69" style="position:absolute;margin-left:171.45pt;margin-top:17.9pt;width:76.5pt;height:26.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" o:allowincell="f" fillcolor="#ff9" strokecolor="#fc9">
                <v:shadow on="t"/>
              </v:shape>
            </w:pict>
          </mc:Fallback>
        </mc:AlternateContent>
      </w: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847680" behindDoc="0" locked="0" layoutInCell="0" allowOverlap="1" wp14:anchorId="4A535728" wp14:editId="7A437D55">
                <wp:simplePos x="0" y="0"/>
                <wp:positionH relativeFrom="column">
                  <wp:posOffset>3129915</wp:posOffset>
                </wp:positionH>
                <wp:positionV relativeFrom="paragraph">
                  <wp:posOffset>55880</wp:posOffset>
                </wp:positionV>
                <wp:extent cx="1200150" cy="647700"/>
                <wp:effectExtent l="9525" t="6985" r="28575" b="21590"/>
                <wp:wrapNone/>
                <wp:docPr id="1316"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647700"/>
                        </a:xfrm>
                        <a:prstGeom prst="rect">
                          <a:avLst/>
                        </a:prstGeom>
                        <a:solidFill>
                          <a:srgbClr val="FFFFFF"/>
                        </a:solidFill>
                        <a:ln w="9525">
                          <a:solidFill>
                            <a:srgbClr val="FF9900"/>
                          </a:solidFill>
                          <a:miter lim="800000"/>
                          <a:headEnd/>
                          <a:tailEnd/>
                        </a:ln>
                        <a:effectLst>
                          <a:outerShdw dist="35921" dir="2700000" algn="ctr" rotWithShape="0">
                            <a:srgbClr val="808080"/>
                          </a:outerShdw>
                        </a:effectLst>
                      </wps:spPr>
                      <wps:txbx>
                        <w:txbxContent>
                          <w:p w14:paraId="6B6F3180" w14:textId="77777777" w:rsidR="004D6677" w:rsidRDefault="004D6677" w:rsidP="001E5EDC">
                            <w:pPr>
                              <w:pStyle w:val="BodyText2"/>
                              <w:rPr>
                                <w:b/>
                                <w:color w:val="0000FF"/>
                              </w:rPr>
                            </w:pPr>
                            <w:r>
                              <w:rPr>
                                <w:b/>
                                <w:color w:val="0000FF"/>
                              </w:rPr>
                              <w:t>Con người:</w:t>
                            </w:r>
                          </w:p>
                          <w:p w14:paraId="23CAE6F3" w14:textId="77777777" w:rsidR="004D6677" w:rsidRDefault="004D6677"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Chuyên gia GIS</w:t>
                            </w:r>
                          </w:p>
                          <w:p w14:paraId="3A0ABE09" w14:textId="77777777" w:rsidR="004D6677" w:rsidRDefault="004D6677" w:rsidP="005F5568">
                            <w:pPr>
                              <w:pStyle w:val="BodyText2"/>
                              <w:numPr>
                                <w:ilvl w:val="0"/>
                                <w:numId w:val="31"/>
                              </w:numPr>
                              <w:tabs>
                                <w:tab w:val="clear" w:pos="360"/>
                              </w:tabs>
                              <w:ind w:left="142" w:hanging="142"/>
                              <w:jc w:val="left"/>
                              <w:rPr>
                                <w:color w:val="0000FF"/>
                              </w:rPr>
                            </w:pPr>
                            <w:r>
                              <w:rPr>
                                <w:color w:val="0000FF"/>
                              </w:rPr>
                              <w:t>Quản lý hệ thống</w:t>
                            </w:r>
                          </w:p>
                          <w:p w14:paraId="49293D3B" w14:textId="77777777" w:rsidR="004D6677" w:rsidRDefault="004D6677" w:rsidP="005F5568">
                            <w:pPr>
                              <w:pStyle w:val="BodyText2"/>
                              <w:numPr>
                                <w:ilvl w:val="0"/>
                                <w:numId w:val="31"/>
                              </w:numPr>
                              <w:tabs>
                                <w:tab w:val="clear" w:pos="360"/>
                              </w:tabs>
                              <w:ind w:left="142" w:hanging="142"/>
                              <w:jc w:val="left"/>
                              <w:rPr>
                                <w:color w:val="0000FF"/>
                              </w:rPr>
                            </w:pPr>
                            <w:r>
                              <w:rPr>
                                <w:color w:val="0000FF"/>
                              </w:rPr>
                              <w:t>Khai thác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35728" id="Rectangle 1316" o:spid="_x0000_s1771" style="position:absolute;left:0;text-align:left;margin-left:246.45pt;margin-top:4.4pt;width:94.5pt;height:5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" o:allowincell="f" strokecolor="#f90">
                <v:shadow on="t"/>
                <v:textbox>
                  <w:txbxContent>
                    <w:p w14:paraId="6B6F3180" w14:textId="77777777" w:rsidR="004D6677" w:rsidRDefault="004D6677" w:rsidP="001E5EDC">
                      <w:pPr>
                        <w:pStyle w:val="BodyText2"/>
                        <w:rPr>
                          <w:b/>
                          <w:color w:val="0000FF"/>
                        </w:rPr>
                      </w:pPr>
                      <w:r>
                        <w:rPr>
                          <w:b/>
                          <w:color w:val="0000FF"/>
                        </w:rPr>
                        <w:t>Con người:</w:t>
                      </w:r>
                    </w:p>
                    <w:p w14:paraId="23CAE6F3" w14:textId="77777777" w:rsidR="004D6677" w:rsidRDefault="004D6677"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Chuyên gia GIS</w:t>
                      </w:r>
                    </w:p>
                    <w:p w14:paraId="3A0ABE09" w14:textId="77777777" w:rsidR="004D6677" w:rsidRDefault="004D6677" w:rsidP="005F5568">
                      <w:pPr>
                        <w:pStyle w:val="BodyText2"/>
                        <w:numPr>
                          <w:ilvl w:val="0"/>
                          <w:numId w:val="31"/>
                        </w:numPr>
                        <w:tabs>
                          <w:tab w:val="clear" w:pos="360"/>
                        </w:tabs>
                        <w:ind w:left="142" w:hanging="142"/>
                        <w:jc w:val="left"/>
                        <w:rPr>
                          <w:color w:val="0000FF"/>
                        </w:rPr>
                      </w:pPr>
                      <w:r>
                        <w:rPr>
                          <w:color w:val="0000FF"/>
                        </w:rPr>
                        <w:t>Quản lý hệ thống</w:t>
                      </w:r>
                    </w:p>
                    <w:p w14:paraId="49293D3B" w14:textId="77777777" w:rsidR="004D6677" w:rsidRDefault="004D6677" w:rsidP="005F5568">
                      <w:pPr>
                        <w:pStyle w:val="BodyText2"/>
                        <w:numPr>
                          <w:ilvl w:val="0"/>
                          <w:numId w:val="31"/>
                        </w:numPr>
                        <w:tabs>
                          <w:tab w:val="clear" w:pos="360"/>
                        </w:tabs>
                        <w:ind w:left="142" w:hanging="142"/>
                        <w:jc w:val="left"/>
                        <w:rPr>
                          <w:color w:val="0000FF"/>
                        </w:rPr>
                      </w:pPr>
                      <w:r>
                        <w:rPr>
                          <w:color w:val="0000FF"/>
                        </w:rPr>
                        <w:t>Khai thác</w:t>
                      </w:r>
                    </w:p>
                  </w:txbxContent>
                </v:textbox>
              </v:rect>
            </w:pict>
          </mc:Fallback>
        </mc:AlternateContent>
      </w:r>
    </w:p>
    <w:p w14:paraId="6CE58242" w14:textId="77777777" w:rsidR="001E5EDC" w:rsidRPr="00283743" w:rsidRDefault="001E5EDC" w:rsidP="001E5EDC">
      <w:pPr>
        <w:spacing w:line="360" w:lineRule="auto"/>
        <w:ind w:firstLine="720"/>
        <w:jc w:val="both"/>
        <w:rPr>
          <w:rFonts w:ascii="Times New Roman" w:hAnsi="Times New Roman" w:cs="Times New Roman"/>
          <w:sz w:val="26"/>
          <w:szCs w:val="26"/>
        </w:rPr>
      </w:pPr>
    </w:p>
    <w:p w14:paraId="3BC2FFD5" w14:textId="77777777" w:rsidR="001E5EDC" w:rsidRPr="00283743" w:rsidRDefault="001E5EDC" w:rsidP="001E5EDC">
      <w:pPr>
        <w:pStyle w:val="Caption"/>
        <w:jc w:val="center"/>
        <w:rPr>
          <w:rFonts w:ascii="Times New Roman" w:hAnsi="Times New Roman" w:cs="Times New Roman"/>
          <w:color w:val="auto"/>
          <w:sz w:val="26"/>
          <w:szCs w:val="26"/>
        </w:rPr>
      </w:pPr>
      <w:r w:rsidRPr="00283743">
        <w:rPr>
          <w:rFonts w:ascii="Times New Roman" w:hAnsi="Times New Roman" w:cs="Times New Roman"/>
          <w:color w:val="auto"/>
          <w:sz w:val="26"/>
          <w:szCs w:val="26"/>
        </w:rPr>
        <w:t xml:space="preserve">Hình </w:t>
      </w:r>
      <w:r w:rsidRPr="00283743">
        <w:rPr>
          <w:rFonts w:ascii="Times New Roman" w:hAnsi="Times New Roman" w:cs="Times New Roman"/>
          <w:color w:val="auto"/>
          <w:sz w:val="26"/>
          <w:szCs w:val="26"/>
        </w:rPr>
        <w:fldChar w:fldCharType="begin"/>
      </w:r>
      <w:r w:rsidRPr="00283743">
        <w:rPr>
          <w:rFonts w:ascii="Times New Roman" w:hAnsi="Times New Roman" w:cs="Times New Roman"/>
          <w:color w:val="auto"/>
          <w:sz w:val="26"/>
          <w:szCs w:val="26"/>
        </w:rPr>
        <w:instrText xml:space="preserve"> SEQ Hình \* ARABIC </w:instrText>
      </w:r>
      <w:r w:rsidRPr="00283743">
        <w:rPr>
          <w:rFonts w:ascii="Times New Roman" w:hAnsi="Times New Roman" w:cs="Times New Roman"/>
          <w:color w:val="auto"/>
          <w:sz w:val="26"/>
          <w:szCs w:val="26"/>
        </w:rPr>
        <w:fldChar w:fldCharType="separate"/>
      </w:r>
      <w:r w:rsidRPr="00283743">
        <w:rPr>
          <w:rFonts w:ascii="Times New Roman" w:hAnsi="Times New Roman" w:cs="Times New Roman"/>
          <w:noProof/>
          <w:color w:val="auto"/>
          <w:sz w:val="26"/>
          <w:szCs w:val="26"/>
        </w:rPr>
        <w:t>5</w:t>
      </w:r>
      <w:r w:rsidRPr="00283743">
        <w:rPr>
          <w:rFonts w:ascii="Times New Roman" w:hAnsi="Times New Roman" w:cs="Times New Roman"/>
          <w:color w:val="auto"/>
          <w:sz w:val="26"/>
          <w:szCs w:val="26"/>
        </w:rPr>
        <w:fldChar w:fldCharType="end"/>
      </w:r>
      <w:r w:rsidRPr="00283743">
        <w:rPr>
          <w:rFonts w:ascii="Times New Roman" w:hAnsi="Times New Roman" w:cs="Times New Roman"/>
          <w:color w:val="auto"/>
          <w:sz w:val="26"/>
          <w:szCs w:val="26"/>
        </w:rPr>
        <w:t>. Các thành phần của GIS</w:t>
      </w:r>
    </w:p>
    <w:p w14:paraId="42DD70E9" w14:textId="77777777" w:rsidR="00212CFF" w:rsidRPr="00283743" w:rsidRDefault="00212CFF" w:rsidP="005F5568">
      <w:pPr>
        <w:pStyle w:val="Heading2"/>
        <w:numPr>
          <w:ilvl w:val="1"/>
          <w:numId w:val="38"/>
        </w:numPr>
        <w:tabs>
          <w:tab w:val="left" w:pos="567"/>
        </w:tabs>
        <w:spacing w:before="120" w:line="240" w:lineRule="auto"/>
        <w:rPr>
          <w:rFonts w:ascii="Times New Roman" w:hAnsi="Times New Roman" w:cs="Times New Roman"/>
          <w:b/>
          <w:color w:val="auto"/>
        </w:rPr>
      </w:pPr>
      <w:bookmarkStart w:id="502" w:name="_Toc533409997"/>
      <w:bookmarkStart w:id="503" w:name="_Toc139376390"/>
      <w:bookmarkStart w:id="504" w:name="_Toc207379743"/>
      <w:bookmarkStart w:id="505" w:name="_Toc373715579"/>
      <w:r w:rsidRPr="00283743">
        <w:rPr>
          <w:rFonts w:ascii="Times New Roman" w:hAnsi="Times New Roman" w:cs="Times New Roman"/>
          <w:b/>
          <w:color w:val="auto"/>
        </w:rPr>
        <w:t>CÁC LĨNH VỰC ỨNG DỤNG GIS</w:t>
      </w:r>
      <w:bookmarkEnd w:id="502"/>
      <w:r w:rsidRPr="00283743">
        <w:rPr>
          <w:rFonts w:ascii="Times New Roman" w:hAnsi="Times New Roman" w:cs="Times New Roman"/>
          <w:b/>
          <w:color w:val="auto"/>
        </w:rPr>
        <w:t xml:space="preserve"> </w:t>
      </w:r>
    </w:p>
    <w:p w14:paraId="44416F04" w14:textId="1C0B7CAA" w:rsidR="00E64F72" w:rsidRPr="00283743" w:rsidRDefault="00212CFF" w:rsidP="008C46CC">
      <w:pPr>
        <w:spacing w:before="120" w:after="0" w:line="240" w:lineRule="auto"/>
        <w:ind w:firstLine="720"/>
        <w:jc w:val="both"/>
        <w:rPr>
          <w:rFonts w:ascii="Times New Roman" w:hAnsi="Times New Roman" w:cs="Times New Roman"/>
          <w:sz w:val="26"/>
          <w:szCs w:val="26"/>
          <w:lang w:val="nb-NO"/>
        </w:rPr>
      </w:pPr>
      <w:r w:rsidRPr="00283743">
        <w:rPr>
          <w:rFonts w:ascii="Times New Roman" w:hAnsi="Times New Roman" w:cs="Times New Roman"/>
          <w:sz w:val="26"/>
          <w:szCs w:val="26"/>
        </w:rPr>
        <w:t xml:space="preserve">Nhờ khả năng phân tích và xử lý đa dạng, kỹ thuật GIS hiện nay được ứng dụng phổ biến trong nhiều lĩnh vực, được xem là “công cụ hỗ </w:t>
      </w:r>
      <w:del w:id="506" w:author="Windows User" w:date="2019-02-20T14:43:00Z">
        <w:r w:rsidRPr="00283743" w:rsidDel="00DE5903">
          <w:rPr>
            <w:rFonts w:ascii="Times New Roman" w:hAnsi="Times New Roman" w:cs="Times New Roman"/>
            <w:sz w:val="26"/>
            <w:szCs w:val="26"/>
          </w:rPr>
          <w:delText xml:space="preserve">trợ </w:delText>
        </w:r>
      </w:del>
      <w:ins w:id="507" w:author="Windows User" w:date="2019-02-20T14:43:00Z">
        <w:r w:rsidR="00DE5903" w:rsidRPr="00283743">
          <w:rPr>
            <w:rFonts w:ascii="Times New Roman" w:hAnsi="Times New Roman" w:cs="Times New Roman"/>
            <w:sz w:val="26"/>
            <w:szCs w:val="26"/>
          </w:rPr>
          <w:t>trợ</w:t>
        </w:r>
        <w:r w:rsidR="00DE5903">
          <w:rPr>
            <w:rFonts w:ascii="Times New Roman" w:hAnsi="Times New Roman" w:cs="Times New Roman"/>
            <w:sz w:val="26"/>
            <w:szCs w:val="26"/>
          </w:rPr>
          <w:t xml:space="preserve"> ra </w:t>
        </w:r>
      </w:ins>
      <w:r w:rsidRPr="00283743">
        <w:rPr>
          <w:rFonts w:ascii="Times New Roman" w:hAnsi="Times New Roman" w:cs="Times New Roman"/>
          <w:sz w:val="26"/>
          <w:szCs w:val="26"/>
        </w:rPr>
        <w:t xml:space="preserve">quyết định. Một số lĩnh vực </w:t>
      </w:r>
      <w:del w:id="508" w:author="Windows User" w:date="2019-02-20T14:43:00Z">
        <w:r w:rsidRPr="00283743" w:rsidDel="00CB6389">
          <w:rPr>
            <w:rFonts w:ascii="Times New Roman" w:hAnsi="Times New Roman" w:cs="Times New Roman"/>
            <w:sz w:val="26"/>
            <w:szCs w:val="26"/>
          </w:rPr>
          <w:delText xml:space="preserve">ứng dụng </w:delText>
        </w:r>
      </w:del>
      <w:r w:rsidRPr="00283743">
        <w:rPr>
          <w:rFonts w:ascii="Times New Roman" w:hAnsi="Times New Roman" w:cs="Times New Roman"/>
          <w:sz w:val="26"/>
          <w:szCs w:val="26"/>
        </w:rPr>
        <w:t xml:space="preserve">được ứng dụng chủ yếu ở nhiều nơi trên thế giới </w:t>
      </w:r>
      <w:r w:rsidR="008C46CC" w:rsidRPr="00283743">
        <w:rPr>
          <w:rFonts w:ascii="Times New Roman" w:hAnsi="Times New Roman" w:cs="Times New Roman"/>
          <w:sz w:val="26"/>
          <w:szCs w:val="26"/>
        </w:rPr>
        <w:t xml:space="preserve">như </w:t>
      </w:r>
      <w:r w:rsidR="008C46CC" w:rsidRPr="00283743">
        <w:rPr>
          <w:rFonts w:ascii="Times New Roman" w:hAnsi="Times New Roman" w:cs="Times New Roman"/>
          <w:sz w:val="26"/>
          <w:szCs w:val="26"/>
          <w:lang w:val="nb-NO"/>
        </w:rPr>
        <w:t xml:space="preserve">địa chất, nông nghiệp, đô thị, giao thông, ngân hàng, thực vật, địa chính, kinh tế, môi trường, v.v...  </w:t>
      </w:r>
    </w:p>
    <w:p w14:paraId="1D4CB429" w14:textId="77777777" w:rsidR="008C46CC" w:rsidRPr="00283743" w:rsidRDefault="008C46CC" w:rsidP="008C46CC">
      <w:pPr>
        <w:spacing w:before="120" w:after="0" w:line="240" w:lineRule="auto"/>
        <w:ind w:firstLine="720"/>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Hiện nay đã có phần mềm ứng dụng GIS vào các chuyên đề: cấp thoát nước, công nghiệp, cung cấp điện, dân cư, giao thông, giáo dục, môi trường, nhà đất, quy hoạch, thương mại - dịch vụ, tôn giáo, văn hóa, xây dựng, y tế…</w:t>
      </w:r>
    </w:p>
    <w:p w14:paraId="22A85C38" w14:textId="77777777" w:rsidR="001E5EDC" w:rsidRPr="00283743" w:rsidRDefault="001E5EDC" w:rsidP="005F5568">
      <w:pPr>
        <w:pStyle w:val="Heading2"/>
        <w:numPr>
          <w:ilvl w:val="1"/>
          <w:numId w:val="38"/>
        </w:numPr>
        <w:tabs>
          <w:tab w:val="left" w:pos="567"/>
        </w:tabs>
        <w:spacing w:before="360" w:line="240" w:lineRule="auto"/>
        <w:ind w:left="0" w:firstLine="0"/>
        <w:rPr>
          <w:rFonts w:ascii="Times New Roman" w:hAnsi="Times New Roman" w:cs="Times New Roman"/>
          <w:b/>
          <w:color w:val="auto"/>
        </w:rPr>
      </w:pPr>
      <w:bookmarkStart w:id="509" w:name="_Toc533409998"/>
      <w:r w:rsidRPr="00283743">
        <w:rPr>
          <w:rFonts w:ascii="Times New Roman" w:hAnsi="Times New Roman" w:cs="Times New Roman"/>
          <w:b/>
          <w:color w:val="auto"/>
        </w:rPr>
        <w:t>KHUYNH HƯỚNG PHÁT TRIỂN GIS</w:t>
      </w:r>
      <w:bookmarkEnd w:id="503"/>
      <w:bookmarkEnd w:id="504"/>
      <w:bookmarkEnd w:id="505"/>
      <w:bookmarkEnd w:id="509"/>
      <w:r w:rsidRPr="00283743">
        <w:rPr>
          <w:rFonts w:ascii="Times New Roman" w:hAnsi="Times New Roman" w:cs="Times New Roman"/>
          <w:b/>
          <w:color w:val="auto"/>
        </w:rPr>
        <w:t xml:space="preserve"> </w:t>
      </w:r>
    </w:p>
    <w:p w14:paraId="2FE68339" w14:textId="77777777" w:rsidR="001E5EDC" w:rsidRPr="00283743" w:rsidRDefault="001E5EDC" w:rsidP="005F5568">
      <w:pPr>
        <w:pStyle w:val="Heading3"/>
        <w:numPr>
          <w:ilvl w:val="2"/>
          <w:numId w:val="38"/>
        </w:numPr>
        <w:tabs>
          <w:tab w:val="left" w:pos="567"/>
        </w:tabs>
        <w:spacing w:before="120" w:after="120" w:line="240" w:lineRule="auto"/>
        <w:rPr>
          <w:rFonts w:ascii="Times New Roman" w:hAnsi="Times New Roman" w:cs="Times New Roman"/>
          <w:b/>
          <w:color w:val="auto"/>
          <w:sz w:val="26"/>
          <w:szCs w:val="26"/>
        </w:rPr>
      </w:pPr>
      <w:bookmarkStart w:id="510" w:name="_Toc533409999"/>
      <w:r w:rsidRPr="00283743">
        <w:rPr>
          <w:rFonts w:ascii="Times New Roman" w:hAnsi="Times New Roman" w:cs="Times New Roman"/>
          <w:b/>
          <w:color w:val="auto"/>
          <w:sz w:val="26"/>
          <w:szCs w:val="26"/>
        </w:rPr>
        <w:t>Khuynh hướng phát triển về lý thuyết</w:t>
      </w:r>
      <w:bookmarkEnd w:id="510"/>
    </w:p>
    <w:p w14:paraId="3944E1FF" w14:textId="4CA27531" w:rsidR="001E5EDC" w:rsidRPr="00283743" w:rsidRDefault="001E5EDC" w:rsidP="001E5EDC">
      <w:pPr>
        <w:pStyle w:val="BodyTextIndent3"/>
        <w:spacing w:before="80" w:line="240" w:lineRule="auto"/>
        <w:ind w:firstLine="567"/>
        <w:rPr>
          <w:szCs w:val="26"/>
          <w:lang w:val="nb-NO"/>
        </w:rPr>
      </w:pPr>
      <w:r w:rsidRPr="00283743">
        <w:rPr>
          <w:szCs w:val="26"/>
          <w:lang w:val="nb-NO"/>
        </w:rPr>
        <w:t xml:space="preserve">Hiện nay, nhiều nhà khoa học đang nghiên cứu phương pháp biểu diễn dữ liệu không gian trong các hệ thống thông tin địa lý, sự liên quan giữa các loại dữ liệu bao gồm dữ liệu không gian, dữ liệu thuộc tính và dữ liệu thời gian. Mối quan hệ các bài toán phân tích không gian theo thời gian thực. Phân tích thống kê dữ liệu không gian. Thiết kế mô hình dữ liệu và cấu trúc dữ liệu thích hợp. Nghiên cứu phương pháp và kỹ thuật thiết kế cơ sở dữ liệu không gian. </w:t>
      </w:r>
      <w:del w:id="511" w:author="Windows User" w:date="2019-02-20T14:46:00Z">
        <w:r w:rsidRPr="00283743" w:rsidDel="0023003C">
          <w:rPr>
            <w:szCs w:val="26"/>
            <w:lang w:val="nb-NO"/>
          </w:rPr>
          <w:delText>Giáo dục</w:delText>
        </w:r>
      </w:del>
      <w:ins w:id="512" w:author="Windows User" w:date="2019-02-20T14:46:00Z">
        <w:r w:rsidR="0023003C">
          <w:rPr>
            <w:szCs w:val="26"/>
            <w:lang w:val="nb-NO"/>
          </w:rPr>
          <w:t>Đào tạo</w:t>
        </w:r>
      </w:ins>
      <w:r w:rsidRPr="00283743">
        <w:rPr>
          <w:szCs w:val="26"/>
          <w:lang w:val="nb-NO"/>
        </w:rPr>
        <w:t xml:space="preserve"> và huấn luyện kỹ thuật sử dụng GIS. Nghiên cứu đầy đủ hơn về công nghệ bản đồ, truyền thông bản đồ.</w:t>
      </w:r>
    </w:p>
    <w:p w14:paraId="229EC7A2" w14:textId="77777777" w:rsidR="001E5EDC" w:rsidRPr="007C5BA4" w:rsidRDefault="001E5EDC" w:rsidP="005F5568">
      <w:pPr>
        <w:pStyle w:val="Heading3"/>
        <w:numPr>
          <w:ilvl w:val="2"/>
          <w:numId w:val="38"/>
        </w:numPr>
        <w:tabs>
          <w:tab w:val="left" w:pos="567"/>
        </w:tabs>
        <w:spacing w:before="120" w:after="120" w:line="240" w:lineRule="auto"/>
        <w:rPr>
          <w:rFonts w:ascii="Times New Roman" w:hAnsi="Times New Roman" w:cs="Times New Roman"/>
          <w:b/>
          <w:color w:val="auto"/>
          <w:sz w:val="26"/>
          <w:szCs w:val="26"/>
          <w:lang w:val="nb-NO"/>
          <w:rPrChange w:id="513" w:author="Windows User" w:date="2019-02-20T13:17:00Z">
            <w:rPr>
              <w:rFonts w:ascii="Times New Roman" w:hAnsi="Times New Roman" w:cs="Times New Roman"/>
              <w:b/>
              <w:color w:val="auto"/>
              <w:sz w:val="26"/>
              <w:szCs w:val="26"/>
            </w:rPr>
          </w:rPrChange>
        </w:rPr>
      </w:pPr>
      <w:bookmarkStart w:id="514" w:name="_Toc533410000"/>
      <w:r w:rsidRPr="007C5BA4">
        <w:rPr>
          <w:rFonts w:ascii="Times New Roman" w:hAnsi="Times New Roman" w:cs="Times New Roman"/>
          <w:b/>
          <w:color w:val="auto"/>
          <w:sz w:val="26"/>
          <w:szCs w:val="26"/>
          <w:lang w:val="nb-NO"/>
          <w:rPrChange w:id="515" w:author="Windows User" w:date="2019-02-20T13:17:00Z">
            <w:rPr>
              <w:rFonts w:ascii="Times New Roman" w:hAnsi="Times New Roman" w:cs="Times New Roman"/>
              <w:b/>
              <w:color w:val="auto"/>
              <w:sz w:val="26"/>
              <w:szCs w:val="26"/>
            </w:rPr>
          </w:rPrChange>
        </w:rPr>
        <w:t>Khuynh hướng phát triển phần mềm</w:t>
      </w:r>
      <w:bookmarkEnd w:id="514"/>
    </w:p>
    <w:p w14:paraId="405D5D14" w14:textId="77777777" w:rsidR="001E5EDC" w:rsidRPr="00283743" w:rsidRDefault="001E5EDC" w:rsidP="005F5568">
      <w:pPr>
        <w:numPr>
          <w:ilvl w:val="0"/>
          <w:numId w:val="30"/>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Hệ quản trị CSDL</w:t>
      </w:r>
    </w:p>
    <w:p w14:paraId="58C8B031" w14:textId="0514236C" w:rsidR="001E5EDC" w:rsidRPr="00283743" w:rsidRDefault="001E5EDC" w:rsidP="005F5568">
      <w:pPr>
        <w:numPr>
          <w:ilvl w:val="0"/>
          <w:numId w:val="30"/>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GIS với kỹ thuật đa </w:t>
      </w:r>
      <w:del w:id="516" w:author="Windows User" w:date="2019-02-20T14:46:00Z">
        <w:r w:rsidRPr="00283743" w:rsidDel="0023003C">
          <w:rPr>
            <w:rFonts w:ascii="Times New Roman" w:hAnsi="Times New Roman" w:cs="Times New Roman"/>
            <w:sz w:val="26"/>
            <w:szCs w:val="26"/>
          </w:rPr>
          <w:delText>môi trường</w:delText>
        </w:r>
      </w:del>
      <w:ins w:id="517" w:author="Windows User" w:date="2019-02-20T14:46:00Z">
        <w:r w:rsidR="0023003C">
          <w:rPr>
            <w:rFonts w:ascii="Times New Roman" w:hAnsi="Times New Roman" w:cs="Times New Roman"/>
            <w:sz w:val="26"/>
            <w:szCs w:val="26"/>
          </w:rPr>
          <w:t>phương tiện</w:t>
        </w:r>
      </w:ins>
      <w:r w:rsidRPr="00283743">
        <w:rPr>
          <w:rFonts w:ascii="Times New Roman" w:hAnsi="Times New Roman" w:cs="Times New Roman"/>
          <w:sz w:val="26"/>
          <w:szCs w:val="26"/>
        </w:rPr>
        <w:t xml:space="preserve"> (multimedia): Kỹ thuật đa </w:t>
      </w:r>
      <w:del w:id="518" w:author="Windows User" w:date="2019-02-20T14:46:00Z">
        <w:r w:rsidRPr="00283743" w:rsidDel="0023003C">
          <w:rPr>
            <w:rFonts w:ascii="Times New Roman" w:hAnsi="Times New Roman" w:cs="Times New Roman"/>
            <w:sz w:val="26"/>
            <w:szCs w:val="26"/>
          </w:rPr>
          <w:delText xml:space="preserve">môi trường </w:delText>
        </w:r>
      </w:del>
      <w:ins w:id="519" w:author="Windows User" w:date="2019-02-20T14:46:00Z">
        <w:r w:rsidR="0023003C">
          <w:rPr>
            <w:rFonts w:ascii="Times New Roman" w:hAnsi="Times New Roman" w:cs="Times New Roman"/>
            <w:sz w:val="26"/>
            <w:szCs w:val="26"/>
          </w:rPr>
          <w:t xml:space="preserve">phương tiện </w:t>
        </w:r>
      </w:ins>
      <w:r w:rsidRPr="00283743">
        <w:rPr>
          <w:rFonts w:ascii="Times New Roman" w:hAnsi="Times New Roman" w:cs="Times New Roman"/>
          <w:sz w:val="26"/>
          <w:szCs w:val="26"/>
        </w:rPr>
        <w:t xml:space="preserve">tích hợp biểu diễn thông tin với các dạng dữ liệu khác nhau như hình ảnh, âm thanh, chữ viết </w:t>
      </w:r>
      <w:del w:id="520" w:author="Windows User" w:date="2019-02-20T14:47:00Z">
        <w:r w:rsidRPr="00283743" w:rsidDel="0023003C">
          <w:rPr>
            <w:rFonts w:ascii="Times New Roman" w:hAnsi="Times New Roman" w:cs="Times New Roman"/>
            <w:sz w:val="26"/>
            <w:szCs w:val="26"/>
          </w:rPr>
          <w:delText>là thích</w:delText>
        </w:r>
      </w:del>
      <w:ins w:id="521" w:author="Windows User" w:date="2019-02-20T14:47:00Z">
        <w:r w:rsidR="0023003C">
          <w:rPr>
            <w:rFonts w:ascii="Times New Roman" w:hAnsi="Times New Roman" w:cs="Times New Roman"/>
            <w:sz w:val="26"/>
            <w:szCs w:val="26"/>
          </w:rPr>
          <w:t>rất phù</w:t>
        </w:r>
      </w:ins>
      <w:r w:rsidRPr="00283743">
        <w:rPr>
          <w:rFonts w:ascii="Times New Roman" w:hAnsi="Times New Roman" w:cs="Times New Roman"/>
          <w:sz w:val="26"/>
          <w:szCs w:val="26"/>
        </w:rPr>
        <w:t xml:space="preserve"> hợp để trình diễn các hệ thống thông tin địa lý phục vụ giảng dạy các môn học có liên quan đến thông tin không gian, đánh giá tác động môi trường, theo dõi </w:t>
      </w:r>
      <w:del w:id="522" w:author="Windows User" w:date="2019-02-20T14:47:00Z">
        <w:r w:rsidRPr="00283743" w:rsidDel="00E60F23">
          <w:rPr>
            <w:rFonts w:ascii="Times New Roman" w:hAnsi="Times New Roman" w:cs="Times New Roman"/>
            <w:sz w:val="26"/>
            <w:szCs w:val="26"/>
          </w:rPr>
          <w:delText xml:space="preserve">diễn </w:delText>
        </w:r>
      </w:del>
      <w:r w:rsidRPr="00283743">
        <w:rPr>
          <w:rFonts w:ascii="Times New Roman" w:hAnsi="Times New Roman" w:cs="Times New Roman"/>
          <w:sz w:val="26"/>
          <w:szCs w:val="26"/>
        </w:rPr>
        <w:t xml:space="preserve">biến </w:t>
      </w:r>
      <w:ins w:id="523" w:author="Windows User" w:date="2019-02-20T14:47:00Z">
        <w:r w:rsidR="00E60F23">
          <w:rPr>
            <w:rFonts w:ascii="Times New Roman" w:hAnsi="Times New Roman" w:cs="Times New Roman"/>
            <w:sz w:val="26"/>
            <w:szCs w:val="26"/>
          </w:rPr>
          <w:t xml:space="preserve">động </w:t>
        </w:r>
      </w:ins>
      <w:r w:rsidRPr="00283743">
        <w:rPr>
          <w:rFonts w:ascii="Times New Roman" w:hAnsi="Times New Roman" w:cs="Times New Roman"/>
          <w:sz w:val="26"/>
          <w:szCs w:val="26"/>
        </w:rPr>
        <w:t>môi trường</w:t>
      </w:r>
      <w:del w:id="524" w:author="Windows User" w:date="2019-02-20T14:47:00Z">
        <w:r w:rsidRPr="00283743" w:rsidDel="00E60F23">
          <w:rPr>
            <w:rFonts w:ascii="Times New Roman" w:hAnsi="Times New Roman" w:cs="Times New Roman"/>
            <w:sz w:val="26"/>
            <w:szCs w:val="26"/>
          </w:rPr>
          <w:delText xml:space="preserve"> </w:delText>
        </w:r>
      </w:del>
      <w:r w:rsidRPr="00283743">
        <w:rPr>
          <w:rFonts w:ascii="Times New Roman" w:hAnsi="Times New Roman" w:cs="Times New Roman"/>
          <w:sz w:val="26"/>
          <w:szCs w:val="26"/>
        </w:rPr>
        <w:t>, mô phỏng các tiến trình địa lý - địa chất…</w:t>
      </w:r>
    </w:p>
    <w:p w14:paraId="261C1F2B" w14:textId="12A3F9EB" w:rsidR="001E5EDC" w:rsidRPr="00283743" w:rsidRDefault="001E5EDC" w:rsidP="005F5568">
      <w:pPr>
        <w:numPr>
          <w:ilvl w:val="0"/>
          <w:numId w:val="30"/>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lastRenderedPageBreak/>
        <w:t xml:space="preserve">GIS thông minh: Những </w:t>
      </w:r>
      <w:del w:id="525" w:author="Windows User" w:date="2019-02-20T14:47:00Z">
        <w:r w:rsidRPr="00283743" w:rsidDel="00E60F23">
          <w:rPr>
            <w:rFonts w:ascii="Times New Roman" w:hAnsi="Times New Roman" w:cs="Times New Roman"/>
            <w:sz w:val="26"/>
            <w:szCs w:val="26"/>
          </w:rPr>
          <w:delText xml:space="preserve">phương </w:delText>
        </w:r>
      </w:del>
      <w:ins w:id="526" w:author="Windows User" w:date="2019-02-20T14:47:00Z">
        <w:r w:rsidR="00E60F23">
          <w:rPr>
            <w:rFonts w:ascii="Times New Roman" w:hAnsi="Times New Roman" w:cs="Times New Roman"/>
            <w:sz w:val="26"/>
            <w:szCs w:val="26"/>
          </w:rPr>
          <w:t>định</w:t>
        </w:r>
        <w:r w:rsidR="00E60F23"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hướng mới nhất trong việc nghiên cứu các quá trình xử lý thông tin địa lý cho thấy </w:t>
      </w:r>
      <w:del w:id="527" w:author="Windows User" w:date="2019-02-20T14:54:00Z">
        <w:r w:rsidRPr="00283743" w:rsidDel="00C53915">
          <w:rPr>
            <w:rFonts w:ascii="Times New Roman" w:hAnsi="Times New Roman" w:cs="Times New Roman"/>
            <w:sz w:val="26"/>
            <w:szCs w:val="26"/>
          </w:rPr>
          <w:delText xml:space="preserve">ta </w:delText>
        </w:r>
      </w:del>
      <w:ins w:id="528" w:author="Windows User" w:date="2019-02-20T14:54:00Z">
        <w:r w:rsidR="00C53915">
          <w:rPr>
            <w:rFonts w:ascii="Times New Roman" w:hAnsi="Times New Roman" w:cs="Times New Roman"/>
            <w:sz w:val="26"/>
            <w:szCs w:val="26"/>
          </w:rPr>
          <w:t>nhu cầu</w:t>
        </w:r>
        <w:r w:rsidR="00C53915"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cần tìm ra </w:t>
      </w:r>
      <w:del w:id="529" w:author="Windows User" w:date="2019-02-20T14:54:00Z">
        <w:r w:rsidRPr="00283743" w:rsidDel="00C53915">
          <w:rPr>
            <w:rFonts w:ascii="Times New Roman" w:hAnsi="Times New Roman" w:cs="Times New Roman"/>
            <w:sz w:val="26"/>
            <w:szCs w:val="26"/>
          </w:rPr>
          <w:delText xml:space="preserve">những </w:delText>
        </w:r>
      </w:del>
      <w:r w:rsidRPr="00283743">
        <w:rPr>
          <w:rFonts w:ascii="Times New Roman" w:hAnsi="Times New Roman" w:cs="Times New Roman"/>
          <w:sz w:val="26"/>
          <w:szCs w:val="26"/>
        </w:rPr>
        <w:t xml:space="preserve">cách tốt hơn để mô tả tính bất thường của thế giới thực và những phương pháp mới để </w:t>
      </w:r>
      <w:ins w:id="530" w:author="Windows User" w:date="2019-02-20T14:54:00Z">
        <w:r w:rsidR="00C53915">
          <w:rPr>
            <w:rFonts w:ascii="Times New Roman" w:hAnsi="Times New Roman" w:cs="Times New Roman"/>
            <w:sz w:val="26"/>
            <w:szCs w:val="26"/>
          </w:rPr>
          <w:t xml:space="preserve">có thể </w:t>
        </w:r>
      </w:ins>
      <w:del w:id="531" w:author="Windows User" w:date="2019-02-20T14:54:00Z">
        <w:r w:rsidRPr="00283743" w:rsidDel="00C53915">
          <w:rPr>
            <w:rFonts w:ascii="Times New Roman" w:hAnsi="Times New Roman" w:cs="Times New Roman"/>
            <w:sz w:val="26"/>
            <w:szCs w:val="26"/>
          </w:rPr>
          <w:delText xml:space="preserve">làm việc với các </w:delText>
        </w:r>
      </w:del>
      <w:r w:rsidRPr="00283743">
        <w:rPr>
          <w:rFonts w:ascii="Times New Roman" w:hAnsi="Times New Roman" w:cs="Times New Roman"/>
          <w:sz w:val="26"/>
          <w:szCs w:val="26"/>
        </w:rPr>
        <w:t xml:space="preserve">suy đoán </w:t>
      </w:r>
      <w:del w:id="532" w:author="Windows User" w:date="2019-02-20T14:54:00Z">
        <w:r w:rsidRPr="00283743" w:rsidDel="00C53915">
          <w:rPr>
            <w:rFonts w:ascii="Times New Roman" w:hAnsi="Times New Roman" w:cs="Times New Roman"/>
            <w:sz w:val="26"/>
            <w:szCs w:val="26"/>
          </w:rPr>
          <w:delText>không c</w:delText>
        </w:r>
      </w:del>
      <w:ins w:id="533" w:author="Windows User" w:date="2019-02-20T14:54:00Z">
        <w:r w:rsidR="00C53915">
          <w:rPr>
            <w:rFonts w:ascii="Times New Roman" w:hAnsi="Times New Roman" w:cs="Times New Roman"/>
            <w:sz w:val="26"/>
            <w:szCs w:val="26"/>
          </w:rPr>
          <w:t>c</w:t>
        </w:r>
      </w:ins>
      <w:r w:rsidRPr="00283743">
        <w:rPr>
          <w:rFonts w:ascii="Times New Roman" w:hAnsi="Times New Roman" w:cs="Times New Roman"/>
          <w:sz w:val="26"/>
          <w:szCs w:val="26"/>
        </w:rPr>
        <w:t>hính xác</w:t>
      </w:r>
      <w:del w:id="534" w:author="Windows User" w:date="2019-02-20T14:54:00Z">
        <w:r w:rsidRPr="00283743" w:rsidDel="00C53915">
          <w:rPr>
            <w:rFonts w:ascii="Times New Roman" w:hAnsi="Times New Roman" w:cs="Times New Roman"/>
            <w:sz w:val="26"/>
            <w:szCs w:val="26"/>
          </w:rPr>
          <w:delText>, những suy đoán của con người</w:delText>
        </w:r>
      </w:del>
      <w:r w:rsidRPr="00283743">
        <w:rPr>
          <w:rFonts w:ascii="Times New Roman" w:hAnsi="Times New Roman" w:cs="Times New Roman"/>
          <w:sz w:val="26"/>
          <w:szCs w:val="26"/>
        </w:rPr>
        <w:t>. Áp dụng các kỹ thuật thông minh nhân tạo như logic mờ, hệ chuyên gia, mạng nơ-ron</w:t>
      </w:r>
      <w:del w:id="535" w:author="Windows User" w:date="2019-02-20T14:55:00Z">
        <w:r w:rsidRPr="00283743" w:rsidDel="00C53915">
          <w:rPr>
            <w:rFonts w:ascii="Times New Roman" w:hAnsi="Times New Roman" w:cs="Times New Roman"/>
            <w:sz w:val="26"/>
            <w:szCs w:val="26"/>
          </w:rPr>
          <w:delText>.</w:delText>
        </w:r>
      </w:del>
      <w:r w:rsidRPr="00283743">
        <w:rPr>
          <w:rFonts w:ascii="Times New Roman" w:hAnsi="Times New Roman" w:cs="Times New Roman"/>
          <w:sz w:val="26"/>
          <w:szCs w:val="26"/>
        </w:rPr>
        <w:t xml:space="preserve"> </w:t>
      </w:r>
      <w:del w:id="536" w:author="Windows User" w:date="2019-02-20T14:55:00Z">
        <w:r w:rsidRPr="00283743" w:rsidDel="00C53915">
          <w:rPr>
            <w:rFonts w:ascii="Times New Roman" w:hAnsi="Times New Roman" w:cs="Times New Roman"/>
            <w:sz w:val="26"/>
            <w:szCs w:val="26"/>
          </w:rPr>
          <w:delText xml:space="preserve">Xử lý ngôn ngữ tự nhiên  </w:delText>
        </w:r>
      </w:del>
      <w:r w:rsidRPr="00283743">
        <w:rPr>
          <w:rFonts w:ascii="Times New Roman" w:hAnsi="Times New Roman" w:cs="Times New Roman"/>
          <w:sz w:val="26"/>
          <w:szCs w:val="26"/>
        </w:rPr>
        <w:t>cũng có thể được phát triển trong GIS để tăng khả năng giao tiếp với người sử dụng.</w:t>
      </w:r>
    </w:p>
    <w:p w14:paraId="1FE48685" w14:textId="1A58FBAE" w:rsidR="001E5EDC" w:rsidRPr="00283743" w:rsidRDefault="001E5EDC" w:rsidP="005F5568">
      <w:pPr>
        <w:numPr>
          <w:ilvl w:val="0"/>
          <w:numId w:val="30"/>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Mô phỏng và trợ giúp quyết định: Xác định những hệ thống thông tin địa lý thời gian thực là </w:t>
      </w:r>
      <w:del w:id="537" w:author="Windows User" w:date="2019-02-20T14:55:00Z">
        <w:r w:rsidRPr="00283743" w:rsidDel="00C53915">
          <w:rPr>
            <w:rFonts w:ascii="Times New Roman" w:hAnsi="Times New Roman" w:cs="Times New Roman"/>
            <w:sz w:val="26"/>
            <w:szCs w:val="26"/>
          </w:rPr>
          <w:delText xml:space="preserve">một trong những </w:delText>
        </w:r>
      </w:del>
      <w:r w:rsidRPr="00283743">
        <w:rPr>
          <w:rFonts w:ascii="Times New Roman" w:hAnsi="Times New Roman" w:cs="Times New Roman"/>
          <w:sz w:val="26"/>
          <w:szCs w:val="26"/>
        </w:rPr>
        <w:t xml:space="preserve">mục tiêu quan trọng mà tất cả những nhà khoa học, kỹ thuật của nhiều ngành có liên quan như kỹ thuật phần cứng, toán và kỹ thuật phần mềm đang theo </w:t>
      </w:r>
      <w:del w:id="538" w:author="Windows User" w:date="2019-02-20T14:55:00Z">
        <w:r w:rsidRPr="00283743" w:rsidDel="00C53915">
          <w:rPr>
            <w:rFonts w:ascii="Times New Roman" w:hAnsi="Times New Roman" w:cs="Times New Roman"/>
            <w:sz w:val="26"/>
            <w:szCs w:val="26"/>
          </w:rPr>
          <w:delText xml:space="preserve">đuỗi </w:delText>
        </w:r>
      </w:del>
      <w:ins w:id="539" w:author="Windows User" w:date="2019-02-20T14:55:00Z">
        <w:r w:rsidR="00C53915">
          <w:rPr>
            <w:rFonts w:ascii="Times New Roman" w:hAnsi="Times New Roman" w:cs="Times New Roman"/>
            <w:sz w:val="26"/>
            <w:szCs w:val="26"/>
          </w:rPr>
          <w:t>đuổi</w:t>
        </w:r>
        <w:r w:rsidR="00C53915"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và hỗ trợ cho nhau. Đặc biệt, dự báo trong nhiều lĩnh vực khác nhau là bài toán được quan tâm trong các hệ thống thông tin địa lý trong thời gian tới. </w:t>
      </w:r>
    </w:p>
    <w:p w14:paraId="1D096440" w14:textId="77777777" w:rsidR="001E5EDC" w:rsidRPr="00283743" w:rsidRDefault="001E5EDC" w:rsidP="005F5568">
      <w:pPr>
        <w:pStyle w:val="Heading3"/>
        <w:numPr>
          <w:ilvl w:val="2"/>
          <w:numId w:val="38"/>
        </w:numPr>
        <w:tabs>
          <w:tab w:val="left" w:pos="567"/>
        </w:tabs>
        <w:spacing w:before="120" w:after="120" w:line="240" w:lineRule="auto"/>
        <w:rPr>
          <w:rFonts w:ascii="Times New Roman" w:hAnsi="Times New Roman" w:cs="Times New Roman"/>
          <w:b/>
          <w:color w:val="auto"/>
          <w:sz w:val="26"/>
          <w:szCs w:val="26"/>
        </w:rPr>
      </w:pPr>
      <w:bookmarkStart w:id="540" w:name="_Toc533410001"/>
      <w:r w:rsidRPr="00283743">
        <w:rPr>
          <w:rFonts w:ascii="Times New Roman" w:hAnsi="Times New Roman" w:cs="Times New Roman"/>
          <w:b/>
          <w:color w:val="auto"/>
          <w:sz w:val="26"/>
          <w:szCs w:val="26"/>
        </w:rPr>
        <w:t>Khuynh hướng phát triển ứng dụng</w:t>
      </w:r>
      <w:bookmarkEnd w:id="540"/>
      <w:r w:rsidRPr="00283743">
        <w:rPr>
          <w:rFonts w:ascii="Times New Roman" w:hAnsi="Times New Roman" w:cs="Times New Roman"/>
          <w:b/>
          <w:color w:val="auto"/>
          <w:sz w:val="26"/>
          <w:szCs w:val="26"/>
        </w:rPr>
        <w:t xml:space="preserve"> </w:t>
      </w:r>
    </w:p>
    <w:p w14:paraId="0C57AD1E" w14:textId="44ECD281" w:rsidR="001E5EDC" w:rsidRPr="00283743" w:rsidRDefault="001E5EDC" w:rsidP="001E5EDC">
      <w:pPr>
        <w:spacing w:before="8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Con người </w:t>
      </w:r>
      <w:ins w:id="541" w:author="Windows User" w:date="2019-02-20T14:55:00Z">
        <w:r w:rsidR="00C53915">
          <w:rPr>
            <w:rFonts w:ascii="Times New Roman" w:hAnsi="Times New Roman" w:cs="Times New Roman"/>
            <w:sz w:val="26"/>
            <w:szCs w:val="26"/>
          </w:rPr>
          <w:t xml:space="preserve">với mong </w:t>
        </w:r>
      </w:ins>
      <w:r w:rsidRPr="00283743">
        <w:rPr>
          <w:rFonts w:ascii="Times New Roman" w:hAnsi="Times New Roman" w:cs="Times New Roman"/>
          <w:sz w:val="26"/>
          <w:szCs w:val="26"/>
        </w:rPr>
        <w:t xml:space="preserve">muốn được hiểu biết về các thực thể, các sự kiện, hiện tượng như thế nào, xảy ra ở đâu, </w:t>
      </w:r>
      <w:del w:id="542" w:author="Windows User" w:date="2019-02-20T14:56:00Z">
        <w:r w:rsidRPr="00283743" w:rsidDel="00C53915">
          <w:rPr>
            <w:rFonts w:ascii="Times New Roman" w:hAnsi="Times New Roman" w:cs="Times New Roman"/>
            <w:sz w:val="26"/>
            <w:szCs w:val="26"/>
          </w:rPr>
          <w:delText xml:space="preserve">xảy ra </w:delText>
        </w:r>
      </w:del>
      <w:r w:rsidRPr="00283743">
        <w:rPr>
          <w:rFonts w:ascii="Times New Roman" w:hAnsi="Times New Roman" w:cs="Times New Roman"/>
          <w:sz w:val="26"/>
          <w:szCs w:val="26"/>
        </w:rPr>
        <w:t>khi nào và tại sao</w:t>
      </w:r>
      <w:del w:id="543" w:author="Windows User" w:date="2019-02-20T14:56:00Z">
        <w:r w:rsidRPr="00283743" w:rsidDel="00C53915">
          <w:rPr>
            <w:rFonts w:ascii="Times New Roman" w:hAnsi="Times New Roman" w:cs="Times New Roman"/>
            <w:sz w:val="26"/>
            <w:szCs w:val="26"/>
          </w:rPr>
          <w:delText xml:space="preserve"> như vậy</w:delText>
        </w:r>
      </w:del>
      <w:r w:rsidRPr="00283743">
        <w:rPr>
          <w:rFonts w:ascii="Times New Roman" w:hAnsi="Times New Roman" w:cs="Times New Roman"/>
          <w:sz w:val="26"/>
          <w:szCs w:val="26"/>
        </w:rPr>
        <w:t xml:space="preserve">. Nhà nghiên cứu địa chất muốn biết tính chất về địa chất, nhà môi trường muốn biết thông tin về tình trạng ô nhiễm đất, nước và không khí trên thực thể đó. Các nhà quy hoạch cần đưa ra những quyết định vùng nào sử dụng cho mục đích gì là tốt nhất. Còn những nhà kinh doanh cần có thông tin địa lý để qui hoạch chiến lược thị trường, </w:t>
      </w:r>
      <w:del w:id="544" w:author="Windows User" w:date="2019-02-20T14:56:00Z">
        <w:r w:rsidRPr="00283743" w:rsidDel="00041EA2">
          <w:rPr>
            <w:rFonts w:ascii="Times New Roman" w:hAnsi="Times New Roman" w:cs="Times New Roman"/>
            <w:sz w:val="26"/>
            <w:szCs w:val="26"/>
          </w:rPr>
          <w:delText xml:space="preserve">làm cho hàng hóa được </w:delText>
        </w:r>
      </w:del>
      <w:r w:rsidRPr="00283743">
        <w:rPr>
          <w:rFonts w:ascii="Times New Roman" w:hAnsi="Times New Roman" w:cs="Times New Roman"/>
          <w:sz w:val="26"/>
          <w:szCs w:val="26"/>
        </w:rPr>
        <w:t>tiêu thụ</w:t>
      </w:r>
      <w:ins w:id="545" w:author="Windows User" w:date="2019-02-20T14:56:00Z">
        <w:r w:rsidR="00041EA2">
          <w:rPr>
            <w:rFonts w:ascii="Times New Roman" w:hAnsi="Times New Roman" w:cs="Times New Roman"/>
            <w:sz w:val="26"/>
            <w:szCs w:val="26"/>
          </w:rPr>
          <w:t xml:space="preserve"> hàng hóa được</w:t>
        </w:r>
      </w:ins>
      <w:r w:rsidRPr="00283743">
        <w:rPr>
          <w:rFonts w:ascii="Times New Roman" w:hAnsi="Times New Roman" w:cs="Times New Roman"/>
          <w:sz w:val="26"/>
          <w:szCs w:val="26"/>
        </w:rPr>
        <w:t xml:space="preserve"> nhanh chóng… </w:t>
      </w:r>
    </w:p>
    <w:p w14:paraId="1A98FE6A" w14:textId="77777777" w:rsidR="00CA287C" w:rsidRPr="00637C5F" w:rsidRDefault="00637C5F" w:rsidP="00637C5F">
      <w:pPr>
        <w:pStyle w:val="Heading2"/>
        <w:tabs>
          <w:tab w:val="left" w:pos="567"/>
        </w:tabs>
        <w:spacing w:before="360" w:line="240" w:lineRule="auto"/>
        <w:ind w:left="720" w:hanging="720"/>
        <w:rPr>
          <w:rFonts w:ascii="Times New Roman" w:hAnsi="Times New Roman" w:cs="Times New Roman"/>
          <w:b/>
          <w:color w:val="auto"/>
        </w:rPr>
      </w:pPr>
      <w:r w:rsidRPr="00637C5F">
        <w:rPr>
          <w:rFonts w:ascii="Times New Roman" w:hAnsi="Times New Roman" w:cs="Times New Roman"/>
          <w:b/>
          <w:color w:val="auto"/>
        </w:rPr>
        <w:t>BÀI TẬP CHƯƠNG 1</w:t>
      </w:r>
    </w:p>
    <w:p w14:paraId="7A64E9EB" w14:textId="77777777" w:rsidR="00637C5F" w:rsidRP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Trình bày khái niệm GIS?</w:t>
      </w:r>
    </w:p>
    <w:p w14:paraId="0C6ECC2B" w14:textId="77777777" w:rsidR="00637C5F" w:rsidRP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Trình bày các thành phần của GIS?</w:t>
      </w:r>
    </w:p>
    <w:p w14:paraId="119B4166" w14:textId="77777777" w:rsid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 xml:space="preserve">GIS có những chức năng gì? </w:t>
      </w:r>
    </w:p>
    <w:p w14:paraId="0C28AD3D" w14:textId="77777777" w:rsidR="00637C5F" w:rsidRP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Phân tích chức năng nhập dữ liệu ?</w:t>
      </w:r>
    </w:p>
    <w:p w14:paraId="0F8AC612" w14:textId="77777777" w:rsidR="00637C5F" w:rsidRP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Phân tích chức năng lưu trữ và quản lý dữ liệ</w:t>
      </w:r>
      <w:r>
        <w:rPr>
          <w:rFonts w:ascii="Times New Roman" w:hAnsi="Times New Roman" w:cs="Times New Roman"/>
          <w:sz w:val="26"/>
          <w:szCs w:val="26"/>
          <w:lang w:val="es-VE"/>
        </w:rPr>
        <w:t>u</w:t>
      </w:r>
      <w:r w:rsidRPr="00637C5F">
        <w:rPr>
          <w:rFonts w:ascii="Times New Roman" w:hAnsi="Times New Roman" w:cs="Times New Roman"/>
          <w:sz w:val="26"/>
          <w:szCs w:val="26"/>
          <w:lang w:val="es-VE"/>
        </w:rPr>
        <w:t>?</w:t>
      </w:r>
    </w:p>
    <w:p w14:paraId="59DD49E6" w14:textId="77777777" w:rsidR="00637C5F" w:rsidRP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Phân tích chức năng phân tích dữ liệ</w:t>
      </w:r>
      <w:r>
        <w:rPr>
          <w:rFonts w:ascii="Times New Roman" w:hAnsi="Times New Roman" w:cs="Times New Roman"/>
          <w:sz w:val="26"/>
          <w:szCs w:val="26"/>
          <w:lang w:val="es-VE"/>
        </w:rPr>
        <w:t>u</w:t>
      </w:r>
      <w:r w:rsidRPr="00637C5F">
        <w:rPr>
          <w:rFonts w:ascii="Times New Roman" w:hAnsi="Times New Roman" w:cs="Times New Roman"/>
          <w:sz w:val="26"/>
          <w:szCs w:val="26"/>
          <w:lang w:val="es-VE"/>
        </w:rPr>
        <w:t xml:space="preserve">? </w:t>
      </w:r>
    </w:p>
    <w:p w14:paraId="1968E096" w14:textId="77777777" w:rsidR="00637C5F" w:rsidRP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Phân tích chức năng hiển thị và xuất dữ liệ</w:t>
      </w:r>
      <w:r>
        <w:rPr>
          <w:rFonts w:ascii="Times New Roman" w:hAnsi="Times New Roman" w:cs="Times New Roman"/>
          <w:sz w:val="26"/>
          <w:szCs w:val="26"/>
          <w:lang w:val="es-VE"/>
        </w:rPr>
        <w:t>u</w:t>
      </w:r>
      <w:r w:rsidRPr="00637C5F">
        <w:rPr>
          <w:rFonts w:ascii="Times New Roman" w:hAnsi="Times New Roman" w:cs="Times New Roman"/>
          <w:sz w:val="26"/>
          <w:szCs w:val="26"/>
          <w:lang w:val="es-VE"/>
        </w:rPr>
        <w:t>?</w:t>
      </w:r>
    </w:p>
    <w:p w14:paraId="677CA0C6" w14:textId="77777777" w:rsidR="00F464A9" w:rsidRDefault="00637C5F" w:rsidP="00F464A9">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Trình bày chức năng phân tích không gian GIS? Lấy ví dụ minh họ</w:t>
      </w:r>
      <w:r>
        <w:rPr>
          <w:rFonts w:ascii="Times New Roman" w:hAnsi="Times New Roman" w:cs="Times New Roman"/>
          <w:sz w:val="26"/>
          <w:szCs w:val="26"/>
          <w:lang w:val="es-VE"/>
        </w:rPr>
        <w:t>a</w:t>
      </w:r>
      <w:r w:rsidRPr="00637C5F">
        <w:rPr>
          <w:rFonts w:ascii="Times New Roman" w:hAnsi="Times New Roman" w:cs="Times New Roman"/>
          <w:sz w:val="26"/>
          <w:szCs w:val="26"/>
          <w:lang w:val="es-VE"/>
        </w:rPr>
        <w:t>?</w:t>
      </w:r>
    </w:p>
    <w:p w14:paraId="3330B44E" w14:textId="77777777" w:rsidR="00F464A9" w:rsidRDefault="00F464A9" w:rsidP="00F464A9">
      <w:pPr>
        <w:pStyle w:val="ListParagraph"/>
        <w:numPr>
          <w:ilvl w:val="0"/>
          <w:numId w:val="45"/>
        </w:numPr>
        <w:spacing w:before="120" w:after="120"/>
        <w:ind w:left="567"/>
        <w:jc w:val="both"/>
        <w:rPr>
          <w:rFonts w:ascii="Times New Roman" w:hAnsi="Times New Roman" w:cs="Times New Roman"/>
          <w:sz w:val="26"/>
          <w:szCs w:val="26"/>
          <w:lang w:val="es-VE"/>
        </w:rPr>
      </w:pPr>
      <w:r w:rsidRPr="00F464A9">
        <w:rPr>
          <w:rFonts w:ascii="Times New Roman" w:hAnsi="Times New Roman" w:cs="Times New Roman"/>
          <w:sz w:val="26"/>
          <w:szCs w:val="26"/>
          <w:lang w:val="es-VE"/>
        </w:rPr>
        <w:t>Trình bày các lĩnh vực ứng dụng của GIS ? Lấy ví dụ minh họa ?</w:t>
      </w:r>
    </w:p>
    <w:p w14:paraId="6E81EF26" w14:textId="77777777" w:rsidR="00F464A9" w:rsidRPr="00F464A9" w:rsidRDefault="00F464A9" w:rsidP="00F464A9">
      <w:pPr>
        <w:pStyle w:val="ListParagraph"/>
        <w:numPr>
          <w:ilvl w:val="0"/>
          <w:numId w:val="45"/>
        </w:numPr>
        <w:spacing w:before="120" w:after="120"/>
        <w:ind w:left="567"/>
        <w:jc w:val="both"/>
        <w:rPr>
          <w:rFonts w:ascii="Times New Roman" w:hAnsi="Times New Roman" w:cs="Times New Roman"/>
          <w:sz w:val="26"/>
          <w:szCs w:val="26"/>
          <w:lang w:val="es-VE"/>
        </w:rPr>
      </w:pPr>
      <w:r w:rsidRPr="00F464A9">
        <w:rPr>
          <w:rFonts w:ascii="Times New Roman" w:hAnsi="Times New Roman" w:cs="Times New Roman"/>
          <w:sz w:val="26"/>
          <w:szCs w:val="26"/>
          <w:lang w:val="es-VE"/>
        </w:rPr>
        <w:t xml:space="preserve">Nêu ứng dụng của GIS trong đời sống? </w:t>
      </w:r>
    </w:p>
    <w:p w14:paraId="09C06458" w14:textId="77777777" w:rsidR="00F464A9" w:rsidRPr="00637C5F" w:rsidRDefault="00F464A9" w:rsidP="00F464A9">
      <w:pPr>
        <w:pStyle w:val="ListParagraph"/>
        <w:spacing w:before="120" w:after="120"/>
        <w:ind w:left="567"/>
        <w:jc w:val="both"/>
        <w:rPr>
          <w:rFonts w:ascii="Times New Roman" w:hAnsi="Times New Roman" w:cs="Times New Roman"/>
          <w:sz w:val="26"/>
          <w:szCs w:val="26"/>
          <w:lang w:val="es-VE"/>
        </w:rPr>
      </w:pPr>
    </w:p>
    <w:p w14:paraId="34D627DC" w14:textId="77777777" w:rsidR="00F464A9" w:rsidRPr="00637C5F" w:rsidRDefault="00F464A9" w:rsidP="00F464A9">
      <w:pPr>
        <w:pStyle w:val="ListParagraph"/>
        <w:spacing w:before="120" w:after="120"/>
        <w:ind w:left="567"/>
        <w:jc w:val="both"/>
        <w:rPr>
          <w:rFonts w:ascii="Times New Roman" w:hAnsi="Times New Roman" w:cs="Times New Roman"/>
          <w:sz w:val="26"/>
          <w:szCs w:val="26"/>
          <w:lang w:val="es-VE"/>
        </w:rPr>
      </w:pPr>
    </w:p>
    <w:p w14:paraId="16C3FCFD" w14:textId="77777777" w:rsidR="00637C5F" w:rsidRPr="00637C5F" w:rsidRDefault="00637C5F" w:rsidP="00637C5F">
      <w:pPr>
        <w:pStyle w:val="ListParagraph"/>
        <w:spacing w:before="120" w:after="120"/>
        <w:ind w:left="567"/>
        <w:jc w:val="both"/>
        <w:rPr>
          <w:rFonts w:ascii="Times New Roman" w:hAnsi="Times New Roman" w:cs="Times New Roman"/>
          <w:sz w:val="26"/>
          <w:szCs w:val="26"/>
          <w:lang w:val="es-VE"/>
        </w:rPr>
      </w:pPr>
    </w:p>
    <w:p w14:paraId="77CD361F" w14:textId="77777777" w:rsidR="00637C5F" w:rsidRPr="00283743" w:rsidRDefault="00637C5F" w:rsidP="001E5EDC">
      <w:pPr>
        <w:spacing w:before="80"/>
        <w:ind w:firstLine="567"/>
        <w:jc w:val="both"/>
        <w:rPr>
          <w:rFonts w:ascii="Times New Roman" w:hAnsi="Times New Roman" w:cs="Times New Roman"/>
          <w:sz w:val="26"/>
          <w:szCs w:val="26"/>
        </w:rPr>
      </w:pPr>
    </w:p>
    <w:p w14:paraId="16A236A7" w14:textId="77777777" w:rsidR="001E5EDC" w:rsidRPr="00283743" w:rsidRDefault="001E5EDC" w:rsidP="001E5EDC">
      <w:pPr>
        <w:pStyle w:val="Heading1"/>
        <w:jc w:val="center"/>
        <w:rPr>
          <w:rFonts w:ascii="Times New Roman" w:hAnsi="Times New Roman" w:cs="Times New Roman"/>
          <w:sz w:val="26"/>
          <w:szCs w:val="26"/>
          <w:lang w:val="vi-VN"/>
        </w:rPr>
      </w:pPr>
      <w:bookmarkStart w:id="546" w:name="_Toc207379766"/>
      <w:bookmarkEnd w:id="492"/>
      <w:bookmarkEnd w:id="493"/>
      <w:r w:rsidRPr="00283743">
        <w:rPr>
          <w:rFonts w:ascii="Times New Roman" w:hAnsi="Times New Roman" w:cs="Times New Roman"/>
          <w:bCs/>
          <w:sz w:val="26"/>
          <w:szCs w:val="26"/>
        </w:rPr>
        <w:br w:type="page"/>
      </w:r>
      <w:bookmarkEnd w:id="546"/>
    </w:p>
    <w:p w14:paraId="68177404" w14:textId="77777777" w:rsidR="00A25265" w:rsidRPr="007C5BA4" w:rsidRDefault="00943E83" w:rsidP="005F7D13">
      <w:pPr>
        <w:pStyle w:val="Heading1"/>
        <w:pBdr>
          <w:bottom w:val="thickThinSmallGap" w:sz="24" w:space="1" w:color="auto"/>
        </w:pBdr>
        <w:spacing w:before="0" w:line="240" w:lineRule="auto"/>
        <w:jc w:val="right"/>
        <w:rPr>
          <w:rFonts w:ascii="Times New Roman" w:hAnsi="Times New Roman" w:cs="Times New Roman"/>
          <w:b/>
          <w:color w:val="auto"/>
          <w:sz w:val="26"/>
          <w:szCs w:val="26"/>
          <w:lang w:val="vi-VN"/>
          <w:rPrChange w:id="547" w:author="Windows User" w:date="2019-02-20T13:17:00Z">
            <w:rPr>
              <w:rFonts w:ascii="Times New Roman" w:hAnsi="Times New Roman" w:cs="Times New Roman"/>
              <w:b/>
              <w:color w:val="auto"/>
              <w:sz w:val="26"/>
              <w:szCs w:val="26"/>
            </w:rPr>
          </w:rPrChange>
        </w:rPr>
      </w:pPr>
      <w:bookmarkStart w:id="548" w:name="_Toc533410002"/>
      <w:r w:rsidRPr="007C5BA4">
        <w:rPr>
          <w:rFonts w:ascii="Times New Roman" w:hAnsi="Times New Roman" w:cs="Times New Roman"/>
          <w:b/>
          <w:i/>
          <w:color w:val="auto"/>
          <w:sz w:val="26"/>
          <w:szCs w:val="26"/>
          <w:lang w:val="vi-VN"/>
          <w:rPrChange w:id="549" w:author="Windows User" w:date="2019-02-20T13:17:00Z">
            <w:rPr>
              <w:rFonts w:ascii="Times New Roman" w:hAnsi="Times New Roman" w:cs="Times New Roman"/>
              <w:b/>
              <w:i/>
              <w:color w:val="auto"/>
              <w:sz w:val="26"/>
              <w:szCs w:val="26"/>
            </w:rPr>
          </w:rPrChange>
        </w:rPr>
        <w:lastRenderedPageBreak/>
        <w:t>C</w:t>
      </w:r>
      <w:r w:rsidR="00BF7A9A" w:rsidRPr="007C5BA4">
        <w:rPr>
          <w:rFonts w:ascii="Times New Roman" w:hAnsi="Times New Roman" w:cs="Times New Roman"/>
          <w:b/>
          <w:i/>
          <w:color w:val="auto"/>
          <w:sz w:val="26"/>
          <w:szCs w:val="26"/>
          <w:lang w:val="vi-VN"/>
          <w:rPrChange w:id="550" w:author="Windows User" w:date="2019-02-20T13:17:00Z">
            <w:rPr>
              <w:rFonts w:ascii="Times New Roman" w:hAnsi="Times New Roman" w:cs="Times New Roman"/>
              <w:b/>
              <w:i/>
              <w:color w:val="auto"/>
              <w:sz w:val="26"/>
              <w:szCs w:val="26"/>
            </w:rPr>
          </w:rPrChange>
        </w:rPr>
        <w:t xml:space="preserve">HƯƠNG </w:t>
      </w:r>
      <w:r w:rsidR="004A6891" w:rsidRPr="007C5BA4">
        <w:rPr>
          <w:rFonts w:ascii="Times New Roman" w:hAnsi="Times New Roman" w:cs="Times New Roman"/>
          <w:b/>
          <w:i/>
          <w:color w:val="auto"/>
          <w:sz w:val="26"/>
          <w:szCs w:val="26"/>
          <w:lang w:val="vi-VN"/>
          <w:rPrChange w:id="551" w:author="Windows User" w:date="2019-02-20T13:17:00Z">
            <w:rPr>
              <w:rFonts w:ascii="Times New Roman" w:hAnsi="Times New Roman" w:cs="Times New Roman"/>
              <w:b/>
              <w:i/>
              <w:color w:val="auto"/>
              <w:sz w:val="26"/>
              <w:szCs w:val="26"/>
            </w:rPr>
          </w:rPrChange>
        </w:rPr>
        <w:t>2</w:t>
      </w:r>
      <w:r w:rsidR="005F7D13" w:rsidRPr="007C5BA4">
        <w:rPr>
          <w:rFonts w:ascii="Times New Roman" w:hAnsi="Times New Roman" w:cs="Times New Roman"/>
          <w:b/>
          <w:color w:val="auto"/>
          <w:sz w:val="26"/>
          <w:szCs w:val="26"/>
          <w:lang w:val="vi-VN"/>
          <w:rPrChange w:id="552" w:author="Windows User" w:date="2019-02-20T13:17:00Z">
            <w:rPr>
              <w:rFonts w:ascii="Times New Roman" w:hAnsi="Times New Roman" w:cs="Times New Roman"/>
              <w:b/>
              <w:color w:val="auto"/>
              <w:sz w:val="26"/>
              <w:szCs w:val="26"/>
            </w:rPr>
          </w:rPrChange>
        </w:rPr>
        <w:br/>
      </w:r>
      <w:r w:rsidR="00435D0F" w:rsidRPr="007C5BA4">
        <w:rPr>
          <w:rFonts w:ascii="Times New Roman" w:eastAsia="Gungsuh" w:hAnsi="Times New Roman" w:cs="Times New Roman"/>
          <w:color w:val="auto"/>
          <w:sz w:val="26"/>
          <w:szCs w:val="26"/>
          <w:lang w:val="vi-VN"/>
          <w:rPrChange w:id="553" w:author="Windows User" w:date="2019-02-20T13:17:00Z">
            <w:rPr>
              <w:rFonts w:ascii="Times New Roman" w:eastAsia="Gungsuh" w:hAnsi="Times New Roman" w:cs="Times New Roman"/>
              <w:color w:val="auto"/>
              <w:sz w:val="26"/>
              <w:szCs w:val="26"/>
            </w:rPr>
          </w:rPrChange>
        </w:rPr>
        <w:t>MÔ HÌNH DỮ LIỆU CỦA HỆ THỐNG THÔNG TIN ĐỊA LÝ</w:t>
      </w:r>
      <w:bookmarkEnd w:id="548"/>
    </w:p>
    <w:p w14:paraId="66CAA501" w14:textId="77777777" w:rsidR="00D508AD" w:rsidRPr="00283743" w:rsidRDefault="00D508AD" w:rsidP="00D508AD">
      <w:pPr>
        <w:spacing w:before="120"/>
        <w:jc w:val="both"/>
        <w:rPr>
          <w:rFonts w:ascii="Times New Roman" w:hAnsi="Times New Roman" w:cs="Times New Roman"/>
          <w:sz w:val="26"/>
          <w:szCs w:val="26"/>
          <w:lang w:val="nb-NO"/>
        </w:rPr>
      </w:pPr>
      <w:bookmarkStart w:id="554" w:name="_Toc207379782"/>
      <w:bookmarkStart w:id="555" w:name="_Toc373715585"/>
      <w:r w:rsidRPr="00283743">
        <w:rPr>
          <w:rFonts w:ascii="Times New Roman" w:hAnsi="Times New Roman" w:cs="Times New Roman"/>
          <w:sz w:val="26"/>
          <w:szCs w:val="26"/>
          <w:lang w:val="nb-NO"/>
        </w:rPr>
        <w:tab/>
        <w:t>Dữ liệu về các đối tượng không gian có thể được xây dự</w:t>
      </w:r>
      <w:r w:rsidR="00804725" w:rsidRPr="00283743">
        <w:rPr>
          <w:rFonts w:ascii="Times New Roman" w:hAnsi="Times New Roman" w:cs="Times New Roman"/>
          <w:sz w:val="26"/>
          <w:szCs w:val="26"/>
          <w:lang w:val="nb-NO"/>
        </w:rPr>
        <w:t>ng theo mô hình R</w:t>
      </w:r>
      <w:r w:rsidRPr="00283743">
        <w:rPr>
          <w:rFonts w:ascii="Times New Roman" w:hAnsi="Times New Roman" w:cs="Times New Roman"/>
          <w:sz w:val="26"/>
          <w:szCs w:val="26"/>
          <w:lang w:val="nb-NO"/>
        </w:rPr>
        <w:t xml:space="preserve">aster hoặc vector với các cấu trúc tương ứng. Cấu trúc raster được sử dụng rộng rãi trong các hệ thống xử lý ảnh và GIS raster. Các cấu trúc Vector chiếm ưu thế trong các hệ thống CAD và GIS với những tiềm năng vẽ bản đồ mạnh mẽ. Nhiều cấu trúc khác nhau được phát triển cho cả hai mô hình Vector và Raster. </w:t>
      </w:r>
    </w:p>
    <w:p w14:paraId="0728F241" w14:textId="7BB7E3F2" w:rsidR="00D508AD" w:rsidRPr="00283743" w:rsidRDefault="00D508AD" w:rsidP="00D508AD">
      <w:pPr>
        <w:spacing w:before="120"/>
        <w:ind w:firstLine="720"/>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Việc </w:t>
      </w:r>
      <w:del w:id="556" w:author="Windows User" w:date="2019-02-20T14:57:00Z">
        <w:r w:rsidRPr="00283743" w:rsidDel="003041AA">
          <w:rPr>
            <w:rFonts w:ascii="Times New Roman" w:hAnsi="Times New Roman" w:cs="Times New Roman"/>
            <w:sz w:val="26"/>
            <w:szCs w:val="26"/>
            <w:lang w:val="nb-NO"/>
          </w:rPr>
          <w:delText xml:space="preserve">chọn </w:delText>
        </w:r>
      </w:del>
      <w:r w:rsidRPr="00283743">
        <w:rPr>
          <w:rFonts w:ascii="Times New Roman" w:hAnsi="Times New Roman" w:cs="Times New Roman"/>
          <w:sz w:val="26"/>
          <w:szCs w:val="26"/>
          <w:lang w:val="nb-NO"/>
        </w:rPr>
        <w:t xml:space="preserve">lựa </w:t>
      </w:r>
      <w:ins w:id="557" w:author="Windows User" w:date="2019-02-20T14:57:00Z">
        <w:r w:rsidR="003041AA" w:rsidRPr="00283743">
          <w:rPr>
            <w:rFonts w:ascii="Times New Roman" w:hAnsi="Times New Roman" w:cs="Times New Roman"/>
            <w:sz w:val="26"/>
            <w:szCs w:val="26"/>
            <w:lang w:val="nb-NO"/>
          </w:rPr>
          <w:t xml:space="preserve">chọn </w:t>
        </w:r>
      </w:ins>
      <w:r w:rsidRPr="00283743">
        <w:rPr>
          <w:rFonts w:ascii="Times New Roman" w:hAnsi="Times New Roman" w:cs="Times New Roman"/>
          <w:sz w:val="26"/>
          <w:szCs w:val="26"/>
          <w:lang w:val="nb-NO"/>
        </w:rPr>
        <w:t>một cấu trúc dữ liệu tốt nhất tùy thuộc vào bản chất dữ liệu và mục đích sử dụng. Các cấu trúc khác nhau được sử dụng theo những tác vụ khác nhau tùy thuộc độ phù hợp và tính hiệu quả của việc sử dụng. Ví dụ</w:t>
      </w:r>
      <w:ins w:id="558" w:author="Windows User" w:date="2019-02-20T14:57:00Z">
        <w:r w:rsidR="003041AA">
          <w:rPr>
            <w:rFonts w:ascii="Times New Roman" w:hAnsi="Times New Roman" w:cs="Times New Roman"/>
            <w:sz w:val="26"/>
            <w:szCs w:val="26"/>
            <w:lang w:val="nb-NO"/>
          </w:rPr>
          <w:t>,</w:t>
        </w:r>
      </w:ins>
      <w:r w:rsidRPr="00283743">
        <w:rPr>
          <w:rFonts w:ascii="Times New Roman" w:hAnsi="Times New Roman" w:cs="Times New Roman"/>
          <w:sz w:val="26"/>
          <w:szCs w:val="26"/>
          <w:lang w:val="nb-NO"/>
        </w:rPr>
        <w:t xml:space="preserve"> một tập điểm mẫu với các thuộc tính liên quan có thể tồn tại ở một trong những dạng sau:</w:t>
      </w:r>
    </w:p>
    <w:p w14:paraId="48E267C0" w14:textId="49D56154" w:rsidR="00D508AD" w:rsidRPr="00283743" w:rsidRDefault="00D508AD" w:rsidP="005F5568">
      <w:pPr>
        <w:numPr>
          <w:ilvl w:val="0"/>
          <w:numId w:val="23"/>
        </w:numPr>
        <w:tabs>
          <w:tab w:val="num"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Dạng </w:t>
      </w:r>
      <w:del w:id="559" w:author="Windows User" w:date="2019-02-20T14:57:00Z">
        <w:r w:rsidRPr="00283743" w:rsidDel="003041AA">
          <w:rPr>
            <w:rFonts w:ascii="Times New Roman" w:hAnsi="Times New Roman" w:cs="Times New Roman"/>
            <w:sz w:val="26"/>
            <w:szCs w:val="26"/>
            <w:lang w:val="nb-NO"/>
          </w:rPr>
          <w:delText xml:space="preserve">một </w:delText>
        </w:r>
      </w:del>
      <w:r w:rsidRPr="00283743">
        <w:rPr>
          <w:rFonts w:ascii="Times New Roman" w:hAnsi="Times New Roman" w:cs="Times New Roman"/>
          <w:sz w:val="26"/>
          <w:szCs w:val="26"/>
          <w:lang w:val="nb-NO"/>
        </w:rPr>
        <w:t>bảng thuộc thuộc tính với các tọa độ không gian.</w:t>
      </w:r>
    </w:p>
    <w:p w14:paraId="30B31D2C" w14:textId="77777777" w:rsidR="00D508AD" w:rsidRPr="00283743" w:rsidRDefault="00D508AD" w:rsidP="005F5568">
      <w:pPr>
        <w:numPr>
          <w:ilvl w:val="0"/>
          <w:numId w:val="23"/>
        </w:numPr>
        <w:tabs>
          <w:tab w:val="num"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Dạng raster chứa các giá trị được nội suy từ các điểm đối với một trong số các thuộc tính.</w:t>
      </w:r>
    </w:p>
    <w:p w14:paraId="6272F474" w14:textId="77777777" w:rsidR="00D508AD" w:rsidRPr="00283743" w:rsidRDefault="00D508AD" w:rsidP="005F5568">
      <w:pPr>
        <w:numPr>
          <w:ilvl w:val="0"/>
          <w:numId w:val="23"/>
        </w:numPr>
        <w:tabs>
          <w:tab w:val="num"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Dạng vector, biểu diễn các biên giới của những vùng trên một bản đồ đường bao được tạo ra từ</w:t>
      </w:r>
      <w:r w:rsidR="00804725" w:rsidRPr="00283743">
        <w:rPr>
          <w:rFonts w:ascii="Times New Roman" w:hAnsi="Times New Roman" w:cs="Times New Roman"/>
          <w:sz w:val="26"/>
          <w:szCs w:val="26"/>
          <w:lang w:val="nb-NO"/>
        </w:rPr>
        <w:t xml:space="preserve">  R</w:t>
      </w:r>
      <w:r w:rsidRPr="00283743">
        <w:rPr>
          <w:rFonts w:ascii="Times New Roman" w:hAnsi="Times New Roman" w:cs="Times New Roman"/>
          <w:sz w:val="26"/>
          <w:szCs w:val="26"/>
          <w:lang w:val="nb-NO"/>
        </w:rPr>
        <w:t>aster.</w:t>
      </w:r>
    </w:p>
    <w:p w14:paraId="6F18ED50" w14:textId="77777777" w:rsidR="00D508AD" w:rsidRPr="00283743" w:rsidRDefault="00D508AD" w:rsidP="005F5568">
      <w:pPr>
        <w:numPr>
          <w:ilvl w:val="0"/>
          <w:numId w:val="23"/>
        </w:numPr>
        <w:tabs>
          <w:tab w:val="num"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Dạng cấu trúc </w:t>
      </w:r>
      <w:r w:rsidRPr="003041AA">
        <w:rPr>
          <w:rFonts w:ascii="Times New Roman" w:hAnsi="Times New Roman" w:cs="Times New Roman"/>
          <w:sz w:val="26"/>
          <w:szCs w:val="26"/>
          <w:highlight w:val="yellow"/>
          <w:lang w:val="nb-NO"/>
          <w:rPrChange w:id="560" w:author="Windows User" w:date="2019-02-20T14:58:00Z">
            <w:rPr>
              <w:rFonts w:ascii="Times New Roman" w:hAnsi="Times New Roman" w:cs="Times New Roman"/>
              <w:sz w:val="26"/>
              <w:szCs w:val="26"/>
              <w:lang w:val="nb-NO"/>
            </w:rPr>
          </w:rPrChange>
        </w:rPr>
        <w:t>TIN</w:t>
      </w:r>
      <w:r w:rsidRPr="00283743">
        <w:rPr>
          <w:rFonts w:ascii="Times New Roman" w:hAnsi="Times New Roman" w:cs="Times New Roman"/>
          <w:sz w:val="26"/>
          <w:szCs w:val="26"/>
          <w:lang w:val="nb-NO"/>
        </w:rPr>
        <w:t xml:space="preserve">. </w:t>
      </w:r>
    </w:p>
    <w:p w14:paraId="2A551AD6" w14:textId="18FEAB56" w:rsidR="00D508AD" w:rsidRPr="00283743" w:rsidRDefault="00D508AD" w:rsidP="00D508AD">
      <w:pPr>
        <w:spacing w:before="120"/>
        <w:ind w:left="4" w:firstLine="28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Mỗi cấu trúc đều có ưu </w:t>
      </w:r>
      <w:ins w:id="561" w:author="Windows User" w:date="2019-02-20T14:58:00Z">
        <w:r w:rsidR="003041AA">
          <w:rPr>
            <w:rFonts w:ascii="Times New Roman" w:hAnsi="Times New Roman" w:cs="Times New Roman"/>
            <w:sz w:val="26"/>
            <w:szCs w:val="26"/>
            <w:lang w:val="nb-NO"/>
          </w:rPr>
          <w:t xml:space="preserve">điểm, </w:t>
        </w:r>
      </w:ins>
      <w:del w:id="562" w:author="Windows User" w:date="2019-02-20T14:58:00Z">
        <w:r w:rsidRPr="00283743" w:rsidDel="003041AA">
          <w:rPr>
            <w:rFonts w:ascii="Times New Roman" w:hAnsi="Times New Roman" w:cs="Times New Roman"/>
            <w:sz w:val="26"/>
            <w:szCs w:val="26"/>
            <w:lang w:val="nb-NO"/>
          </w:rPr>
          <w:delText xml:space="preserve">và </w:delText>
        </w:r>
      </w:del>
      <w:r w:rsidRPr="00283743">
        <w:rPr>
          <w:rFonts w:ascii="Times New Roman" w:hAnsi="Times New Roman" w:cs="Times New Roman"/>
          <w:sz w:val="26"/>
          <w:szCs w:val="26"/>
          <w:lang w:val="nb-NO"/>
        </w:rPr>
        <w:t>nhược điểm riêng và khả năng chuyển từ một cấu trúc này sang cấu trúc kia là rất quan trọng.</w:t>
      </w:r>
      <w:bookmarkStart w:id="563" w:name="_Toc47424363"/>
      <w:bookmarkStart w:id="564" w:name="_Toc48702388"/>
      <w:bookmarkStart w:id="565" w:name="_Toc49745230"/>
      <w:bookmarkStart w:id="566" w:name="_Toc49829217"/>
      <w:bookmarkStart w:id="567" w:name="_Toc49850124"/>
      <w:bookmarkStart w:id="568" w:name="_Toc207379784"/>
      <w:bookmarkStart w:id="569" w:name="_Toc373715587"/>
      <w:bookmarkEnd w:id="554"/>
      <w:bookmarkEnd w:id="555"/>
    </w:p>
    <w:p w14:paraId="1DF3587D" w14:textId="77777777" w:rsidR="00F57939" w:rsidRPr="00283743" w:rsidRDefault="008F18B5" w:rsidP="005F5568">
      <w:pPr>
        <w:pStyle w:val="Heading2"/>
        <w:numPr>
          <w:ilvl w:val="1"/>
          <w:numId w:val="40"/>
        </w:numPr>
        <w:tabs>
          <w:tab w:val="left" w:pos="567"/>
        </w:tabs>
        <w:spacing w:before="120" w:after="120" w:line="240" w:lineRule="auto"/>
        <w:rPr>
          <w:rFonts w:ascii="Times New Roman" w:hAnsi="Times New Roman" w:cs="Times New Roman"/>
          <w:b/>
          <w:color w:val="auto"/>
        </w:rPr>
      </w:pPr>
      <w:bookmarkStart w:id="570" w:name="_Toc533410003"/>
      <w:r w:rsidRPr="00283743">
        <w:rPr>
          <w:rFonts w:ascii="Times New Roman" w:hAnsi="Times New Roman" w:cs="Times New Roman"/>
          <w:b/>
          <w:color w:val="auto"/>
        </w:rPr>
        <w:t>CẤU TRÚC DỮ LIỆU RASTER</w:t>
      </w:r>
      <w:bookmarkEnd w:id="563"/>
      <w:bookmarkEnd w:id="564"/>
      <w:bookmarkEnd w:id="565"/>
      <w:bookmarkEnd w:id="566"/>
      <w:bookmarkEnd w:id="567"/>
      <w:bookmarkEnd w:id="568"/>
      <w:bookmarkEnd w:id="569"/>
      <w:bookmarkEnd w:id="570"/>
      <w:r w:rsidRPr="00283743">
        <w:rPr>
          <w:rFonts w:ascii="Times New Roman" w:hAnsi="Times New Roman" w:cs="Times New Roman"/>
          <w:b/>
          <w:color w:val="auto"/>
        </w:rPr>
        <w:t xml:space="preserve"> </w:t>
      </w:r>
    </w:p>
    <w:p w14:paraId="1B967799" w14:textId="77777777" w:rsidR="00F610CB" w:rsidRPr="00367BCD" w:rsidRDefault="00F610CB" w:rsidP="00F610CB">
      <w:pPr>
        <w:spacing w:before="120"/>
        <w:jc w:val="both"/>
        <w:rPr>
          <w:rFonts w:ascii="Times New Roman" w:hAnsi="Times New Roman" w:cs="Times New Roman"/>
          <w:sz w:val="26"/>
          <w:szCs w:val="26"/>
          <w:highlight w:val="yellow"/>
          <w:lang w:val="nb-NO"/>
          <w:rPrChange w:id="571" w:author="Windows User" w:date="2019-02-20T14:59:00Z">
            <w:rPr>
              <w:rFonts w:ascii="Times New Roman" w:hAnsi="Times New Roman" w:cs="Times New Roman"/>
              <w:sz w:val="26"/>
              <w:szCs w:val="26"/>
              <w:lang w:val="nb-NO"/>
            </w:rPr>
          </w:rPrChange>
        </w:rPr>
      </w:pPr>
      <w:r w:rsidRPr="00283743">
        <w:rPr>
          <w:rFonts w:ascii="Times New Roman" w:hAnsi="Times New Roman" w:cs="Times New Roman"/>
          <w:iCs/>
          <w:sz w:val="26"/>
          <w:szCs w:val="26"/>
          <w:lang w:val="nb-NO"/>
        </w:rPr>
        <w:tab/>
      </w:r>
      <w:r w:rsidRPr="00367BCD">
        <w:rPr>
          <w:rFonts w:ascii="Times New Roman" w:hAnsi="Times New Roman" w:cs="Times New Roman"/>
          <w:iCs/>
          <w:sz w:val="26"/>
          <w:szCs w:val="26"/>
          <w:highlight w:val="yellow"/>
          <w:lang w:val="nb-NO"/>
          <w:rPrChange w:id="572" w:author="Windows User" w:date="2019-02-20T14:59:00Z">
            <w:rPr>
              <w:rFonts w:ascii="Times New Roman" w:hAnsi="Times New Roman" w:cs="Times New Roman"/>
              <w:iCs/>
              <w:sz w:val="26"/>
              <w:szCs w:val="26"/>
              <w:lang w:val="nb-NO"/>
            </w:rPr>
          </w:rPrChange>
        </w:rPr>
        <w:t xml:space="preserve">Mô hình raster chia không gian thành những ô lưới </w:t>
      </w:r>
      <w:r w:rsidRPr="00367BCD">
        <w:rPr>
          <w:rFonts w:ascii="Times New Roman" w:hAnsi="Times New Roman" w:cs="Times New Roman"/>
          <w:sz w:val="26"/>
          <w:szCs w:val="26"/>
          <w:highlight w:val="yellow"/>
          <w:lang w:val="nb-NO"/>
          <w:rPrChange w:id="573" w:author="Windows User" w:date="2019-02-20T14:59:00Z">
            <w:rPr>
              <w:rFonts w:ascii="Times New Roman" w:hAnsi="Times New Roman" w:cs="Times New Roman"/>
              <w:sz w:val="26"/>
              <w:szCs w:val="26"/>
              <w:lang w:val="nb-NO"/>
            </w:rPr>
          </w:rPrChange>
        </w:rPr>
        <w:t xml:space="preserve">hình vuông (hoặc chữ nhật, cũng có thể hình tam giác nhưng rất ít được sử dụng) có kích thước bằng nhau gọi là điểm ảnh (pixel) được xác định vị trí bằng toạ độ (x,y) là số thứ tự của hàng và cột của pixel. Điểm ảnh là phần tử cơ sở của cấu trúc dữ liệu raster để biểu diễn một đặc trưng địa lý f(x,y) nào đó, nghĩa là dữ liệu trong mỗi điểm ảnh là đồng nhất. Liên hệ với thế giới thực, kích thước mỗi ô sẽ tương đương với một kích thước nào đó trong thế giới thực, thí dụ  điểm ảnh (1m x 1m), (100m x 100m), v.v... </w:t>
      </w:r>
    </w:p>
    <w:p w14:paraId="7676E74B" w14:textId="77777777" w:rsidR="00F610CB" w:rsidRPr="00283743" w:rsidRDefault="00F610CB" w:rsidP="00F610CB">
      <w:pPr>
        <w:spacing w:before="120"/>
        <w:jc w:val="both"/>
        <w:rPr>
          <w:rFonts w:ascii="Times New Roman" w:hAnsi="Times New Roman" w:cs="Times New Roman"/>
          <w:sz w:val="26"/>
          <w:szCs w:val="26"/>
          <w:lang w:val="nb-NO"/>
        </w:rPr>
      </w:pPr>
      <w:r w:rsidRPr="00367BCD">
        <w:rPr>
          <w:rFonts w:ascii="Times New Roman" w:hAnsi="Times New Roman" w:cs="Times New Roman"/>
          <w:sz w:val="26"/>
          <w:szCs w:val="26"/>
          <w:highlight w:val="yellow"/>
          <w:lang w:val="nb-NO"/>
          <w:rPrChange w:id="574" w:author="Windows User" w:date="2019-02-20T14:59:00Z">
            <w:rPr>
              <w:rFonts w:ascii="Times New Roman" w:hAnsi="Times New Roman" w:cs="Times New Roman"/>
              <w:sz w:val="26"/>
              <w:szCs w:val="26"/>
              <w:lang w:val="nb-NO"/>
            </w:rPr>
          </w:rPrChange>
        </w:rPr>
        <w:tab/>
        <w:t xml:space="preserve">Trong cấu trúc raster, đường được biểu diễn bằng những pixel có cùng giá trị f(x,y) liên tiếp nhau. Vì trong cấu trúc raster, các pixel được xếp theo hàng, cột như một ma trận điểm nên đường ở đây không trơn mà có dạng zic-zac. Vùng được xác định bằng một mảng gồm nhiều  điểm ảnh có cùng giá trị thuộc tính f(x,y) trải rộng ra theo nhiều </w:t>
      </w:r>
      <w:commentRangeStart w:id="575"/>
      <w:r w:rsidRPr="00367BCD">
        <w:rPr>
          <w:rFonts w:ascii="Times New Roman" w:hAnsi="Times New Roman" w:cs="Times New Roman"/>
          <w:sz w:val="26"/>
          <w:szCs w:val="26"/>
          <w:highlight w:val="yellow"/>
          <w:lang w:val="nb-NO"/>
          <w:rPrChange w:id="576" w:author="Windows User" w:date="2019-02-20T14:59:00Z">
            <w:rPr>
              <w:rFonts w:ascii="Times New Roman" w:hAnsi="Times New Roman" w:cs="Times New Roman"/>
              <w:sz w:val="26"/>
              <w:szCs w:val="26"/>
              <w:lang w:val="nb-NO"/>
            </w:rPr>
          </w:rPrChange>
        </w:rPr>
        <w:t>phương</w:t>
      </w:r>
      <w:commentRangeEnd w:id="575"/>
      <w:r w:rsidR="00367BCD">
        <w:rPr>
          <w:rStyle w:val="CommentReference"/>
        </w:rPr>
        <w:commentReference w:id="575"/>
      </w:r>
      <w:r w:rsidRPr="00367BCD">
        <w:rPr>
          <w:rFonts w:ascii="Times New Roman" w:hAnsi="Times New Roman" w:cs="Times New Roman"/>
          <w:sz w:val="26"/>
          <w:szCs w:val="26"/>
          <w:highlight w:val="yellow"/>
          <w:lang w:val="nb-NO"/>
          <w:rPrChange w:id="577" w:author="Windows User" w:date="2019-02-20T14:59:00Z">
            <w:rPr>
              <w:rFonts w:ascii="Times New Roman" w:hAnsi="Times New Roman" w:cs="Times New Roman"/>
              <w:sz w:val="26"/>
              <w:szCs w:val="26"/>
              <w:lang w:val="nb-NO"/>
            </w:rPr>
          </w:rPrChange>
        </w:rPr>
        <w:t>.</w:t>
      </w:r>
      <w:r w:rsidRPr="00283743">
        <w:rPr>
          <w:rFonts w:ascii="Times New Roman" w:hAnsi="Times New Roman" w:cs="Times New Roman"/>
          <w:sz w:val="26"/>
          <w:szCs w:val="26"/>
          <w:lang w:val="nb-NO"/>
        </w:rPr>
        <w:t xml:space="preserve"> </w:t>
      </w:r>
    </w:p>
    <w:p w14:paraId="4A9429B9" w14:textId="77777777" w:rsidR="00F610CB" w:rsidRPr="00283743" w:rsidRDefault="00F610CB" w:rsidP="00F610CB">
      <w:pPr>
        <w:spacing w:before="120"/>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ab/>
        <w:t>Dữ liệu không gian khi lưu trữ theo mô hình raster phụ thuộc vào các yếu tố sau:</w:t>
      </w:r>
    </w:p>
    <w:p w14:paraId="31117340" w14:textId="77777777" w:rsidR="00F610CB" w:rsidRPr="00283743" w:rsidRDefault="00F610CB" w:rsidP="005F5568">
      <w:pPr>
        <w:numPr>
          <w:ilvl w:val="0"/>
          <w:numId w:val="17"/>
        </w:numPr>
        <w:spacing w:before="120" w:after="0" w:line="240" w:lineRule="auto"/>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Độ phân giải không gian: xác định kích thước nhỏ nhất của một lớp dữ liệu (ảnh) trong hệ thống. Qua đó thể hiện được không gian nhỏ nhất mà một ảnh trong hệ thống có thể quan sát được.</w:t>
      </w:r>
    </w:p>
    <w:p w14:paraId="057F3E50" w14:textId="77777777" w:rsidR="00F610CB" w:rsidRPr="00283743" w:rsidRDefault="00F610CB" w:rsidP="005F5568">
      <w:pPr>
        <w:numPr>
          <w:ilvl w:val="0"/>
          <w:numId w:val="17"/>
        </w:numPr>
        <w:spacing w:before="120" w:after="0" w:line="240" w:lineRule="auto"/>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Độ phân giải pixel: xác định kích thước nhỏ nhất của một pixel và thường được tính toán dựa trên số lượng pixel trên một đơn vị chiều dài.</w:t>
      </w:r>
    </w:p>
    <w:p w14:paraId="7D86314A" w14:textId="77777777" w:rsidR="00F610CB" w:rsidRPr="00283743" w:rsidRDefault="00F610CB" w:rsidP="005F5568">
      <w:pPr>
        <w:numPr>
          <w:ilvl w:val="0"/>
          <w:numId w:val="17"/>
        </w:numPr>
        <w:spacing w:before="120" w:after="0" w:line="240" w:lineRule="auto"/>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Độ phân giải mã hoá: khoảng cách nhỏ nhất tính theo đơn vị mức xám giữa hai giá trị mức xám liền kề  (f</w:t>
      </w:r>
      <w:r w:rsidRPr="00283743">
        <w:rPr>
          <w:rFonts w:ascii="Times New Roman" w:hAnsi="Times New Roman" w:cs="Times New Roman"/>
          <w:sz w:val="26"/>
          <w:szCs w:val="26"/>
          <w:vertAlign w:val="subscript"/>
          <w:lang w:val="nb-NO"/>
        </w:rPr>
        <w:t>i+1</w:t>
      </w:r>
      <w:r w:rsidRPr="00283743">
        <w:rPr>
          <w:rFonts w:ascii="Times New Roman" w:hAnsi="Times New Roman" w:cs="Times New Roman"/>
          <w:sz w:val="26"/>
          <w:szCs w:val="26"/>
          <w:lang w:val="nb-NO"/>
        </w:rPr>
        <w:t xml:space="preserve"> – f </w:t>
      </w:r>
      <w:r w:rsidRPr="00283743">
        <w:rPr>
          <w:rFonts w:ascii="Times New Roman" w:hAnsi="Times New Roman" w:cs="Times New Roman"/>
          <w:sz w:val="26"/>
          <w:szCs w:val="26"/>
          <w:vertAlign w:val="subscript"/>
          <w:lang w:val="nb-NO"/>
        </w:rPr>
        <w:t xml:space="preserve">i </w:t>
      </w:r>
      <w:r w:rsidRPr="00283743">
        <w:rPr>
          <w:rFonts w:ascii="Times New Roman" w:hAnsi="Times New Roman" w:cs="Times New Roman"/>
          <w:sz w:val="26"/>
          <w:szCs w:val="26"/>
          <w:lang w:val="nb-NO"/>
        </w:rPr>
        <w:t>).</w:t>
      </w:r>
    </w:p>
    <w:p w14:paraId="201DE6DC" w14:textId="77777777" w:rsidR="00F610CB" w:rsidRPr="00283743" w:rsidRDefault="00F610CB" w:rsidP="00F610CB">
      <w:pPr>
        <w:spacing w:before="120"/>
        <w:jc w:val="both"/>
        <w:rPr>
          <w:rFonts w:ascii="Times New Roman" w:hAnsi="Times New Roman" w:cs="Times New Roman"/>
          <w:noProof/>
          <w:sz w:val="26"/>
          <w:szCs w:val="26"/>
          <w:lang w:val="nb-NO" w:eastAsia="ja-JP"/>
        </w:rPr>
      </w:pPr>
      <w:r w:rsidRPr="00283743">
        <w:rPr>
          <w:rFonts w:ascii="Times New Roman" w:hAnsi="Times New Roman" w:cs="Times New Roman"/>
          <w:noProof/>
          <w:sz w:val="26"/>
          <w:szCs w:val="26"/>
          <w:lang w:eastAsia="zh-CN"/>
        </w:rPr>
        <w:lastRenderedPageBreak/>
        <mc:AlternateContent>
          <mc:Choice Requires="wpg">
            <w:drawing>
              <wp:anchor distT="0" distB="0" distL="114300" distR="114300" simplePos="0" relativeHeight="251736064" behindDoc="0" locked="0" layoutInCell="1" allowOverlap="1" wp14:anchorId="0A2C23FD" wp14:editId="5A6D48FF">
                <wp:simplePos x="0" y="0"/>
                <wp:positionH relativeFrom="column">
                  <wp:posOffset>580415</wp:posOffset>
                </wp:positionH>
                <wp:positionV relativeFrom="paragraph">
                  <wp:posOffset>34036</wp:posOffset>
                </wp:positionV>
                <wp:extent cx="5252314" cy="3145536"/>
                <wp:effectExtent l="0" t="0" r="24765" b="17145"/>
                <wp:wrapNone/>
                <wp:docPr id="1207" name="Group 1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2314" cy="3145536"/>
                          <a:chOff x="1135" y="5376"/>
                          <a:chExt cx="7059" cy="5068"/>
                        </a:xfrm>
                      </wpg:grpSpPr>
                      <wpg:grpSp>
                        <wpg:cNvPr id="1208" name="Group 1362"/>
                        <wpg:cNvGrpSpPr>
                          <a:grpSpLocks/>
                        </wpg:cNvGrpSpPr>
                        <wpg:grpSpPr bwMode="auto">
                          <a:xfrm>
                            <a:off x="1397" y="5557"/>
                            <a:ext cx="4305" cy="4080"/>
                            <a:chOff x="2304" y="1296"/>
                            <a:chExt cx="4320" cy="4320"/>
                          </a:xfrm>
                        </wpg:grpSpPr>
                        <wps:wsp>
                          <wps:cNvPr id="1209" name="Text Box 1363"/>
                          <wps:cNvSpPr txBox="1">
                            <a:spLocks noChangeArrowheads="1"/>
                          </wps:cNvSpPr>
                          <wps:spPr bwMode="auto">
                            <a:xfrm>
                              <a:off x="2304"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60CFD9" w14:textId="77777777" w:rsidR="004D6677" w:rsidRDefault="004D6677" w:rsidP="00F610CB">
                                <w:pPr>
                                  <w:jc w:val="center"/>
                                </w:pPr>
                              </w:p>
                            </w:txbxContent>
                          </wps:txbx>
                          <wps:bodyPr rot="0" vert="horz" wrap="square" lIns="91440" tIns="45720" rIns="91440" bIns="45720" anchor="t" anchorCtr="0" upright="1">
                            <a:noAutofit/>
                          </wps:bodyPr>
                        </wps:wsp>
                        <wps:wsp>
                          <wps:cNvPr id="1210" name="Text Box 1364"/>
                          <wps:cNvSpPr txBox="1">
                            <a:spLocks noChangeArrowheads="1"/>
                          </wps:cNvSpPr>
                          <wps:spPr bwMode="auto">
                            <a:xfrm>
                              <a:off x="5760"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0477DA" w14:textId="77777777" w:rsidR="004D6677" w:rsidRDefault="004D6677" w:rsidP="00F610CB">
                                <w:pPr>
                                  <w:jc w:val="center"/>
                                </w:pPr>
                              </w:p>
                            </w:txbxContent>
                          </wps:txbx>
                          <wps:bodyPr rot="0" vert="horz" wrap="square" lIns="91440" tIns="45720" rIns="91440" bIns="45720" anchor="t" anchorCtr="0" upright="1">
                            <a:noAutofit/>
                          </wps:bodyPr>
                        </wps:wsp>
                        <wps:wsp>
                          <wps:cNvPr id="1211" name="Text Box 1365"/>
                          <wps:cNvSpPr txBox="1">
                            <a:spLocks noChangeArrowheads="1"/>
                          </wps:cNvSpPr>
                          <wps:spPr bwMode="auto">
                            <a:xfrm>
                              <a:off x="3168"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41A47A" w14:textId="77777777" w:rsidR="004D6677" w:rsidRDefault="004D6677" w:rsidP="00F610CB">
                                <w:pPr>
                                  <w:jc w:val="center"/>
                                </w:pPr>
                              </w:p>
                            </w:txbxContent>
                          </wps:txbx>
                          <wps:bodyPr rot="0" vert="horz" wrap="square" lIns="91440" tIns="45720" rIns="91440" bIns="45720" anchor="t" anchorCtr="0" upright="1">
                            <a:noAutofit/>
                          </wps:bodyPr>
                        </wps:wsp>
                        <wps:wsp>
                          <wps:cNvPr id="1212" name="Text Box 1366"/>
                          <wps:cNvSpPr txBox="1">
                            <a:spLocks noChangeArrowheads="1"/>
                          </wps:cNvSpPr>
                          <wps:spPr bwMode="auto">
                            <a:xfrm>
                              <a:off x="3600"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D8ADEA" w14:textId="77777777" w:rsidR="004D6677" w:rsidRDefault="004D6677" w:rsidP="00F610CB">
                                <w:pPr>
                                  <w:jc w:val="center"/>
                                </w:pPr>
                              </w:p>
                            </w:txbxContent>
                          </wps:txbx>
                          <wps:bodyPr rot="0" vert="horz" wrap="square" lIns="91440" tIns="45720" rIns="91440" bIns="45720" anchor="t" anchorCtr="0" upright="1">
                            <a:noAutofit/>
                          </wps:bodyPr>
                        </wps:wsp>
                        <wps:wsp>
                          <wps:cNvPr id="1213" name="Text Box 1367"/>
                          <wps:cNvSpPr txBox="1">
                            <a:spLocks noChangeArrowheads="1"/>
                          </wps:cNvSpPr>
                          <wps:spPr bwMode="auto">
                            <a:xfrm>
                              <a:off x="4032"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696AA8" w14:textId="77777777" w:rsidR="004D6677" w:rsidRDefault="004D6677" w:rsidP="00F610CB">
                                <w:pPr>
                                  <w:jc w:val="center"/>
                                </w:pPr>
                              </w:p>
                            </w:txbxContent>
                          </wps:txbx>
                          <wps:bodyPr rot="0" vert="horz" wrap="square" lIns="91440" tIns="45720" rIns="91440" bIns="45720" anchor="t" anchorCtr="0" upright="1">
                            <a:noAutofit/>
                          </wps:bodyPr>
                        </wps:wsp>
                        <wps:wsp>
                          <wps:cNvPr id="1214" name="Text Box 1368"/>
                          <wps:cNvSpPr txBox="1">
                            <a:spLocks noChangeArrowheads="1"/>
                          </wps:cNvSpPr>
                          <wps:spPr bwMode="auto">
                            <a:xfrm>
                              <a:off x="4464"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807B4C" w14:textId="77777777" w:rsidR="004D6677" w:rsidRDefault="004D6677" w:rsidP="00F610CB">
                                <w:pPr>
                                  <w:jc w:val="center"/>
                                </w:pPr>
                              </w:p>
                            </w:txbxContent>
                          </wps:txbx>
                          <wps:bodyPr rot="0" vert="horz" wrap="square" lIns="91440" tIns="45720" rIns="91440" bIns="45720" anchor="t" anchorCtr="0" upright="1">
                            <a:noAutofit/>
                          </wps:bodyPr>
                        </wps:wsp>
                        <wps:wsp>
                          <wps:cNvPr id="1215" name="Text Box 1369"/>
                          <wps:cNvSpPr txBox="1">
                            <a:spLocks noChangeArrowheads="1"/>
                          </wps:cNvSpPr>
                          <wps:spPr bwMode="auto">
                            <a:xfrm>
                              <a:off x="2304"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3060EB" w14:textId="77777777" w:rsidR="004D6677" w:rsidRDefault="004D6677" w:rsidP="00F610CB">
                                <w:pPr>
                                  <w:jc w:val="center"/>
                                </w:pPr>
                              </w:p>
                            </w:txbxContent>
                          </wps:txbx>
                          <wps:bodyPr rot="0" vert="horz" wrap="square" lIns="91440" tIns="45720" rIns="91440" bIns="45720" anchor="t" anchorCtr="0" upright="1">
                            <a:noAutofit/>
                          </wps:bodyPr>
                        </wps:wsp>
                        <wps:wsp>
                          <wps:cNvPr id="1216" name="Text Box 1370"/>
                          <wps:cNvSpPr txBox="1">
                            <a:spLocks noChangeArrowheads="1"/>
                          </wps:cNvSpPr>
                          <wps:spPr bwMode="auto">
                            <a:xfrm>
                              <a:off x="2736"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B3890A" w14:textId="77777777" w:rsidR="004D6677" w:rsidRDefault="004D6677" w:rsidP="00F610CB">
                                <w:pPr>
                                  <w:jc w:val="center"/>
                                </w:pPr>
                              </w:p>
                            </w:txbxContent>
                          </wps:txbx>
                          <wps:bodyPr rot="0" vert="horz" wrap="square" lIns="91440" tIns="45720" rIns="91440" bIns="45720" anchor="t" anchorCtr="0" upright="1">
                            <a:noAutofit/>
                          </wps:bodyPr>
                        </wps:wsp>
                        <wps:wsp>
                          <wps:cNvPr id="1217" name="Text Box 1371"/>
                          <wps:cNvSpPr txBox="1">
                            <a:spLocks noChangeArrowheads="1"/>
                          </wps:cNvSpPr>
                          <wps:spPr bwMode="auto">
                            <a:xfrm>
                              <a:off x="6192"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B17F90" w14:textId="77777777" w:rsidR="004D6677" w:rsidRDefault="004D6677" w:rsidP="00F610CB">
                                <w:pPr>
                                  <w:jc w:val="center"/>
                                </w:pPr>
                              </w:p>
                            </w:txbxContent>
                          </wps:txbx>
                          <wps:bodyPr rot="0" vert="horz" wrap="square" lIns="91440" tIns="45720" rIns="91440" bIns="45720" anchor="t" anchorCtr="0" upright="1">
                            <a:noAutofit/>
                          </wps:bodyPr>
                        </wps:wsp>
                        <wps:wsp>
                          <wps:cNvPr id="1218" name="Text Box 1372"/>
                          <wps:cNvSpPr txBox="1">
                            <a:spLocks noChangeArrowheads="1"/>
                          </wps:cNvSpPr>
                          <wps:spPr bwMode="auto">
                            <a:xfrm>
                              <a:off x="4464"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A10701" w14:textId="77777777" w:rsidR="004D6677" w:rsidRPr="005F5413" w:rsidRDefault="004D6677" w:rsidP="00F610CB">
                                <w:pPr>
                                  <w:jc w:val="center"/>
                                  <w:rPr>
                                    <w:color w:val="FFFFFF"/>
                                    <w:sz w:val="24"/>
                                    <w:szCs w:val="24"/>
                                  </w:rPr>
                                </w:pPr>
                                <w:r w:rsidRPr="005F5413">
                                  <w:rPr>
                                    <w:color w:val="FFFFFF"/>
                                    <w:sz w:val="24"/>
                                    <w:szCs w:val="24"/>
                                  </w:rPr>
                                  <w:t>C</w:t>
                                </w:r>
                              </w:p>
                            </w:txbxContent>
                          </wps:txbx>
                          <wps:bodyPr rot="0" vert="horz" wrap="square" lIns="91440" tIns="45720" rIns="91440" bIns="45720" anchor="t" anchorCtr="0" upright="1">
                            <a:noAutofit/>
                          </wps:bodyPr>
                        </wps:wsp>
                        <wps:wsp>
                          <wps:cNvPr id="1219" name="Text Box 1373"/>
                          <wps:cNvSpPr txBox="1">
                            <a:spLocks noChangeArrowheads="1"/>
                          </wps:cNvSpPr>
                          <wps:spPr bwMode="auto">
                            <a:xfrm>
                              <a:off x="4032" y="2592"/>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CB6003" w14:textId="77777777" w:rsidR="004D6677" w:rsidRPr="00156381" w:rsidRDefault="004D6677"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20" name="Text Box 1374"/>
                          <wps:cNvSpPr txBox="1">
                            <a:spLocks noChangeArrowheads="1"/>
                          </wps:cNvSpPr>
                          <wps:spPr bwMode="auto">
                            <a:xfrm>
                              <a:off x="3600"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394EF5" w14:textId="77777777" w:rsidR="004D6677" w:rsidRDefault="004D6677" w:rsidP="00F610CB">
                                <w:pPr>
                                  <w:jc w:val="center"/>
                                </w:pPr>
                              </w:p>
                            </w:txbxContent>
                          </wps:txbx>
                          <wps:bodyPr rot="0" vert="horz" wrap="square" lIns="91440" tIns="45720" rIns="91440" bIns="45720" anchor="t" anchorCtr="0" upright="1">
                            <a:noAutofit/>
                          </wps:bodyPr>
                        </wps:wsp>
                        <wps:wsp>
                          <wps:cNvPr id="1221" name="Text Box 1375"/>
                          <wps:cNvSpPr txBox="1">
                            <a:spLocks noChangeArrowheads="1"/>
                          </wps:cNvSpPr>
                          <wps:spPr bwMode="auto">
                            <a:xfrm>
                              <a:off x="3168"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EF8300" w14:textId="77777777" w:rsidR="004D6677" w:rsidRDefault="004D6677" w:rsidP="00F610CB">
                                <w:pPr>
                                  <w:jc w:val="center"/>
                                </w:pPr>
                              </w:p>
                            </w:txbxContent>
                          </wps:txbx>
                          <wps:bodyPr rot="0" vert="horz" wrap="square" lIns="91440" tIns="45720" rIns="91440" bIns="45720" anchor="t" anchorCtr="0" upright="1">
                            <a:noAutofit/>
                          </wps:bodyPr>
                        </wps:wsp>
                        <wps:wsp>
                          <wps:cNvPr id="1222" name="Text Box 1376"/>
                          <wps:cNvSpPr txBox="1">
                            <a:spLocks noChangeArrowheads="1"/>
                          </wps:cNvSpPr>
                          <wps:spPr bwMode="auto">
                            <a:xfrm>
                              <a:off x="2736"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8B3408" w14:textId="77777777" w:rsidR="004D6677" w:rsidRDefault="004D6677" w:rsidP="00F610CB">
                                <w:pPr>
                                  <w:jc w:val="center"/>
                                </w:pPr>
                              </w:p>
                            </w:txbxContent>
                          </wps:txbx>
                          <wps:bodyPr rot="0" vert="horz" wrap="square" lIns="91440" tIns="45720" rIns="91440" bIns="45720" anchor="t" anchorCtr="0" upright="1">
                            <a:noAutofit/>
                          </wps:bodyPr>
                        </wps:wsp>
                        <wps:wsp>
                          <wps:cNvPr id="1223" name="Text Box 1377"/>
                          <wps:cNvSpPr txBox="1">
                            <a:spLocks noChangeArrowheads="1"/>
                          </wps:cNvSpPr>
                          <wps:spPr bwMode="auto">
                            <a:xfrm>
                              <a:off x="2304"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8DCEA3" w14:textId="77777777" w:rsidR="004D6677" w:rsidRDefault="004D6677" w:rsidP="00F610CB">
                                <w:pPr>
                                  <w:jc w:val="center"/>
                                </w:pPr>
                              </w:p>
                            </w:txbxContent>
                          </wps:txbx>
                          <wps:bodyPr rot="0" vert="horz" wrap="square" lIns="91440" tIns="45720" rIns="91440" bIns="45720" anchor="t" anchorCtr="0" upright="1">
                            <a:noAutofit/>
                          </wps:bodyPr>
                        </wps:wsp>
                        <wps:wsp>
                          <wps:cNvPr id="1224" name="Text Box 1378"/>
                          <wps:cNvSpPr txBox="1">
                            <a:spLocks noChangeArrowheads="1"/>
                          </wps:cNvSpPr>
                          <wps:spPr bwMode="auto">
                            <a:xfrm>
                              <a:off x="4464"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1A420B" w14:textId="77777777" w:rsidR="004D6677" w:rsidRPr="005F5413" w:rsidRDefault="004D6677" w:rsidP="00F610CB">
                                <w:pPr>
                                  <w:jc w:val="center"/>
                                  <w:rPr>
                                    <w:sz w:val="24"/>
                                    <w:szCs w:val="24"/>
                                  </w:rPr>
                                </w:pPr>
                                <w:r w:rsidRPr="005F5413">
                                  <w:rPr>
                                    <w:sz w:val="24"/>
                                    <w:szCs w:val="24"/>
                                  </w:rPr>
                                  <w:t>D</w:t>
                                </w:r>
                              </w:p>
                            </w:txbxContent>
                          </wps:txbx>
                          <wps:bodyPr rot="0" vert="horz" wrap="square" lIns="91440" tIns="45720" rIns="91440" bIns="45720" anchor="t" anchorCtr="0" upright="1">
                            <a:noAutofit/>
                          </wps:bodyPr>
                        </wps:wsp>
                        <wps:wsp>
                          <wps:cNvPr id="1225" name="Text Box 1379"/>
                          <wps:cNvSpPr txBox="1">
                            <a:spLocks noChangeArrowheads="1"/>
                          </wps:cNvSpPr>
                          <wps:spPr bwMode="auto">
                            <a:xfrm>
                              <a:off x="4032"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72A8A7" w14:textId="77777777" w:rsidR="004D6677" w:rsidRDefault="004D6677" w:rsidP="00F610CB">
                                <w:pPr>
                                  <w:jc w:val="center"/>
                                </w:pPr>
                              </w:p>
                            </w:txbxContent>
                          </wps:txbx>
                          <wps:bodyPr rot="0" vert="horz" wrap="square" lIns="91440" tIns="45720" rIns="91440" bIns="45720" anchor="t" anchorCtr="0" upright="1">
                            <a:noAutofit/>
                          </wps:bodyPr>
                        </wps:wsp>
                        <wps:wsp>
                          <wps:cNvPr id="1226" name="Text Box 1380"/>
                          <wps:cNvSpPr txBox="1">
                            <a:spLocks noChangeArrowheads="1"/>
                          </wps:cNvSpPr>
                          <wps:spPr bwMode="auto">
                            <a:xfrm>
                              <a:off x="5328"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83F126" w14:textId="77777777" w:rsidR="004D6677" w:rsidRDefault="004D6677" w:rsidP="00F610CB">
                                <w:pPr>
                                  <w:jc w:val="center"/>
                                </w:pPr>
                              </w:p>
                            </w:txbxContent>
                          </wps:txbx>
                          <wps:bodyPr rot="0" vert="horz" wrap="square" lIns="91440" tIns="45720" rIns="91440" bIns="45720" anchor="t" anchorCtr="0" upright="1">
                            <a:noAutofit/>
                          </wps:bodyPr>
                        </wps:wsp>
                        <wps:wsp>
                          <wps:cNvPr id="1227" name="Text Box 1381"/>
                          <wps:cNvSpPr txBox="1">
                            <a:spLocks noChangeArrowheads="1"/>
                          </wps:cNvSpPr>
                          <wps:spPr bwMode="auto">
                            <a:xfrm>
                              <a:off x="5328"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4E6C06" w14:textId="77777777" w:rsidR="004D6677" w:rsidRDefault="004D6677" w:rsidP="00F610CB">
                                <w:pPr>
                                  <w:jc w:val="center"/>
                                </w:pPr>
                              </w:p>
                            </w:txbxContent>
                          </wps:txbx>
                          <wps:bodyPr rot="0" vert="horz" wrap="square" lIns="91440" tIns="45720" rIns="91440" bIns="45720" anchor="t" anchorCtr="0" upright="1">
                            <a:noAutofit/>
                          </wps:bodyPr>
                        </wps:wsp>
                        <wps:wsp>
                          <wps:cNvPr id="1228" name="Text Box 1382"/>
                          <wps:cNvSpPr txBox="1">
                            <a:spLocks noChangeArrowheads="1"/>
                          </wps:cNvSpPr>
                          <wps:spPr bwMode="auto">
                            <a:xfrm>
                              <a:off x="2736"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F041A5" w14:textId="77777777" w:rsidR="004D6677" w:rsidRDefault="004D6677" w:rsidP="00F610CB">
                                <w:pPr>
                                  <w:jc w:val="center"/>
                                </w:pPr>
                              </w:p>
                            </w:txbxContent>
                          </wps:txbx>
                          <wps:bodyPr rot="0" vert="horz" wrap="square" lIns="91440" tIns="45720" rIns="91440" bIns="45720" anchor="t" anchorCtr="0" upright="1">
                            <a:noAutofit/>
                          </wps:bodyPr>
                        </wps:wsp>
                        <wps:wsp>
                          <wps:cNvPr id="1229" name="Text Box 1383"/>
                          <wps:cNvSpPr txBox="1">
                            <a:spLocks noChangeArrowheads="1"/>
                          </wps:cNvSpPr>
                          <wps:spPr bwMode="auto">
                            <a:xfrm>
                              <a:off x="4464"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F8D4B7" w14:textId="77777777" w:rsidR="004D6677" w:rsidRDefault="004D6677" w:rsidP="00F610CB">
                                <w:pPr>
                                  <w:jc w:val="center"/>
                                </w:pPr>
                              </w:p>
                            </w:txbxContent>
                          </wps:txbx>
                          <wps:bodyPr rot="0" vert="horz" wrap="square" lIns="91440" tIns="45720" rIns="91440" bIns="45720" anchor="t" anchorCtr="0" upright="1">
                            <a:noAutofit/>
                          </wps:bodyPr>
                        </wps:wsp>
                        <wps:wsp>
                          <wps:cNvPr id="1230" name="Text Box 1384"/>
                          <wps:cNvSpPr txBox="1">
                            <a:spLocks noChangeArrowheads="1"/>
                          </wps:cNvSpPr>
                          <wps:spPr bwMode="auto">
                            <a:xfrm>
                              <a:off x="4032"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B18623" w14:textId="77777777" w:rsidR="004D6677" w:rsidRDefault="004D6677" w:rsidP="00F610CB">
                                <w:pPr>
                                  <w:jc w:val="center"/>
                                </w:pPr>
                              </w:p>
                            </w:txbxContent>
                          </wps:txbx>
                          <wps:bodyPr rot="0" vert="horz" wrap="square" lIns="91440" tIns="45720" rIns="91440" bIns="45720" anchor="t" anchorCtr="0" upright="1">
                            <a:noAutofit/>
                          </wps:bodyPr>
                        </wps:wsp>
                        <wps:wsp>
                          <wps:cNvPr id="1231" name="Text Box 1385"/>
                          <wps:cNvSpPr txBox="1">
                            <a:spLocks noChangeArrowheads="1"/>
                          </wps:cNvSpPr>
                          <wps:spPr bwMode="auto">
                            <a:xfrm>
                              <a:off x="2304"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65AD53" w14:textId="77777777" w:rsidR="004D6677" w:rsidRDefault="004D6677" w:rsidP="00F610CB">
                                <w:pPr>
                                  <w:jc w:val="center"/>
                                </w:pPr>
                              </w:p>
                            </w:txbxContent>
                          </wps:txbx>
                          <wps:bodyPr rot="0" vert="horz" wrap="square" lIns="91440" tIns="45720" rIns="91440" bIns="45720" anchor="t" anchorCtr="0" upright="1">
                            <a:noAutofit/>
                          </wps:bodyPr>
                        </wps:wsp>
                        <wps:wsp>
                          <wps:cNvPr id="1232" name="Text Box 1386"/>
                          <wps:cNvSpPr txBox="1">
                            <a:spLocks noChangeArrowheads="1"/>
                          </wps:cNvSpPr>
                          <wps:spPr bwMode="auto">
                            <a:xfrm>
                              <a:off x="3600"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598364" w14:textId="77777777" w:rsidR="004D6677" w:rsidRDefault="004D6677" w:rsidP="00F610CB">
                                <w:pPr>
                                  <w:jc w:val="center"/>
                                </w:pPr>
                              </w:p>
                            </w:txbxContent>
                          </wps:txbx>
                          <wps:bodyPr rot="0" vert="horz" wrap="square" lIns="91440" tIns="45720" rIns="91440" bIns="45720" anchor="t" anchorCtr="0" upright="1">
                            <a:noAutofit/>
                          </wps:bodyPr>
                        </wps:wsp>
                        <wps:wsp>
                          <wps:cNvPr id="1233" name="Text Box 1387"/>
                          <wps:cNvSpPr txBox="1">
                            <a:spLocks noChangeArrowheads="1"/>
                          </wps:cNvSpPr>
                          <wps:spPr bwMode="auto">
                            <a:xfrm>
                              <a:off x="5328"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A88AC96" w14:textId="77777777" w:rsidR="004D6677" w:rsidRDefault="004D6677" w:rsidP="00F610CB">
                                <w:pPr>
                                  <w:jc w:val="center"/>
                                </w:pPr>
                              </w:p>
                            </w:txbxContent>
                          </wps:txbx>
                          <wps:bodyPr rot="0" vert="horz" wrap="square" lIns="91440" tIns="45720" rIns="91440" bIns="45720" anchor="t" anchorCtr="0" upright="1">
                            <a:noAutofit/>
                          </wps:bodyPr>
                        </wps:wsp>
                        <wps:wsp>
                          <wps:cNvPr id="1234" name="Text Box 1388"/>
                          <wps:cNvSpPr txBox="1">
                            <a:spLocks noChangeArrowheads="1"/>
                          </wps:cNvSpPr>
                          <wps:spPr bwMode="auto">
                            <a:xfrm>
                              <a:off x="2736"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B47BE5" w14:textId="77777777" w:rsidR="004D6677" w:rsidRDefault="004D6677" w:rsidP="00F610CB">
                                <w:pPr>
                                  <w:jc w:val="center"/>
                                </w:pPr>
                              </w:p>
                            </w:txbxContent>
                          </wps:txbx>
                          <wps:bodyPr rot="0" vert="horz" wrap="square" lIns="91440" tIns="45720" rIns="91440" bIns="45720" anchor="t" anchorCtr="0" upright="1">
                            <a:noAutofit/>
                          </wps:bodyPr>
                        </wps:wsp>
                        <wps:wsp>
                          <wps:cNvPr id="1235" name="Text Box 1389"/>
                          <wps:cNvSpPr txBox="1">
                            <a:spLocks noChangeArrowheads="1"/>
                          </wps:cNvSpPr>
                          <wps:spPr bwMode="auto">
                            <a:xfrm>
                              <a:off x="3168"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7BAB9A" w14:textId="77777777" w:rsidR="004D6677" w:rsidRDefault="004D6677" w:rsidP="00F610CB">
                                <w:pPr>
                                  <w:jc w:val="center"/>
                                </w:pPr>
                              </w:p>
                            </w:txbxContent>
                          </wps:txbx>
                          <wps:bodyPr rot="0" vert="horz" wrap="square" lIns="91440" tIns="45720" rIns="91440" bIns="45720" anchor="t" anchorCtr="0" upright="1">
                            <a:noAutofit/>
                          </wps:bodyPr>
                        </wps:wsp>
                        <wps:wsp>
                          <wps:cNvPr id="1236" name="Text Box 1390"/>
                          <wps:cNvSpPr txBox="1">
                            <a:spLocks noChangeArrowheads="1"/>
                          </wps:cNvSpPr>
                          <wps:spPr bwMode="auto">
                            <a:xfrm>
                              <a:off x="2736"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EC4A9F" w14:textId="77777777" w:rsidR="004D6677" w:rsidRDefault="004D6677" w:rsidP="00F610CB">
                                <w:pPr>
                                  <w:jc w:val="center"/>
                                </w:pPr>
                              </w:p>
                            </w:txbxContent>
                          </wps:txbx>
                          <wps:bodyPr rot="0" vert="horz" wrap="square" lIns="91440" tIns="45720" rIns="91440" bIns="45720" anchor="t" anchorCtr="0" upright="1">
                            <a:noAutofit/>
                          </wps:bodyPr>
                        </wps:wsp>
                        <wps:wsp>
                          <wps:cNvPr id="1237" name="Text Box 1391"/>
                          <wps:cNvSpPr txBox="1">
                            <a:spLocks noChangeArrowheads="1"/>
                          </wps:cNvSpPr>
                          <wps:spPr bwMode="auto">
                            <a:xfrm>
                              <a:off x="2304"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D986C5" w14:textId="77777777" w:rsidR="004D6677" w:rsidRDefault="004D6677" w:rsidP="00F610CB">
                                <w:pPr>
                                  <w:jc w:val="center"/>
                                </w:pPr>
                              </w:p>
                            </w:txbxContent>
                          </wps:txbx>
                          <wps:bodyPr rot="0" vert="horz" wrap="square" lIns="91440" tIns="45720" rIns="91440" bIns="45720" anchor="t" anchorCtr="0" upright="1">
                            <a:noAutofit/>
                          </wps:bodyPr>
                        </wps:wsp>
                        <wps:wsp>
                          <wps:cNvPr id="1238" name="Text Box 1392"/>
                          <wps:cNvSpPr txBox="1">
                            <a:spLocks noChangeArrowheads="1"/>
                          </wps:cNvSpPr>
                          <wps:spPr bwMode="auto">
                            <a:xfrm>
                              <a:off x="4464"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449597" w14:textId="77777777" w:rsidR="004D6677" w:rsidRPr="005F5413" w:rsidRDefault="004D6677" w:rsidP="00F610CB">
                                <w:pPr>
                                  <w:jc w:val="center"/>
                                  <w:rPr>
                                    <w:color w:val="FFFFFF"/>
                                    <w:sz w:val="24"/>
                                    <w:szCs w:val="24"/>
                                  </w:rPr>
                                </w:pPr>
                                <w:r w:rsidRPr="005F5413">
                                  <w:rPr>
                                    <w:color w:val="FFFFFF"/>
                                    <w:sz w:val="24"/>
                                    <w:szCs w:val="24"/>
                                  </w:rPr>
                                  <w:t>C</w:t>
                                </w:r>
                              </w:p>
                            </w:txbxContent>
                          </wps:txbx>
                          <wps:bodyPr rot="0" vert="horz" wrap="square" lIns="91440" tIns="45720" rIns="91440" bIns="45720" anchor="t" anchorCtr="0" upright="1">
                            <a:noAutofit/>
                          </wps:bodyPr>
                        </wps:wsp>
                        <wps:wsp>
                          <wps:cNvPr id="1239" name="Text Box 1393"/>
                          <wps:cNvSpPr txBox="1">
                            <a:spLocks noChangeArrowheads="1"/>
                          </wps:cNvSpPr>
                          <wps:spPr bwMode="auto">
                            <a:xfrm>
                              <a:off x="4896"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CD0FAA" w14:textId="77777777" w:rsidR="004D6677" w:rsidRPr="005F5413" w:rsidRDefault="004D6677" w:rsidP="00F610CB">
                                <w:pPr>
                                  <w:jc w:val="center"/>
                                  <w:rPr>
                                    <w:color w:val="FFFFFF"/>
                                    <w:sz w:val="24"/>
                                    <w:szCs w:val="24"/>
                                  </w:rPr>
                                </w:pPr>
                                <w:r w:rsidRPr="005F5413">
                                  <w:rPr>
                                    <w:color w:val="FFFFFF"/>
                                    <w:sz w:val="24"/>
                                    <w:szCs w:val="24"/>
                                  </w:rPr>
                                  <w:t>C</w:t>
                                </w:r>
                              </w:p>
                            </w:txbxContent>
                          </wps:txbx>
                          <wps:bodyPr rot="0" vert="horz" wrap="square" lIns="91440" tIns="45720" rIns="91440" bIns="45720" anchor="t" anchorCtr="0" upright="1">
                            <a:noAutofit/>
                          </wps:bodyPr>
                        </wps:wsp>
                        <wps:wsp>
                          <wps:cNvPr id="1240" name="Text Box 1394"/>
                          <wps:cNvSpPr txBox="1">
                            <a:spLocks noChangeArrowheads="1"/>
                          </wps:cNvSpPr>
                          <wps:spPr bwMode="auto">
                            <a:xfrm>
                              <a:off x="4896"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02B26D" w14:textId="77777777" w:rsidR="004D6677" w:rsidRPr="005F5413" w:rsidRDefault="004D6677" w:rsidP="00F610CB">
                                <w:pPr>
                                  <w:jc w:val="center"/>
                                  <w:rPr>
                                    <w:color w:val="FFFFFF"/>
                                    <w:sz w:val="24"/>
                                    <w:szCs w:val="24"/>
                                  </w:rPr>
                                </w:pPr>
                                <w:r w:rsidRPr="005F5413">
                                  <w:rPr>
                                    <w:color w:val="FFFFFF"/>
                                    <w:sz w:val="24"/>
                                    <w:szCs w:val="24"/>
                                  </w:rPr>
                                  <w:t>C</w:t>
                                </w:r>
                              </w:p>
                            </w:txbxContent>
                          </wps:txbx>
                          <wps:bodyPr rot="0" vert="horz" wrap="square" lIns="91440" tIns="45720" rIns="91440" bIns="45720" anchor="t" anchorCtr="0" upright="1">
                            <a:noAutofit/>
                          </wps:bodyPr>
                        </wps:wsp>
                        <wps:wsp>
                          <wps:cNvPr id="1241" name="Text Box 1395"/>
                          <wps:cNvSpPr txBox="1">
                            <a:spLocks noChangeArrowheads="1"/>
                          </wps:cNvSpPr>
                          <wps:spPr bwMode="auto">
                            <a:xfrm>
                              <a:off x="4896"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DD1C7B"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1242" name="Text Box 1396"/>
                          <wps:cNvSpPr txBox="1">
                            <a:spLocks noChangeArrowheads="1"/>
                          </wps:cNvSpPr>
                          <wps:spPr bwMode="auto">
                            <a:xfrm>
                              <a:off x="4896"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75B865" w14:textId="77777777" w:rsidR="004D6677" w:rsidRPr="005F5413" w:rsidRDefault="004D6677" w:rsidP="00F610CB">
                                <w:pPr>
                                  <w:jc w:val="center"/>
                                  <w:rPr>
                                    <w:sz w:val="24"/>
                                    <w:szCs w:val="24"/>
                                  </w:rPr>
                                </w:pPr>
                                <w:r w:rsidRPr="005F5413">
                                  <w:rPr>
                                    <w:sz w:val="24"/>
                                    <w:szCs w:val="24"/>
                                  </w:rPr>
                                  <w:t>D</w:t>
                                </w:r>
                              </w:p>
                            </w:txbxContent>
                          </wps:txbx>
                          <wps:bodyPr rot="0" vert="horz" wrap="square" lIns="91440" tIns="45720" rIns="91440" bIns="45720" anchor="t" anchorCtr="0" upright="1">
                            <a:noAutofit/>
                          </wps:bodyPr>
                        </wps:wsp>
                        <wps:wsp>
                          <wps:cNvPr id="1243" name="Text Box 1397"/>
                          <wps:cNvSpPr txBox="1">
                            <a:spLocks noChangeArrowheads="1"/>
                          </wps:cNvSpPr>
                          <wps:spPr bwMode="auto">
                            <a:xfrm>
                              <a:off x="4896" y="1296"/>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8CAA09" w14:textId="77777777" w:rsidR="004D6677" w:rsidRPr="00420F6F" w:rsidRDefault="004D6677" w:rsidP="00F610CB">
                                <w:pPr>
                                  <w:jc w:val="center"/>
                                  <w:rPr>
                                    <w:sz w:val="20"/>
                                  </w:rPr>
                                </w:pPr>
                                <w:r w:rsidRPr="00420F6F">
                                  <w:rPr>
                                    <w:sz w:val="20"/>
                                  </w:rPr>
                                  <w:t>D</w:t>
                                </w:r>
                              </w:p>
                            </w:txbxContent>
                          </wps:txbx>
                          <wps:bodyPr rot="0" vert="horz" wrap="square" lIns="91440" tIns="45720" rIns="91440" bIns="45720" anchor="t" anchorCtr="0" upright="1">
                            <a:noAutofit/>
                          </wps:bodyPr>
                        </wps:wsp>
                        <wps:wsp>
                          <wps:cNvPr id="1244" name="Text Box 1398"/>
                          <wps:cNvSpPr txBox="1">
                            <a:spLocks noChangeArrowheads="1"/>
                          </wps:cNvSpPr>
                          <wps:spPr bwMode="auto">
                            <a:xfrm>
                              <a:off x="3600"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CB325E" w14:textId="77777777" w:rsidR="004D6677" w:rsidRDefault="004D6677" w:rsidP="00F610CB">
                                <w:pPr>
                                  <w:jc w:val="center"/>
                                </w:pPr>
                              </w:p>
                            </w:txbxContent>
                          </wps:txbx>
                          <wps:bodyPr rot="0" vert="horz" wrap="square" lIns="91440" tIns="45720" rIns="91440" bIns="45720" anchor="t" anchorCtr="0" upright="1">
                            <a:noAutofit/>
                          </wps:bodyPr>
                        </wps:wsp>
                        <wps:wsp>
                          <wps:cNvPr id="1245" name="Text Box 1399"/>
                          <wps:cNvSpPr txBox="1">
                            <a:spLocks noChangeArrowheads="1"/>
                          </wps:cNvSpPr>
                          <wps:spPr bwMode="auto">
                            <a:xfrm>
                              <a:off x="4896"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C49DC6" w14:textId="77777777" w:rsidR="004D6677" w:rsidRDefault="004D6677" w:rsidP="00F610CB">
                                <w:pPr>
                                  <w:jc w:val="center"/>
                                </w:pPr>
                              </w:p>
                            </w:txbxContent>
                          </wps:txbx>
                          <wps:bodyPr rot="0" vert="horz" wrap="square" lIns="91440" tIns="45720" rIns="91440" bIns="45720" anchor="t" anchorCtr="0" upright="1">
                            <a:noAutofit/>
                          </wps:bodyPr>
                        </wps:wsp>
                        <wps:wsp>
                          <wps:cNvPr id="1246" name="Text Box 1400"/>
                          <wps:cNvSpPr txBox="1">
                            <a:spLocks noChangeArrowheads="1"/>
                          </wps:cNvSpPr>
                          <wps:spPr bwMode="auto">
                            <a:xfrm>
                              <a:off x="4464" y="3888"/>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5270DB" w14:textId="77777777" w:rsidR="004D6677" w:rsidRPr="005F5413" w:rsidRDefault="004D6677" w:rsidP="00F610CB">
                                <w:pPr>
                                  <w:jc w:val="center"/>
                                  <w:rPr>
                                    <w:color w:val="FFFFFF"/>
                                    <w:sz w:val="24"/>
                                    <w:szCs w:val="24"/>
                                  </w:rPr>
                                </w:pPr>
                                <w:r w:rsidRPr="005F5413">
                                  <w:rPr>
                                    <w:color w:val="FFFFFF"/>
                                    <w:sz w:val="24"/>
                                    <w:szCs w:val="24"/>
                                  </w:rPr>
                                  <w:t>C</w:t>
                                </w:r>
                              </w:p>
                            </w:txbxContent>
                          </wps:txbx>
                          <wps:bodyPr rot="0" vert="horz" wrap="square" lIns="91440" tIns="45720" rIns="91440" bIns="45720" anchor="t" anchorCtr="0" upright="1">
                            <a:noAutofit/>
                          </wps:bodyPr>
                        </wps:wsp>
                        <wps:wsp>
                          <wps:cNvPr id="1247" name="Text Box 1401"/>
                          <wps:cNvSpPr txBox="1">
                            <a:spLocks noChangeArrowheads="1"/>
                          </wps:cNvSpPr>
                          <wps:spPr bwMode="auto">
                            <a:xfrm>
                              <a:off x="4032" y="388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3927D9" w14:textId="77777777" w:rsidR="004D6677" w:rsidRPr="00156381" w:rsidRDefault="004D6677"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48" name="Text Box 1402"/>
                          <wps:cNvSpPr txBox="1">
                            <a:spLocks noChangeArrowheads="1"/>
                          </wps:cNvSpPr>
                          <wps:spPr bwMode="auto">
                            <a:xfrm>
                              <a:off x="3600" y="3888"/>
                              <a:ext cx="432" cy="432"/>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C0C0C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B6E5E6" w14:textId="77777777" w:rsidR="004D6677" w:rsidRDefault="004D6677" w:rsidP="00F610CB">
                                <w:pPr>
                                  <w:jc w:val="center"/>
                                </w:pPr>
                              </w:p>
                            </w:txbxContent>
                          </wps:txbx>
                          <wps:bodyPr rot="0" vert="horz" wrap="square" lIns="91440" tIns="45720" rIns="91440" bIns="45720" anchor="t" anchorCtr="0" upright="1">
                            <a:noAutofit/>
                          </wps:bodyPr>
                        </wps:wsp>
                        <wps:wsp>
                          <wps:cNvPr id="1249" name="Text Box 1403"/>
                          <wps:cNvSpPr txBox="1">
                            <a:spLocks noChangeArrowheads="1"/>
                          </wps:cNvSpPr>
                          <wps:spPr bwMode="auto">
                            <a:xfrm>
                              <a:off x="3168"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3D9C17" w14:textId="77777777" w:rsidR="004D6677" w:rsidRDefault="004D6677" w:rsidP="00F610CB">
                                <w:pPr>
                                  <w:jc w:val="center"/>
                                </w:pPr>
                              </w:p>
                            </w:txbxContent>
                          </wps:txbx>
                          <wps:bodyPr rot="0" vert="horz" wrap="square" lIns="91440" tIns="45720" rIns="91440" bIns="45720" anchor="t" anchorCtr="0" upright="1">
                            <a:noAutofit/>
                          </wps:bodyPr>
                        </wps:wsp>
                        <wps:wsp>
                          <wps:cNvPr id="1250" name="Text Box 1404"/>
                          <wps:cNvSpPr txBox="1">
                            <a:spLocks noChangeArrowheads="1"/>
                          </wps:cNvSpPr>
                          <wps:spPr bwMode="auto">
                            <a:xfrm>
                              <a:off x="4032" y="3456"/>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3B65B7" w14:textId="77777777" w:rsidR="004D6677" w:rsidRPr="00156381" w:rsidRDefault="004D6677"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51" name="Text Box 1405"/>
                          <wps:cNvSpPr txBox="1">
                            <a:spLocks noChangeArrowheads="1"/>
                          </wps:cNvSpPr>
                          <wps:spPr bwMode="auto">
                            <a:xfrm>
                              <a:off x="2736"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72A59B" w14:textId="77777777" w:rsidR="004D6677" w:rsidRDefault="004D6677" w:rsidP="00F610CB">
                                <w:pPr>
                                  <w:jc w:val="center"/>
                                </w:pPr>
                              </w:p>
                            </w:txbxContent>
                          </wps:txbx>
                          <wps:bodyPr rot="0" vert="horz" wrap="square" lIns="91440" tIns="45720" rIns="91440" bIns="45720" anchor="t" anchorCtr="0" upright="1">
                            <a:noAutofit/>
                          </wps:bodyPr>
                        </wps:wsp>
                        <wps:wsp>
                          <wps:cNvPr id="1252" name="Text Box 1406"/>
                          <wps:cNvSpPr txBox="1">
                            <a:spLocks noChangeArrowheads="1"/>
                          </wps:cNvSpPr>
                          <wps:spPr bwMode="auto">
                            <a:xfrm>
                              <a:off x="4464"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2D641C" w14:textId="77777777" w:rsidR="004D6677" w:rsidRPr="005F5413" w:rsidRDefault="004D6677" w:rsidP="00F610CB">
                                <w:pPr>
                                  <w:jc w:val="center"/>
                                  <w:rPr>
                                    <w:color w:val="FFFFFF"/>
                                    <w:sz w:val="24"/>
                                    <w:szCs w:val="24"/>
                                  </w:rPr>
                                </w:pPr>
                                <w:r w:rsidRPr="005F5413">
                                  <w:rPr>
                                    <w:color w:val="FFFFFF"/>
                                    <w:sz w:val="24"/>
                                    <w:szCs w:val="24"/>
                                  </w:rPr>
                                  <w:t>C</w:t>
                                </w:r>
                              </w:p>
                            </w:txbxContent>
                          </wps:txbx>
                          <wps:bodyPr rot="0" vert="horz" wrap="square" lIns="91440" tIns="45720" rIns="91440" bIns="45720" anchor="t" anchorCtr="0" upright="1">
                            <a:noAutofit/>
                          </wps:bodyPr>
                        </wps:wsp>
                        <wps:wsp>
                          <wps:cNvPr id="1253" name="Text Box 1407"/>
                          <wps:cNvSpPr txBox="1">
                            <a:spLocks noChangeArrowheads="1"/>
                          </wps:cNvSpPr>
                          <wps:spPr bwMode="auto">
                            <a:xfrm>
                              <a:off x="3168"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6A312D" w14:textId="77777777" w:rsidR="004D6677" w:rsidRDefault="004D6677" w:rsidP="00F610CB">
                                <w:pPr>
                                  <w:jc w:val="center"/>
                                </w:pPr>
                              </w:p>
                            </w:txbxContent>
                          </wps:txbx>
                          <wps:bodyPr rot="0" vert="horz" wrap="square" lIns="91440" tIns="45720" rIns="91440" bIns="45720" anchor="t" anchorCtr="0" upright="1">
                            <a:noAutofit/>
                          </wps:bodyPr>
                        </wps:wsp>
                        <wps:wsp>
                          <wps:cNvPr id="1254" name="Text Box 1408"/>
                          <wps:cNvSpPr txBox="1">
                            <a:spLocks noChangeArrowheads="1"/>
                          </wps:cNvSpPr>
                          <wps:spPr bwMode="auto">
                            <a:xfrm>
                              <a:off x="3600"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0A6031" w14:textId="77777777" w:rsidR="004D6677" w:rsidRDefault="004D6677" w:rsidP="00F610CB">
                                <w:pPr>
                                  <w:jc w:val="center"/>
                                </w:pPr>
                              </w:p>
                            </w:txbxContent>
                          </wps:txbx>
                          <wps:bodyPr rot="0" vert="horz" wrap="square" lIns="91440" tIns="45720" rIns="91440" bIns="45720" anchor="t" anchorCtr="0" upright="1">
                            <a:noAutofit/>
                          </wps:bodyPr>
                        </wps:wsp>
                        <wps:wsp>
                          <wps:cNvPr id="1255" name="Text Box 1409"/>
                          <wps:cNvSpPr txBox="1">
                            <a:spLocks noChangeArrowheads="1"/>
                          </wps:cNvSpPr>
                          <wps:spPr bwMode="auto">
                            <a:xfrm>
                              <a:off x="4896"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55F4C3" w14:textId="77777777" w:rsidR="004D6677" w:rsidRDefault="004D6677" w:rsidP="00F610CB">
                                <w:pPr>
                                  <w:jc w:val="center"/>
                                </w:pPr>
                              </w:p>
                            </w:txbxContent>
                          </wps:txbx>
                          <wps:bodyPr rot="0" vert="horz" wrap="square" lIns="91440" tIns="45720" rIns="91440" bIns="45720" anchor="t" anchorCtr="0" upright="1">
                            <a:noAutofit/>
                          </wps:bodyPr>
                        </wps:wsp>
                        <wps:wsp>
                          <wps:cNvPr id="1256" name="Text Box 1410"/>
                          <wps:cNvSpPr txBox="1">
                            <a:spLocks noChangeArrowheads="1"/>
                          </wps:cNvSpPr>
                          <wps:spPr bwMode="auto">
                            <a:xfrm>
                              <a:off x="2304"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9BE1C7" w14:textId="77777777" w:rsidR="004D6677" w:rsidRDefault="004D6677" w:rsidP="00F610CB">
                                <w:pPr>
                                  <w:jc w:val="center"/>
                                </w:pPr>
                              </w:p>
                            </w:txbxContent>
                          </wps:txbx>
                          <wps:bodyPr rot="0" vert="horz" wrap="square" lIns="91440" tIns="45720" rIns="91440" bIns="45720" anchor="t" anchorCtr="0" upright="1">
                            <a:noAutofit/>
                          </wps:bodyPr>
                        </wps:wsp>
                        <wps:wsp>
                          <wps:cNvPr id="1257" name="Text Box 1411"/>
                          <wps:cNvSpPr txBox="1">
                            <a:spLocks noChangeArrowheads="1"/>
                          </wps:cNvSpPr>
                          <wps:spPr bwMode="auto">
                            <a:xfrm>
                              <a:off x="2304"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A9F0E8" w14:textId="77777777" w:rsidR="004D6677" w:rsidRDefault="004D6677" w:rsidP="00F610CB">
                                <w:pPr>
                                  <w:jc w:val="center"/>
                                </w:pPr>
                              </w:p>
                            </w:txbxContent>
                          </wps:txbx>
                          <wps:bodyPr rot="0" vert="horz" wrap="square" lIns="91440" tIns="45720" rIns="91440" bIns="45720" anchor="t" anchorCtr="0" upright="1">
                            <a:noAutofit/>
                          </wps:bodyPr>
                        </wps:wsp>
                        <wps:wsp>
                          <wps:cNvPr id="1258" name="Text Box 1412"/>
                          <wps:cNvSpPr txBox="1">
                            <a:spLocks noChangeArrowheads="1"/>
                          </wps:cNvSpPr>
                          <wps:spPr bwMode="auto">
                            <a:xfrm>
                              <a:off x="5760"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A32DB24" w14:textId="77777777" w:rsidR="004D6677" w:rsidRDefault="004D6677" w:rsidP="00F610CB">
                                <w:pPr>
                                  <w:jc w:val="center"/>
                                </w:pPr>
                              </w:p>
                            </w:txbxContent>
                          </wps:txbx>
                          <wps:bodyPr rot="0" vert="horz" wrap="square" lIns="91440" tIns="45720" rIns="91440" bIns="45720" anchor="t" anchorCtr="0" upright="1">
                            <a:noAutofit/>
                          </wps:bodyPr>
                        </wps:wsp>
                        <wps:wsp>
                          <wps:cNvPr id="1259" name="Text Box 1413"/>
                          <wps:cNvSpPr txBox="1">
                            <a:spLocks noChangeArrowheads="1"/>
                          </wps:cNvSpPr>
                          <wps:spPr bwMode="auto">
                            <a:xfrm>
                              <a:off x="5328"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33C46D" w14:textId="77777777" w:rsidR="004D6677" w:rsidRDefault="004D6677" w:rsidP="00F610CB"/>
                            </w:txbxContent>
                          </wps:txbx>
                          <wps:bodyPr rot="0" vert="horz" wrap="square" lIns="91440" tIns="45720" rIns="91440" bIns="45720" anchor="t" anchorCtr="0" upright="1">
                            <a:noAutofit/>
                          </wps:bodyPr>
                        </wps:wsp>
                        <wps:wsp>
                          <wps:cNvPr id="1260" name="Text Box 1414"/>
                          <wps:cNvSpPr txBox="1">
                            <a:spLocks noChangeArrowheads="1"/>
                          </wps:cNvSpPr>
                          <wps:spPr bwMode="auto">
                            <a:xfrm>
                              <a:off x="6192" y="1728"/>
                              <a:ext cx="432" cy="432"/>
                            </a:xfrm>
                            <a:prstGeom prst="rect">
                              <a:avLst/>
                            </a:prstGeom>
                            <a:solidFill>
                              <a:srgbClr val="969696"/>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497791" w14:textId="77777777" w:rsidR="004D6677" w:rsidRPr="005F5413" w:rsidRDefault="004D6677" w:rsidP="00F610CB">
                                <w:pPr>
                                  <w:jc w:val="center"/>
                                  <w:rPr>
                                    <w:sz w:val="24"/>
                                    <w:szCs w:val="24"/>
                                  </w:rPr>
                                </w:pPr>
                                <w:r w:rsidRPr="005F5413">
                                  <w:rPr>
                                    <w:sz w:val="24"/>
                                    <w:szCs w:val="24"/>
                                  </w:rPr>
                                  <w:t>N</w:t>
                                </w:r>
                              </w:p>
                            </w:txbxContent>
                          </wps:txbx>
                          <wps:bodyPr rot="0" vert="horz" wrap="square" lIns="91440" tIns="45720" rIns="91440" bIns="45720" anchor="t" anchorCtr="0" upright="1">
                            <a:noAutofit/>
                          </wps:bodyPr>
                        </wps:wsp>
                        <wps:wsp>
                          <wps:cNvPr id="1261" name="Text Box 1415"/>
                          <wps:cNvSpPr txBox="1">
                            <a:spLocks noChangeArrowheads="1"/>
                          </wps:cNvSpPr>
                          <wps:spPr bwMode="auto">
                            <a:xfrm>
                              <a:off x="5760" y="1728"/>
                              <a:ext cx="432" cy="432"/>
                            </a:xfrm>
                            <a:prstGeom prst="rect">
                              <a:avLst/>
                            </a:prstGeom>
                            <a:solidFill>
                              <a:srgbClr val="969696"/>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22BF61" w14:textId="77777777" w:rsidR="004D6677" w:rsidRPr="005F5413" w:rsidRDefault="004D6677" w:rsidP="00F610CB">
                                <w:pPr>
                                  <w:jc w:val="center"/>
                                  <w:rPr>
                                    <w:sz w:val="24"/>
                                    <w:szCs w:val="24"/>
                                  </w:rPr>
                                </w:pPr>
                                <w:r w:rsidRPr="005F5413">
                                  <w:rPr>
                                    <w:sz w:val="24"/>
                                    <w:szCs w:val="24"/>
                                  </w:rPr>
                                  <w:t>N</w:t>
                                </w:r>
                              </w:p>
                            </w:txbxContent>
                          </wps:txbx>
                          <wps:bodyPr rot="0" vert="horz" wrap="square" lIns="91440" tIns="45720" rIns="91440" bIns="45720" anchor="t" anchorCtr="0" upright="1">
                            <a:noAutofit/>
                          </wps:bodyPr>
                        </wps:wsp>
                        <wps:wsp>
                          <wps:cNvPr id="1262" name="Text Box 1416"/>
                          <wps:cNvSpPr txBox="1">
                            <a:spLocks noChangeArrowheads="1"/>
                          </wps:cNvSpPr>
                          <wps:spPr bwMode="auto">
                            <a:xfrm>
                              <a:off x="6192" y="1296"/>
                              <a:ext cx="432" cy="432"/>
                            </a:xfrm>
                            <a:prstGeom prst="rect">
                              <a:avLst/>
                            </a:prstGeom>
                            <a:solidFill>
                              <a:srgbClr val="969696"/>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BA1400" w14:textId="77777777" w:rsidR="004D6677" w:rsidRPr="005F5413" w:rsidRDefault="004D6677" w:rsidP="00F610CB">
                                <w:pPr>
                                  <w:jc w:val="center"/>
                                  <w:rPr>
                                    <w:sz w:val="24"/>
                                    <w:szCs w:val="24"/>
                                  </w:rPr>
                                </w:pPr>
                                <w:r w:rsidRPr="005F5413">
                                  <w:rPr>
                                    <w:sz w:val="24"/>
                                    <w:szCs w:val="24"/>
                                  </w:rPr>
                                  <w:t>N</w:t>
                                </w:r>
                              </w:p>
                            </w:txbxContent>
                          </wps:txbx>
                          <wps:bodyPr rot="0" vert="horz" wrap="square" lIns="91440" tIns="45720" rIns="91440" bIns="45720" anchor="t" anchorCtr="0" upright="1">
                            <a:noAutofit/>
                          </wps:bodyPr>
                        </wps:wsp>
                        <wps:wsp>
                          <wps:cNvPr id="1263" name="Text Box 1417"/>
                          <wps:cNvSpPr txBox="1">
                            <a:spLocks noChangeArrowheads="1"/>
                          </wps:cNvSpPr>
                          <wps:spPr bwMode="auto">
                            <a:xfrm>
                              <a:off x="5760"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C8BD50" w14:textId="77777777" w:rsidR="004D6677" w:rsidRDefault="004D6677" w:rsidP="00F610CB">
                                <w:pPr>
                                  <w:jc w:val="center"/>
                                </w:pPr>
                              </w:p>
                            </w:txbxContent>
                          </wps:txbx>
                          <wps:bodyPr rot="0" vert="horz" wrap="square" lIns="91440" tIns="45720" rIns="91440" bIns="45720" anchor="t" anchorCtr="0" upright="1">
                            <a:noAutofit/>
                          </wps:bodyPr>
                        </wps:wsp>
                        <wps:wsp>
                          <wps:cNvPr id="1264" name="Text Box 1418"/>
                          <wps:cNvSpPr txBox="1">
                            <a:spLocks noChangeArrowheads="1"/>
                          </wps:cNvSpPr>
                          <wps:spPr bwMode="auto">
                            <a:xfrm>
                              <a:off x="2736"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44CA76" w14:textId="77777777" w:rsidR="004D6677" w:rsidRDefault="004D6677" w:rsidP="00F610CB">
                                <w:pPr>
                                  <w:jc w:val="center"/>
                                </w:pPr>
                              </w:p>
                            </w:txbxContent>
                          </wps:txbx>
                          <wps:bodyPr rot="0" vert="horz" wrap="square" lIns="91440" tIns="45720" rIns="91440" bIns="45720" anchor="t" anchorCtr="0" upright="1">
                            <a:noAutofit/>
                          </wps:bodyPr>
                        </wps:wsp>
                        <wps:wsp>
                          <wps:cNvPr id="1265" name="Text Box 1419"/>
                          <wps:cNvSpPr txBox="1">
                            <a:spLocks noChangeArrowheads="1"/>
                          </wps:cNvSpPr>
                          <wps:spPr bwMode="auto">
                            <a:xfrm>
                              <a:off x="5760"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18DB85" w14:textId="77777777" w:rsidR="004D6677" w:rsidRDefault="004D6677" w:rsidP="00F610CB">
                                <w:pPr>
                                  <w:jc w:val="center"/>
                                </w:pPr>
                              </w:p>
                            </w:txbxContent>
                          </wps:txbx>
                          <wps:bodyPr rot="0" vert="horz" wrap="square" lIns="91440" tIns="45720" rIns="91440" bIns="45720" anchor="t" anchorCtr="0" upright="1">
                            <a:noAutofit/>
                          </wps:bodyPr>
                        </wps:wsp>
                        <wps:wsp>
                          <wps:cNvPr id="1266" name="Text Box 1420"/>
                          <wps:cNvSpPr txBox="1">
                            <a:spLocks noChangeArrowheads="1"/>
                          </wps:cNvSpPr>
                          <wps:spPr bwMode="auto">
                            <a:xfrm>
                              <a:off x="5328"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C81A48" w14:textId="77777777" w:rsidR="004D6677" w:rsidRDefault="004D6677" w:rsidP="00F610CB">
                                <w:pPr>
                                  <w:jc w:val="center"/>
                                </w:pPr>
                              </w:p>
                            </w:txbxContent>
                          </wps:txbx>
                          <wps:bodyPr rot="0" vert="horz" wrap="square" lIns="91440" tIns="45720" rIns="91440" bIns="45720" anchor="t" anchorCtr="0" upright="1">
                            <a:noAutofit/>
                          </wps:bodyPr>
                        </wps:wsp>
                        <wps:wsp>
                          <wps:cNvPr id="1267" name="Text Box 1421"/>
                          <wps:cNvSpPr txBox="1">
                            <a:spLocks noChangeArrowheads="1"/>
                          </wps:cNvSpPr>
                          <wps:spPr bwMode="auto">
                            <a:xfrm>
                              <a:off x="6192"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0E2593" w14:textId="77777777" w:rsidR="004D6677" w:rsidRDefault="004D6677" w:rsidP="00F610CB">
                                <w:pPr>
                                  <w:jc w:val="center"/>
                                </w:pPr>
                              </w:p>
                            </w:txbxContent>
                          </wps:txbx>
                          <wps:bodyPr rot="0" vert="horz" wrap="square" lIns="91440" tIns="45720" rIns="91440" bIns="45720" anchor="t" anchorCtr="0" upright="1">
                            <a:noAutofit/>
                          </wps:bodyPr>
                        </wps:wsp>
                        <wps:wsp>
                          <wps:cNvPr id="1268" name="Text Box 1422"/>
                          <wps:cNvSpPr txBox="1">
                            <a:spLocks noChangeArrowheads="1"/>
                          </wps:cNvSpPr>
                          <wps:spPr bwMode="auto">
                            <a:xfrm>
                              <a:off x="3168"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D8E317" w14:textId="77777777" w:rsidR="004D6677" w:rsidRDefault="004D6677" w:rsidP="00F610CB">
                                <w:pPr>
                                  <w:jc w:val="center"/>
                                </w:pPr>
                              </w:p>
                            </w:txbxContent>
                          </wps:txbx>
                          <wps:bodyPr rot="0" vert="horz" wrap="square" lIns="91440" tIns="45720" rIns="91440" bIns="45720" anchor="t" anchorCtr="0" upright="1">
                            <a:noAutofit/>
                          </wps:bodyPr>
                        </wps:wsp>
                        <wps:wsp>
                          <wps:cNvPr id="1269" name="Text Box 1423"/>
                          <wps:cNvSpPr txBox="1">
                            <a:spLocks noChangeArrowheads="1"/>
                          </wps:cNvSpPr>
                          <wps:spPr bwMode="auto">
                            <a:xfrm>
                              <a:off x="3168"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8A8B6C" w14:textId="77777777" w:rsidR="004D6677" w:rsidRDefault="004D6677" w:rsidP="00F610CB">
                                <w:pPr>
                                  <w:jc w:val="center"/>
                                </w:pPr>
                              </w:p>
                            </w:txbxContent>
                          </wps:txbx>
                          <wps:bodyPr rot="0" vert="horz" wrap="square" lIns="91440" tIns="45720" rIns="91440" bIns="45720" anchor="t" anchorCtr="0" upright="1">
                            <a:noAutofit/>
                          </wps:bodyPr>
                        </wps:wsp>
                        <wps:wsp>
                          <wps:cNvPr id="1270" name="Text Box 1424"/>
                          <wps:cNvSpPr txBox="1">
                            <a:spLocks noChangeArrowheads="1"/>
                          </wps:cNvSpPr>
                          <wps:spPr bwMode="auto">
                            <a:xfrm>
                              <a:off x="3600"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DA464D" w14:textId="77777777" w:rsidR="004D6677" w:rsidRDefault="004D6677" w:rsidP="00F610CB">
                                <w:pPr>
                                  <w:jc w:val="center"/>
                                </w:pPr>
                              </w:p>
                            </w:txbxContent>
                          </wps:txbx>
                          <wps:bodyPr rot="0" vert="horz" wrap="square" lIns="91440" tIns="45720" rIns="91440" bIns="45720" anchor="t" anchorCtr="0" upright="1">
                            <a:noAutofit/>
                          </wps:bodyPr>
                        </wps:wsp>
                        <wps:wsp>
                          <wps:cNvPr id="1271" name="Text Box 1425"/>
                          <wps:cNvSpPr txBox="1">
                            <a:spLocks noChangeArrowheads="1"/>
                          </wps:cNvSpPr>
                          <wps:spPr bwMode="auto">
                            <a:xfrm>
                              <a:off x="6192"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B496AF0" w14:textId="77777777" w:rsidR="004D6677" w:rsidRDefault="004D6677" w:rsidP="00F610CB">
                                <w:pPr>
                                  <w:jc w:val="center"/>
                                </w:pPr>
                              </w:p>
                            </w:txbxContent>
                          </wps:txbx>
                          <wps:bodyPr rot="0" vert="horz" wrap="square" lIns="91440" tIns="45720" rIns="91440" bIns="45720" anchor="t" anchorCtr="0" upright="1">
                            <a:noAutofit/>
                          </wps:bodyPr>
                        </wps:wsp>
                        <wps:wsp>
                          <wps:cNvPr id="1272" name="Text Box 1426"/>
                          <wps:cNvSpPr txBox="1">
                            <a:spLocks noChangeArrowheads="1"/>
                          </wps:cNvSpPr>
                          <wps:spPr bwMode="auto">
                            <a:xfrm>
                              <a:off x="6192"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C6C1E9" w14:textId="77777777" w:rsidR="004D6677" w:rsidRDefault="004D6677" w:rsidP="00F610CB">
                                <w:pPr>
                                  <w:jc w:val="center"/>
                                </w:pPr>
                              </w:p>
                            </w:txbxContent>
                          </wps:txbx>
                          <wps:bodyPr rot="0" vert="horz" wrap="square" lIns="91440" tIns="45720" rIns="91440" bIns="45720" anchor="t" anchorCtr="0" upright="1">
                            <a:noAutofit/>
                          </wps:bodyPr>
                        </wps:wsp>
                        <wps:wsp>
                          <wps:cNvPr id="1273" name="Text Box 1427"/>
                          <wps:cNvSpPr txBox="1">
                            <a:spLocks noChangeArrowheads="1"/>
                          </wps:cNvSpPr>
                          <wps:spPr bwMode="auto">
                            <a:xfrm>
                              <a:off x="5760"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2ADA17" w14:textId="77777777" w:rsidR="004D6677" w:rsidRDefault="004D6677" w:rsidP="00F610CB">
                                <w:pPr>
                                  <w:jc w:val="center"/>
                                </w:pPr>
                              </w:p>
                            </w:txbxContent>
                          </wps:txbx>
                          <wps:bodyPr rot="0" vert="horz" wrap="square" lIns="91440" tIns="45720" rIns="91440" bIns="45720" anchor="t" anchorCtr="0" upright="1">
                            <a:noAutofit/>
                          </wps:bodyPr>
                        </wps:wsp>
                        <wps:wsp>
                          <wps:cNvPr id="1274" name="Text Box 1428"/>
                          <wps:cNvSpPr txBox="1">
                            <a:spLocks noChangeArrowheads="1"/>
                          </wps:cNvSpPr>
                          <wps:spPr bwMode="auto">
                            <a:xfrm>
                              <a:off x="5328"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C2FE4" w14:textId="77777777" w:rsidR="004D6677" w:rsidRDefault="004D6677" w:rsidP="00F610CB">
                                <w:pPr>
                                  <w:jc w:val="center"/>
                                </w:pPr>
                              </w:p>
                            </w:txbxContent>
                          </wps:txbx>
                          <wps:bodyPr rot="0" vert="horz" wrap="square" lIns="91440" tIns="45720" rIns="91440" bIns="45720" anchor="t" anchorCtr="0" upright="1">
                            <a:noAutofit/>
                          </wps:bodyPr>
                        </wps:wsp>
                        <wps:wsp>
                          <wps:cNvPr id="1275" name="Text Box 1429"/>
                          <wps:cNvSpPr txBox="1">
                            <a:spLocks noChangeArrowheads="1"/>
                          </wps:cNvSpPr>
                          <wps:spPr bwMode="auto">
                            <a:xfrm>
                              <a:off x="6192"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D84814" w14:textId="77777777" w:rsidR="004D6677" w:rsidRDefault="004D6677" w:rsidP="00F610CB">
                                <w:pPr>
                                  <w:jc w:val="center"/>
                                </w:pPr>
                              </w:p>
                            </w:txbxContent>
                          </wps:txbx>
                          <wps:bodyPr rot="0" vert="horz" wrap="square" lIns="91440" tIns="45720" rIns="91440" bIns="45720" anchor="t" anchorCtr="0" upright="1">
                            <a:noAutofit/>
                          </wps:bodyPr>
                        </wps:wsp>
                        <wps:wsp>
                          <wps:cNvPr id="1276" name="Text Box 1430"/>
                          <wps:cNvSpPr txBox="1">
                            <a:spLocks noChangeArrowheads="1"/>
                          </wps:cNvSpPr>
                          <wps:spPr bwMode="auto">
                            <a:xfrm>
                              <a:off x="5760"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C70F1A" w14:textId="77777777" w:rsidR="004D6677" w:rsidRDefault="004D6677" w:rsidP="00F610CB">
                                <w:pPr>
                                  <w:jc w:val="center"/>
                                </w:pPr>
                              </w:p>
                            </w:txbxContent>
                          </wps:txbx>
                          <wps:bodyPr rot="0" vert="horz" wrap="square" lIns="91440" tIns="45720" rIns="91440" bIns="45720" anchor="t" anchorCtr="0" upright="1">
                            <a:noAutofit/>
                          </wps:bodyPr>
                        </wps:wsp>
                        <wps:wsp>
                          <wps:cNvPr id="1277" name="Text Box 1431"/>
                          <wps:cNvSpPr txBox="1">
                            <a:spLocks noChangeArrowheads="1"/>
                          </wps:cNvSpPr>
                          <wps:spPr bwMode="auto">
                            <a:xfrm>
                              <a:off x="3168" y="432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57E705" w14:textId="77777777" w:rsidR="004D6677" w:rsidRPr="00156381" w:rsidRDefault="004D6677"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78" name="Text Box 1432"/>
                          <wps:cNvSpPr txBox="1">
                            <a:spLocks noChangeArrowheads="1"/>
                          </wps:cNvSpPr>
                          <wps:spPr bwMode="auto">
                            <a:xfrm>
                              <a:off x="2736"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95C724" w14:textId="77777777" w:rsidR="004D6677" w:rsidRDefault="004D6677" w:rsidP="00F610CB">
                                <w:pPr>
                                  <w:jc w:val="center"/>
                                </w:pPr>
                              </w:p>
                            </w:txbxContent>
                          </wps:txbx>
                          <wps:bodyPr rot="0" vert="horz" wrap="square" lIns="91440" tIns="45720" rIns="91440" bIns="45720" anchor="t" anchorCtr="0" upright="1">
                            <a:noAutofit/>
                          </wps:bodyPr>
                        </wps:wsp>
                        <wps:wsp>
                          <wps:cNvPr id="1279" name="Text Box 1433"/>
                          <wps:cNvSpPr txBox="1">
                            <a:spLocks noChangeArrowheads="1"/>
                          </wps:cNvSpPr>
                          <wps:spPr bwMode="auto">
                            <a:xfrm>
                              <a:off x="2304"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8F92D8" w14:textId="77777777" w:rsidR="004D6677" w:rsidRDefault="004D6677" w:rsidP="00F610CB">
                                <w:pPr>
                                  <w:jc w:val="center"/>
                                </w:pPr>
                              </w:p>
                            </w:txbxContent>
                          </wps:txbx>
                          <wps:bodyPr rot="0" vert="horz" wrap="square" lIns="91440" tIns="45720" rIns="91440" bIns="45720" anchor="t" anchorCtr="0" upright="1">
                            <a:noAutofit/>
                          </wps:bodyPr>
                        </wps:wsp>
                        <wps:wsp>
                          <wps:cNvPr id="1280" name="Text Box 1434"/>
                          <wps:cNvSpPr txBox="1">
                            <a:spLocks noChangeArrowheads="1"/>
                          </wps:cNvSpPr>
                          <wps:spPr bwMode="auto">
                            <a:xfrm>
                              <a:off x="2304"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22D951" w14:textId="77777777" w:rsidR="004D6677" w:rsidRDefault="004D6677" w:rsidP="00F610CB">
                                <w:pPr>
                                  <w:jc w:val="center"/>
                                </w:pPr>
                              </w:p>
                            </w:txbxContent>
                          </wps:txbx>
                          <wps:bodyPr rot="0" vert="horz" wrap="square" lIns="91440" tIns="45720" rIns="91440" bIns="45720" anchor="t" anchorCtr="0" upright="1">
                            <a:noAutofit/>
                          </wps:bodyPr>
                        </wps:wsp>
                        <wps:wsp>
                          <wps:cNvPr id="1281" name="Text Box 1435"/>
                          <wps:cNvSpPr txBox="1">
                            <a:spLocks noChangeArrowheads="1"/>
                          </wps:cNvSpPr>
                          <wps:spPr bwMode="auto">
                            <a:xfrm>
                              <a:off x="2304"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FC2D6A" w14:textId="77777777" w:rsidR="004D6677" w:rsidRDefault="004D6677" w:rsidP="00F610CB">
                                <w:pPr>
                                  <w:jc w:val="center"/>
                                </w:pPr>
                              </w:p>
                            </w:txbxContent>
                          </wps:txbx>
                          <wps:bodyPr rot="0" vert="horz" wrap="square" lIns="91440" tIns="45720" rIns="91440" bIns="45720" anchor="t" anchorCtr="0" upright="1">
                            <a:noAutofit/>
                          </wps:bodyPr>
                        </wps:wsp>
                        <wps:wsp>
                          <wps:cNvPr id="1282" name="Text Box 1436"/>
                          <wps:cNvSpPr txBox="1">
                            <a:spLocks noChangeArrowheads="1"/>
                          </wps:cNvSpPr>
                          <wps:spPr bwMode="auto">
                            <a:xfrm>
                              <a:off x="3600" y="432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27117B" w14:textId="77777777" w:rsidR="004D6677" w:rsidRPr="00156381" w:rsidRDefault="004D6677"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83" name="Text Box 1437"/>
                          <wps:cNvSpPr txBox="1">
                            <a:spLocks noChangeArrowheads="1"/>
                          </wps:cNvSpPr>
                          <wps:spPr bwMode="auto">
                            <a:xfrm>
                              <a:off x="3168" y="5184"/>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EB1EDF" w14:textId="77777777" w:rsidR="004D6677" w:rsidRPr="00156381" w:rsidRDefault="004D6677"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84" name="Text Box 1438"/>
                          <wps:cNvSpPr txBox="1">
                            <a:spLocks noChangeArrowheads="1"/>
                          </wps:cNvSpPr>
                          <wps:spPr bwMode="auto">
                            <a:xfrm>
                              <a:off x="3168" y="4752"/>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EE46AE" w14:textId="77777777" w:rsidR="004D6677" w:rsidRPr="00156381" w:rsidRDefault="004D6677"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85" name="Text Box 1439"/>
                          <wps:cNvSpPr txBox="1">
                            <a:spLocks noChangeArrowheads="1"/>
                          </wps:cNvSpPr>
                          <wps:spPr bwMode="auto">
                            <a:xfrm>
                              <a:off x="2736"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50F7C7" w14:textId="77777777" w:rsidR="004D6677" w:rsidRDefault="004D6677" w:rsidP="00F610CB">
                                <w:pPr>
                                  <w:jc w:val="center"/>
                                </w:pPr>
                              </w:p>
                            </w:txbxContent>
                          </wps:txbx>
                          <wps:bodyPr rot="0" vert="horz" wrap="square" lIns="91440" tIns="45720" rIns="91440" bIns="45720" anchor="t" anchorCtr="0" upright="1">
                            <a:noAutofit/>
                          </wps:bodyPr>
                        </wps:wsp>
                        <wps:wsp>
                          <wps:cNvPr id="1286" name="Text Box 1440"/>
                          <wps:cNvSpPr txBox="1">
                            <a:spLocks noChangeArrowheads="1"/>
                          </wps:cNvSpPr>
                          <wps:spPr bwMode="auto">
                            <a:xfrm>
                              <a:off x="2736"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F97833" w14:textId="77777777" w:rsidR="004D6677" w:rsidRDefault="004D6677" w:rsidP="00F610CB">
                                <w:pPr>
                                  <w:jc w:val="center"/>
                                </w:pPr>
                              </w:p>
                            </w:txbxContent>
                          </wps:txbx>
                          <wps:bodyPr rot="0" vert="horz" wrap="square" lIns="91440" tIns="45720" rIns="91440" bIns="45720" anchor="t" anchorCtr="0" upright="1">
                            <a:noAutofit/>
                          </wps:bodyPr>
                        </wps:wsp>
                        <wps:wsp>
                          <wps:cNvPr id="1287" name="Text Box 1441"/>
                          <wps:cNvSpPr txBox="1">
                            <a:spLocks noChangeArrowheads="1"/>
                          </wps:cNvSpPr>
                          <wps:spPr bwMode="auto">
                            <a:xfrm>
                              <a:off x="4896"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E8A394" w14:textId="77777777" w:rsidR="004D6677" w:rsidRDefault="004D6677" w:rsidP="00F610CB">
                                <w:pPr>
                                  <w:jc w:val="center"/>
                                </w:pPr>
                              </w:p>
                            </w:txbxContent>
                          </wps:txbx>
                          <wps:bodyPr rot="0" vert="horz" wrap="square" lIns="91440" tIns="45720" rIns="91440" bIns="45720" anchor="t" anchorCtr="0" upright="1">
                            <a:noAutofit/>
                          </wps:bodyPr>
                        </wps:wsp>
                        <wps:wsp>
                          <wps:cNvPr id="1288" name="Text Box 1442"/>
                          <wps:cNvSpPr txBox="1">
                            <a:spLocks noChangeArrowheads="1"/>
                          </wps:cNvSpPr>
                          <wps:spPr bwMode="auto">
                            <a:xfrm>
                              <a:off x="4464"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689A34" w14:textId="77777777" w:rsidR="004D6677" w:rsidRDefault="004D6677" w:rsidP="00F610CB">
                                <w:pPr>
                                  <w:jc w:val="center"/>
                                </w:pPr>
                              </w:p>
                            </w:txbxContent>
                          </wps:txbx>
                          <wps:bodyPr rot="0" vert="horz" wrap="square" lIns="91440" tIns="45720" rIns="91440" bIns="45720" anchor="t" anchorCtr="0" upright="1">
                            <a:noAutofit/>
                          </wps:bodyPr>
                        </wps:wsp>
                        <wps:wsp>
                          <wps:cNvPr id="1289" name="Text Box 1443"/>
                          <wps:cNvSpPr txBox="1">
                            <a:spLocks noChangeArrowheads="1"/>
                          </wps:cNvSpPr>
                          <wps:spPr bwMode="auto">
                            <a:xfrm>
                              <a:off x="4032"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5B1D91" w14:textId="77777777" w:rsidR="004D6677" w:rsidRDefault="004D6677" w:rsidP="00F610CB">
                                <w:pPr>
                                  <w:jc w:val="center"/>
                                </w:pPr>
                              </w:p>
                            </w:txbxContent>
                          </wps:txbx>
                          <wps:bodyPr rot="0" vert="horz" wrap="square" lIns="91440" tIns="45720" rIns="91440" bIns="45720" anchor="t" anchorCtr="0" upright="1">
                            <a:noAutofit/>
                          </wps:bodyPr>
                        </wps:wsp>
                        <wps:wsp>
                          <wps:cNvPr id="1290" name="Text Box 1444"/>
                          <wps:cNvSpPr txBox="1">
                            <a:spLocks noChangeArrowheads="1"/>
                          </wps:cNvSpPr>
                          <wps:spPr bwMode="auto">
                            <a:xfrm>
                              <a:off x="3600"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A67699" w14:textId="77777777" w:rsidR="004D6677" w:rsidRDefault="004D6677" w:rsidP="00F610CB">
                                <w:pPr>
                                  <w:jc w:val="center"/>
                                </w:pPr>
                              </w:p>
                            </w:txbxContent>
                          </wps:txbx>
                          <wps:bodyPr rot="0" vert="horz" wrap="square" lIns="91440" tIns="45720" rIns="91440" bIns="45720" anchor="t" anchorCtr="0" upright="1">
                            <a:noAutofit/>
                          </wps:bodyPr>
                        </wps:wsp>
                        <wps:wsp>
                          <wps:cNvPr id="1291" name="Text Box 1445"/>
                          <wps:cNvSpPr txBox="1">
                            <a:spLocks noChangeArrowheads="1"/>
                          </wps:cNvSpPr>
                          <wps:spPr bwMode="auto">
                            <a:xfrm>
                              <a:off x="3600"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74120A" w14:textId="77777777" w:rsidR="004D6677" w:rsidRDefault="004D6677" w:rsidP="00F610CB">
                                <w:pPr>
                                  <w:jc w:val="center"/>
                                </w:pPr>
                              </w:p>
                            </w:txbxContent>
                          </wps:txbx>
                          <wps:bodyPr rot="0" vert="horz" wrap="square" lIns="91440" tIns="45720" rIns="91440" bIns="45720" anchor="t" anchorCtr="0" upright="1">
                            <a:noAutofit/>
                          </wps:bodyPr>
                        </wps:wsp>
                        <wps:wsp>
                          <wps:cNvPr id="1292" name="Text Box 1446"/>
                          <wps:cNvSpPr txBox="1">
                            <a:spLocks noChangeArrowheads="1"/>
                          </wps:cNvSpPr>
                          <wps:spPr bwMode="auto">
                            <a:xfrm>
                              <a:off x="5760"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C48683" w14:textId="77777777" w:rsidR="004D6677" w:rsidRDefault="004D6677" w:rsidP="00F610CB">
                                <w:pPr>
                                  <w:jc w:val="center"/>
                                </w:pPr>
                              </w:p>
                            </w:txbxContent>
                          </wps:txbx>
                          <wps:bodyPr rot="0" vert="horz" wrap="square" lIns="91440" tIns="45720" rIns="91440" bIns="45720" anchor="t" anchorCtr="0" upright="1">
                            <a:noAutofit/>
                          </wps:bodyPr>
                        </wps:wsp>
                        <wps:wsp>
                          <wps:cNvPr id="1293" name="Text Box 1447"/>
                          <wps:cNvSpPr txBox="1">
                            <a:spLocks noChangeArrowheads="1"/>
                          </wps:cNvSpPr>
                          <wps:spPr bwMode="auto">
                            <a:xfrm>
                              <a:off x="5328"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122715" w14:textId="77777777" w:rsidR="004D6677" w:rsidRDefault="004D6677" w:rsidP="00F610CB">
                                <w:pPr>
                                  <w:jc w:val="center"/>
                                </w:pPr>
                              </w:p>
                            </w:txbxContent>
                          </wps:txbx>
                          <wps:bodyPr rot="0" vert="horz" wrap="square" lIns="91440" tIns="45720" rIns="91440" bIns="45720" anchor="t" anchorCtr="0" upright="1">
                            <a:noAutofit/>
                          </wps:bodyPr>
                        </wps:wsp>
                        <wps:wsp>
                          <wps:cNvPr id="1294" name="Text Box 1448"/>
                          <wps:cNvSpPr txBox="1">
                            <a:spLocks noChangeArrowheads="1"/>
                          </wps:cNvSpPr>
                          <wps:spPr bwMode="auto">
                            <a:xfrm>
                              <a:off x="4896"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9A6658" w14:textId="77777777" w:rsidR="004D6677" w:rsidRDefault="004D6677" w:rsidP="00F610CB">
                                <w:pPr>
                                  <w:jc w:val="center"/>
                                </w:pPr>
                              </w:p>
                            </w:txbxContent>
                          </wps:txbx>
                          <wps:bodyPr rot="0" vert="horz" wrap="square" lIns="91440" tIns="45720" rIns="91440" bIns="45720" anchor="t" anchorCtr="0" upright="1">
                            <a:noAutofit/>
                          </wps:bodyPr>
                        </wps:wsp>
                        <wps:wsp>
                          <wps:cNvPr id="1295" name="Text Box 1449"/>
                          <wps:cNvSpPr txBox="1">
                            <a:spLocks noChangeArrowheads="1"/>
                          </wps:cNvSpPr>
                          <wps:spPr bwMode="auto">
                            <a:xfrm>
                              <a:off x="4464"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F6DF0" w14:textId="77777777" w:rsidR="004D6677" w:rsidRDefault="004D6677" w:rsidP="00F610CB">
                                <w:pPr>
                                  <w:jc w:val="center"/>
                                </w:pPr>
                              </w:p>
                            </w:txbxContent>
                          </wps:txbx>
                          <wps:bodyPr rot="0" vert="horz" wrap="square" lIns="91440" tIns="45720" rIns="91440" bIns="45720" anchor="t" anchorCtr="0" upright="1">
                            <a:noAutofit/>
                          </wps:bodyPr>
                        </wps:wsp>
                        <wps:wsp>
                          <wps:cNvPr id="1296" name="Text Box 1450"/>
                          <wps:cNvSpPr txBox="1">
                            <a:spLocks noChangeArrowheads="1"/>
                          </wps:cNvSpPr>
                          <wps:spPr bwMode="auto">
                            <a:xfrm>
                              <a:off x="4032"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5D6EA5" w14:textId="77777777" w:rsidR="004D6677" w:rsidRDefault="004D6677" w:rsidP="00F610CB">
                                <w:pPr>
                                  <w:jc w:val="center"/>
                                </w:pPr>
                              </w:p>
                            </w:txbxContent>
                          </wps:txbx>
                          <wps:bodyPr rot="0" vert="horz" wrap="square" lIns="91440" tIns="45720" rIns="91440" bIns="45720" anchor="t" anchorCtr="0" upright="1">
                            <a:noAutofit/>
                          </wps:bodyPr>
                        </wps:wsp>
                        <wps:wsp>
                          <wps:cNvPr id="1297" name="Text Box 1451"/>
                          <wps:cNvSpPr txBox="1">
                            <a:spLocks noChangeArrowheads="1"/>
                          </wps:cNvSpPr>
                          <wps:spPr bwMode="auto">
                            <a:xfrm>
                              <a:off x="4032"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3A52CD1" w14:textId="77777777" w:rsidR="004D6677" w:rsidRDefault="004D6677" w:rsidP="00F610CB">
                                <w:pPr>
                                  <w:jc w:val="center"/>
                                </w:pPr>
                              </w:p>
                            </w:txbxContent>
                          </wps:txbx>
                          <wps:bodyPr rot="0" vert="horz" wrap="square" lIns="91440" tIns="45720" rIns="91440" bIns="45720" anchor="t" anchorCtr="0" upright="1">
                            <a:noAutofit/>
                          </wps:bodyPr>
                        </wps:wsp>
                        <wps:wsp>
                          <wps:cNvPr id="1298" name="Text Box 1452"/>
                          <wps:cNvSpPr txBox="1">
                            <a:spLocks noChangeArrowheads="1"/>
                          </wps:cNvSpPr>
                          <wps:spPr bwMode="auto">
                            <a:xfrm>
                              <a:off x="6192"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C6BE46" w14:textId="77777777" w:rsidR="004D6677" w:rsidRDefault="004D6677" w:rsidP="00F610CB">
                                <w:pPr>
                                  <w:jc w:val="center"/>
                                </w:pPr>
                              </w:p>
                            </w:txbxContent>
                          </wps:txbx>
                          <wps:bodyPr rot="0" vert="horz" wrap="square" lIns="91440" tIns="45720" rIns="91440" bIns="45720" anchor="t" anchorCtr="0" upright="1">
                            <a:noAutofit/>
                          </wps:bodyPr>
                        </wps:wsp>
                        <wps:wsp>
                          <wps:cNvPr id="1299" name="Text Box 1453"/>
                          <wps:cNvSpPr txBox="1">
                            <a:spLocks noChangeArrowheads="1"/>
                          </wps:cNvSpPr>
                          <wps:spPr bwMode="auto">
                            <a:xfrm>
                              <a:off x="5760"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08CC7E" w14:textId="77777777" w:rsidR="004D6677" w:rsidRDefault="004D6677" w:rsidP="00F610CB">
                                <w:pPr>
                                  <w:jc w:val="center"/>
                                </w:pPr>
                              </w:p>
                            </w:txbxContent>
                          </wps:txbx>
                          <wps:bodyPr rot="0" vert="horz" wrap="square" lIns="91440" tIns="45720" rIns="91440" bIns="45720" anchor="t" anchorCtr="0" upright="1">
                            <a:noAutofit/>
                          </wps:bodyPr>
                        </wps:wsp>
                        <wps:wsp>
                          <wps:cNvPr id="1300" name="Text Box 1454"/>
                          <wps:cNvSpPr txBox="1">
                            <a:spLocks noChangeArrowheads="1"/>
                          </wps:cNvSpPr>
                          <wps:spPr bwMode="auto">
                            <a:xfrm>
                              <a:off x="5328"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3C3058" w14:textId="77777777" w:rsidR="004D6677" w:rsidRDefault="004D6677" w:rsidP="00F610CB">
                                <w:pPr>
                                  <w:jc w:val="center"/>
                                </w:pPr>
                              </w:p>
                            </w:txbxContent>
                          </wps:txbx>
                          <wps:bodyPr rot="0" vert="horz" wrap="square" lIns="91440" tIns="45720" rIns="91440" bIns="45720" anchor="t" anchorCtr="0" upright="1">
                            <a:noAutofit/>
                          </wps:bodyPr>
                        </wps:wsp>
                        <wps:wsp>
                          <wps:cNvPr id="1301" name="Text Box 1455"/>
                          <wps:cNvSpPr txBox="1">
                            <a:spLocks noChangeArrowheads="1"/>
                          </wps:cNvSpPr>
                          <wps:spPr bwMode="auto">
                            <a:xfrm>
                              <a:off x="6192"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C83EF1" w14:textId="77777777" w:rsidR="004D6677" w:rsidRDefault="004D6677" w:rsidP="00F610CB">
                                <w:pPr>
                                  <w:jc w:val="center"/>
                                </w:pPr>
                              </w:p>
                            </w:txbxContent>
                          </wps:txbx>
                          <wps:bodyPr rot="0" vert="horz" wrap="square" lIns="91440" tIns="45720" rIns="91440" bIns="45720" anchor="t" anchorCtr="0" upright="1">
                            <a:noAutofit/>
                          </wps:bodyPr>
                        </wps:wsp>
                        <wps:wsp>
                          <wps:cNvPr id="1302" name="Text Box 1456"/>
                          <wps:cNvSpPr txBox="1">
                            <a:spLocks noChangeArrowheads="1"/>
                          </wps:cNvSpPr>
                          <wps:spPr bwMode="auto">
                            <a:xfrm>
                              <a:off x="6192"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A38A8EB" w14:textId="77777777" w:rsidR="004D6677" w:rsidRDefault="004D6677" w:rsidP="00F610CB">
                                <w:pPr>
                                  <w:jc w:val="center"/>
                                </w:pPr>
                              </w:p>
                            </w:txbxContent>
                          </wps:txbx>
                          <wps:bodyPr rot="0" vert="horz" wrap="square" lIns="91440" tIns="45720" rIns="91440" bIns="45720" anchor="t" anchorCtr="0" upright="1">
                            <a:noAutofit/>
                          </wps:bodyPr>
                        </wps:wsp>
                        <wps:wsp>
                          <wps:cNvPr id="1303" name="Text Box 1457"/>
                          <wps:cNvSpPr txBox="1">
                            <a:spLocks noChangeArrowheads="1"/>
                          </wps:cNvSpPr>
                          <wps:spPr bwMode="auto">
                            <a:xfrm>
                              <a:off x="5760"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2FE049" w14:textId="77777777" w:rsidR="004D6677" w:rsidRDefault="004D6677" w:rsidP="00F610CB">
                                <w:pPr>
                                  <w:jc w:val="center"/>
                                </w:pPr>
                              </w:p>
                            </w:txbxContent>
                          </wps:txbx>
                          <wps:bodyPr rot="0" vert="horz" wrap="square" lIns="91440" tIns="45720" rIns="91440" bIns="45720" anchor="t" anchorCtr="0" upright="1">
                            <a:noAutofit/>
                          </wps:bodyPr>
                        </wps:wsp>
                        <wps:wsp>
                          <wps:cNvPr id="1304" name="Text Box 1458"/>
                          <wps:cNvSpPr txBox="1">
                            <a:spLocks noChangeArrowheads="1"/>
                          </wps:cNvSpPr>
                          <wps:spPr bwMode="auto">
                            <a:xfrm>
                              <a:off x="5328"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1398B3" w14:textId="77777777" w:rsidR="004D6677" w:rsidRDefault="004D6677" w:rsidP="00F610CB">
                                <w:pPr>
                                  <w:jc w:val="center"/>
                                </w:pPr>
                              </w:p>
                            </w:txbxContent>
                          </wps:txbx>
                          <wps:bodyPr rot="0" vert="horz" wrap="square" lIns="91440" tIns="45720" rIns="91440" bIns="45720" anchor="t" anchorCtr="0" upright="1">
                            <a:noAutofit/>
                          </wps:bodyPr>
                        </wps:wsp>
                        <wps:wsp>
                          <wps:cNvPr id="1305" name="Text Box 1459"/>
                          <wps:cNvSpPr txBox="1">
                            <a:spLocks noChangeArrowheads="1"/>
                          </wps:cNvSpPr>
                          <wps:spPr bwMode="auto">
                            <a:xfrm>
                              <a:off x="4896"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E8964B" w14:textId="77777777" w:rsidR="004D6677" w:rsidRDefault="004D6677" w:rsidP="00F610CB">
                                <w:pPr>
                                  <w:jc w:val="center"/>
                                </w:pPr>
                              </w:p>
                            </w:txbxContent>
                          </wps:txbx>
                          <wps:bodyPr rot="0" vert="horz" wrap="square" lIns="91440" tIns="45720" rIns="91440" bIns="45720" anchor="t" anchorCtr="0" upright="1">
                            <a:noAutofit/>
                          </wps:bodyPr>
                        </wps:wsp>
                        <wps:wsp>
                          <wps:cNvPr id="1306" name="Text Box 1460"/>
                          <wps:cNvSpPr txBox="1">
                            <a:spLocks noChangeArrowheads="1"/>
                          </wps:cNvSpPr>
                          <wps:spPr bwMode="auto">
                            <a:xfrm>
                              <a:off x="4464"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C79EFF" w14:textId="77777777" w:rsidR="004D6677" w:rsidRDefault="004D6677" w:rsidP="00F610CB">
                                <w:pPr>
                                  <w:jc w:val="center"/>
                                </w:pPr>
                              </w:p>
                            </w:txbxContent>
                          </wps:txbx>
                          <wps:bodyPr rot="0" vert="horz" wrap="square" lIns="91440" tIns="45720" rIns="91440" bIns="45720" anchor="t" anchorCtr="0" upright="1">
                            <a:noAutofit/>
                          </wps:bodyPr>
                        </wps:wsp>
                        <wps:wsp>
                          <wps:cNvPr id="1307" name="Text Box 1461"/>
                          <wps:cNvSpPr txBox="1">
                            <a:spLocks noChangeArrowheads="1"/>
                          </wps:cNvSpPr>
                          <wps:spPr bwMode="auto">
                            <a:xfrm>
                              <a:off x="4032" y="3024"/>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870257" w14:textId="77777777" w:rsidR="004D6677" w:rsidRPr="00156381" w:rsidRDefault="004D6677"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g:grpSp>
                      <wps:wsp>
                        <wps:cNvPr id="1308" name="Text Box 1462"/>
                        <wps:cNvSpPr txBox="1">
                          <a:spLocks noChangeArrowheads="1"/>
                        </wps:cNvSpPr>
                        <wps:spPr bwMode="auto">
                          <a:xfrm>
                            <a:off x="5841" y="8453"/>
                            <a:ext cx="2241" cy="12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4ACBC3" w14:textId="77777777" w:rsidR="004D6677" w:rsidRDefault="004D6677" w:rsidP="005F5568">
                              <w:pPr>
                                <w:numPr>
                                  <w:ilvl w:val="0"/>
                                  <w:numId w:val="16"/>
                                </w:numPr>
                                <w:tabs>
                                  <w:tab w:val="clear" w:pos="360"/>
                                  <w:tab w:val="num" w:pos="181"/>
                                </w:tabs>
                                <w:spacing w:after="0" w:line="240" w:lineRule="auto"/>
                                <w:ind w:left="181" w:hanging="181"/>
                                <w:jc w:val="both"/>
                              </w:pPr>
                            </w:p>
                          </w:txbxContent>
                        </wps:txbx>
                        <wps:bodyPr rot="0" vert="horz" wrap="square" lIns="0" tIns="0" rIns="0" bIns="0" anchor="t" anchorCtr="0" upright="1">
                          <a:noAutofit/>
                        </wps:bodyPr>
                      </wps:wsp>
                      <wps:wsp>
                        <wps:cNvPr id="1309" name="Text Box 1463"/>
                        <wps:cNvSpPr txBox="1">
                          <a:spLocks noChangeArrowheads="1"/>
                        </wps:cNvSpPr>
                        <wps:spPr bwMode="auto">
                          <a:xfrm>
                            <a:off x="1135" y="10082"/>
                            <a:ext cx="7059" cy="3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915370" w14:textId="77777777" w:rsidR="004D6677" w:rsidRDefault="004D6677" w:rsidP="00F610CB">
                              <w:pPr>
                                <w:jc w:val="center"/>
                              </w:pPr>
                            </w:p>
                          </w:txbxContent>
                        </wps:txbx>
                        <wps:bodyPr rot="0" vert="horz" wrap="square" lIns="0" tIns="0" rIns="0" bIns="0" anchor="t" anchorCtr="0" upright="1">
                          <a:noAutofit/>
                        </wps:bodyPr>
                      </wps:wsp>
                      <wps:wsp>
                        <wps:cNvPr id="1310" name="Rectangle 1464"/>
                        <wps:cNvSpPr>
                          <a:spLocks noChangeArrowheads="1"/>
                        </wps:cNvSpPr>
                        <wps:spPr bwMode="auto">
                          <a:xfrm>
                            <a:off x="1316" y="5376"/>
                            <a:ext cx="6878" cy="4525"/>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C23FD" id="Group 1207" o:spid="_x0000_s1772" style="position:absolute;left:0;text-align:left;margin-left:45.7pt;margin-top:2.7pt;width:413.55pt;height:247.7pt;z-index:251736064;mso-position-horizontal-relative:text;mso-position-vertical-relative:text" coordorigin="1135,5376" coordsize="7059,5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">
                <v:group id="Group 1362" o:spid="_x0000_s1773" style="position:absolute;left:1397;top:5557;width:4305;height:4080" coordorigin="2304,1296" coordsize="4320,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gLhMcAAADdAAAADwAAAGRycy9kb3ducmV2LnhtbESPT2vCQBDF7wW/wzKC&#10;t7qJ0iKpGxFpiwcpVAultyE7+YPZ2ZDdJvHbO4dCbzO8N+/9ZrubXKsG6kPj2UC6TEARF942XBn4&#10;urw9bkCFiGyx9UwGbhRgl88etphZP/InDedYKQnhkKGBOsYu0zoUNTkMS98Ri1b63mGUta+07XGU&#10;cNfqVZI8a4cNS0ONHR1qKq7nX2fgfcRxv05fh9O1PNx+Lk8f36eUjFnMp/0LqEhT/Df/XR+t4K8S&#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CgLhMcAAADd&#10;AAAADwAAAAAAAAAAAAAAAACqAgAAZHJzL2Rvd25yZXYueG1sUEsFBgAAAAAEAAQA+gAAAJ4DAAAA&#10;AA==&#10;">
                  <v:shape id="Text Box 1363" o:spid="_x0000_s1774" type="#_x0000_t202" style="position:absolute;left:2304;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HQUcQA&#10;AADdAAAADwAAAGRycy9kb3ducmV2LnhtbERPTWvCQBC9C/0PyxR6kWZTFWtSV5GCYm/Wir0O2TEJ&#10;zc7G3TWm/75bELzN433OfNmbRnTkfG1ZwUuSgiAurK65VHD4Wj/PQPiArLGxTAp+ycNy8TCYY67t&#10;lT+p24dSxBD2OSqoQmhzKX1RkUGf2JY4cifrDIYIXSm1w2sMN40cpelUGqw5NlTY0ntFxc/+YhTM&#10;Jtvu23+Md8diemqyMHztNmen1NNjv3oDEagPd/HNvdVx/ijN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B0FHEAAAA3QAAAA8AAAAAAAAAAAAAAAAAmAIAAGRycy9k&#10;b3ducmV2LnhtbFBLBQYAAAAABAAEAPUAAACJAwAAAAA=&#10;">
                    <v:textbox>
                      <w:txbxContent>
                        <w:p w14:paraId="0F60CFD9" w14:textId="77777777" w:rsidR="004D6677" w:rsidRDefault="004D6677" w:rsidP="00F610CB">
                          <w:pPr>
                            <w:jc w:val="center"/>
                          </w:pPr>
                        </w:p>
                      </w:txbxContent>
                    </v:textbox>
                  </v:shape>
                  <v:shape id="Text Box 1364" o:spid="_x0000_s1775" type="#_x0000_t202" style="position:absolute;left:5760;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LvEccA&#10;AADdAAAADwAAAGRycy9kb3ducmV2LnhtbESPT2/CMAzF75P2HSJP4jJBCpv40xHQhMTEbowhuFqN&#10;aas1TpeE0n37+TBpN1vv+b2fl+veNaqjEGvPBsajDBRx4W3NpYHj53Y4BxUTssXGMxn4oQjr1f3d&#10;EnPrb/xB3SGVSkI45migSqnNtY5FRQ7jyLfEol18cJhkDaW2AW8S7ho9ybKpdlizNFTY0qai4utw&#10;dQbmz7vuHN+f9qdiemkW6XHWvX0HYwYP/esLqER9+jf/Xe+s4E/Gwi/fyAh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i7xHHAAAA3QAAAA8AAAAAAAAAAAAAAAAAmAIAAGRy&#10;cy9kb3ducmV2LnhtbFBLBQYAAAAABAAEAPUAAACMAwAAAAA=&#10;">
                    <v:textbox>
                      <w:txbxContent>
                        <w:p w14:paraId="2F0477DA" w14:textId="77777777" w:rsidR="004D6677" w:rsidRDefault="004D6677" w:rsidP="00F610CB">
                          <w:pPr>
                            <w:jc w:val="center"/>
                          </w:pPr>
                        </w:p>
                      </w:txbxContent>
                    </v:textbox>
                  </v:shape>
                  <v:shape id="Text Box 1365" o:spid="_x0000_s1776" type="#_x0000_t202" style="position:absolute;left:3168;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KisQA&#10;AADdAAAADwAAAGRycy9kb3ducmV2LnhtbERPTWvCQBC9F/wPywheim5ii9rUVUSw6K21Yq9DdkxC&#10;s7Nxd43x37tCobd5vM+ZLztTi5acrywrSEcJCOLc6ooLBYfvzXAGwgdkjbVlUnAjD8tF72mOmbZX&#10;/qJ2HwoRQ9hnqKAMocmk9HlJBv3INsSRO1lnMEToCqkdXmO4qeU4SSbSYMWxocSG1iXlv/uLUTB7&#10;3bY/fvfyecwnp/otPE/bj7NTatDvVu8gAnXhX/zn3uo4f5ym8Pg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uSorEAAAA3QAAAA8AAAAAAAAAAAAAAAAAmAIAAGRycy9k&#10;b3ducmV2LnhtbFBLBQYAAAAABAAEAPUAAACJAwAAAAA=&#10;">
                    <v:textbox>
                      <w:txbxContent>
                        <w:p w14:paraId="3C41A47A" w14:textId="77777777" w:rsidR="004D6677" w:rsidRDefault="004D6677" w:rsidP="00F610CB">
                          <w:pPr>
                            <w:jc w:val="center"/>
                          </w:pPr>
                        </w:p>
                      </w:txbxContent>
                    </v:textbox>
                  </v:shape>
                  <v:shape id="Text Box 1366" o:spid="_x0000_s1777" type="#_x0000_t202" style="position:absolute;left:3600;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U/cQA&#10;AADdAAAADwAAAGRycy9kb3ducmV2LnhtbERPS2vCQBC+F/oflin0UnRjLD6iq0ihYm++0OuQHZNg&#10;djbubmP677uFgrf5+J4zX3amFi05X1lWMOgnIIhzqysuFBwPn70JCB+QNdaWScEPeVgunp/mmGl7&#10;5x21+1CIGMI+QwVlCE0mpc9LMuj7tiGO3MU6gyFCV0jt8B7DTS3TJBlJgxXHhhIb+igpv+6/jYLJ&#10;+6Y9+6/h9pSPLvU0vI3b9c0p9frSrWYgAnXhIf53b3Scnw5S+Psmn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81P3EAAAA3QAAAA8AAAAAAAAAAAAAAAAAmAIAAGRycy9k&#10;b3ducmV2LnhtbFBLBQYAAAAABAAEAPUAAACJAwAAAAA=&#10;">
                    <v:textbox>
                      <w:txbxContent>
                        <w:p w14:paraId="33D8ADEA" w14:textId="77777777" w:rsidR="004D6677" w:rsidRDefault="004D6677" w:rsidP="00F610CB">
                          <w:pPr>
                            <w:jc w:val="center"/>
                          </w:pPr>
                        </w:p>
                      </w:txbxContent>
                    </v:textbox>
                  </v:shape>
                  <v:shape id="Text Box 1367" o:spid="_x0000_s1778" type="#_x0000_t202" style="position:absolute;left:4032;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xZsMA&#10;AADdAAAADwAAAGRycy9kb3ducmV2LnhtbERPS2sCMRC+C/0PYYReRLNqUbs1Sim06M0Xeh024+7i&#10;ZrJN0nX990YoeJuP7znzZWsq0ZDzpWUFw0ECgjizuuRcwWH/3Z+B8AFZY2WZFNzIw3Lx0pljqu2V&#10;t9TsQi5iCPsUFRQh1KmUPivIoB/YmjhyZ+sMhghdLrXDaww3lRwlyUQaLDk2FFjTV0HZZfdnFMze&#10;Vs3Jr8ebYzY5V++hN21+fp1Sr9328wNEoDY8xf/ulY7zR8Mx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BxZsMAAADdAAAADwAAAAAAAAAAAAAAAACYAgAAZHJzL2Rv&#10;d25yZXYueG1sUEsFBgAAAAAEAAQA9QAAAIgDAAAAAA==&#10;">
                    <v:textbox>
                      <w:txbxContent>
                        <w:p w14:paraId="58696AA8" w14:textId="77777777" w:rsidR="004D6677" w:rsidRDefault="004D6677" w:rsidP="00F610CB">
                          <w:pPr>
                            <w:jc w:val="center"/>
                          </w:pPr>
                        </w:p>
                      </w:txbxContent>
                    </v:textbox>
                  </v:shape>
                  <v:shape id="Text Box 1368" o:spid="_x0000_s1779" type="#_x0000_t202" style="position:absolute;left:4464;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npEsQA&#10;AADdAAAADwAAAGRycy9kb3ducmV2LnhtbERPS2sCMRC+F/ofwgi9FM36QO3WKKXQojdf6HXYjLuL&#10;m8k2Sdf13xtB8DYf33Nmi9ZUoiHnS8sK+r0EBHFmdcm5gv3upzsF4QOyxsoyKbiSh8X89WWGqbYX&#10;3lCzDbmIIexTVFCEUKdS+qwgg75na+LInawzGCJ0udQOLzHcVHKQJGNpsOTYUGBN3wVl5+2/UTAd&#10;LZujXw3Xh2x8qj7C+6T5/XNKvXXar08QgdrwFD/cSx3nD/ojuH8TT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Z6RLEAAAA3QAAAA8AAAAAAAAAAAAAAAAAmAIAAGRycy9k&#10;b3ducmV2LnhtbFBLBQYAAAAABAAEAPUAAACJAwAAAAA=&#10;">
                    <v:textbox>
                      <w:txbxContent>
                        <w:p w14:paraId="74807B4C" w14:textId="77777777" w:rsidR="004D6677" w:rsidRDefault="004D6677" w:rsidP="00F610CB">
                          <w:pPr>
                            <w:jc w:val="center"/>
                          </w:pPr>
                        </w:p>
                      </w:txbxContent>
                    </v:textbox>
                  </v:shape>
                  <v:shape id="Text Box 1369" o:spid="_x0000_s1780" type="#_x0000_t202" style="position:absolute;left:2304;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VMicQA&#10;AADdAAAADwAAAGRycy9kb3ducmV2LnhtbERPS2sCMRC+C/6HMEIvUrNa62M1SilY9NbaotdhM+4u&#10;bibbJK7bf98Igrf5+J6zXLemEg05X1pWMBwkIIgzq0vOFfx8b55nIHxA1lhZJgV/5GG96naWmGp7&#10;5S9q9iEXMYR9igqKEOpUSp8VZNAPbE0cuZN1BkOELpfa4TWGm0qOkmQiDZYcGwqs6b2g7Ly/GAWz&#10;8bY5+t3L5yGbnKp56E+bj1+n1FOvfVuACNSGh/ju3uo4fzR8hds38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VTInEAAAA3QAAAA8AAAAAAAAAAAAAAAAAmAIAAGRycy9k&#10;b3ducmV2LnhtbFBLBQYAAAAABAAEAPUAAACJAwAAAAA=&#10;">
                    <v:textbox>
                      <w:txbxContent>
                        <w:p w14:paraId="283060EB" w14:textId="77777777" w:rsidR="004D6677" w:rsidRDefault="004D6677" w:rsidP="00F610CB">
                          <w:pPr>
                            <w:jc w:val="center"/>
                          </w:pPr>
                        </w:p>
                      </w:txbxContent>
                    </v:textbox>
                  </v:shape>
                  <v:shape id="Text Box 1370" o:spid="_x0000_s1781" type="#_x0000_t202" style="position:absolute;left:2736;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fS/sQA&#10;AADdAAAADwAAAGRycy9kb3ducmV2LnhtbERPS2vCQBC+F/wPywi9lLrxQWqjq0ihYm8aS3sdsmMS&#10;zM7G3W1M/323IHibj+85y3VvGtGR87VlBeNRAoK4sLrmUsHn8f15DsIHZI2NZVLwSx7Wq8HDEjNt&#10;r3ygLg+liCHsM1RQhdBmUvqiIoN+ZFviyJ2sMxgidKXUDq8x3DRykiSpNFhzbKiwpbeKinP+YxTM&#10;Z7vu239M919Fempew9NLt704pR6H/WYBIlAf7uKbe6fj/Mk4hf9v4gl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H0v7EAAAA3QAAAA8AAAAAAAAAAAAAAAAAmAIAAGRycy9k&#10;b3ducmV2LnhtbFBLBQYAAAAABAAEAPUAAACJAwAAAAA=&#10;">
                    <v:textbox>
                      <w:txbxContent>
                        <w:p w14:paraId="7FB3890A" w14:textId="77777777" w:rsidR="004D6677" w:rsidRDefault="004D6677" w:rsidP="00F610CB">
                          <w:pPr>
                            <w:jc w:val="center"/>
                          </w:pPr>
                        </w:p>
                      </w:txbxContent>
                    </v:textbox>
                  </v:shape>
                  <v:shape id="Text Box 1371" o:spid="_x0000_s1782" type="#_x0000_t202" style="position:absolute;left:6192;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t3ZcQA&#10;AADdAAAADwAAAGRycy9kb3ducmV2LnhtbERPS2sCMRC+C/0PYQpepGZ9oHa7UYqg2Jva0l6HzeyD&#10;bibbJK7bf98UBG/z8T0n2/SmER05X1tWMBknIIhzq2suFXy8755WIHxA1thYJgW/5GGzfhhkmGp7&#10;5RN151CKGMI+RQVVCG0qpc8rMujHtiWOXGGdwRChK6V2eI3hppHTJFlIgzXHhgpb2laUf58vRsFq&#10;fui+/Nvs+JkviuY5jJbd/scpNXzsX19ABOrDXXxzH3ScP50s4f+beIJ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Ld2XEAAAA3QAAAA8AAAAAAAAAAAAAAAAAmAIAAGRycy9k&#10;b3ducmV2LnhtbFBLBQYAAAAABAAEAPUAAACJAwAAAAA=&#10;">
                    <v:textbox>
                      <w:txbxContent>
                        <w:p w14:paraId="1CB17F90" w14:textId="77777777" w:rsidR="004D6677" w:rsidRDefault="004D6677" w:rsidP="00F610CB">
                          <w:pPr>
                            <w:jc w:val="center"/>
                          </w:pPr>
                        </w:p>
                      </w:txbxContent>
                    </v:textbox>
                  </v:shape>
                  <v:shape id="Text Box 1372" o:spid="_x0000_s1783" type="#_x0000_t202" style="position:absolute;left:4464;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2j8MUA&#10;AADdAAAADwAAAGRycy9kb3ducmV2LnhtbESPQWvCQBCF74L/YRnBm270IBJdpZRaCl5qFGxvQ3aa&#10;pM3Oht1V03/vHARvM7w3732z3vauVVcKsfFsYDbNQBGX3jZcGTgdd5MlqJiQLbaeycA/RdhuhoM1&#10;5tbf+EDXIlVKQjjmaKBOqcu1jmVNDuPUd8Si/fjgMMkaKm0D3iTctXqeZQvtsGFpqLGj15rKv+Li&#10;DHzp/fu+2X0vss/fQyhOy/NbsGzMeNS/rEAl6tPT/Lj+sII/nwmufCMj6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PwxQAAAN0AAAAPAAAAAAAAAAAAAAAAAJgCAABkcnMv&#10;ZG93bnJldi54bWxQSwUGAAAAAAQABAD1AAAAigMAAAAA&#10;" fillcolor="#333">
                    <v:textbox>
                      <w:txbxContent>
                        <w:p w14:paraId="64A10701" w14:textId="77777777" w:rsidR="004D6677" w:rsidRPr="005F5413" w:rsidRDefault="004D6677" w:rsidP="00F610CB">
                          <w:pPr>
                            <w:jc w:val="center"/>
                            <w:rPr>
                              <w:color w:val="FFFFFF"/>
                              <w:sz w:val="24"/>
                              <w:szCs w:val="24"/>
                            </w:rPr>
                          </w:pPr>
                          <w:r w:rsidRPr="005F5413">
                            <w:rPr>
                              <w:color w:val="FFFFFF"/>
                              <w:sz w:val="24"/>
                              <w:szCs w:val="24"/>
                            </w:rPr>
                            <w:t>C</w:t>
                          </w:r>
                        </w:p>
                      </w:txbxContent>
                    </v:textbox>
                  </v:shape>
                  <v:shape id="Text Box 1373" o:spid="_x0000_s1784" type="#_x0000_t202" style="position:absolute;left:4032;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fZH8MA&#10;AADdAAAADwAAAGRycy9kb3ducmV2LnhtbERPTWvCQBC9F/wPywje6sYcSpu6igREe5LGeB93p0na&#10;7GzIbkz8926h0Ns83uest5NtxY163zhWsFomIIi1Mw1XCsrz/vkVhA/IBlvHpOBOHrab2dMaM+NG&#10;/qRbESoRQ9hnqKAOocuk9Lomi37pOuLIfbneYoiwr6TpcYzhtpVpkrxIiw3Hhho7ymvSP8VgFXwM&#10;39pdL9fk0OU2P41FeTzvS6UW82n3DiLQFP7Ff+6jifPT1Rv8fhN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fZH8MAAADdAAAADwAAAAAAAAAAAAAAAACYAgAAZHJzL2Rv&#10;d25yZXYueG1sUEsFBgAAAAAEAAQA9QAAAIgDAAAAAA==&#10;" fillcolor="silver">
                    <v:textbox>
                      <w:txbxContent>
                        <w:p w14:paraId="7CCB6003" w14:textId="77777777" w:rsidR="004D6677" w:rsidRPr="00156381" w:rsidRDefault="004D6677" w:rsidP="00F610CB">
                          <w:pPr>
                            <w:jc w:val="center"/>
                            <w:rPr>
                              <w:sz w:val="24"/>
                              <w:szCs w:val="24"/>
                            </w:rPr>
                          </w:pPr>
                          <w:r w:rsidRPr="00156381">
                            <w:rPr>
                              <w:sz w:val="24"/>
                              <w:szCs w:val="24"/>
                            </w:rPr>
                            <w:t>D</w:t>
                          </w:r>
                        </w:p>
                      </w:txbxContent>
                    </v:textbox>
                  </v:shape>
                  <v:shape id="Text Box 1374" o:spid="_x0000_s1785" type="#_x0000_t202" style="position:absolute;left:3600;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4lrMcA&#10;AADdAAAADwAAAGRycy9kb3ducmV2LnhtbESPQU/CQBCF7yb+h82QeDGwtRLEykKIiQZuigSuk+7Q&#10;NnRny+5a6r93DibeZvLevPfNYjW4VvUUYuPZwMMkA0VcettwZWD/9Taeg4oJ2WLrmQz8UITV8vZm&#10;gYX1V/6kfpcqJSEcCzRQp9QVWseyJodx4jti0U4+OEyyhkrbgFcJd63Os2ymHTYsDTV29FpTed59&#10;OwPz6aY/xu3jx6GcndrndP/Uv1+CMXejYf0CKtGQ/s1/1xsr+Hku/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OJazHAAAA3QAAAA8AAAAAAAAAAAAAAAAAmAIAAGRy&#10;cy9kb3ducmV2LnhtbFBLBQYAAAAABAAEAPUAAACMAwAAAAA=&#10;">
                    <v:textbox>
                      <w:txbxContent>
                        <w:p w14:paraId="30394EF5" w14:textId="77777777" w:rsidR="004D6677" w:rsidRDefault="004D6677" w:rsidP="00F610CB">
                          <w:pPr>
                            <w:jc w:val="center"/>
                          </w:pPr>
                        </w:p>
                      </w:txbxContent>
                    </v:textbox>
                  </v:shape>
                  <v:shape id="Text Box 1375" o:spid="_x0000_s1786" type="#_x0000_t202" style="position:absolute;left:3168;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AN8QA&#10;AADdAAAADwAAAGRycy9kb3ducmV2LnhtbERPS2vCQBC+F/oflin0UnRjLD6iq0ihYm++0OuQHZNg&#10;djbubmP677uFgrf5+J4zX3amFi05X1lWMOgnIIhzqysuFBwPn70JCB+QNdaWScEPeVgunp/mmGl7&#10;5x21+1CIGMI+QwVlCE0mpc9LMuj7tiGO3MU6gyFCV0jt8B7DTS3TJBlJgxXHhhIb+igpv+6/jYLJ&#10;+6Y9+6/h9pSPLvU0vI3b9c0p9frSrWYgAnXhIf53b3Scn6YD+Psmn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CgDfEAAAA3QAAAA8AAAAAAAAAAAAAAAAAmAIAAGRycy9k&#10;b3ducmV2LnhtbFBLBQYAAAAABAAEAPUAAACJAwAAAAA=&#10;">
                    <v:textbox>
                      <w:txbxContent>
                        <w:p w14:paraId="31EF8300" w14:textId="77777777" w:rsidR="004D6677" w:rsidRDefault="004D6677" w:rsidP="00F610CB">
                          <w:pPr>
                            <w:jc w:val="center"/>
                          </w:pPr>
                        </w:p>
                      </w:txbxContent>
                    </v:textbox>
                  </v:shape>
                  <v:shape id="Text Box 1376" o:spid="_x0000_s1787" type="#_x0000_t202" style="position:absolute;left:2736;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eQMQA&#10;AADdAAAADwAAAGRycy9kb3ducmV2LnhtbERPTWvCQBC9F/oflhF6KbppWtSmriKFFr3ZKHodsmMS&#10;zM7G3W2M/94VCr3N433ObNGbRnTkfG1ZwcsoAUFcWF1zqWC3/RpOQfiArLGxTAqu5GExf3yYYabt&#10;hX+oy0MpYgj7DBVUIbSZlL6oyKAf2ZY4ckfrDIYIXSm1w0sMN41Mk2QsDdYcGyps6bOi4pT/GgXT&#10;t1V38OvXzb4YH5v38Dzpvs9OqadBv/wAEagP/+I/90rH+Wmawv2be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QHkDEAAAA3QAAAA8AAAAAAAAAAAAAAAAAmAIAAGRycy9k&#10;b3ducmV2LnhtbFBLBQYAAAAABAAEAPUAAACJAwAAAAA=&#10;">
                    <v:textbox>
                      <w:txbxContent>
                        <w:p w14:paraId="1A8B3408" w14:textId="77777777" w:rsidR="004D6677" w:rsidRDefault="004D6677" w:rsidP="00F610CB">
                          <w:pPr>
                            <w:jc w:val="center"/>
                          </w:pPr>
                        </w:p>
                      </w:txbxContent>
                    </v:textbox>
                  </v:shape>
                  <v:shape id="Text Box 1377" o:spid="_x0000_s1788" type="#_x0000_t202" style="position:absolute;left:2304;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728QA&#10;AADdAAAADwAAAGRycy9kb3ducmV2LnhtbERPTWvCQBC9C/0PyxR6Ed00itrUVUqhRW82FXsdsmMS&#10;mp1Nd7cx/ntXELzN433Oct2bRnTkfG1ZwfM4AUFcWF1zqWD//TFagPABWWNjmRScycN69TBYYqbt&#10;ib+oy0MpYgj7DBVUIbSZlL6oyKAf25Y4ckfrDIYIXSm1w1MMN41Mk2QmDdYcGyps6b2i4jf/NwoW&#10;003347eT3aGYHZuXMJx3n39OqafH/u0VRKA+3MU390bH+Wk6ges38QS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cu9vEAAAA3QAAAA8AAAAAAAAAAAAAAAAAmAIAAGRycy9k&#10;b3ducmV2LnhtbFBLBQYAAAAABAAEAPUAAACJAwAAAAA=&#10;">
                    <v:textbox>
                      <w:txbxContent>
                        <w:p w14:paraId="6C8DCEA3" w14:textId="77777777" w:rsidR="004D6677" w:rsidRDefault="004D6677" w:rsidP="00F610CB">
                          <w:pPr>
                            <w:jc w:val="center"/>
                          </w:pPr>
                        </w:p>
                      </w:txbxContent>
                    </v:textbox>
                  </v:shape>
                  <v:shape id="Text Box 1378" o:spid="_x0000_s1789" type="#_x0000_t202" style="position:absolute;left:4464;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8PMEA&#10;AADdAAAADwAAAGRycy9kb3ducmV2LnhtbERPTYvCMBC9C/sfwizsTdMtItI1ihRk9STW7n1sxrba&#10;TEoTbfffG0HwNo/3OYvVYBpxp87VlhV8TyIQxIXVNZcK8uNmPAfhPLLGxjIp+CcHq+XHaIGJtj0f&#10;6J75UoQQdgkqqLxvEyldUZFBN7EtceDOtjPoA+xKqTvsQ7hpZBxFM2mw5tBQYUtpRcU1uxkFu9ul&#10;sKe/U/Tbpibd91m+PW5ypb4+h/UPCE+Df4tf7q0O8+N4Cs9vwgl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6vDzBAAAA3QAAAA8AAAAAAAAAAAAAAAAAmAIAAGRycy9kb3du&#10;cmV2LnhtbFBLBQYAAAAABAAEAPUAAACGAwAAAAA=&#10;" fillcolor="silver">
                    <v:textbox>
                      <w:txbxContent>
                        <w:p w14:paraId="201A420B" w14:textId="77777777" w:rsidR="004D6677" w:rsidRPr="005F5413" w:rsidRDefault="004D6677" w:rsidP="00F610CB">
                          <w:pPr>
                            <w:jc w:val="center"/>
                            <w:rPr>
                              <w:sz w:val="24"/>
                              <w:szCs w:val="24"/>
                            </w:rPr>
                          </w:pPr>
                          <w:r w:rsidRPr="005F5413">
                            <w:rPr>
                              <w:sz w:val="24"/>
                              <w:szCs w:val="24"/>
                            </w:rPr>
                            <w:t>D</w:t>
                          </w:r>
                        </w:p>
                      </w:txbxContent>
                    </v:textbox>
                  </v:shape>
                  <v:shape id="Text Box 1379" o:spid="_x0000_s1790" type="#_x0000_t202" style="position:absolute;left:4032;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mGNMQA&#10;AADdAAAADwAAAGRycy9kb3ducmV2LnhtbERPTWvCQBC9C/0PyxS8FN2YtmpTVxHBYm+tSnsdsmMS&#10;zM7G3TXGf+8WCt7m8T5ntuhMLVpyvrKsYDRMQBDnVldcKNjv1oMpCB+QNdaWScGVPCzmD70ZZtpe&#10;+JvabShEDGGfoYIyhCaT0uclGfRD2xBH7mCdwRChK6R2eInhppZpkoylwYpjQ4kNrUrKj9uzUTB9&#10;2bS//vP56ycfH+q38DRpP05Oqf5jt3wHEagLd/G/e6Pj/DR9hb9v4gl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5hjTEAAAA3QAAAA8AAAAAAAAAAAAAAAAAmAIAAGRycy9k&#10;b3ducmV2LnhtbFBLBQYAAAAABAAEAPUAAACJAwAAAAA=&#10;">
                    <v:textbox>
                      <w:txbxContent>
                        <w:p w14:paraId="6772A8A7" w14:textId="77777777" w:rsidR="004D6677" w:rsidRDefault="004D6677" w:rsidP="00F610CB">
                          <w:pPr>
                            <w:jc w:val="center"/>
                          </w:pPr>
                        </w:p>
                      </w:txbxContent>
                    </v:textbox>
                  </v:shape>
                  <v:shape id="Text Box 1380" o:spid="_x0000_s1791" type="#_x0000_t202" style="position:absolute;left:5328;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YQ8QA&#10;AADdAAAADwAAAGRycy9kb3ducmV2LnhtbERPS2vCQBC+F/wPywi9FN2YlqjRVUqhxd58odchOybB&#10;7Gy6u43pv+8WCt7m43vOct2bRnTkfG1ZwWScgCAurK65VHA8vI9mIHxA1thYJgU/5GG9GjwsMdf2&#10;xjvq9qEUMYR9jgqqENpcSl9UZNCPbUscuYt1BkOErpTa4S2Gm0amSZJJgzXHhgpbequouO6/jYLZ&#10;y6Y7+8/n7anILs08PE27jy+n1OOwf12ACNSHu/jfvdFxfppm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rGEPEAAAA3QAAAA8AAAAAAAAAAAAAAAAAmAIAAGRycy9k&#10;b3ducmV2LnhtbFBLBQYAAAAABAAEAPUAAACJAwAAAAA=&#10;">
                    <v:textbox>
                      <w:txbxContent>
                        <w:p w14:paraId="4E83F126" w14:textId="77777777" w:rsidR="004D6677" w:rsidRDefault="004D6677" w:rsidP="00F610CB">
                          <w:pPr>
                            <w:jc w:val="center"/>
                          </w:pPr>
                        </w:p>
                      </w:txbxContent>
                    </v:textbox>
                  </v:shape>
                  <v:shape id="Text Box 1381" o:spid="_x0000_s1792" type="#_x0000_t202" style="position:absolute;left:5328;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92MQA&#10;AADdAAAADwAAAGRycy9kb3ducmV2LnhtbERPTWvCQBC9C/0PyxS8iG6aFrWpq4jQojebil6H7JiE&#10;Zmfj7jam/74rFLzN433OYtWbRnTkfG1ZwdMkAUFcWF1zqeDw9T6eg/ABWWNjmRT8kofV8mGwwEzb&#10;K39Sl4dSxBD2GSqoQmgzKX1RkUE/sS1x5M7WGQwRulJqh9cYbhqZJslUGqw5NlTY0qai4jv/MQrm&#10;L9vu5HfP+2MxPTevYTTrPi5OqeFjv34DEagPd/G/e6vj/DSdwe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vdjEAAAA3QAAAA8AAAAAAAAAAAAAAAAAmAIAAGRycy9k&#10;b3ducmV2LnhtbFBLBQYAAAAABAAEAPUAAACJAwAAAAA=&#10;">
                    <v:textbox>
                      <w:txbxContent>
                        <w:p w14:paraId="0E4E6C06" w14:textId="77777777" w:rsidR="004D6677" w:rsidRDefault="004D6677" w:rsidP="00F610CB">
                          <w:pPr>
                            <w:jc w:val="center"/>
                          </w:pPr>
                        </w:p>
                      </w:txbxContent>
                    </v:textbox>
                  </v:shape>
                  <v:shape id="Text Box 1382" o:spid="_x0000_s1793" type="#_x0000_t202" style="position:absolute;left:2736;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gpqscA&#10;AADdAAAADwAAAGRycy9kb3ducmV2LnhtbESPQU/CQBCF7yb+h82QeDGwtRLEykKIiQZuigSuk+7Q&#10;NnRny+5a6r93DibeZvLevPfNYjW4VvUUYuPZwMMkA0VcettwZWD/9Taeg4oJ2WLrmQz8UITV8vZm&#10;gYX1V/6kfpcqJSEcCzRQp9QVWseyJodx4jti0U4+OEyyhkrbgFcJd63Os2ymHTYsDTV29FpTed59&#10;OwPz6aY/xu3jx6GcndrndP/Uv1+CMXejYf0CKtGQ/s1/1xsr+Hkuu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4KarHAAAA3QAAAA8AAAAAAAAAAAAAAAAAmAIAAGRy&#10;cy9kb3ducmV2LnhtbFBLBQYAAAAABAAEAPUAAACMAwAAAAA=&#10;">
                    <v:textbox>
                      <w:txbxContent>
                        <w:p w14:paraId="28F041A5" w14:textId="77777777" w:rsidR="004D6677" w:rsidRDefault="004D6677" w:rsidP="00F610CB">
                          <w:pPr>
                            <w:jc w:val="center"/>
                          </w:pPr>
                        </w:p>
                      </w:txbxContent>
                    </v:textbox>
                  </v:shape>
                  <v:shape id="Text Box 1383" o:spid="_x0000_s1794" type="#_x0000_t202" style="position:absolute;left:4464;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MMcQA&#10;AADdAAAADwAAAGRycy9kb3ducmV2LnhtbERPTWvCQBC9F/wPywi9lLoxitXoKqWg2FvVUq9DdkyC&#10;2dl0d43x37sFobd5vM9ZrDpTi5acrywrGA4SEMS51RUXCr4P69cpCB+QNdaWScGNPKyWvacFZtpe&#10;eUftPhQihrDPUEEZQpNJ6fOSDPqBbYgjd7LOYIjQFVI7vMZwU8s0SSbSYMWxocSGPkrKz/uLUTAd&#10;b9uj/xx9/eSTUz0LL2/t5tcp9dzv3ucgAnXhX/xwb3Wcn6Yz+Psmn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0jDHEAAAA3QAAAA8AAAAAAAAAAAAAAAAAmAIAAGRycy9k&#10;b3ducmV2LnhtbFBLBQYAAAAABAAEAPUAAACJAwAAAAA=&#10;">
                    <v:textbox>
                      <w:txbxContent>
                        <w:p w14:paraId="0CF8D4B7" w14:textId="77777777" w:rsidR="004D6677" w:rsidRDefault="004D6677" w:rsidP="00F610CB">
                          <w:pPr>
                            <w:jc w:val="center"/>
                          </w:pPr>
                        </w:p>
                      </w:txbxContent>
                    </v:textbox>
                  </v:shape>
                  <v:shape id="Text Box 1384" o:spid="_x0000_s1795" type="#_x0000_t202" style="position:absolute;left:4032;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zcccA&#10;AADdAAAADwAAAGRycy9kb3ducmV2LnhtbESPT2/CMAzF75P2HSJP2mWCdDDxpyOgaRKI3RhDcLUa&#10;01ZrnC7JSvn2+DBpN1vv+b2fF6veNaqjEGvPBp6HGSjiwtuaSwOHr/VgBiomZIuNZzJwpQir5f3d&#10;AnPrL/xJ3T6VSkI45migSqnNtY5FRQ7j0LfEop19cJhkDaW2AS8S7ho9yrKJdlizNFTY0ntFxff+&#10;1xmYvWy7U/wY747F5NzM09O02/wEYx4f+rdXUIn69G/+u95awR+NhV++kRH0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Xs3HHAAAA3QAAAA8AAAAAAAAAAAAAAAAAmAIAAGRy&#10;cy9kb3ducmV2LnhtbFBLBQYAAAAABAAEAPUAAACMAwAAAAA=&#10;">
                    <v:textbox>
                      <w:txbxContent>
                        <w:p w14:paraId="7CB18623" w14:textId="77777777" w:rsidR="004D6677" w:rsidRDefault="004D6677" w:rsidP="00F610CB">
                          <w:pPr>
                            <w:jc w:val="center"/>
                          </w:pPr>
                        </w:p>
                      </w:txbxContent>
                    </v:textbox>
                  </v:shape>
                  <v:shape id="Text Box 1385" o:spid="_x0000_s1796" type="#_x0000_t202" style="position:absolute;left:2304;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sW6sMA&#10;AADdAAAADwAAAGRycy9kb3ducmV2LnhtbERPS2sCMRC+C/0PYYReRLNqUbs1Sim06M0Xeh024+7i&#10;ZrJN0nX990YoeJuP7znzZWsq0ZDzpWUFw0ECgjizuuRcwWH/3Z+B8AFZY2WZFNzIw3Lx0pljqu2V&#10;t9TsQi5iCPsUFRQh1KmUPivIoB/YmjhyZ+sMhghdLrXDaww3lRwlyUQaLDk2FFjTV0HZZfdnFMze&#10;Vs3Jr8ebYzY5V++hN21+fp1Sr9328wNEoDY8xf/ulY7zR+Mh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sW6sMAAADdAAAADwAAAAAAAAAAAAAAAACYAgAAZHJzL2Rv&#10;d25yZXYueG1sUEsFBgAAAAAEAAQA9QAAAIgDAAAAAA==&#10;">
                    <v:textbox>
                      <w:txbxContent>
                        <w:p w14:paraId="1965AD53" w14:textId="77777777" w:rsidR="004D6677" w:rsidRDefault="004D6677" w:rsidP="00F610CB">
                          <w:pPr>
                            <w:jc w:val="center"/>
                          </w:pPr>
                        </w:p>
                      </w:txbxContent>
                    </v:textbox>
                  </v:shape>
                  <v:shape id="Text Box 1386" o:spid="_x0000_s1797" type="#_x0000_t202" style="position:absolute;left:3600;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mIncQA&#10;AADdAAAADwAAAGRycy9kb3ducmV2LnhtbERPTWvCQBC9C/0PyxR6Ed00itrUVUqhRW82FXsdsmMS&#10;mp1Nd7cx/ntXELzN433Oct2bRnTkfG1ZwfM4AUFcWF1zqWD//TFagPABWWNjmRScycN69TBYYqbt&#10;ib+oy0MpYgj7DBVUIbSZlL6oyKAf25Y4ckfrDIYIXSm1w1MMN41Mk2QmDdYcGyps6b2i4jf/NwoW&#10;003347eT3aGYHZuXMJx3n39OqafH/u0VRKA+3MU390bH+ekkhes38QS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iJ3EAAAA3QAAAA8AAAAAAAAAAAAAAAAAmAIAAGRycy9k&#10;b3ducmV2LnhtbFBLBQYAAAAABAAEAPUAAACJAwAAAAA=&#10;">
                    <v:textbox>
                      <w:txbxContent>
                        <w:p w14:paraId="45598364" w14:textId="77777777" w:rsidR="004D6677" w:rsidRDefault="004D6677" w:rsidP="00F610CB">
                          <w:pPr>
                            <w:jc w:val="center"/>
                          </w:pPr>
                        </w:p>
                      </w:txbxContent>
                    </v:textbox>
                  </v:shape>
                  <v:shape id="Text Box 1387" o:spid="_x0000_s1798" type="#_x0000_t202" style="position:absolute;left:5328;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tBsQA&#10;AADdAAAADwAAAGRycy9kb3ducmV2LnhtbERPTWvCQBC9C/6HZQQvopuaojZ1FREUe7NW7HXIjklo&#10;djbdXWP677uFgrd5vM9ZrjtTi5acrywreJokIIhzqysuFJw/duMFCB+QNdaWScEPeViv+r0lZtre&#10;+Z3aUyhEDGGfoYIyhCaT0uclGfQT2xBH7mqdwRChK6R2eI/hppbTJJlJgxXHhhIb2paUf51uRsHi&#10;+dB++rf0eMln1/oljObt/tspNRx0m1cQgbrwEP+7DzrOn6Yp/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FLQbEAAAA3QAAAA8AAAAAAAAAAAAAAAAAmAIAAGRycy9k&#10;b3ducmV2LnhtbFBLBQYAAAAABAAEAPUAAACJAwAAAAA=&#10;">
                    <v:textbox>
                      <w:txbxContent>
                        <w:p w14:paraId="5A88AC96" w14:textId="77777777" w:rsidR="004D6677" w:rsidRDefault="004D6677" w:rsidP="00F610CB">
                          <w:pPr>
                            <w:jc w:val="center"/>
                          </w:pPr>
                        </w:p>
                      </w:txbxContent>
                    </v:textbox>
                  </v:shape>
                  <v:shape id="Text Box 1388" o:spid="_x0000_s1799" type="#_x0000_t202" style="position:absolute;left:2736;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1csQA&#10;AADdAAAADwAAAGRycy9kb3ducmV2LnhtbERPS2sCMRC+C/6HMAUvolkfWLs1iggWe1Mreh024+7S&#10;zWRN4rr9902h4G0+vucsVq2pREPOl5YVjIYJCOLM6pJzBaev7WAOwgdkjZVlUvBDHlbLbmeBqbYP&#10;PlBzDLmIIexTVFCEUKdS+qwgg35oa+LIXa0zGCJ0udQOHzHcVHKcJDNpsOTYUGBNm4Ky7+PdKJhP&#10;d83Ff07252x2rd5C/7X5uDmlei/t+h1EoDY8xf/unY7zx5Mp/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stXLEAAAA3QAAAA8AAAAAAAAAAAAAAAAAmAIAAGRycy9k&#10;b3ducmV2LnhtbFBLBQYAAAAABAAEAPUAAACJAwAAAAA=&#10;">
                    <v:textbox>
                      <w:txbxContent>
                        <w:p w14:paraId="08B47BE5" w14:textId="77777777" w:rsidR="004D6677" w:rsidRDefault="004D6677" w:rsidP="00F610CB">
                          <w:pPr>
                            <w:jc w:val="center"/>
                          </w:pPr>
                        </w:p>
                      </w:txbxContent>
                    </v:textbox>
                  </v:shape>
                  <v:shape id="Text Box 1389" o:spid="_x0000_s1800" type="#_x0000_t202" style="position:absolute;left:3168;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AQ6cUA&#10;AADdAAAADwAAAGRycy9kb3ducmV2LnhtbERPS2vCQBC+C/0Pywi9lLrx0Wijq5SCorfWFnsdsmMS&#10;mp2Nu9sY/70rFLzNx/ecxaoztWjJ+cqyguEgAUGcW11xoeD7a/08A+EDssbaMim4kIfV8qG3wEzb&#10;M39Suw+FiCHsM1RQhtBkUvq8JIN+YBviyB2tMxgidIXUDs8x3NRylCSpNFhxbCixofeS8t/9n1Ew&#10;m2zbH78bfxzy9Fi/hqdpuzk5pR773dscRKAu3MX/7q2O80fjF7h9E0+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BDpxQAAAN0AAAAPAAAAAAAAAAAAAAAAAJgCAABkcnMv&#10;ZG93bnJldi54bWxQSwUGAAAAAAQABAD1AAAAigMAAAAA&#10;">
                    <v:textbox>
                      <w:txbxContent>
                        <w:p w14:paraId="507BAB9A" w14:textId="77777777" w:rsidR="004D6677" w:rsidRDefault="004D6677" w:rsidP="00F610CB">
                          <w:pPr>
                            <w:jc w:val="center"/>
                          </w:pPr>
                        </w:p>
                      </w:txbxContent>
                    </v:textbox>
                  </v:shape>
                  <v:shape id="Text Box 1390" o:spid="_x0000_s1801" type="#_x0000_t202" style="position:absolute;left:2736;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KOnsQA&#10;AADdAAAADwAAAGRycy9kb3ducmV2LnhtbERPTWvCQBC9C/6HZQQvoptqiTZ1FREUe7NW7HXIjklo&#10;djbdXWP677uFgrd5vM9ZrjtTi5acrywreJokIIhzqysuFJw/duMFCB+QNdaWScEPeViv+r0lZtre&#10;+Z3aUyhEDGGfoYIyhCaT0uclGfQT2xBH7mqdwRChK6R2eI/hppbTJEmlwYpjQ4kNbUvKv043o2Dx&#10;fGg//dvseMnTa/0SRvN2/+2UGg66zSuIQF14iP/dBx3nT2cp/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yjp7EAAAA3QAAAA8AAAAAAAAAAAAAAAAAmAIAAGRycy9k&#10;b3ducmV2LnhtbFBLBQYAAAAABAAEAPUAAACJAwAAAAA=&#10;">
                    <v:textbox>
                      <w:txbxContent>
                        <w:p w14:paraId="5FEC4A9F" w14:textId="77777777" w:rsidR="004D6677" w:rsidRDefault="004D6677" w:rsidP="00F610CB">
                          <w:pPr>
                            <w:jc w:val="center"/>
                          </w:pPr>
                        </w:p>
                      </w:txbxContent>
                    </v:textbox>
                  </v:shape>
                  <v:shape id="Text Box 1391" o:spid="_x0000_s1802" type="#_x0000_t202" style="position:absolute;left:2304;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BcQA&#10;AADdAAAADwAAAGRycy9kb3ducmV2LnhtbERPS2sCMRC+C/0PYQq9SM36wMdqlFJo0ZvaUq/DZtxd&#10;3EzWJF3Xf28Ewdt8fM9ZrFpTiYacLy0r6PcSEMSZ1SXnCn5/vt6nIHxA1lhZJgVX8rBavnQWmGp7&#10;4R01+5CLGMI+RQVFCHUqpc8KMuh7tiaO3NE6gyFCl0vt8BLDTSUHSTKWBkuODQXW9FlQdtr/GwXT&#10;0bo5+M1w+5eNj9UsdCfN99kp9fbafsxBBGrDU/xwr3WcPxhO4P5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KwXEAAAA3QAAAA8AAAAAAAAAAAAAAAAAmAIAAGRycy9k&#10;b3ducmV2LnhtbFBLBQYAAAAABAAEAPUAAACJAwAAAAA=&#10;">
                    <v:textbox>
                      <w:txbxContent>
                        <w:p w14:paraId="63D986C5" w14:textId="77777777" w:rsidR="004D6677" w:rsidRDefault="004D6677" w:rsidP="00F610CB">
                          <w:pPr>
                            <w:jc w:val="center"/>
                          </w:pPr>
                        </w:p>
                      </w:txbxContent>
                    </v:textbox>
                  </v:shape>
                  <v:shape id="Text Box 1392" o:spid="_x0000_s1803" type="#_x0000_t202" style="position:absolute;left:4464;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j/kMYA&#10;AADdAAAADwAAAGRycy9kb3ducmV2LnhtbESPQWvCQBCF7wX/wzKCt7pRQSS6ShEtgpeaCrW3ITtN&#10;UrOzYXer8d93DoXeZnhv3vtmteldq24UYuPZwGScgSIuvW24MnB+3z8vQMWEbLH1TAYeFGGzHjyt&#10;MLf+zie6FalSEsIxRwN1Sl2udSxrchjHviMW7csHh0nWUGkb8C7hrtXTLJtrhw1LQ40dbWsqr8WP&#10;M3DRx9djs/+cZ2/fp1CcFx+7YNmY0bB/WYJK1Kd/89/1wQr+dCa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j/kMYAAADdAAAADwAAAAAAAAAAAAAAAACYAgAAZHJz&#10;L2Rvd25yZXYueG1sUEsFBgAAAAAEAAQA9QAAAIsDAAAAAA==&#10;" fillcolor="#333">
                    <v:textbox>
                      <w:txbxContent>
                        <w:p w14:paraId="3C449597" w14:textId="77777777" w:rsidR="004D6677" w:rsidRPr="005F5413" w:rsidRDefault="004D6677" w:rsidP="00F610CB">
                          <w:pPr>
                            <w:jc w:val="center"/>
                            <w:rPr>
                              <w:color w:val="FFFFFF"/>
                              <w:sz w:val="24"/>
                              <w:szCs w:val="24"/>
                            </w:rPr>
                          </w:pPr>
                          <w:r w:rsidRPr="005F5413">
                            <w:rPr>
                              <w:color w:val="FFFFFF"/>
                              <w:sz w:val="24"/>
                              <w:szCs w:val="24"/>
                            </w:rPr>
                            <w:t>C</w:t>
                          </w:r>
                        </w:p>
                      </w:txbxContent>
                    </v:textbox>
                  </v:shape>
                  <v:shape id="Text Box 1393" o:spid="_x0000_s1804" type="#_x0000_t202" style="position:absolute;left:4896;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RaC8QA&#10;AADdAAAADwAAAGRycy9kb3ducmV2LnhtbERPTWvCQBC9C/0PyxR6000VxEY3oZQqBS81Bqq3ITsm&#10;0exs2N1q+u+7hYK3ebzPWeWD6cSVnG8tK3ieJCCIK6tbrhWU+/V4AcIHZI2dZVLwQx7y7GG0wlTb&#10;G+/oWoRaxBD2KSpoQuhTKX3VkEE/sT1x5E7WGQwRulpqh7cYbjo5TZK5NNhybGiwp7eGqkvxbRQc&#10;5HazbdfHefJ53rmiXHy9O81KPT0Or0sQgYZwF/+7P3ScP529wN838QS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WgvEAAAA3QAAAA8AAAAAAAAAAAAAAAAAmAIAAGRycy9k&#10;b3ducmV2LnhtbFBLBQYAAAAABAAEAPUAAACJAwAAAAA=&#10;" fillcolor="#333">
                    <v:textbox>
                      <w:txbxContent>
                        <w:p w14:paraId="59CD0FAA" w14:textId="77777777" w:rsidR="004D6677" w:rsidRPr="005F5413" w:rsidRDefault="004D6677" w:rsidP="00F610CB">
                          <w:pPr>
                            <w:jc w:val="center"/>
                            <w:rPr>
                              <w:color w:val="FFFFFF"/>
                              <w:sz w:val="24"/>
                              <w:szCs w:val="24"/>
                            </w:rPr>
                          </w:pPr>
                          <w:r w:rsidRPr="005F5413">
                            <w:rPr>
                              <w:color w:val="FFFFFF"/>
                              <w:sz w:val="24"/>
                              <w:szCs w:val="24"/>
                            </w:rPr>
                            <w:t>C</w:t>
                          </w:r>
                        </w:p>
                      </w:txbxContent>
                    </v:textbox>
                  </v:shape>
                  <v:shape id="Text Box 1394" o:spid="_x0000_s1805" type="#_x0000_t202" style="position:absolute;left:4896;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68YA&#10;AADdAAAADwAAAGRycy9kb3ducmV2LnhtbESPQWvCQBCF7wX/wzKCt7pRRCS6ShEtgpeaCrW3ITtN&#10;UrOzYXer8d93DoXeZnhv3vtmteldq24UYuPZwGScgSIuvW24MnB+3z8vQMWEbLH1TAYeFGGzHjyt&#10;MLf+zie6FalSEsIxRwN1Sl2udSxrchjHviMW7csHh0nWUGkb8C7hrtXTLJtrhw1LQ40dbWsqr8WP&#10;M3DRx9djs/+cZ2/fp1CcFx+7YNmY0bB/WYJK1Kd/89/1wQr+dCb8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A68YAAADdAAAADwAAAAAAAAAAAAAAAACYAgAAZHJz&#10;L2Rvd25yZXYueG1sUEsFBgAAAAAEAAQA9QAAAIsDAAAAAA==&#10;" fillcolor="#333">
                    <v:textbox>
                      <w:txbxContent>
                        <w:p w14:paraId="3F02B26D" w14:textId="77777777" w:rsidR="004D6677" w:rsidRPr="005F5413" w:rsidRDefault="004D6677" w:rsidP="00F610CB">
                          <w:pPr>
                            <w:jc w:val="center"/>
                            <w:rPr>
                              <w:color w:val="FFFFFF"/>
                              <w:sz w:val="24"/>
                              <w:szCs w:val="24"/>
                            </w:rPr>
                          </w:pPr>
                          <w:r w:rsidRPr="005F5413">
                            <w:rPr>
                              <w:color w:val="FFFFFF"/>
                              <w:sz w:val="24"/>
                              <w:szCs w:val="24"/>
                            </w:rPr>
                            <w:t>C</w:t>
                          </w:r>
                        </w:p>
                      </w:txbxContent>
                    </v:textbox>
                  </v:shape>
                  <v:shape id="Text Box 1395" o:spid="_x0000_s1806" type="#_x0000_t202" style="position:absolute;left:4896;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1ll8QA&#10;AADdAAAADwAAAGRycy9kb3ducmV2LnhtbERPS2sCMRC+F/ofwgi9FM36QO3WKKXQojdf6HXYjLuL&#10;m8k2Sdf13xtB8DYf33Nmi9ZUoiHnS8sK+r0EBHFmdcm5gv3upzsF4QOyxsoyKbiSh8X89WWGqbYX&#10;3lCzDbmIIexTVFCEUKdS+qwgg75na+LInawzGCJ0udQOLzHcVHKQJGNpsOTYUGBN3wVl5+2/UTAd&#10;LZujXw3Xh2x8qj7C+6T5/XNKvXXar08QgdrwFD/cSx3nD0Z9uH8TT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dZZfEAAAA3QAAAA8AAAAAAAAAAAAAAAAAmAIAAGRycy9k&#10;b3ducmV2LnhtbFBLBQYAAAAABAAEAPUAAACJAwAAAAA=&#10;">
                    <v:textbox>
                      <w:txbxContent>
                        <w:p w14:paraId="0FDD1C7B" w14:textId="77777777" w:rsidR="004D6677" w:rsidRDefault="004D6677" w:rsidP="00F610CB">
                          <w:pPr>
                            <w:jc w:val="center"/>
                          </w:pPr>
                          <w:r>
                            <w:t>A</w:t>
                          </w:r>
                        </w:p>
                      </w:txbxContent>
                    </v:textbox>
                  </v:shape>
                  <v:shape id="Text Box 1396" o:spid="_x0000_s1807" type="#_x0000_t202" style="position:absolute;left:4896;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Bkc8EA&#10;AADdAAAADwAAAGRycy9kb3ducmV2LnhtbERPTYvCMBC9C/sfwizsTdMtItI1ihRk9STW7n1sxrba&#10;TEoTbfffG0HwNo/3OYvVYBpxp87VlhV8TyIQxIXVNZcK8uNmPAfhPLLGxjIp+CcHq+XHaIGJtj0f&#10;6J75UoQQdgkqqLxvEyldUZFBN7EtceDOtjPoA+xKqTvsQ7hpZBxFM2mw5tBQYUtpRcU1uxkFu9ul&#10;sKe/U/Tbpibd91m+PW5ypb4+h/UPCE+Df4tf7q0O8+NpDM9vwgl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AZHPBAAAA3QAAAA8AAAAAAAAAAAAAAAAAmAIAAGRycy9kb3du&#10;cmV2LnhtbFBLBQYAAAAABAAEAPUAAACGAwAAAAA=&#10;" fillcolor="silver">
                    <v:textbox>
                      <w:txbxContent>
                        <w:p w14:paraId="2C75B865" w14:textId="77777777" w:rsidR="004D6677" w:rsidRPr="005F5413" w:rsidRDefault="004D6677" w:rsidP="00F610CB">
                          <w:pPr>
                            <w:jc w:val="center"/>
                            <w:rPr>
                              <w:sz w:val="24"/>
                              <w:szCs w:val="24"/>
                            </w:rPr>
                          </w:pPr>
                          <w:r w:rsidRPr="005F5413">
                            <w:rPr>
                              <w:sz w:val="24"/>
                              <w:szCs w:val="24"/>
                            </w:rPr>
                            <w:t>D</w:t>
                          </w:r>
                        </w:p>
                      </w:txbxContent>
                    </v:textbox>
                  </v:shape>
                  <v:shape id="Text Box 1397" o:spid="_x0000_s1808" type="#_x0000_t202" style="position:absolute;left:4896;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zB6MIA&#10;AADdAAAADwAAAGRycy9kb3ducmV2LnhtbERPS4vCMBC+C/6HMII3TX2wSNcoUhD1tFi797GZbbs2&#10;k9JEW//9RhD2Nh/fc9bb3tTiQa2rLCuYTSMQxLnVFRcKsst+sgLhPLLG2jIpeJKD7WY4WGOsbcdn&#10;eqS+ECGEXYwKSu+bWEqXl2TQTW1DHLgf2xr0AbaF1C12IdzUch5FH9JgxaGhxIaSkvJbejcKTvff&#10;3F6/r9GhSUzy1aXZ8bLPlBqP+t0nCE+9/xe/3Ucd5s+XC3h9E06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MHowgAAAN0AAAAPAAAAAAAAAAAAAAAAAJgCAABkcnMvZG93&#10;bnJldi54bWxQSwUGAAAAAAQABAD1AAAAhwMAAAAA&#10;" fillcolor="silver">
                    <v:textbox>
                      <w:txbxContent>
                        <w:p w14:paraId="308CAA09" w14:textId="77777777" w:rsidR="004D6677" w:rsidRPr="00420F6F" w:rsidRDefault="004D6677" w:rsidP="00F610CB">
                          <w:pPr>
                            <w:jc w:val="center"/>
                            <w:rPr>
                              <w:sz w:val="20"/>
                            </w:rPr>
                          </w:pPr>
                          <w:r w:rsidRPr="00420F6F">
                            <w:rPr>
                              <w:sz w:val="20"/>
                            </w:rPr>
                            <w:t>D</w:t>
                          </w:r>
                        </w:p>
                      </w:txbxContent>
                    </v:textbox>
                  </v:shape>
                  <v:shape id="Text Box 1398" o:spid="_x0000_s1809" type="#_x0000_t202" style="position:absolute;left:3600;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GD8QA&#10;AADdAAAADwAAAGRycy9kb3ducmV2LnhtbERPTWvCQBC9C/6HZQQvopvaoDZ1FREUe7NW7HXIjklo&#10;djbdXWP677uFgrd5vM9ZrjtTi5acrywreJokIIhzqysuFJw/duMFCB+QNdaWScEPeViv+r0lZtre&#10;+Z3aUyhEDGGfoYIyhCaT0uclGfQT2xBH7mqdwRChK6R2eI/hppbTJJlJgxXHhhIb2paUf51uRsEi&#10;PbSf/u35eMln1/oljObt/tspNRx0m1cQgbrwEP+7DzrOn6Yp/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qxg/EAAAA3QAAAA8AAAAAAAAAAAAAAAAAmAIAAGRycy9k&#10;b3ducmV2LnhtbFBLBQYAAAAABAAEAPUAAACJAwAAAAA=&#10;">
                    <v:textbox>
                      <w:txbxContent>
                        <w:p w14:paraId="54CB325E" w14:textId="77777777" w:rsidR="004D6677" w:rsidRDefault="004D6677" w:rsidP="00F610CB">
                          <w:pPr>
                            <w:jc w:val="center"/>
                          </w:pPr>
                        </w:p>
                      </w:txbxContent>
                    </v:textbox>
                  </v:shape>
                  <v:shape id="Text Box 1399" o:spid="_x0000_s1810" type="#_x0000_t202" style="position:absolute;left:4896;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jlMQA&#10;AADdAAAADwAAAGRycy9kb3ducmV2LnhtbERPS2sCMRC+C/6HMIKXotlan6tRpNCiN7VFr8Nm3F3c&#10;TLZJum7/fVMoeJuP7zmrTWsq0ZDzpWUFz8MEBHFmdcm5gs+Pt8EchA/IGivLpOCHPGzW3c4KU23v&#10;fKTmFHIRQ9inqKAIoU6l9FlBBv3Q1sSRu1pnMETocqkd3mO4qeQoSabSYMmxocCaXgvKbqdvo2A+&#10;3jUXv385nLPptVqEp1nz/uWU6vfa7RJEoDY8xP/unY7zR+MJ/H0TT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mY5TEAAAA3QAAAA8AAAAAAAAAAAAAAAAAmAIAAGRycy9k&#10;b3ducmV2LnhtbFBLBQYAAAAABAAEAPUAAACJAwAAAAA=&#10;">
                    <v:textbox>
                      <w:txbxContent>
                        <w:p w14:paraId="57C49DC6" w14:textId="77777777" w:rsidR="004D6677" w:rsidRDefault="004D6677" w:rsidP="00F610CB">
                          <w:pPr>
                            <w:jc w:val="center"/>
                          </w:pPr>
                        </w:p>
                      </w:txbxContent>
                    </v:textbox>
                  </v:shape>
                  <v:shape id="Text Box 1400" o:spid="_x0000_s1811" type="#_x0000_t202" style="position:absolute;left:4464;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29BMMA&#10;AADdAAAADwAAAGRycy9kb3ducmV2LnhtbERPTWvCQBC9C/0PyxR6002lBImuUqRKwYvGgPY2ZKdJ&#10;anY27K6a/ntXELzN433ObNGbVlzI+caygvdRAoK4tLrhSkGxXw0nIHxA1thaJgX/5GExfxnMMNP2&#10;yju65KESMYR9hgrqELpMSl/WZNCPbEccuV/rDIYIXSW1w2sMN60cJ0kqDTYcG2rsaFlTecrPRsFR&#10;btabZvWTJtu/ncuLyeHLaVbq7bX/nIII1Ien+OH+1nH++COF+zfx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29BMMAAADdAAAADwAAAAAAAAAAAAAAAACYAgAAZHJzL2Rv&#10;d25yZXYueG1sUEsFBgAAAAAEAAQA9QAAAIgDAAAAAA==&#10;" fillcolor="#333">
                    <v:textbox>
                      <w:txbxContent>
                        <w:p w14:paraId="7D5270DB" w14:textId="77777777" w:rsidR="004D6677" w:rsidRPr="005F5413" w:rsidRDefault="004D6677" w:rsidP="00F610CB">
                          <w:pPr>
                            <w:jc w:val="center"/>
                            <w:rPr>
                              <w:color w:val="FFFFFF"/>
                              <w:sz w:val="24"/>
                              <w:szCs w:val="24"/>
                            </w:rPr>
                          </w:pPr>
                          <w:r w:rsidRPr="005F5413">
                            <w:rPr>
                              <w:color w:val="FFFFFF"/>
                              <w:sz w:val="24"/>
                              <w:szCs w:val="24"/>
                            </w:rPr>
                            <w:t>C</w:t>
                          </w:r>
                        </w:p>
                      </w:txbxContent>
                    </v:textbox>
                  </v:shape>
                  <v:shape id="Text Box 1401" o:spid="_x0000_s1812" type="#_x0000_t202" style="position:absolute;left:4032;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H68EA&#10;AADdAAAADwAAAGRycy9kb3ducmV2LnhtbERPTYvCMBC9C/6HMII3TRVxpWsUKYh6Wqzd+9jMtl2b&#10;SWmirf9+Iwh7m8f7nPW2N7V4UOsqywpm0wgEcW51xYWC7LKfrEA4j6yxtkwKnuRguxkO1hhr2/GZ&#10;HqkvRAhhF6OC0vsmltLlJRl0U9sQB+7HtgZ9gG0hdYtdCDe1nEfRUhqsODSU2FBSUn5L70bB6f6b&#10;2+v3NTo0iUm+ujQ7XvaZUuNRv/sE4an3/+K3+6jD/PniA17fhB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3x+vBAAAA3QAAAA8AAAAAAAAAAAAAAAAAmAIAAGRycy9kb3du&#10;cmV2LnhtbFBLBQYAAAAABAAEAPUAAACGAwAAAAA=&#10;" fillcolor="silver">
                    <v:textbox>
                      <w:txbxContent>
                        <w:p w14:paraId="1A3927D9" w14:textId="77777777" w:rsidR="004D6677" w:rsidRPr="00156381" w:rsidRDefault="004D6677" w:rsidP="00F610CB">
                          <w:pPr>
                            <w:jc w:val="center"/>
                            <w:rPr>
                              <w:sz w:val="24"/>
                              <w:szCs w:val="24"/>
                            </w:rPr>
                          </w:pPr>
                          <w:r w:rsidRPr="00156381">
                            <w:rPr>
                              <w:sz w:val="24"/>
                              <w:szCs w:val="24"/>
                            </w:rPr>
                            <w:t>D</w:t>
                          </w:r>
                        </w:p>
                      </w:txbxContent>
                    </v:textbox>
                  </v:shape>
                  <v:shape id="Text Box 1402" o:spid="_x0000_s1813" type="#_x0000_t202" style="position:absolute;left:3600;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7GMMIA&#10;AADdAAAADwAAAGRycy9kb3ducmV2LnhtbESPT4vCMBDF7wt+hzDC3tbEoiLVKCII9egfPA/N2Bab&#10;SWmidr/9zmHB2wzvzXu/WW8H36oX9bEJbGE6MaCIy+AarixcL4efJaiYkB22gcnCL0XYbkZfa8xd&#10;ePOJXudUKQnhmKOFOqUu1zqWNXmMk9ARi3YPvccka19p1+Nbwn2rM2MW2mPD0lBjR/uaysf56S1g&#10;lrwrHheP81PRLHa3q3kejbXf42G3ApVoSB/z/3XhBD+bCa58IyP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sYwwgAAAN0AAAAPAAAAAAAAAAAAAAAAAJgCAABkcnMvZG93&#10;bnJldi54bWxQSwUGAAAAAAQABAD1AAAAhwMAAAAA&#10;" filled="f" fillcolor="silver">
                    <v:textbox>
                      <w:txbxContent>
                        <w:p w14:paraId="14B6E5E6" w14:textId="77777777" w:rsidR="004D6677" w:rsidRDefault="004D6677" w:rsidP="00F610CB">
                          <w:pPr>
                            <w:jc w:val="center"/>
                          </w:pPr>
                        </w:p>
                      </w:txbxContent>
                    </v:textbox>
                  </v:shape>
                  <v:shape id="Text Box 1403" o:spid="_x0000_s1814" type="#_x0000_t202" style="position:absolute;left:3168;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pkcQA&#10;AADdAAAADwAAAGRycy9kb3ducmV2LnhtbERPS2sCMRC+F/ofwhS8lJr1gY/VKCK02JuP0l6Hzbi7&#10;uJmsSVzXf2+Egrf5+J4zX7amEg05X1pW0OsmIIgzq0vOFfwcPj8mIHxA1lhZJgU38rBcvL7MMdX2&#10;yjtq9iEXMYR9igqKEOpUSp8VZNB3bU0cuaN1BkOELpfa4TWGm0r2k2QkDZYcGwqsaV1QdtpfjILJ&#10;cNP8+e/B9jcbHatpeB83X2enVOetXc1ABGrDU/zv3ug4vz+cwuObeIJ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aZHEAAAA3QAAAA8AAAAAAAAAAAAAAAAAmAIAAGRycy9k&#10;b3ducmV2LnhtbFBLBQYAAAAABAAEAPUAAACJAwAAAAA=&#10;">
                    <v:textbox>
                      <w:txbxContent>
                        <w:p w14:paraId="203D9C17" w14:textId="77777777" w:rsidR="004D6677" w:rsidRDefault="004D6677" w:rsidP="00F610CB">
                          <w:pPr>
                            <w:jc w:val="center"/>
                          </w:pPr>
                        </w:p>
                      </w:txbxContent>
                    </v:textbox>
                  </v:shape>
                  <v:shape id="Text Box 1404" o:spid="_x0000_s1815" type="#_x0000_t202" style="position:absolute;left:4032;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fJQsQA&#10;AADdAAAADwAAAGRycy9kb3ducmV2LnhtbESPQWvCQBCF70L/wzIFb7pRsJTUVSQgtadijPcxO02i&#10;2dmQXU36751DobcZ3pv3vllvR9eqB/Wh8WxgMU9AEZfeNlwZKE772TuoEJEttp7JwC8F2G5eJmtM&#10;rR/4SI88VkpCOKRooI6xS7UOZU0Ow9x3xKL9+N5hlLWvtO1xkHDX6mWSvGmHDUtDjR1lNZW3/O4M&#10;fN2vpb+cL8lnl7nse8iLw2lfGDN9HXcfoCKN8d/8d32wgr9cCb98IyPoz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HyULEAAAA3QAAAA8AAAAAAAAAAAAAAAAAmAIAAGRycy9k&#10;b3ducmV2LnhtbFBLBQYAAAAABAAEAPUAAACJAwAAAAA=&#10;" fillcolor="silver">
                    <v:textbox>
                      <w:txbxContent>
                        <w:p w14:paraId="093B65B7" w14:textId="77777777" w:rsidR="004D6677" w:rsidRPr="00156381" w:rsidRDefault="004D6677" w:rsidP="00F610CB">
                          <w:pPr>
                            <w:jc w:val="center"/>
                            <w:rPr>
                              <w:sz w:val="24"/>
                              <w:szCs w:val="24"/>
                            </w:rPr>
                          </w:pPr>
                          <w:r w:rsidRPr="00156381">
                            <w:rPr>
                              <w:sz w:val="24"/>
                              <w:szCs w:val="24"/>
                            </w:rPr>
                            <w:t>D</w:t>
                          </w:r>
                        </w:p>
                      </w:txbxContent>
                    </v:textbox>
                  </v:shape>
                  <v:shape id="Text Box 1405" o:spid="_x0000_s1816" type="#_x0000_t202" style="position:absolute;left:2736;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SsQA&#10;AADdAAAADwAAAGRycy9kb3ducmV2LnhtbERPS2sCMRC+C/6HMEIvUrNa62M1SilY9NbaotdhM+4u&#10;bibbJK7bf98Igrf5+J6zXLemEg05X1pWMBwkIIgzq0vOFfx8b55nIHxA1lhZJgV/5GG96naWmGp7&#10;5S9q9iEXMYR9igqKEOpUSp8VZNAPbE0cuZN1BkOELpfa4TWGm0qOkmQiDZYcGwqs6b2g7Ly/GAWz&#10;8bY5+t3L5yGbnKp56E+bj1+n1FOvfVuACNSGh/ju3uo4f/Q6hNs38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E80rEAAAA3QAAAA8AAAAAAAAAAAAAAAAAmAIAAGRycy9k&#10;b3ducmV2LnhtbFBLBQYAAAAABAAEAPUAAACJAwAAAAA=&#10;">
                    <v:textbox>
                      <w:txbxContent>
                        <w:p w14:paraId="6072A59B" w14:textId="77777777" w:rsidR="004D6677" w:rsidRDefault="004D6677" w:rsidP="00F610CB">
                          <w:pPr>
                            <w:jc w:val="center"/>
                          </w:pPr>
                        </w:p>
                      </w:txbxContent>
                    </v:textbox>
                  </v:shape>
                  <v:shape id="Text Box 1406" o:spid="_x0000_s1817" type="#_x0000_t202" style="position:absolute;left:4464;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8t2sMA&#10;AADdAAAADwAAAGRycy9kb3ducmV2LnhtbERPTYvCMBC9C/sfwix403QLinSNIsu6CF60Cq63oRnb&#10;us2kJFmt/94Igrd5vM+ZzjvTiAs5X1tW8DFMQBAXVtdcKtjvloMJCB+QNTaWScGNPMxnb70pZtpe&#10;eUuXPJQihrDPUEEVQptJ6YuKDPqhbYkjd7LOYIjQlVI7vMZw08g0ScbSYM2xocKWvioq/vJ/o+BX&#10;rn/W9fI4Tjbnrcv3k8O306xU/71bfIII1IWX+Ole6Tg/HaXw+Cae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8t2sMAAADdAAAADwAAAAAAAAAAAAAAAACYAgAAZHJzL2Rv&#10;d25yZXYueG1sUEsFBgAAAAAEAAQA9QAAAIgDAAAAAA==&#10;" fillcolor="#333">
                    <v:textbox>
                      <w:txbxContent>
                        <w:p w14:paraId="4F2D641C" w14:textId="77777777" w:rsidR="004D6677" w:rsidRPr="005F5413" w:rsidRDefault="004D6677" w:rsidP="00F610CB">
                          <w:pPr>
                            <w:jc w:val="center"/>
                            <w:rPr>
                              <w:color w:val="FFFFFF"/>
                              <w:sz w:val="24"/>
                              <w:szCs w:val="24"/>
                            </w:rPr>
                          </w:pPr>
                          <w:r w:rsidRPr="005F5413">
                            <w:rPr>
                              <w:color w:val="FFFFFF"/>
                              <w:sz w:val="24"/>
                              <w:szCs w:val="24"/>
                            </w:rPr>
                            <w:t>C</w:t>
                          </w:r>
                        </w:p>
                      </w:txbxContent>
                    </v:textbox>
                  </v:shape>
                  <v:shape id="Text Box 1407" o:spid="_x0000_s1818" type="#_x0000_t202" style="position:absolute;left:3168;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rIpsUA&#10;AADdAAAADwAAAGRycy9kb3ducmV2LnhtbERPS2vCQBC+C/0Pywi9lLrx0Wijq5SCorfWFnsdsmMS&#10;mp2Nu9sY/70rFLzNx/ecxaoztWjJ+cqyguEgAUGcW11xoeD7a/08A+EDssbaMim4kIfV8qG3wEzb&#10;M39Suw+FiCHsM1RQhtBkUvq8JIN+YBviyB2tMxgidIXUDs8x3NRylCSpNFhxbCixofeS8t/9n1Ew&#10;m2zbH78bfxzy9Fi/hqdpuzk5pR773dscRKAu3MX/7q2O80cvY7h9E0+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simxQAAAN0AAAAPAAAAAAAAAAAAAAAAAJgCAABkcnMv&#10;ZG93bnJldi54bWxQSwUGAAAAAAQABAD1AAAAigMAAAAA&#10;">
                    <v:textbox>
                      <w:txbxContent>
                        <w:p w14:paraId="406A312D" w14:textId="77777777" w:rsidR="004D6677" w:rsidRDefault="004D6677" w:rsidP="00F610CB">
                          <w:pPr>
                            <w:jc w:val="center"/>
                          </w:pPr>
                        </w:p>
                      </w:txbxContent>
                    </v:textbox>
                  </v:shape>
                  <v:shape id="Text Box 1408" o:spid="_x0000_s1819" type="#_x0000_t202" style="position:absolute;left:3600;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NQ0sQA&#10;AADdAAAADwAAAGRycy9kb3ducmV2LnhtbERPS2sCMRC+C/6HMIKXotlan6tRpNCiN7VFr8Nm3F3c&#10;TLZJum7/fVMoeJuP7zmrTWsq0ZDzpWUFz8MEBHFmdcm5gs+Pt8EchA/IGivLpOCHPGzW3c4KU23v&#10;fKTmFHIRQ9inqKAIoU6l9FlBBv3Q1sSRu1pnMETocqkd3mO4qeQoSabSYMmxocCaXgvKbqdvo2A+&#10;3jUXv385nLPptVqEp1nz/uWU6vfa7RJEoDY8xP/unY7zR5Mx/H0TT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zUNLEAAAA3QAAAA8AAAAAAAAAAAAAAAAAmAIAAGRycy9k&#10;b3ducmV2LnhtbFBLBQYAAAAABAAEAPUAAACJAwAAAAA=&#10;">
                    <v:textbox>
                      <w:txbxContent>
                        <w:p w14:paraId="640A6031" w14:textId="77777777" w:rsidR="004D6677" w:rsidRDefault="004D6677" w:rsidP="00F610CB">
                          <w:pPr>
                            <w:jc w:val="center"/>
                          </w:pPr>
                        </w:p>
                      </w:txbxContent>
                    </v:textbox>
                  </v:shape>
                  <v:shape id="Text Box 1409" o:spid="_x0000_s1820" type="#_x0000_t202" style="position:absolute;left:4896;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ScQA&#10;AADdAAAADwAAAGRycy9kb3ducmV2LnhtbERPS2vCQBC+F/oflhF6KXXjK9roKqWg6K21xV6H7JiE&#10;Zmfj7jbGf+8KQm/z8T1nsepMLVpyvrKsYNBPQBDnVldcKPj+Wr/MQPiArLG2TAou5GG1fHxYYKbt&#10;mT+p3YdCxBD2GSooQ2gyKX1ekkHftw1x5I7WGQwRukJqh+cYbmo5TJJUGqw4NpTY0HtJ+e/+zyiY&#10;jbftj9+NPg55eqxfw/O03ZycUk+97m0OIlAX/sV391bH+cPJBG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9UnEAAAA3QAAAA8AAAAAAAAAAAAAAAAAmAIAAGRycy9k&#10;b3ducmV2LnhtbFBLBQYAAAAABAAEAPUAAACJAwAAAAA=&#10;">
                    <v:textbox>
                      <w:txbxContent>
                        <w:p w14:paraId="4855F4C3" w14:textId="77777777" w:rsidR="004D6677" w:rsidRDefault="004D6677" w:rsidP="00F610CB">
                          <w:pPr>
                            <w:jc w:val="center"/>
                          </w:pPr>
                        </w:p>
                      </w:txbxContent>
                    </v:textbox>
                  </v:shape>
                  <v:shape id="Text Box 1410" o:spid="_x0000_s1821" type="#_x0000_t202" style="position:absolute;left:2304;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rPsQA&#10;AADdAAAADwAAAGRycy9kb3ducmV2LnhtbERPTWvCQBC9F/wPywi9lLqp1VSjq0jBoje1Ra9DdkxC&#10;s7Nxd43pv+8Khd7m8T5nvuxMLVpyvrKs4GWQgCDOra64UPD1uX6egPABWWNtmRT8kIflovcwx0zb&#10;G++pPYRCxBD2GSooQ2gyKX1ekkE/sA1x5M7WGQwRukJqh7cYbmo5TJJUGqw4NpTY0HtJ+ffhahRM&#10;Rpv25Levu2OenutpeHprPy5Oqcd+t5qBCNSFf/Gfe6Pj/OE4hf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taz7EAAAA3QAAAA8AAAAAAAAAAAAAAAAAmAIAAGRycy9k&#10;b3ducmV2LnhtbFBLBQYAAAAABAAEAPUAAACJAwAAAAA=&#10;">
                    <v:textbox>
                      <w:txbxContent>
                        <w:p w14:paraId="079BE1C7" w14:textId="77777777" w:rsidR="004D6677" w:rsidRDefault="004D6677" w:rsidP="00F610CB">
                          <w:pPr>
                            <w:jc w:val="center"/>
                          </w:pPr>
                        </w:p>
                      </w:txbxContent>
                    </v:textbox>
                  </v:shape>
                  <v:shape id="Text Box 1411" o:spid="_x0000_s1822" type="#_x0000_t202" style="position:absolute;left:2304;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OpcQA&#10;AADdAAAADwAAAGRycy9kb3ducmV2LnhtbERPS2sCMRC+C/0PYQpeimZr66Nbo4hg0Zsv2uuwGXeX&#10;biZrEtf135tCwdt8fM+ZzltTiYacLy0reO0nIIgzq0vOFRwPq94EhA/IGivLpOBGHuazp84UU22v&#10;vKNmH3IRQ9inqKAIoU6l9FlBBn3f1sSRO1lnMETocqkdXmO4qeQgSUbSYMmxocCalgVlv/uLUTB5&#10;Xzc/fvO2/c5Gp+ojvIybr7NTqvvcLj5BBGrDQ/zvXus4fzAcw9838QQ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hzqXEAAAA3QAAAA8AAAAAAAAAAAAAAAAAmAIAAGRycy9k&#10;b3ducmV2LnhtbFBLBQYAAAAABAAEAPUAAACJAwAAAAA=&#10;">
                    <v:textbox>
                      <w:txbxContent>
                        <w:p w14:paraId="39A9F0E8" w14:textId="77777777" w:rsidR="004D6677" w:rsidRDefault="004D6677" w:rsidP="00F610CB">
                          <w:pPr>
                            <w:jc w:val="center"/>
                          </w:pPr>
                        </w:p>
                      </w:txbxContent>
                    </v:textbox>
                  </v:shape>
                  <v:shape id="Text Box 1412" o:spid="_x0000_s1823" type="#_x0000_t202" style="position:absolute;left:5760;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a18cA&#10;AADdAAAADwAAAGRycy9kb3ducmV2LnhtbESPT0/CQBDF7yZ+h82YcCGwFRWwshBiooGb/AleJ92h&#10;bezO1t211G/vHEi8zeS9ee83i1XvGtVRiLVnA/fjDBRx4W3NpYHj4W00BxUTssXGMxn4pQir5e3N&#10;AnPrL7yjbp9KJSEcczRQpdTmWseiIodx7Fti0c4+OEyyhlLbgBcJd42eZNlUO6xZGips6bWi4mv/&#10;4wzMHzfdZ9w+fJyK6bl5TsNZ9/4djBnc9esXUIn69G++Xm+s4E+eBFe+kRH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tfHAAAA3QAAAA8AAAAAAAAAAAAAAAAAmAIAAGRy&#10;cy9kb3ducmV2LnhtbFBLBQYAAAAABAAEAPUAAACMAwAAAAA=&#10;">
                    <v:textbox>
                      <w:txbxContent>
                        <w:p w14:paraId="5A32DB24" w14:textId="77777777" w:rsidR="004D6677" w:rsidRDefault="004D6677" w:rsidP="00F610CB">
                          <w:pPr>
                            <w:jc w:val="center"/>
                          </w:pPr>
                        </w:p>
                      </w:txbxContent>
                    </v:textbox>
                  </v:shape>
                  <v:shape id="Text Box 1413" o:spid="_x0000_s1824" type="#_x0000_t202" style="position:absolute;left:532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L/TMQA&#10;AADdAAAADwAAAGRycy9kb3ducmV2LnhtbERPS2sCMRC+C/0PYQpeimZrq9WtUUSw6M0X7XXYjLtL&#10;N5M1iev6702h4G0+vudM562pREPOl5YVvPYTEMSZ1SXnCo6HVW8MwgdkjZVlUnAjD/PZU2eKqbZX&#10;3lGzD7mIIexTVFCEUKdS+qwgg75va+LInawzGCJ0udQOrzHcVHKQJCNpsOTYUGBNy4Ky3/3FKBi/&#10;r5sfv3nbfmejUzUJLx/N19kp1X1uF58gArXhIf53r3WcPxhO4O+beIK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y/0zEAAAA3QAAAA8AAAAAAAAAAAAAAAAAmAIAAGRycy9k&#10;b3ducmV2LnhtbFBLBQYAAAAABAAEAPUAAACJAwAAAAA=&#10;">
                    <v:textbox>
                      <w:txbxContent>
                        <w:p w14:paraId="6B33C46D" w14:textId="77777777" w:rsidR="004D6677" w:rsidRDefault="004D6677" w:rsidP="00F610CB"/>
                      </w:txbxContent>
                    </v:textbox>
                  </v:shape>
                  <v:shape id="Text Box 1414" o:spid="_x0000_s1825" type="#_x0000_t202" style="position:absolute;left:6192;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u0McA&#10;AADdAAAADwAAAGRycy9kb3ducmV2LnhtbESPQUvDQBCF70L/wzKCN7tJSoOm3ZYiSosXsRZ6HbJj&#10;NjQ7m2bXNvrrnYPgbYb35r1vluvRd+pCQ2wDG8inGSjiOtiWGwOHj5f7B1AxIVvsApOBb4qwXk1u&#10;lljZcOV3uuxToySEY4UGXEp9pXWsHXmM09ATi/YZBo9J1qHRdsCrhPtOF1lWao8tS4PDnp4c1af9&#10;lzdQ/DT589bNtvPH/LiZvZ4P5VtxMubudtwsQCUa07/573pnBb8ohV++kRH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YrtDHAAAA3QAAAA8AAAAAAAAAAAAAAAAAmAIAAGRy&#10;cy9kb3ducmV2LnhtbFBLBQYAAAAABAAEAPUAAACMAwAAAAA=&#10;" fillcolor="#969696">
                    <v:textbox>
                      <w:txbxContent>
                        <w:p w14:paraId="6B497791" w14:textId="77777777" w:rsidR="004D6677" w:rsidRPr="005F5413" w:rsidRDefault="004D6677" w:rsidP="00F610CB">
                          <w:pPr>
                            <w:jc w:val="center"/>
                            <w:rPr>
                              <w:sz w:val="24"/>
                              <w:szCs w:val="24"/>
                            </w:rPr>
                          </w:pPr>
                          <w:r w:rsidRPr="005F5413">
                            <w:rPr>
                              <w:sz w:val="24"/>
                              <w:szCs w:val="24"/>
                            </w:rPr>
                            <w:t>N</w:t>
                          </w:r>
                        </w:p>
                      </w:txbxContent>
                    </v:textbox>
                  </v:shape>
                  <v:shape id="Text Box 1415" o:spid="_x0000_s1826" type="#_x0000_t202" style="position:absolute;left:5760;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LS8QA&#10;AADdAAAADwAAAGRycy9kb3ducmV2LnhtbERPS2vCQBC+F/wPywje6iYRg01dRUSx9FJ8QK9DdpoN&#10;ZmdjdtXUX98tFHqbj+8582VvG3GjzteOFaTjBARx6XTNlYLTcfs8A+EDssbGMSn4Jg/LxeBpjoV2&#10;d97T7RAqEUPYF6jAhNAWUvrSkEU/di1x5L5cZzFE2FVSd3iP4baRWZLk0mLNscFgS2tD5flwtQqy&#10;R5Vudmaym76kn6vJ++WUf2RnpUbDfvUKIlAf/sV/7jcd52d5Cr/fxB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UC0vEAAAA3QAAAA8AAAAAAAAAAAAAAAAAmAIAAGRycy9k&#10;b3ducmV2LnhtbFBLBQYAAAAABAAEAPUAAACJAwAAAAA=&#10;" fillcolor="#969696">
                    <v:textbox>
                      <w:txbxContent>
                        <w:p w14:paraId="5F22BF61" w14:textId="77777777" w:rsidR="004D6677" w:rsidRPr="005F5413" w:rsidRDefault="004D6677" w:rsidP="00F610CB">
                          <w:pPr>
                            <w:jc w:val="center"/>
                            <w:rPr>
                              <w:sz w:val="24"/>
                              <w:szCs w:val="24"/>
                            </w:rPr>
                          </w:pPr>
                          <w:r w:rsidRPr="005F5413">
                            <w:rPr>
                              <w:sz w:val="24"/>
                              <w:szCs w:val="24"/>
                            </w:rPr>
                            <w:t>N</w:t>
                          </w:r>
                        </w:p>
                      </w:txbxContent>
                    </v:textbox>
                  </v:shape>
                  <v:shape id="Text Box 1416" o:spid="_x0000_s1827" type="#_x0000_t202" style="position:absolute;left:6192;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PMUA&#10;AADdAAAADwAAAGRycy9kb3ducmV2LnhtbERP32vCMBB+H+x/CDfY20wbscxqFBkOx16GTvD1aM6m&#10;2Fy6JmrnX78MBnu7j+/nzZeDa8WF+tB41pCPMhDElTcN1xr2n69PzyBCRDbYeiYN3xRgubi/m2Np&#10;/JW3dNnFWqQQDiVqsDF2pZShsuQwjHxHnLij7x3GBPtamh6vKdy1UmVZIR02nBosdvRiqTrtzk6D&#10;utX5emPHm8k0P6zG71/74kOdtH58GFYzEJGG+C/+c7+ZNF8VCn6/SS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pU8xQAAAN0AAAAPAAAAAAAAAAAAAAAAAJgCAABkcnMv&#10;ZG93bnJldi54bWxQSwUGAAAAAAQABAD1AAAAigMAAAAA&#10;" fillcolor="#969696">
                    <v:textbox>
                      <w:txbxContent>
                        <w:p w14:paraId="62BA1400" w14:textId="77777777" w:rsidR="004D6677" w:rsidRPr="005F5413" w:rsidRDefault="004D6677" w:rsidP="00F610CB">
                          <w:pPr>
                            <w:jc w:val="center"/>
                            <w:rPr>
                              <w:sz w:val="24"/>
                              <w:szCs w:val="24"/>
                            </w:rPr>
                          </w:pPr>
                          <w:r w:rsidRPr="005F5413">
                            <w:rPr>
                              <w:sz w:val="24"/>
                              <w:szCs w:val="24"/>
                            </w:rPr>
                            <w:t>N</w:t>
                          </w:r>
                        </w:p>
                      </w:txbxContent>
                    </v:textbox>
                  </v:shape>
                  <v:shape id="Text Box 1417" o:spid="_x0000_s1828" type="#_x0000_t202" style="position:absolute;left:5760;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YCG8QA&#10;AADdAAAADwAAAGRycy9kb3ducmV2LnhtbERPTWvCQBC9C/6HZQQvoptqiTZ1FREUe7NW7HXIjklo&#10;djbdXWP677uFgrd5vM9ZrjtTi5acrywreJokIIhzqysuFJw/duMFCB+QNdaWScEPeViv+r0lZtre&#10;+Z3aUyhEDGGfoYIyhCaT0uclGfQT2xBH7mqdwRChK6R2eI/hppbTJEmlwYpjQ4kNbUvKv043o2Dx&#10;fGg//dvseMnTa/0SRvN2/+2UGg66zSuIQF14iP/dBx3nT9MZ/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2AhvEAAAA3QAAAA8AAAAAAAAAAAAAAAAAmAIAAGRycy9k&#10;b3ducmV2LnhtbFBLBQYAAAAABAAEAPUAAACJAwAAAAA=&#10;">
                    <v:textbox>
                      <w:txbxContent>
                        <w:p w14:paraId="29C8BD50" w14:textId="77777777" w:rsidR="004D6677" w:rsidRDefault="004D6677" w:rsidP="00F610CB">
                          <w:pPr>
                            <w:jc w:val="center"/>
                          </w:pPr>
                        </w:p>
                      </w:txbxContent>
                    </v:textbox>
                  </v:shape>
                  <v:shape id="Text Box 1418" o:spid="_x0000_s1829" type="#_x0000_t202" style="position:absolute;left:2736;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b8QA&#10;AADdAAAADwAAAGRycy9kb3ducmV2LnhtbERPTWvCQBC9C/6HZQQvoptaiTZ1FREUe7NW7HXIjklo&#10;djbdXWP677uFgrd5vM9ZrjtTi5acrywreJokIIhzqysuFJw/duMFCB+QNdaWScEPeViv+r0lZtre&#10;+Z3aUyhEDGGfoYIyhCaT0uclGfQT2xBH7mqdwRChK6R2eI/hppbTJEmlwYpjQ4kNbUvKv043o2Ax&#10;O7Sf/u35eMnTa/0SRvN2/+2UGg66zSuIQF14iP/dBx3nT9MZ/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fmm/EAAAA3QAAAA8AAAAAAAAAAAAAAAAAmAIAAGRycy9k&#10;b3ducmV2LnhtbFBLBQYAAAAABAAEAPUAAACJAwAAAAA=&#10;">
                    <v:textbox>
                      <w:txbxContent>
                        <w:p w14:paraId="2344CA76" w14:textId="77777777" w:rsidR="004D6677" w:rsidRDefault="004D6677" w:rsidP="00F610CB">
                          <w:pPr>
                            <w:jc w:val="center"/>
                          </w:pPr>
                        </w:p>
                      </w:txbxContent>
                    </v:textbox>
                  </v:shape>
                  <v:shape id="Text Box 1419" o:spid="_x0000_s1830" type="#_x0000_t202" style="position:absolute;left:5760;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M/9MQA&#10;AADdAAAADwAAAGRycy9kb3ducmV2LnhtbERPTWvCQBC9F/wPywi9lLqp1VSjq0jBoje1Ra9DdkxC&#10;s7Nxd43pv+8Khd7m8T5nvuxMLVpyvrKs4GWQgCDOra64UPD1uX6egPABWWNtmRT8kIflovcwx0zb&#10;G++pPYRCxBD2GSooQ2gyKX1ekkE/sA1x5M7WGQwRukJqh7cYbmo5TJJUGqw4NpTY0HtJ+ffhahRM&#10;Rpv25Levu2OenutpeHprPy5Oqcd+t5qBCNSFf/Gfe6Pj/GE6hv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P/TEAAAA3QAAAA8AAAAAAAAAAAAAAAAAmAIAAGRycy9k&#10;b3ducmV2LnhtbFBLBQYAAAAABAAEAPUAAACJAwAAAAA=&#10;">
                    <v:textbox>
                      <w:txbxContent>
                        <w:p w14:paraId="2A18DB85" w14:textId="77777777" w:rsidR="004D6677" w:rsidRDefault="004D6677" w:rsidP="00F610CB">
                          <w:pPr>
                            <w:jc w:val="center"/>
                          </w:pPr>
                        </w:p>
                      </w:txbxContent>
                    </v:textbox>
                  </v:shape>
                  <v:shape id="Text Box 1420" o:spid="_x0000_s1831" type="#_x0000_t202" style="position:absolute;left:5328;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hg8QA&#10;AADdAAAADwAAAGRycy9kb3ducmV2LnhtbERPS2vCQBC+F/wPyxS8lLrxQarRVUSo2Jumpb0O2TEJ&#10;zc7G3W1M/323IHibj+85q01vGtGR87VlBeNRAoK4sLrmUsHH++vzHIQPyBoby6Tglzxs1oOHFWba&#10;XvlEXR5KEUPYZ6igCqHNpPRFRQb9yLbEkTtbZzBE6EqpHV5juGnkJElSabDm2FBhS7uKiu/8xyiY&#10;zw7dl3+bHj+L9NwswtNLt784pYaP/XYJIlAf7uKb+6Dj/Emawv838QS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BoYPEAAAA3QAAAA8AAAAAAAAAAAAAAAAAmAIAAGRycy9k&#10;b3ducmV2LnhtbFBLBQYAAAAABAAEAPUAAACJAwAAAAA=&#10;">
                    <v:textbox>
                      <w:txbxContent>
                        <w:p w14:paraId="1BC81A48" w14:textId="77777777" w:rsidR="004D6677" w:rsidRDefault="004D6677" w:rsidP="00F610CB">
                          <w:pPr>
                            <w:jc w:val="center"/>
                          </w:pPr>
                        </w:p>
                      </w:txbxContent>
                    </v:textbox>
                  </v:shape>
                  <v:shape id="Text Box 1421" o:spid="_x0000_s1832" type="#_x0000_t202" style="position:absolute;left:6192;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0EGMQA&#10;AADdAAAADwAAAGRycy9kb3ducmV2LnhtbERPS2vCQBC+C/0PywheRDe1JdrUVURo0Vt9oNchOybB&#10;7Gzc3cb033eFQm/z8T1nvuxMLVpyvrKs4HmcgCDOra64UHA8fIxmIHxA1lhbJgU/5GG5eOrNMdP2&#10;zjtq96EQMYR9hgrKEJpMSp+XZNCPbUMcuYt1BkOErpDa4T2Gm1pOkiSVBiuODSU2tC4pv+6/jYLZ&#10;66Y9++3L1ylPL/VbGE7bz5tTatDvVu8gAnXhX/zn3ug4f5JO4fFNP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NBBjEAAAA3QAAAA8AAAAAAAAAAAAAAAAAmAIAAGRycy9k&#10;b3ducmV2LnhtbFBLBQYAAAAABAAEAPUAAACJAwAAAAA=&#10;">
                    <v:textbox>
                      <w:txbxContent>
                        <w:p w14:paraId="610E2593" w14:textId="77777777" w:rsidR="004D6677" w:rsidRDefault="004D6677" w:rsidP="00F610CB">
                          <w:pPr>
                            <w:jc w:val="center"/>
                          </w:pPr>
                        </w:p>
                      </w:txbxContent>
                    </v:textbox>
                  </v:shape>
                  <v:shape id="Text Box 1422" o:spid="_x0000_s1833" type="#_x0000_t202" style="position:absolute;left:316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QascA&#10;AADdAAAADwAAAGRycy9kb3ducmV2LnhtbESPQU/CQBCF7yb+h82QeDGwFUnFykKIiQZuigSuk+7Q&#10;NnRny+5a6r93DibeZvLevPfNYjW4VvUUYuPZwMMkA0VcettwZWD/9Taeg4oJ2WLrmQz8UITV8vZm&#10;gYX1V/6kfpcqJSEcCzRQp9QVWseyJodx4jti0U4+OEyyhkrbgFcJd62eZlmuHTYsDTV29FpTed59&#10;OwPz2aY/xu3jx6HMT+1zun/q3y/BmLvRsH4BlWhI/+a/640V/Gkuu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SkGrHAAAA3QAAAA8AAAAAAAAAAAAAAAAAmAIAAGRy&#10;cy9kb3ducmV2LnhtbFBLBQYAAAAABAAEAPUAAACMAwAAAAA=&#10;">
                    <v:textbox>
                      <w:txbxContent>
                        <w:p w14:paraId="64D8E317" w14:textId="77777777" w:rsidR="004D6677" w:rsidRDefault="004D6677" w:rsidP="00F610CB">
                          <w:pPr>
                            <w:jc w:val="center"/>
                          </w:pPr>
                        </w:p>
                      </w:txbxContent>
                    </v:textbox>
                  </v:shape>
                  <v:shape id="Text Box 1423" o:spid="_x0000_s1834" type="#_x0000_t202" style="position:absolute;left:3168;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18cQA&#10;AADdAAAADwAAAGRycy9kb3ducmV2LnhtbERPS2vCQBC+F/wPywi9lLrxQarRVUqhYm8aS70O2TEJ&#10;ZmfT3W1M/323IHibj+85q01vGtGR87VlBeNRAoK4sLrmUsHn8f15DsIHZI2NZVLwSx4268HDCjNt&#10;r3ygLg+liCHsM1RQhdBmUvqiIoN+ZFviyJ2tMxgidKXUDq8x3DRykiSpNFhzbKiwpbeKikv+YxTM&#10;Z7vu5D+m+68iPTeL8PTSbb+dUo/D/nUJIlAf7uKbe6fj/Em6gP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eNfHEAAAA3QAAAA8AAAAAAAAAAAAAAAAAmAIAAGRycy9k&#10;b3ducmV2LnhtbFBLBQYAAAAABAAEAPUAAACJAwAAAAA=&#10;">
                    <v:textbox>
                      <w:txbxContent>
                        <w:p w14:paraId="088A8B6C" w14:textId="77777777" w:rsidR="004D6677" w:rsidRDefault="004D6677" w:rsidP="00F610CB">
                          <w:pPr>
                            <w:jc w:val="center"/>
                          </w:pPr>
                        </w:p>
                      </w:txbxContent>
                    </v:textbox>
                  </v:shape>
                  <v:shape id="Text Box 1424" o:spid="_x0000_s1835" type="#_x0000_t202" style="position:absolute;left:3600;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0KsccA&#10;AADdAAAADwAAAGRycy9kb3ducmV2LnhtbESPT2/CMAzF75P4DpEn7TKNFIb4UwgITdoEN8YmuFqN&#10;aas1Tkmy0n37+TBpN1vv+b2fV5veNaqjEGvPBkbDDBRx4W3NpYHPj9enOaiYkC02nsnAD0XYrAd3&#10;K8ytv/E7dcdUKgnhmKOBKqU21zoWFTmMQ98Si3bxwWGSNZTaBrxJuGv0OMum2mHN0lBhSy8VFV/H&#10;b2dgPtl157h/PpyK6aVZpMdZ93YNxjzc99slqER9+jf/Xe+s4I9n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9CrHHAAAA3QAAAA8AAAAAAAAAAAAAAAAAmAIAAGRy&#10;cy9kb3ducmV2LnhtbFBLBQYAAAAABAAEAPUAAACMAwAAAAA=&#10;">
                    <v:textbox>
                      <w:txbxContent>
                        <w:p w14:paraId="71DA464D" w14:textId="77777777" w:rsidR="004D6677" w:rsidRDefault="004D6677" w:rsidP="00F610CB">
                          <w:pPr>
                            <w:jc w:val="center"/>
                          </w:pPr>
                        </w:p>
                      </w:txbxContent>
                    </v:textbox>
                  </v:shape>
                  <v:shape id="Text Box 1425" o:spid="_x0000_s1836" type="#_x0000_t202" style="position:absolute;left:6192;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vKsQA&#10;AADdAAAADwAAAGRycy9kb3ducmV2LnhtbERPS2sCMRC+C/0PYQpepGZ9oHa7UYqg2Jva0l6HzeyD&#10;bibbJK7bf98UBG/z8T0n2/SmER05X1tWMBknIIhzq2suFXy8755WIHxA1thYJgW/5GGzfhhkmGp7&#10;5RN151CKGMI+RQVVCG0qpc8rMujHtiWOXGGdwRChK6V2eI3hppHTJFlIgzXHhgpb2laUf58vRsFq&#10;fui+/Nvs+JkviuY5jJbd/scpNXzsX19ABOrDXXxzH3ScP11O4P+beIJ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xryrEAAAA3QAAAA8AAAAAAAAAAAAAAAAAmAIAAGRycy9k&#10;b3ducmV2LnhtbFBLBQYAAAAABAAEAPUAAACJAwAAAAA=&#10;">
                    <v:textbox>
                      <w:txbxContent>
                        <w:p w14:paraId="5B496AF0" w14:textId="77777777" w:rsidR="004D6677" w:rsidRDefault="004D6677" w:rsidP="00F610CB">
                          <w:pPr>
                            <w:jc w:val="center"/>
                          </w:pPr>
                        </w:p>
                      </w:txbxContent>
                    </v:textbox>
                  </v:shape>
                  <v:shape id="Text Box 1426" o:spid="_x0000_s1837" type="#_x0000_t202" style="position:absolute;left:6192;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xXcQA&#10;AADdAAAADwAAAGRycy9kb3ducmV2LnhtbERPTWvCQBC9C/0PyxS8iG6aFrWpq4jQojebil6H7JiE&#10;Zmfj7jam/74rFLzN433OYtWbRnTkfG1ZwdMkAUFcWF1zqeDw9T6eg/ABWWNjmRT8kofV8mGwwEzb&#10;K39Sl4dSxBD2GSqoQmgzKX1RkUE/sS1x5M7WGQwRulJqh9cYbhqZJslUGqw5NlTY0qai4jv/MQrm&#10;L9vu5HfP+2MxPTevYTTrPi5OqeFjv34DEagPd/G/e6vj/HSWwu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jMV3EAAAA3QAAAA8AAAAAAAAAAAAAAAAAmAIAAGRycy9k&#10;b3ducmV2LnhtbFBLBQYAAAAABAAEAPUAAACJAwAAAAA=&#10;">
                    <v:textbox>
                      <w:txbxContent>
                        <w:p w14:paraId="33C6C1E9" w14:textId="77777777" w:rsidR="004D6677" w:rsidRDefault="004D6677" w:rsidP="00F610CB">
                          <w:pPr>
                            <w:jc w:val="center"/>
                          </w:pPr>
                        </w:p>
                      </w:txbxContent>
                    </v:textbox>
                  </v:shape>
                  <v:shape id="Text Box 1427" o:spid="_x0000_s1838" type="#_x0000_t202" style="position:absolute;left:5760;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xsQA&#10;AADdAAAADwAAAGRycy9kb3ducmV2LnhtbERPS2sCMRC+C/0PYQq9SM36wMdqlFJo0ZvaUq/DZtxd&#10;3EzWJF3Xf28Ewdt8fM9ZrFpTiYacLy0r6PcSEMSZ1SXnCn5/vt6nIHxA1lhZJgVX8rBavnQWmGp7&#10;4R01+5CLGMI+RQVFCHUqpc8KMuh7tiaO3NE6gyFCl0vt8BLDTSUHSTKWBkuODQXW9FlQdtr/GwXT&#10;0bo5+M1w+5eNj9UsdCfN99kp9fbafsxBBGrDU/xwr3WcP5gM4f5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vlMbEAAAA3QAAAA8AAAAAAAAAAAAAAAAAmAIAAGRycy9k&#10;b3ducmV2LnhtbFBLBQYAAAAABAAEAPUAAACJAwAAAAA=&#10;">
                    <v:textbox>
                      <w:txbxContent>
                        <w:p w14:paraId="732ADA17" w14:textId="77777777" w:rsidR="004D6677" w:rsidRDefault="004D6677" w:rsidP="00F610CB">
                          <w:pPr>
                            <w:jc w:val="center"/>
                          </w:pPr>
                        </w:p>
                      </w:txbxContent>
                    </v:textbox>
                  </v:shape>
                  <v:shape id="Text Box 1428" o:spid="_x0000_s1839" type="#_x0000_t202" style="position:absolute;left:5328;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YMssQA&#10;AADdAAAADwAAAGRycy9kb3ducmV2LnhtbERPS2sCMRC+F/ofwhS8lJr1gY/VKCK02JvaUq/DZtxd&#10;3EzWJK7rvzdCwdt8fM+ZL1tTiYacLy0r6HUTEMSZ1SXnCn5/Pj8mIHxA1lhZJgU38rBcvL7MMdX2&#10;yjtq9iEXMYR9igqKEOpUSp8VZNB3bU0cuaN1BkOELpfa4TWGm0r2k2QkDZYcGwqsaV1QdtpfjILJ&#10;cNMc/Pdg+5eNjtU0vI+br7NTqvPWrmYgArXhKf53b3Sc3x8P4fFNPE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GDLLEAAAA3QAAAA8AAAAAAAAAAAAAAAAAmAIAAGRycy9k&#10;b3ducmV2LnhtbFBLBQYAAAAABAAEAPUAAACJAwAAAAA=&#10;">
                    <v:textbox>
                      <w:txbxContent>
                        <w:p w14:paraId="142C2FE4" w14:textId="77777777" w:rsidR="004D6677" w:rsidRDefault="004D6677" w:rsidP="00F610CB">
                          <w:pPr>
                            <w:jc w:val="center"/>
                          </w:pPr>
                        </w:p>
                      </w:txbxContent>
                    </v:textbox>
                  </v:shape>
                  <v:shape id="Text Box 1429" o:spid="_x0000_s1840" type="#_x0000_t202" style="position:absolute;left:6192;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pKcQA&#10;AADdAAAADwAAAGRycy9kb3ducmV2LnhtbERPS2sCMRC+C/0PYQpeimZr66Nbo4hg0Zsv2uuwGXeX&#10;biZrEtf135tCwdt8fM+ZzltTiYacLy0reO0nIIgzq0vOFRwPq94EhA/IGivLpOBGHuazp84UU22v&#10;vKNmH3IRQ9inqKAIoU6l9FlBBn3f1sSRO1lnMETocqkdXmO4qeQgSUbSYMmxocCalgVlv/uLUTB5&#10;Xzc/fvO2/c5Gp+ojvIybr7NTqvvcLj5BBGrDQ/zvXus4fzAewt838QQ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KqSnEAAAA3QAAAA8AAAAAAAAAAAAAAAAAmAIAAGRycy9k&#10;b3ducmV2LnhtbFBLBQYAAAAABAAEAPUAAACJAwAAAAA=&#10;">
                    <v:textbox>
                      <w:txbxContent>
                        <w:p w14:paraId="79D84814" w14:textId="77777777" w:rsidR="004D6677" w:rsidRDefault="004D6677" w:rsidP="00F610CB">
                          <w:pPr>
                            <w:jc w:val="center"/>
                          </w:pPr>
                        </w:p>
                      </w:txbxContent>
                    </v:textbox>
                  </v:shape>
                  <v:shape id="Text Box 1430" o:spid="_x0000_s1841" type="#_x0000_t202" style="position:absolute;left:5760;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3XsQA&#10;AADdAAAADwAAAGRycy9kb3ducmV2LnhtbERPS2vCQBC+C/0PywheRDe1JdrUVURo0Vt9oNchOybB&#10;7Gzc3cb033eFQm/z8T1nvuxMLVpyvrKs4HmcgCDOra64UHA8fIxmIHxA1lhbJgU/5GG5eOrNMdP2&#10;zjtq96EQMYR9hgrKEJpMSp+XZNCPbUMcuYt1BkOErpDa4T2Gm1pOkiSVBiuODSU2tC4pv+6/jYLZ&#10;66Y9++3L1ylPL/VbGE7bz5tTatDvVu8gAnXhX/zn3ug4fzJN4fFNP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YN17EAAAA3QAAAA8AAAAAAAAAAAAAAAAAmAIAAGRycy9k&#10;b3ducmV2LnhtbFBLBQYAAAAABAAEAPUAAACJAwAAAAA=&#10;">
                    <v:textbox>
                      <w:txbxContent>
                        <w:p w14:paraId="5DC70F1A" w14:textId="77777777" w:rsidR="004D6677" w:rsidRDefault="004D6677" w:rsidP="00F610CB">
                          <w:pPr>
                            <w:jc w:val="center"/>
                          </w:pPr>
                        </w:p>
                      </w:txbxContent>
                    </v:textbox>
                  </v:shape>
                  <v:shape id="Text Box 1431" o:spid="_x0000_s1842" type="#_x0000_t202" style="position:absolute;left:3168;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sNVsEA&#10;AADdAAAADwAAAGRycy9kb3ducmV2LnhtbERPTYvCMBC9C/sfwix403Q9qHSNshRk3ZNY633azLbV&#10;ZlKaaOu/N4LgbR7vc1abwTTiRp2rLSv4mkYgiAuray4VZMftZAnCeWSNjWVScCcHm/XHaIWxtj0f&#10;6Jb6UoQQdjEqqLxvYyldUZFBN7UtceD+bWfQB9iVUnfYh3DTyFkUzaXBmkNDhS0lFRWX9GoU/F3P&#10;hc1PefTbJibZ92m2O24zpcafw883CE+Df4tf7p0O82eLBTy/CS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bDVbBAAAA3QAAAA8AAAAAAAAAAAAAAAAAmAIAAGRycy9kb3du&#10;cmV2LnhtbFBLBQYAAAAABAAEAPUAAACGAwAAAAA=&#10;" fillcolor="silver">
                    <v:textbox>
                      <w:txbxContent>
                        <w:p w14:paraId="3557E705" w14:textId="77777777" w:rsidR="004D6677" w:rsidRPr="00156381" w:rsidRDefault="004D6677" w:rsidP="00F610CB">
                          <w:pPr>
                            <w:jc w:val="center"/>
                            <w:rPr>
                              <w:sz w:val="24"/>
                              <w:szCs w:val="24"/>
                            </w:rPr>
                          </w:pPr>
                          <w:r w:rsidRPr="00156381">
                            <w:rPr>
                              <w:sz w:val="24"/>
                              <w:szCs w:val="24"/>
                            </w:rPr>
                            <w:t>D</w:t>
                          </w:r>
                        </w:p>
                      </w:txbxContent>
                    </v:textbox>
                  </v:shape>
                  <v:shape id="Text Box 1432" o:spid="_x0000_s1843" type="#_x0000_t202" style="position:absolute;left:2736;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sGt8cA&#10;AADdAAAADwAAAGRycy9kb3ducmV2LnhtbESPT2/CMAzF75P4DpEn7TKNFIb4UwgITdoEN8YmuFqN&#10;aas1Tkmy0n37+TBpN1vv+b2fV5veNaqjEGvPBkbDDBRx4W3NpYHPj9enOaiYkC02nsnAD0XYrAd3&#10;K8ytv/E7dcdUKgnhmKOBKqU21zoWFTmMQ98Si3bxwWGSNZTaBrxJuGv0OMum2mHN0lBhSy8VFV/H&#10;b2dgPtl157h/PpyK6aVZpMdZ93YNxjzc99slqER9+jf/Xe+s4I9ngiv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LBrfHAAAA3QAAAA8AAAAAAAAAAAAAAAAAmAIAAGRy&#10;cy9kb3ducmV2LnhtbFBLBQYAAAAABAAEAPUAAACMAwAAAAA=&#10;">
                    <v:textbox>
                      <w:txbxContent>
                        <w:p w14:paraId="1295C724" w14:textId="77777777" w:rsidR="004D6677" w:rsidRDefault="004D6677" w:rsidP="00F610CB">
                          <w:pPr>
                            <w:jc w:val="center"/>
                          </w:pPr>
                        </w:p>
                      </w:txbxContent>
                    </v:textbox>
                  </v:shape>
                  <v:shape id="Text Box 1433" o:spid="_x0000_s1844" type="#_x0000_t202" style="position:absolute;left:2304;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ejLMQA&#10;AADdAAAADwAAAGRycy9kb3ducmV2LnhtbERPS2sCMRC+C/0PYQpeRLPV4mNrlCIoerMq9jpsxt2l&#10;m8k2iev6741Q6G0+vufMl62pREPOl5YVvA0SEMSZ1SXnCk7HdX8KwgdkjZVlUnAnD8vFS2eOqbY3&#10;/qLmEHIRQ9inqKAIoU6l9FlBBv3A1sSRu1hnMETocqkd3mK4qeQwScbSYMmxocCaVgVlP4erUTB9&#10;3zbffjfan7PxpZqF3qTZ/Dqluq/t5weIQG34F/+5tzrOH05m8Pw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HoyzEAAAA3QAAAA8AAAAAAAAAAAAAAAAAmAIAAGRycy9k&#10;b3ducmV2LnhtbFBLBQYAAAAABAAEAPUAAACJAwAAAAA=&#10;">
                    <v:textbox>
                      <w:txbxContent>
                        <w:p w14:paraId="448F92D8" w14:textId="77777777" w:rsidR="004D6677" w:rsidRDefault="004D6677" w:rsidP="00F610CB">
                          <w:pPr>
                            <w:jc w:val="center"/>
                          </w:pPr>
                        </w:p>
                      </w:txbxContent>
                    </v:textbox>
                  </v:shape>
                  <v:shape id="Text Box 1434" o:spid="_x0000_s1845" type="#_x0000_t202" style="position:absolute;left:2304;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h6lscA&#10;AADdAAAADwAAAGRycy9kb3ducmV2LnhtbESPQU/CQBCF7yb+h82QeDGwFQnWykKIiQZuigSuk+7Q&#10;NnRny+5a6r93DibeZvLevPfNYjW4VvUUYuPZwMMkA0VcettwZWD/9TbOQcWEbLH1TAZ+KMJqeXuz&#10;wML6K39Sv0uVkhCOBRqoU+oKrWNZk8M48R2xaCcfHCZZQ6VtwKuEu1ZPs2yuHTYsDTV29FpTed59&#10;OwP5bNMf4/bx41DOT+1zun/q3y/BmLvRsH4BlWhI/+a/640V/Gku/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epbHAAAA3QAAAA8AAAAAAAAAAAAAAAAAmAIAAGRy&#10;cy9kb3ducmV2LnhtbFBLBQYAAAAABAAEAPUAAACMAwAAAAA=&#10;">
                    <v:textbox>
                      <w:txbxContent>
                        <w:p w14:paraId="7322D951" w14:textId="77777777" w:rsidR="004D6677" w:rsidRDefault="004D6677" w:rsidP="00F610CB">
                          <w:pPr>
                            <w:jc w:val="center"/>
                          </w:pPr>
                        </w:p>
                      </w:txbxContent>
                    </v:textbox>
                  </v:shape>
                  <v:shape id="Text Box 1435" o:spid="_x0000_s1846" type="#_x0000_t202" style="position:absolute;left:2304;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fDcQA&#10;AADdAAAADwAAAGRycy9kb3ducmV2LnhtbERPS2vCQBC+F/wPywi9FN2oRdPoKlKo2Jsv7HXIjkkw&#10;Oxt3tzH9991Cwdt8fM9ZrDpTi5acrywrGA0TEMS51RUXCk7Hj0EKwgdkjbVlUvBDHlbL3tMCM23v&#10;vKf2EAoRQ9hnqKAMocmk9HlJBv3QNsSRu1hnMEToCqkd3mO4qeU4SabSYMWxocSG3kvKr4dvoyB9&#10;3bZf/nOyO+fTS/0WXmbt5uaUeu536zmIQF14iP/dWx3nj9MR/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k3w3EAAAA3QAAAA8AAAAAAAAAAAAAAAAAmAIAAGRycy9k&#10;b3ducmV2LnhtbFBLBQYAAAAABAAEAPUAAACJAwAAAAA=&#10;">
                    <v:textbox>
                      <w:txbxContent>
                        <w:p w14:paraId="32FC2D6A" w14:textId="77777777" w:rsidR="004D6677" w:rsidRDefault="004D6677" w:rsidP="00F610CB">
                          <w:pPr>
                            <w:jc w:val="center"/>
                          </w:pPr>
                        </w:p>
                      </w:txbxContent>
                    </v:textbox>
                  </v:shape>
                  <v:shape id="Text Box 1436" o:spid="_x0000_s1847" type="#_x0000_t202" style="position:absolute;left:3600;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e6cIA&#10;AADdAAAADwAAAGRycy9kb3ducmV2LnhtbERPTWuDQBC9F/Iflgnk1qzxEMS6CUUISU+lau+jO1FT&#10;d1bcTbT/vlso9DaP9znZcTGDeNDkessKdtsIBHFjdc+tgqo8PScgnEfWOFgmBd/k4HhYPWWYajvz&#10;Bz0K34oQwi5FBZ33Yyqlazoy6LZ2JA7c1U4GfYBTK/WEcwg3g4yjaC8N9hwaOhwp76j5Ku5Gwdv9&#10;1tj6s47OY27y97moLuWpUmqzXl5fQHha/L/4z33RYX6cxPD7TTh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7pwgAAAN0AAAAPAAAAAAAAAAAAAAAAAJgCAABkcnMvZG93&#10;bnJldi54bWxQSwUGAAAAAAQABAD1AAAAhwMAAAAA&#10;" fillcolor="silver">
                    <v:textbox>
                      <w:txbxContent>
                        <w:p w14:paraId="7D27117B" w14:textId="77777777" w:rsidR="004D6677" w:rsidRPr="00156381" w:rsidRDefault="004D6677" w:rsidP="00F610CB">
                          <w:pPr>
                            <w:jc w:val="center"/>
                            <w:rPr>
                              <w:sz w:val="24"/>
                              <w:szCs w:val="24"/>
                            </w:rPr>
                          </w:pPr>
                          <w:r w:rsidRPr="00156381">
                            <w:rPr>
                              <w:sz w:val="24"/>
                              <w:szCs w:val="24"/>
                            </w:rPr>
                            <w:t>D</w:t>
                          </w:r>
                        </w:p>
                      </w:txbxContent>
                    </v:textbox>
                  </v:shape>
                  <v:shape id="Text Box 1437" o:spid="_x0000_s1848" type="#_x0000_t202" style="position:absolute;left:3168;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7csEA&#10;AADdAAAADwAAAGRycy9kb3ducmV2LnhtbERPTYvCMBC9C/sfwix403QVRLpGWQqy7kms9T5tZttq&#10;MylNtPXfG0HwNo/3OavNYBpxo87VlhV8TSMQxIXVNZcKsuN2sgThPLLGxjIpuJODzfpjtMJY254P&#10;dEt9KUIIuxgVVN63sZSuqMigm9qWOHD/tjPoA+xKqTvsQ7hp5CyKFtJgzaGhwpaSiopLejUK/q7n&#10;wuanPPptE5Ps+zTbHbeZUuPP4ecbhKfBv8Uv906H+bPlHJ7fhB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1e3LBAAAA3QAAAA8AAAAAAAAAAAAAAAAAmAIAAGRycy9kb3du&#10;cmV2LnhtbFBLBQYAAAAABAAEAPUAAACGAwAAAAA=&#10;" fillcolor="silver">
                    <v:textbox>
                      <w:txbxContent>
                        <w:p w14:paraId="67EB1EDF" w14:textId="77777777" w:rsidR="004D6677" w:rsidRPr="00156381" w:rsidRDefault="004D6677" w:rsidP="00F610CB">
                          <w:pPr>
                            <w:jc w:val="center"/>
                            <w:rPr>
                              <w:sz w:val="24"/>
                              <w:szCs w:val="24"/>
                            </w:rPr>
                          </w:pPr>
                          <w:r w:rsidRPr="00156381">
                            <w:rPr>
                              <w:sz w:val="24"/>
                              <w:szCs w:val="24"/>
                            </w:rPr>
                            <w:t>D</w:t>
                          </w:r>
                        </w:p>
                      </w:txbxContent>
                    </v:textbox>
                  </v:shape>
                  <v:shape id="Text Box 1438" o:spid="_x0000_s1849" type="#_x0000_t202" style="position:absolute;left:3168;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zjBsEA&#10;AADdAAAADwAAAGRycy9kb3ducmV2LnhtbERPTYvCMBC9C/sfwix403RFRLpGWQqy7kms9T5tZttq&#10;MylNtPXfG0HwNo/3OavNYBpxo87VlhV8TSMQxIXVNZcKsuN2sgThPLLGxjIpuJODzfpjtMJY254P&#10;dEt9KUIIuxgVVN63sZSuqMigm9qWOHD/tjPoA+xKqTvsQ7hp5CyKFtJgzaGhwpaSiopLejUK/q7n&#10;wuanPPptE5Ps+zTbHbeZUuPP4ecbhKfBv8Uv906H+bPlHJ7fhB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c4wbBAAAA3QAAAA8AAAAAAAAAAAAAAAAAmAIAAGRycy9kb3du&#10;cmV2LnhtbFBLBQYAAAAABAAEAPUAAACGAwAAAAA=&#10;" fillcolor="silver">
                    <v:textbox>
                      <w:txbxContent>
                        <w:p w14:paraId="69EE46AE" w14:textId="77777777" w:rsidR="004D6677" w:rsidRPr="00156381" w:rsidRDefault="004D6677" w:rsidP="00F610CB">
                          <w:pPr>
                            <w:jc w:val="center"/>
                            <w:rPr>
                              <w:sz w:val="24"/>
                              <w:szCs w:val="24"/>
                            </w:rPr>
                          </w:pPr>
                          <w:r w:rsidRPr="00156381">
                            <w:rPr>
                              <w:sz w:val="24"/>
                              <w:szCs w:val="24"/>
                            </w:rPr>
                            <w:t>D</w:t>
                          </w:r>
                        </w:p>
                      </w:txbxContent>
                    </v:textbox>
                  </v:shape>
                  <v:shape id="Text Box 1439" o:spid="_x0000_s1850" type="#_x0000_t202" style="position:absolute;left:2736;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sQA&#10;AADdAAAADwAAAGRycy9kb3ducmV2LnhtbERPTWvCQBC9F/wPywheSt1o1aapq4hg0Zva0l6H7JgE&#10;s7Nxd43pv+8Khd7m8T5nvuxMLVpyvrKsYDRMQBDnVldcKPj82DylIHxA1lhbJgU/5GG56D3MMdP2&#10;xgdqj6EQMYR9hgrKEJpMSp+XZNAPbUMcuZN1BkOErpDa4S2Gm1qOk2QmDVYcG0psaF1Sfj5ejYJ0&#10;sm2//e55/5XPTvVreHxp3y9OqUG/W72BCNSFf/Gfe6vj/HE6hf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2Q7EAAAA3QAAAA8AAAAAAAAAAAAAAAAAmAIAAGRycy9k&#10;b3ducmV2LnhtbFBLBQYAAAAABAAEAPUAAACJAwAAAAA=&#10;">
                    <v:textbox>
                      <w:txbxContent>
                        <w:p w14:paraId="1450F7C7" w14:textId="77777777" w:rsidR="004D6677" w:rsidRDefault="004D6677" w:rsidP="00F610CB">
                          <w:pPr>
                            <w:jc w:val="center"/>
                          </w:pPr>
                        </w:p>
                      </w:txbxContent>
                    </v:textbox>
                  </v:shape>
                  <v:shape id="Text Box 1440" o:spid="_x0000_s1851" type="#_x0000_t202" style="position:absolute;left:2736;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1HecQA&#10;AADdAAAADwAAAGRycy9kb3ducmV2LnhtbERPTWvCQBC9C/6HZQpeRDfakqapqxTBYm9qpb0O2TEJ&#10;zc6mu2uM/94tFLzN433OYtWbRnTkfG1ZwWyagCAurK65VHD83EwyED4ga2wsk4IreVgth4MF5tpe&#10;eE/dIZQihrDPUUEVQptL6YuKDPqpbYkjd7LOYIjQlVI7vMRw08h5kqTSYM2xocKW1hUVP4ezUZA9&#10;bbtv//G4+yrSU/MSxs/d+69TavTQv72CCNSHu/jfvdVx/jxL4e+be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NR3nEAAAA3QAAAA8AAAAAAAAAAAAAAAAAmAIAAGRycy9k&#10;b3ducmV2LnhtbFBLBQYAAAAABAAEAPUAAACJAwAAAAA=&#10;">
                    <v:textbox>
                      <w:txbxContent>
                        <w:p w14:paraId="4EF97833" w14:textId="77777777" w:rsidR="004D6677" w:rsidRDefault="004D6677" w:rsidP="00F610CB">
                          <w:pPr>
                            <w:jc w:val="center"/>
                          </w:pPr>
                        </w:p>
                      </w:txbxContent>
                    </v:textbox>
                  </v:shape>
                  <v:shape id="Text Box 1441" o:spid="_x0000_s1852" type="#_x0000_t202" style="position:absolute;left:4896;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i4sQA&#10;AADdAAAADwAAAGRycy9kb3ducmV2LnhtbERPTWvCQBC9F/oflin0UnRTFU1TV5FCRW82Fb0O2TEJ&#10;zc7G3W1M/31XELzN433OfNmbRnTkfG1ZweswAUFcWF1zqWD//TlIQfiArLGxTAr+yMNy8fgwx0zb&#10;C39Rl4dSxBD2GSqoQmgzKX1RkUE/tC1x5E7WGQwRulJqh5cYbho5SpKpNFhzbKiwpY+Kip/81yhI&#10;J5vu6Lfj3aGYnpq38DLr1men1PNTv3oHEagPd/HNvdFx/iidwfWbeIJ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B4uLEAAAA3QAAAA8AAAAAAAAAAAAAAAAAmAIAAGRycy9k&#10;b3ducmV2LnhtbFBLBQYAAAAABAAEAPUAAACJAwAAAAA=&#10;">
                    <v:textbox>
                      <w:txbxContent>
                        <w:p w14:paraId="34E8A394" w14:textId="77777777" w:rsidR="004D6677" w:rsidRDefault="004D6677" w:rsidP="00F610CB">
                          <w:pPr>
                            <w:jc w:val="center"/>
                          </w:pPr>
                        </w:p>
                      </w:txbxContent>
                    </v:textbox>
                  </v:shape>
                  <v:shape id="Text Box 1442" o:spid="_x0000_s1853" type="#_x0000_t202" style="position:absolute;left:4464;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52kMcA&#10;AADdAAAADwAAAGRycy9kb3ducmV2LnhtbESPQU/CQBCF7yb+h82QeDGwFQnWykKIiQZuigSuk+7Q&#10;NnRny+5a6r93DibeZvLevPfNYjW4VvUUYuPZwMMkA0VcettwZWD/9TbOQcWEbLH1TAZ+KMJqeXuz&#10;wML6K39Sv0uVkhCOBRqoU+oKrWNZk8M48R2xaCcfHCZZQ6VtwKuEu1ZPs2yuHTYsDTV29FpTed59&#10;OwP5bNMf4/bx41DOT+1zun/q3y/BmLvRsH4BlWhI/+a/640V/Gkuu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edpDHAAAA3QAAAA8AAAAAAAAAAAAAAAAAmAIAAGRy&#10;cy9kb3ducmV2LnhtbFBLBQYAAAAABAAEAPUAAACMAwAAAAA=&#10;">
                    <v:textbox>
                      <w:txbxContent>
                        <w:p w14:paraId="0E689A34" w14:textId="77777777" w:rsidR="004D6677" w:rsidRDefault="004D6677" w:rsidP="00F610CB">
                          <w:pPr>
                            <w:jc w:val="center"/>
                          </w:pPr>
                        </w:p>
                      </w:txbxContent>
                    </v:textbox>
                  </v:shape>
                  <v:shape id="Text Box 1443" o:spid="_x0000_s1854" type="#_x0000_t202" style="position:absolute;left:4032;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LTC8QA&#10;AADdAAAADwAAAGRycy9kb3ducmV2LnhtbERPS2vCQBC+C/6HZQpepG58YGPqKkWo6M1Haa9DdkxC&#10;s7Pp7jam/74rCN7m43vOct2ZWrTkfGVZwXiUgCDOra64UPBxfn9OQfiArLG2TAr+yMN61e8tMdP2&#10;ykdqT6EQMYR9hgrKEJpMSp+XZNCPbEMcuYt1BkOErpDa4TWGm1pOkmQuDVYcG0psaFNS/n36NQrS&#10;2a798vvp4TOfX+pFGL602x+n1OCpe3sFEagLD/HdvdNx/iRdwO2beIJ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S0wvEAAAA3QAAAA8AAAAAAAAAAAAAAAAAmAIAAGRycy9k&#10;b3ducmV2LnhtbFBLBQYAAAAABAAEAPUAAACJAwAAAAA=&#10;">
                    <v:textbox>
                      <w:txbxContent>
                        <w:p w14:paraId="6E5B1D91" w14:textId="77777777" w:rsidR="004D6677" w:rsidRDefault="004D6677" w:rsidP="00F610CB">
                          <w:pPr>
                            <w:jc w:val="center"/>
                          </w:pPr>
                        </w:p>
                      </w:txbxContent>
                    </v:textbox>
                  </v:shape>
                  <v:shape id="Text Box 1444" o:spid="_x0000_s1855" type="#_x0000_t202" style="position:absolute;left:3600;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sS8cA&#10;AADdAAAADwAAAGRycy9kb3ducmV2LnhtbESPQU/CQBCF7yT+h82YeCGyFUyFykKMiQRviASvk+7Q&#10;NnZn6+5a6r93DiTcZvLevPfNcj24VvUUYuPZwMMkA0VcettwZeDw+XY/BxUTssXWMxn4owjr1c1o&#10;iYX1Z/6gfp8qJSEcCzRQp9QVWseyJodx4jti0U4+OEyyhkrbgGcJd62eZlmuHTYsDTV29FpT+b3/&#10;dQbmj9v+K77PdscyP7WLNH7qNz/BmLvb4eUZVKIhXc2X660V/OlC+OUbGUG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x7EvHAAAA3QAAAA8AAAAAAAAAAAAAAAAAmAIAAGRy&#10;cy9kb3ducmV2LnhtbFBLBQYAAAAABAAEAPUAAACMAwAAAAA=&#10;">
                    <v:textbox>
                      <w:txbxContent>
                        <w:p w14:paraId="26A67699" w14:textId="77777777" w:rsidR="004D6677" w:rsidRDefault="004D6677" w:rsidP="00F610CB">
                          <w:pPr>
                            <w:jc w:val="center"/>
                          </w:pPr>
                        </w:p>
                      </w:txbxContent>
                    </v:textbox>
                  </v:shape>
                  <v:shape id="Text Box 1445" o:spid="_x0000_s1856" type="#_x0000_t202" style="position:absolute;left:3600;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J0MQA&#10;AADdAAAADwAAAGRycy9kb3ducmV2LnhtbERPS2sCMRC+F/wPYYReSs36wOp2o0ihojdrS3sdNrMP&#10;upmsSbqu/94IQm/z8T0nW/emER05X1tWMB4lIIhzq2suFXx9vj8vQPiArLGxTAou5GG9GjxkmGp7&#10;5g/qjqEUMYR9igqqENpUSp9XZNCPbEscucI6gyFCV0rt8BzDTSMnSTKXBmuODRW29FZR/nv8MwoW&#10;s1334/fTw3c+L5pleHrptien1OOw37yCCNSHf/HdvdNx/mQ5ht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9SdDEAAAA3QAAAA8AAAAAAAAAAAAAAAAAmAIAAGRycy9k&#10;b3ducmV2LnhtbFBLBQYAAAAABAAEAPUAAACJAwAAAAA=&#10;">
                    <v:textbox>
                      <w:txbxContent>
                        <w:p w14:paraId="0E74120A" w14:textId="77777777" w:rsidR="004D6677" w:rsidRDefault="004D6677" w:rsidP="00F610CB">
                          <w:pPr>
                            <w:jc w:val="center"/>
                          </w:pPr>
                        </w:p>
                      </w:txbxContent>
                    </v:textbox>
                  </v:shape>
                  <v:shape id="Text Box 1446" o:spid="_x0000_s1857" type="#_x0000_t202" style="position:absolute;left:5760;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Xp8QA&#10;AADdAAAADwAAAGRycy9kb3ducmV2LnhtbERPTWvCQBC9F/wPywi9lLoxitXoKqWg2FvVUq9DdkyC&#10;2dl0d43x37sFobd5vM9ZrDpTi5acrywrGA4SEMS51RUXCr4P69cpCB+QNdaWScGNPKyWvacFZtpe&#10;eUftPhQihrDPUEEZQpNJ6fOSDPqBbYgjd7LOYIjQFVI7vMZwU8s0SSbSYMWxocSGPkrKz/uLUTAd&#10;b9uj/xx9/eSTUz0LL2/t5tcp9dzv3ucgAnXhX/xwb3Wcn85S+Psmn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v16fEAAAA3QAAAA8AAAAAAAAAAAAAAAAAmAIAAGRycy9k&#10;b3ducmV2LnhtbFBLBQYAAAAABAAEAPUAAACJAwAAAAA=&#10;">
                    <v:textbox>
                      <w:txbxContent>
                        <w:p w14:paraId="03C48683" w14:textId="77777777" w:rsidR="004D6677" w:rsidRDefault="004D6677" w:rsidP="00F610CB">
                          <w:pPr>
                            <w:jc w:val="center"/>
                          </w:pPr>
                        </w:p>
                      </w:txbxContent>
                    </v:textbox>
                  </v:shape>
                  <v:shape id="Text Box 1447" o:spid="_x0000_s1858" type="#_x0000_t202" style="position:absolute;left:5328;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NyPMQA&#10;AADdAAAADwAAAGRycy9kb3ducmV2LnhtbERPS2sCMRC+C/0PYQq9SM36wMdqlFJo0ZuP0l6Hzbi7&#10;uJmsSbqu/94Igrf5+J6zWLWmEg05X1pW0O8lIIgzq0vOFfwcvt6nIHxA1lhZJgVX8rBavnQWmGp7&#10;4R01+5CLGMI+RQVFCHUqpc8KMuh7tiaO3NE6gyFCl0vt8BLDTSUHSTKWBkuODQXW9FlQdtr/GwXT&#10;0br585vh9jcbH6tZ6E6a77NT6u21/ZiDCNSGp/jhXus4fzAbwv2be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jcjzEAAAA3QAAAA8AAAAAAAAAAAAAAAAAmAIAAGRycy9k&#10;b3ducmV2LnhtbFBLBQYAAAAABAAEAPUAAACJAwAAAAA=&#10;">
                    <v:textbox>
                      <w:txbxContent>
                        <w:p w14:paraId="47122715" w14:textId="77777777" w:rsidR="004D6677" w:rsidRDefault="004D6677" w:rsidP="00F610CB">
                          <w:pPr>
                            <w:jc w:val="center"/>
                          </w:pPr>
                        </w:p>
                      </w:txbxContent>
                    </v:textbox>
                  </v:shape>
                  <v:shape id="Text Box 1448" o:spid="_x0000_s1859" type="#_x0000_t202" style="position:absolute;left:4896;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qSMQA&#10;AADdAAAADwAAAGRycy9kb3ducmV2LnhtbERPS2sCMRC+F/ofwhS8lJr1gY/VKCK02JuP0l6Hzbi7&#10;uJmsSVzXf2+Egrf5+J4zX7amEg05X1pW0OsmIIgzq0vOFfwcPj8mIHxA1lhZJgU38rBcvL7MMdX2&#10;yjtq9iEXMYR9igqKEOpUSp8VZNB3bU0cuaN1BkOELpfa4TWGm0r2k2QkDZYcGwqsaV1QdtpfjILJ&#10;cNP8+e/B9jcbHatpeB83X2enVOetXc1ABGrDU/zv3ug4vz8dwuObeIJ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6kjEAAAA3QAAAA8AAAAAAAAAAAAAAAAAmAIAAGRycy9k&#10;b3ducmV2LnhtbFBLBQYAAAAABAAEAPUAAACJAwAAAAA=&#10;">
                    <v:textbox>
                      <w:txbxContent>
                        <w:p w14:paraId="1D9A6658" w14:textId="77777777" w:rsidR="004D6677" w:rsidRDefault="004D6677" w:rsidP="00F610CB">
                          <w:pPr>
                            <w:jc w:val="center"/>
                          </w:pPr>
                        </w:p>
                      </w:txbxContent>
                    </v:textbox>
                  </v:shape>
                  <v:shape id="Text Box 1449" o:spid="_x0000_s1860" type="#_x0000_t202" style="position:absolute;left:4464;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ZP08QA&#10;AADdAAAADwAAAGRycy9kb3ducmV2LnhtbERPS2sCMRC+C/0PYQpeimZrq9WtUUSw6M0X7XXYjLtL&#10;N5M1iev6702h4G0+vudM562pREPOl5YVvPYTEMSZ1SXnCo6HVW8MwgdkjZVlUnAjD/PZU2eKqbZX&#10;3lGzD7mIIexTVFCEUKdS+qwgg75va+LInawzGCJ0udQOrzHcVHKQJCNpsOTYUGBNy4Ky3/3FKBi/&#10;r5sfv3nbfmejUzUJLx/N19kp1X1uF58gArXhIf53r3WcP5gM4e+beIK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GT9PEAAAA3QAAAA8AAAAAAAAAAAAAAAAAmAIAAGRycy9k&#10;b3ducmV2LnhtbFBLBQYAAAAABAAEAPUAAACJAwAAAAA=&#10;">
                    <v:textbox>
                      <w:txbxContent>
                        <w:p w14:paraId="240F6DF0" w14:textId="77777777" w:rsidR="004D6677" w:rsidRDefault="004D6677" w:rsidP="00F610CB">
                          <w:pPr>
                            <w:jc w:val="center"/>
                          </w:pPr>
                        </w:p>
                      </w:txbxContent>
                    </v:textbox>
                  </v:shape>
                  <v:shape id="Text Box 1450" o:spid="_x0000_s1861" type="#_x0000_t202" style="position:absolute;left:4032;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RpMQA&#10;AADdAAAADwAAAGRycy9kb3ducmV2LnhtbERPS2vCQBC+F/wPywi9lLrxQarRVUqhYm8aS70O2TEJ&#10;ZmfT3W1M/323IHibj+85q01vGtGR87VlBeNRAoK4sLrmUsHn8f15DsIHZI2NZVLwSx4268HDCjNt&#10;r3ygLg+liCHsM1RQhdBmUvqiIoN+ZFviyJ2tMxgidKXUDq8x3DRykiSpNFhzbKiwpbeKikv+YxTM&#10;Z7vu5D+m+68iPTeL8PTSbb+dUo/D/nUJIlAf7uKbe6fj/Mki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U0aTEAAAA3QAAAA8AAAAAAAAAAAAAAAAAmAIAAGRycy9k&#10;b3ducmV2LnhtbFBLBQYAAAAABAAEAPUAAACJAwAAAAA=&#10;">
                    <v:textbox>
                      <w:txbxContent>
                        <w:p w14:paraId="3D5D6EA5" w14:textId="77777777" w:rsidR="004D6677" w:rsidRDefault="004D6677" w:rsidP="00F610CB">
                          <w:pPr>
                            <w:jc w:val="center"/>
                          </w:pPr>
                        </w:p>
                      </w:txbxContent>
                    </v:textbox>
                  </v:shape>
                  <v:shape id="Text Box 1451" o:spid="_x0000_s1862" type="#_x0000_t202" style="position:absolute;left:4032;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h0P8QA&#10;AADdAAAADwAAAGRycy9kb3ducmV2LnhtbERPS2sCMRC+C/0PYQpeRLPV4mNrlCIoerMq9jpsxt2l&#10;m8k2iev6741Q6G0+vufMl62pREPOl5YVvA0SEMSZ1SXnCk7HdX8KwgdkjZVlUnAnD8vFS2eOqbY3&#10;/qLmEHIRQ9inqKAIoU6l9FlBBv3A1sSRu1hnMETocqkd3mK4qeQwScbSYMmxocCaVgVlP4erUTB9&#10;3zbffjfan7PxpZqF3qTZ/Dqluq/t5weIQG34F/+5tzrOH84m8Pw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YdD/EAAAA3QAAAA8AAAAAAAAAAAAAAAAAmAIAAGRycy9k&#10;b3ducmV2LnhtbFBLBQYAAAAABAAEAPUAAACJAwAAAAA=&#10;">
                    <v:textbox>
                      <w:txbxContent>
                        <w:p w14:paraId="43A52CD1" w14:textId="77777777" w:rsidR="004D6677" w:rsidRDefault="004D6677" w:rsidP="00F610CB">
                          <w:pPr>
                            <w:jc w:val="center"/>
                          </w:pPr>
                        </w:p>
                      </w:txbxContent>
                    </v:textbox>
                  </v:shape>
                  <v:shape id="Text Box 1452" o:spid="_x0000_s1863" type="#_x0000_t202" style="position:absolute;left:6192;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fgTccA&#10;AADdAAAADwAAAGRycy9kb3ducmV2LnhtbESPQU/CQBCF7yT+h82YeCGyFUyFykKMiQRviASvk+7Q&#10;NnZn6+5a6r93DiTcZvLevPfNcj24VvUUYuPZwMMkA0VcettwZeDw+XY/BxUTssXWMxn4owjr1c1o&#10;iYX1Z/6gfp8qJSEcCzRQp9QVWseyJodx4jti0U4+OEyyhkrbgGcJd62eZlmuHTYsDTV29FpT+b3/&#10;dQbmj9v+K77PdscyP7WLNH7qNz/BmLvb4eUZVKIhXc2X660V/OlCcOUbGUG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H4E3HAAAA3QAAAA8AAAAAAAAAAAAAAAAAmAIAAGRy&#10;cy9kb3ducmV2LnhtbFBLBQYAAAAABAAEAPUAAACMAwAAAAA=&#10;">
                    <v:textbox>
                      <w:txbxContent>
                        <w:p w14:paraId="67C6BE46" w14:textId="77777777" w:rsidR="004D6677" w:rsidRDefault="004D6677" w:rsidP="00F610CB">
                          <w:pPr>
                            <w:jc w:val="center"/>
                          </w:pPr>
                        </w:p>
                      </w:txbxContent>
                    </v:textbox>
                  </v:shape>
                  <v:shape id="Text Box 1453" o:spid="_x0000_s1864" type="#_x0000_t202" style="position:absolute;left:5760;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F1sQA&#10;AADdAAAADwAAAGRycy9kb3ducmV2LnhtbERPS2vCQBC+F/wPywi9lLrxgTXRVUqhojcfpV6H7JgE&#10;s7Pp7jam/74rCN7m43vOYtWZWrTkfGVZwXCQgCDOra64UPB1/HydgfABWWNtmRT8kYfVsve0wEzb&#10;K++pPYRCxBD2GSooQ2gyKX1ekkE/sA1x5M7WGQwRukJqh9cYbmo5SpKpNFhxbCixoY+S8svh1yiY&#10;TTbtyW/Hu+98eq7T8PLWrn+cUs/97n0OIlAXHuK7e6Pj/FGawu2beIJ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LRdbEAAAA3QAAAA8AAAAAAAAAAAAAAAAAmAIAAGRycy9k&#10;b3ducmV2LnhtbFBLBQYAAAAABAAEAPUAAACJAwAAAAA=&#10;">
                    <v:textbox>
                      <w:txbxContent>
                        <w:p w14:paraId="6408CC7E" w14:textId="77777777" w:rsidR="004D6677" w:rsidRDefault="004D6677" w:rsidP="00F610CB">
                          <w:pPr>
                            <w:jc w:val="center"/>
                          </w:pPr>
                        </w:p>
                      </w:txbxContent>
                    </v:textbox>
                  </v:shape>
                  <v:shape id="Text Box 1454" o:spid="_x0000_s1865" type="#_x0000_t202" style="position:absolute;left:5328;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2UccA&#10;AADdAAAADwAAAGRycy9kb3ducmV2LnhtbESPQW/CMAyF75P4D5En7TJBypgYFAKaJoHYbWMIrlZj&#10;2mqN0yVZKf8eHybtZus9v/d5ue5dozoKsfZsYDzKQBEX3tZcGjh8bYYzUDEhW2w8k4ErRVivBndL&#10;zK2/8Cd1+1QqCeGYo4EqpTbXOhYVOYwj3xKLdvbBYZI1lNoGvEi4a/RTlk21w5qlocKW3ioqvve/&#10;zsDseded4vvk41hMz808Pb50259gzMN9/7oAlahP/+a/650V/Ekm/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adlHHAAAA3QAAAA8AAAAAAAAAAAAAAAAAmAIAAGRy&#10;cy9kb3ducmV2LnhtbFBLBQYAAAAABAAEAPUAAACMAwAAAAA=&#10;">
                    <v:textbox>
                      <w:txbxContent>
                        <w:p w14:paraId="693C3058" w14:textId="77777777" w:rsidR="004D6677" w:rsidRDefault="004D6677" w:rsidP="00F610CB">
                          <w:pPr>
                            <w:jc w:val="center"/>
                          </w:pPr>
                        </w:p>
                      </w:txbxContent>
                    </v:textbox>
                  </v:shape>
                  <v:shape id="Text Box 1455" o:spid="_x0000_s1866" type="#_x0000_t202" style="position:absolute;left:6192;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TysQA&#10;AADdAAAADwAAAGRycy9kb3ducmV2LnhtbERPS2vCQBC+F/oflil4KbrxgY80GylCi721VvQ6ZMck&#10;NDub7q4x/nu3IPQ2H99zsnVvGtGR87VlBeNRAoK4sLrmUsH++224BOEDssbGMim4kod1/viQYart&#10;hb+o24VSxBD2KSqoQmhTKX1RkUE/si1x5E7WGQwRulJqh5cYbho5SZK5NFhzbKiwpU1Fxc/ubBQs&#10;Z9vu6D+mn4difmpW4XnRvf86pQZP/esLiEB9+Bff3Vsd50+TMfx9E0+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W08rEAAAA3QAAAA8AAAAAAAAAAAAAAAAAmAIAAGRycy9k&#10;b3ducmV2LnhtbFBLBQYAAAAABAAEAPUAAACJAwAAAAA=&#10;">
                    <v:textbox>
                      <w:txbxContent>
                        <w:p w14:paraId="31C83EF1" w14:textId="77777777" w:rsidR="004D6677" w:rsidRDefault="004D6677" w:rsidP="00F610CB">
                          <w:pPr>
                            <w:jc w:val="center"/>
                          </w:pPr>
                        </w:p>
                      </w:txbxContent>
                    </v:textbox>
                  </v:shape>
                  <v:shape id="Text Box 1456" o:spid="_x0000_s1867" type="#_x0000_t202" style="position:absolute;left:6192;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NvcQA&#10;AADdAAAADwAAAGRycy9kb3ducmV2LnhtbERPS2vCQBC+F/wPywi9lLrxgbUxGymFFnurD+x1yI5J&#10;MDsbd7cx/nu3IPQ2H99zslVvGtGR87VlBeNRAoK4sLrmUsF+9/G8AOEDssbGMim4kodVPnjIMNX2&#10;whvqtqEUMYR9igqqENpUSl9UZNCPbEscuaN1BkOErpTa4SWGm0ZOkmQuDdYcGyps6b2i4rT9NQoW&#10;s3X347+m34difmxew9NL93l2Sj0O+7cliEB9+Bff3Wsd50+TCfx9E0+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ETb3EAAAA3QAAAA8AAAAAAAAAAAAAAAAAmAIAAGRycy9k&#10;b3ducmV2LnhtbFBLBQYAAAAABAAEAPUAAACJAwAAAAA=&#10;">
                    <v:textbox>
                      <w:txbxContent>
                        <w:p w14:paraId="6A38A8EB" w14:textId="77777777" w:rsidR="004D6677" w:rsidRDefault="004D6677" w:rsidP="00F610CB">
                          <w:pPr>
                            <w:jc w:val="center"/>
                          </w:pPr>
                        </w:p>
                      </w:txbxContent>
                    </v:textbox>
                  </v:shape>
                  <v:shape id="Text Box 1457" o:spid="_x0000_s1868" type="#_x0000_t202" style="position:absolute;left:5760;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joJsQA&#10;AADdAAAADwAAAGRycy9kb3ducmV2LnhtbERPTWvCQBC9C/0PyxS8iG7aiLWpq0hBsTebil6H7JiE&#10;Zmfj7hrTf98tCL3N433OYtWbRnTkfG1ZwdMkAUFcWF1zqeDwtRnPQfiArLGxTAp+yMNq+TBYYKbt&#10;jT+py0MpYgj7DBVUIbSZlL6oyKCf2JY4cmfrDIYIXSm1w1sMN418TpKZNFhzbKiwpfeKiu/8ahTM&#10;p7vu5D/S/bGYnZvXMHrpthen1PCxX7+BCNSHf/HdvdNxfpqk8PdNP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I6CbEAAAA3QAAAA8AAAAAAAAAAAAAAAAAmAIAAGRycy9k&#10;b3ducmV2LnhtbFBLBQYAAAAABAAEAPUAAACJAwAAAAA=&#10;">
                    <v:textbox>
                      <w:txbxContent>
                        <w:p w14:paraId="332FE049" w14:textId="77777777" w:rsidR="004D6677" w:rsidRDefault="004D6677" w:rsidP="00F610CB">
                          <w:pPr>
                            <w:jc w:val="center"/>
                          </w:pPr>
                        </w:p>
                      </w:txbxContent>
                    </v:textbox>
                  </v:shape>
                  <v:shape id="Text Box 1458" o:spid="_x0000_s1869" type="#_x0000_t202" style="position:absolute;left:5328;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FwUsQA&#10;AADdAAAADwAAAGRycy9kb3ducmV2LnhtbERPS2sCMRC+C/0PYQq9SDfbKtauRikFi958Ya/DZvaB&#10;m8k2iev23zcFwdt8fM+ZL3vTiI6cry0reElSEMS51TWXCo6H1fMUhA/IGhvLpOCXPCwXD4M5Ztpe&#10;eUfdPpQihrDPUEEVQptJ6fOKDPrEtsSRK6wzGCJ0pdQOrzHcNPI1TSfSYM2xocKWPivKz/uLUTAd&#10;r7tvvxltT/mkaN7D8K37+nFKPT32HzMQgfpwF9/cax3nj9Ix/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hcFLEAAAA3QAAAA8AAAAAAAAAAAAAAAAAmAIAAGRycy9k&#10;b3ducmV2LnhtbFBLBQYAAAAABAAEAPUAAACJAwAAAAA=&#10;">
                    <v:textbox>
                      <w:txbxContent>
                        <w:p w14:paraId="241398B3" w14:textId="77777777" w:rsidR="004D6677" w:rsidRDefault="004D6677" w:rsidP="00F610CB">
                          <w:pPr>
                            <w:jc w:val="center"/>
                          </w:pPr>
                        </w:p>
                      </w:txbxContent>
                    </v:textbox>
                  </v:shape>
                  <v:shape id="Text Box 1459" o:spid="_x0000_s1870" type="#_x0000_t202" style="position:absolute;left:4896;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3VycQA&#10;AADdAAAADwAAAGRycy9kb3ducmV2LnhtbERPTWvCQBC9F/wPywi9lLqxarSpq5SCoje1otchOybB&#10;7Gy6u43pv+8Khd7m8T5nvuxMLVpyvrKsYDhIQBDnVldcKDh+rp5nIHxA1lhbJgU/5GG56D3MMdP2&#10;xntqD6EQMYR9hgrKEJpMSp+XZNAPbEMcuYt1BkOErpDa4S2Gm1q+JEkqDVYcG0ps6KOk/Hr4Ngpm&#10;40179tvR7pSnl/o1PE3b9ZdT6rHfvb+BCNSFf/Gfe6Pj/FEygf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t1cnEAAAA3QAAAA8AAAAAAAAAAAAAAAAAmAIAAGRycy9k&#10;b3ducmV2LnhtbFBLBQYAAAAABAAEAPUAAACJAwAAAAA=&#10;">
                    <v:textbox>
                      <w:txbxContent>
                        <w:p w14:paraId="0AE8964B" w14:textId="77777777" w:rsidR="004D6677" w:rsidRDefault="004D6677" w:rsidP="00F610CB">
                          <w:pPr>
                            <w:jc w:val="center"/>
                          </w:pPr>
                        </w:p>
                      </w:txbxContent>
                    </v:textbox>
                  </v:shape>
                  <v:shape id="Text Box 1460" o:spid="_x0000_s1871" type="#_x0000_t202" style="position:absolute;left:4464;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9LvsQA&#10;AADdAAAADwAAAGRycy9kb3ducmV2LnhtbERPTWvCQBC9C/0Pywi9iG5aS7Spq0hB0ZtV0euQHZNg&#10;djbubmP677tCobd5vM+ZLTpTi5acrywreBklIIhzqysuFBwPq+EUhA/IGmvLpOCHPCzmT70ZZtre&#10;+YvafShEDGGfoYIyhCaT0uclGfQj2xBH7mKdwRChK6R2eI/hppavSZJKgxXHhhIb+iwpv+6/jYLp&#10;26Y9++14d8rTS/0eBpN2fXNKPfe75QeIQF34F/+5NzrOHycpPL6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S77EAAAA3QAAAA8AAAAAAAAAAAAAAAAAmAIAAGRycy9k&#10;b3ducmV2LnhtbFBLBQYAAAAABAAEAPUAAACJAwAAAAA=&#10;">
                    <v:textbox>
                      <w:txbxContent>
                        <w:p w14:paraId="34C79EFF" w14:textId="77777777" w:rsidR="004D6677" w:rsidRDefault="004D6677" w:rsidP="00F610CB">
                          <w:pPr>
                            <w:jc w:val="center"/>
                          </w:pPr>
                        </w:p>
                      </w:txbxContent>
                    </v:textbox>
                  </v:shape>
                  <v:shape id="Text Box 1461" o:spid="_x0000_s1872" type="#_x0000_t202" style="position:absolute;left:4032;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xtsIA&#10;AADdAAAADwAAAGRycy9kb3ducmV2LnhtbERPTWvCQBC9C/6HZQRvutsKtaSuUgJSexJjeh+z0ySa&#10;nQ3Z1aT/3i0I3ubxPme1GWwjbtT52rGGl7kCQVw4U3OpIT9uZ+8gfEA22DgmDX/kYbMej1aYGNfz&#10;gW5ZKEUMYZ+ghiqENpHSFxVZ9HPXEkfu13UWQ4RdKU2HfQy3jXxV6k1arDk2VNhSWlFxya5Ww/f1&#10;XLjTz0l9talN932W747bXOvpZPj8ABFoCE/xw70zcf5CLeH/m3iC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fHG2wgAAAN0AAAAPAAAAAAAAAAAAAAAAAJgCAABkcnMvZG93&#10;bnJldi54bWxQSwUGAAAAAAQABAD1AAAAhwMAAAAA&#10;" fillcolor="silver">
                    <v:textbox>
                      <w:txbxContent>
                        <w:p w14:paraId="42870257" w14:textId="77777777" w:rsidR="004D6677" w:rsidRPr="00156381" w:rsidRDefault="004D6677" w:rsidP="00F610CB">
                          <w:pPr>
                            <w:jc w:val="center"/>
                            <w:rPr>
                              <w:sz w:val="24"/>
                              <w:szCs w:val="24"/>
                            </w:rPr>
                          </w:pPr>
                          <w:r w:rsidRPr="00156381">
                            <w:rPr>
                              <w:sz w:val="24"/>
                              <w:szCs w:val="24"/>
                            </w:rPr>
                            <w:t>D</w:t>
                          </w:r>
                        </w:p>
                      </w:txbxContent>
                    </v:textbox>
                  </v:shape>
                </v:group>
                <v:shape id="Text Box 1462" o:spid="_x0000_s1873" type="#_x0000_t202" style="position:absolute;left:5841;top:8453;width:2241;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MwsYA&#10;AADdAAAADwAAAGRycy9kb3ducmV2LnhtbESPQUsDMRCF70L/Q5iCN5tUod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sMwsYAAADdAAAADwAAAAAAAAAAAAAAAACYAgAAZHJz&#10;L2Rvd25yZXYueG1sUEsFBgAAAAAEAAQA9QAAAIsDAAAAAA==&#10;" filled="f" stroked="f">
                  <v:textbox inset="0,0,0,0">
                    <w:txbxContent>
                      <w:p w14:paraId="2F4ACBC3" w14:textId="77777777" w:rsidR="004D6677" w:rsidRDefault="004D6677" w:rsidP="005F5568">
                        <w:pPr>
                          <w:numPr>
                            <w:ilvl w:val="0"/>
                            <w:numId w:val="16"/>
                          </w:numPr>
                          <w:tabs>
                            <w:tab w:val="clear" w:pos="360"/>
                            <w:tab w:val="num" w:pos="181"/>
                          </w:tabs>
                          <w:spacing w:after="0" w:line="240" w:lineRule="auto"/>
                          <w:ind w:left="181" w:hanging="181"/>
                          <w:jc w:val="both"/>
                        </w:pPr>
                      </w:p>
                    </w:txbxContent>
                  </v:textbox>
                </v:shape>
                <v:shape id="Text Box 1463" o:spid="_x0000_s1874" type="#_x0000_t202" style="position:absolute;left:1135;top:10082;width:7059;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epWcQA&#10;AADdAAAADwAAAGRycy9kb3ducmV2LnhtbERP32vCMBB+H/g/hBP2NhM3kL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HqVnEAAAA3QAAAA8AAAAAAAAAAAAAAAAAmAIAAGRycy9k&#10;b3ducmV2LnhtbFBLBQYAAAAABAAEAPUAAACJAwAAAAA=&#10;" filled="f" stroked="f">
                  <v:textbox inset="0,0,0,0">
                    <w:txbxContent>
                      <w:p w14:paraId="06915370" w14:textId="77777777" w:rsidR="004D6677" w:rsidRDefault="004D6677" w:rsidP="00F610CB">
                        <w:pPr>
                          <w:jc w:val="center"/>
                        </w:pPr>
                      </w:p>
                    </w:txbxContent>
                  </v:textbox>
                </v:shape>
                <v:rect id="Rectangle 1464" o:spid="_x0000_s1875" style="position:absolute;left:1316;top:5376;width:6878;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lMUA&#10;AADdAAAADwAAAGRycy9kb3ducmV2LnhtbESPQW/CMAyF75P2HyJP2m2kHRIbHQFNjAl2pOPSm9V4&#10;TbXGqZoA5d/jAxI3W+/5vc+L1eg7daIhtoEN5JMMFHEdbMuNgcPv98s7qJiQLXaBycCFIqyWjw8L&#10;LGw4855OZWqUhHAs0IBLqS+0jrUjj3ESemLR/sLgMck6NNoOeJZw3+nXLJtpjy1Lg8Oe1o7q//Lo&#10;DRyr8mu+e1tv+p9qW2mfZ7mbH4x5fho/P0AlGtPdfLveWcGf5sIv38gIe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MWUxQAAAN0AAAAPAAAAAAAAAAAAAAAAAJgCAABkcnMv&#10;ZG93bnJldi54bWxQSwUGAAAAAAQABAD1AAAAigMAAAAA&#10;" filled="f">
                  <v:stroke dashstyle="1 1" endcap="round"/>
                </v:rect>
              </v:group>
            </w:pict>
          </mc:Fallback>
        </mc:AlternateContent>
      </w:r>
    </w:p>
    <w:p w14:paraId="362E4CE1" w14:textId="77777777" w:rsidR="00F610CB" w:rsidRPr="00283743" w:rsidRDefault="00F610CB" w:rsidP="00F610CB">
      <w:pPr>
        <w:spacing w:before="120"/>
        <w:jc w:val="both"/>
        <w:rPr>
          <w:rFonts w:ascii="Times New Roman" w:hAnsi="Times New Roman" w:cs="Times New Roman"/>
          <w:noProof/>
          <w:sz w:val="26"/>
          <w:szCs w:val="26"/>
          <w:lang w:val="nb-NO" w:eastAsia="ja-JP"/>
        </w:rPr>
      </w:pPr>
    </w:p>
    <w:p w14:paraId="29482E1A" w14:textId="77777777" w:rsidR="00F610CB" w:rsidRPr="00283743" w:rsidRDefault="00F610CB" w:rsidP="00F610CB">
      <w:pPr>
        <w:spacing w:before="120"/>
        <w:jc w:val="both"/>
        <w:rPr>
          <w:rFonts w:ascii="Times New Roman" w:hAnsi="Times New Roman" w:cs="Times New Roman"/>
          <w:sz w:val="26"/>
          <w:szCs w:val="26"/>
          <w:lang w:val="nb-NO"/>
        </w:rPr>
      </w:pPr>
    </w:p>
    <w:p w14:paraId="511D7788" w14:textId="77777777" w:rsidR="00F610CB" w:rsidRPr="00283743" w:rsidRDefault="00F610CB" w:rsidP="00F610CB">
      <w:pPr>
        <w:spacing w:before="120"/>
        <w:ind w:firstLine="426"/>
        <w:jc w:val="both"/>
        <w:rPr>
          <w:rFonts w:ascii="Times New Roman" w:hAnsi="Times New Roman" w:cs="Times New Roman"/>
          <w:sz w:val="26"/>
          <w:szCs w:val="26"/>
          <w:lang w:val="nb-NO"/>
        </w:rPr>
      </w:pPr>
    </w:p>
    <w:p w14:paraId="727F7F4F" w14:textId="77777777" w:rsidR="00F610CB" w:rsidRPr="00283743" w:rsidRDefault="00F610CB" w:rsidP="00F610CB">
      <w:pPr>
        <w:spacing w:before="120"/>
        <w:ind w:firstLine="426"/>
        <w:jc w:val="both"/>
        <w:rPr>
          <w:rFonts w:ascii="Times New Roman" w:hAnsi="Times New Roman" w:cs="Times New Roman"/>
          <w:sz w:val="26"/>
          <w:szCs w:val="26"/>
          <w:lang w:val="nb-NO"/>
        </w:rPr>
      </w:pPr>
    </w:p>
    <w:p w14:paraId="2043F0EA" w14:textId="77777777" w:rsidR="00F610CB" w:rsidRPr="00283743" w:rsidRDefault="00F610CB" w:rsidP="00F610CB">
      <w:pPr>
        <w:spacing w:before="120"/>
        <w:ind w:firstLine="426"/>
        <w:jc w:val="both"/>
        <w:rPr>
          <w:rFonts w:ascii="Times New Roman" w:hAnsi="Times New Roman" w:cs="Times New Roman"/>
          <w:sz w:val="26"/>
          <w:szCs w:val="26"/>
          <w:lang w:val="nb-NO"/>
        </w:rPr>
      </w:pPr>
    </w:p>
    <w:p w14:paraId="697DF42E" w14:textId="77777777" w:rsidR="00F610CB" w:rsidRPr="00283743" w:rsidRDefault="00F610CB" w:rsidP="00F610CB">
      <w:pPr>
        <w:spacing w:before="120"/>
        <w:ind w:firstLine="426"/>
        <w:jc w:val="both"/>
        <w:rPr>
          <w:rFonts w:ascii="Times New Roman" w:hAnsi="Times New Roman" w:cs="Times New Roman"/>
          <w:sz w:val="26"/>
          <w:szCs w:val="26"/>
          <w:lang w:val="nb-NO"/>
        </w:rPr>
      </w:pPr>
    </w:p>
    <w:p w14:paraId="200D8B3D" w14:textId="77777777" w:rsidR="00F610CB" w:rsidRPr="00283743" w:rsidRDefault="00F610CB" w:rsidP="00F610CB">
      <w:pPr>
        <w:spacing w:before="120"/>
        <w:jc w:val="both"/>
        <w:rPr>
          <w:rFonts w:ascii="Times New Roman" w:hAnsi="Times New Roman" w:cs="Times New Roman"/>
          <w:sz w:val="26"/>
          <w:szCs w:val="26"/>
          <w:lang w:val="nb-NO"/>
        </w:rPr>
      </w:pPr>
    </w:p>
    <w:p w14:paraId="42A366AC" w14:textId="77777777" w:rsidR="00F610CB" w:rsidRPr="00283743" w:rsidRDefault="00F610CB" w:rsidP="00F610CB">
      <w:pPr>
        <w:spacing w:before="120"/>
        <w:jc w:val="both"/>
        <w:rPr>
          <w:rFonts w:ascii="Times New Roman" w:hAnsi="Times New Roman" w:cs="Times New Roman"/>
          <w:sz w:val="26"/>
          <w:szCs w:val="26"/>
          <w:lang w:val="nb-NO"/>
        </w:rPr>
      </w:pPr>
    </w:p>
    <w:p w14:paraId="11A6A137" w14:textId="77777777" w:rsidR="00F610CB" w:rsidRPr="00283743" w:rsidRDefault="00F610CB" w:rsidP="00F610CB">
      <w:pPr>
        <w:spacing w:before="120"/>
        <w:jc w:val="both"/>
        <w:rPr>
          <w:rFonts w:ascii="Times New Roman" w:hAnsi="Times New Roman" w:cs="Times New Roman"/>
          <w:sz w:val="26"/>
          <w:szCs w:val="26"/>
          <w:lang w:val="nb-NO"/>
        </w:rPr>
      </w:pPr>
    </w:p>
    <w:p w14:paraId="40836E75" w14:textId="77777777" w:rsidR="00F610CB" w:rsidRPr="00283743" w:rsidRDefault="00F610CB" w:rsidP="00F610CB">
      <w:pPr>
        <w:spacing w:before="120"/>
        <w:jc w:val="both"/>
        <w:rPr>
          <w:rFonts w:ascii="Times New Roman" w:hAnsi="Times New Roman" w:cs="Times New Roman"/>
          <w:sz w:val="26"/>
          <w:szCs w:val="26"/>
          <w:lang w:val="nb-NO"/>
        </w:rPr>
      </w:pPr>
    </w:p>
    <w:p w14:paraId="0D31502E" w14:textId="77777777" w:rsidR="00F610CB" w:rsidRPr="00283743" w:rsidRDefault="00F610CB" w:rsidP="00F610CB">
      <w:pPr>
        <w:spacing w:before="120"/>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Cấu trúc dữ liệu raster có hai đặc điểm cần lưu ý  là:</w:t>
      </w:r>
    </w:p>
    <w:p w14:paraId="37DDA7BD" w14:textId="6B99E1F0" w:rsidR="00F610CB" w:rsidRPr="00283743" w:rsidRDefault="00F610CB" w:rsidP="005F5568">
      <w:pPr>
        <w:numPr>
          <w:ilvl w:val="0"/>
          <w:numId w:val="18"/>
        </w:numPr>
        <w:spacing w:before="120" w:after="0" w:line="240" w:lineRule="auto"/>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Mỗi điểm ảnh chỉ biểu diễn một thuộc tính, xác định bởi giá trị f(x,y). Do đó, mỗi lớp dữ liệu chỉ biểu diễn một thuộc tính, lớp f. </w:t>
      </w:r>
      <w:del w:id="578" w:author="Windows User" w:date="2019-02-20T15:00:00Z">
        <w:r w:rsidRPr="00283743" w:rsidDel="00367BCD">
          <w:rPr>
            <w:rFonts w:ascii="Times New Roman" w:hAnsi="Times New Roman" w:cs="Times New Roman"/>
            <w:sz w:val="26"/>
            <w:szCs w:val="26"/>
            <w:lang w:val="nb-NO"/>
          </w:rPr>
          <w:delText xml:space="preserve">Thí </w:delText>
        </w:r>
      </w:del>
      <w:ins w:id="579" w:author="Windows User" w:date="2019-02-20T15:00:00Z">
        <w:r w:rsidR="00367BCD">
          <w:rPr>
            <w:rFonts w:ascii="Times New Roman" w:hAnsi="Times New Roman" w:cs="Times New Roman"/>
            <w:sz w:val="26"/>
            <w:szCs w:val="26"/>
            <w:lang w:val="nb-NO"/>
          </w:rPr>
          <w:t>Ví</w:t>
        </w:r>
        <w:r w:rsidR="00367BCD" w:rsidRPr="00283743">
          <w:rPr>
            <w:rFonts w:ascii="Times New Roman" w:hAnsi="Times New Roman" w:cs="Times New Roman"/>
            <w:sz w:val="26"/>
            <w:szCs w:val="26"/>
            <w:lang w:val="nb-NO"/>
          </w:rPr>
          <w:t xml:space="preserve"> </w:t>
        </w:r>
      </w:ins>
      <w:r w:rsidRPr="00283743">
        <w:rPr>
          <w:rFonts w:ascii="Times New Roman" w:hAnsi="Times New Roman" w:cs="Times New Roman"/>
          <w:sz w:val="26"/>
          <w:szCs w:val="26"/>
          <w:lang w:val="nb-NO"/>
        </w:rPr>
        <w:t>dụ</w:t>
      </w:r>
      <w:ins w:id="580" w:author="Windows User" w:date="2019-02-20T15:00:00Z">
        <w:r w:rsidR="00367BCD">
          <w:rPr>
            <w:rFonts w:ascii="Times New Roman" w:hAnsi="Times New Roman" w:cs="Times New Roman"/>
            <w:sz w:val="26"/>
            <w:szCs w:val="26"/>
            <w:lang w:val="nb-NO"/>
          </w:rPr>
          <w:t>,</w:t>
        </w:r>
      </w:ins>
      <w:r w:rsidRPr="00283743">
        <w:rPr>
          <w:rFonts w:ascii="Times New Roman" w:hAnsi="Times New Roman" w:cs="Times New Roman"/>
          <w:sz w:val="26"/>
          <w:szCs w:val="26"/>
          <w:lang w:val="nb-NO"/>
        </w:rPr>
        <w:t xml:space="preserve"> các lớp dữ liệu thổ nhưỡng và thực vật phải được </w:t>
      </w:r>
      <w:del w:id="581" w:author="Windows User" w:date="2019-02-20T15:00:00Z">
        <w:r w:rsidRPr="00283743" w:rsidDel="00367BCD">
          <w:rPr>
            <w:rFonts w:ascii="Times New Roman" w:hAnsi="Times New Roman" w:cs="Times New Roman"/>
            <w:sz w:val="26"/>
            <w:szCs w:val="26"/>
            <w:lang w:val="nb-NO"/>
          </w:rPr>
          <w:delText xml:space="preserve"> </w:delText>
        </w:r>
      </w:del>
      <w:r w:rsidRPr="00283743">
        <w:rPr>
          <w:rFonts w:ascii="Times New Roman" w:hAnsi="Times New Roman" w:cs="Times New Roman"/>
          <w:sz w:val="26"/>
          <w:szCs w:val="26"/>
          <w:lang w:val="nb-NO"/>
        </w:rPr>
        <w:t>xây dựng riêng rẻ với các giá trị thuộc tính lần lượt là f(x,y) và g(x,y). Khi tích hợp thông tin của hai hoặc  nhiều lớp dữ liệu, lớp dữ liệu tích hợp được thành lập với giá trị h(x,y) của điểm ảnh được xác định bằng cách tích hợp các giá trị f(x,y) và g(x,y) của các pixel có cùng vị trí của các lớp dữ liệu thành phần theo một phép</w:t>
      </w:r>
      <w:del w:id="582" w:author="Windows User" w:date="2019-02-20T15:00:00Z">
        <w:r w:rsidRPr="00283743" w:rsidDel="00DC1AC7">
          <w:rPr>
            <w:rFonts w:ascii="Times New Roman" w:hAnsi="Times New Roman" w:cs="Times New Roman"/>
            <w:sz w:val="26"/>
            <w:szCs w:val="26"/>
            <w:lang w:val="nb-NO"/>
          </w:rPr>
          <w:delText xml:space="preserve"> </w:delText>
        </w:r>
      </w:del>
      <w:r w:rsidRPr="00283743">
        <w:rPr>
          <w:rFonts w:ascii="Times New Roman" w:hAnsi="Times New Roman" w:cs="Times New Roman"/>
          <w:sz w:val="26"/>
          <w:szCs w:val="26"/>
          <w:lang w:val="nb-NO"/>
        </w:rPr>
        <w:t xml:space="preserve"> tính thích hợp.</w:t>
      </w:r>
    </w:p>
    <w:p w14:paraId="4D78CBE3" w14:textId="77777777" w:rsidR="00F610CB" w:rsidRPr="00DC1AC7" w:rsidRDefault="00F610CB" w:rsidP="005F5568">
      <w:pPr>
        <w:numPr>
          <w:ilvl w:val="0"/>
          <w:numId w:val="18"/>
        </w:numPr>
        <w:spacing w:before="120" w:after="0" w:line="240" w:lineRule="auto"/>
        <w:jc w:val="both"/>
        <w:rPr>
          <w:rFonts w:ascii="Times New Roman" w:hAnsi="Times New Roman" w:cs="Times New Roman"/>
          <w:sz w:val="26"/>
          <w:szCs w:val="26"/>
          <w:highlight w:val="yellow"/>
          <w:lang w:val="nb-NO"/>
          <w:rPrChange w:id="583" w:author="Windows User" w:date="2019-02-20T15:01:00Z">
            <w:rPr>
              <w:rFonts w:ascii="Times New Roman" w:hAnsi="Times New Roman" w:cs="Times New Roman"/>
              <w:sz w:val="26"/>
              <w:szCs w:val="26"/>
              <w:lang w:val="nb-NO"/>
            </w:rPr>
          </w:rPrChange>
        </w:rPr>
      </w:pPr>
      <w:r w:rsidRPr="00283743">
        <w:rPr>
          <w:rFonts w:ascii="Times New Roman" w:hAnsi="Times New Roman" w:cs="Times New Roman"/>
          <w:sz w:val="26"/>
          <w:szCs w:val="26"/>
          <w:lang w:val="nb-NO"/>
        </w:rPr>
        <w:t xml:space="preserve">Khi thay đổi độ phân giải (kích thước điểm ảnh thay đổi), dung lượng dữ liệu thay đổi theo. </w:t>
      </w:r>
      <w:commentRangeStart w:id="584"/>
      <w:r w:rsidRPr="00DC1AC7">
        <w:rPr>
          <w:rFonts w:ascii="Times New Roman" w:hAnsi="Times New Roman" w:cs="Times New Roman"/>
          <w:sz w:val="26"/>
          <w:szCs w:val="26"/>
          <w:highlight w:val="yellow"/>
          <w:lang w:val="nb-NO"/>
          <w:rPrChange w:id="585" w:author="Windows User" w:date="2019-02-20T15:01:00Z">
            <w:rPr>
              <w:rFonts w:ascii="Times New Roman" w:hAnsi="Times New Roman" w:cs="Times New Roman"/>
              <w:sz w:val="26"/>
              <w:szCs w:val="26"/>
              <w:lang w:val="nb-NO"/>
            </w:rPr>
          </w:rPrChange>
        </w:rPr>
        <w:t>Dung lượng dữ liệu tăng theo bình phương tỉ lệ gia tăng độ phân giải (độ phân giải tăng đồng nghĩa với kích thước điểm ảnh giảm</w:t>
      </w:r>
      <w:commentRangeEnd w:id="584"/>
      <w:r w:rsidR="00DC1AC7">
        <w:rPr>
          <w:rStyle w:val="CommentReference"/>
        </w:rPr>
        <w:commentReference w:id="584"/>
      </w:r>
      <w:r w:rsidRPr="00DC1AC7">
        <w:rPr>
          <w:rFonts w:ascii="Times New Roman" w:hAnsi="Times New Roman" w:cs="Times New Roman"/>
          <w:sz w:val="26"/>
          <w:szCs w:val="26"/>
          <w:highlight w:val="yellow"/>
          <w:lang w:val="nb-NO"/>
          <w:rPrChange w:id="586" w:author="Windows User" w:date="2019-02-20T15:01:00Z">
            <w:rPr>
              <w:rFonts w:ascii="Times New Roman" w:hAnsi="Times New Roman" w:cs="Times New Roman"/>
              <w:sz w:val="26"/>
              <w:szCs w:val="26"/>
              <w:lang w:val="nb-NO"/>
            </w:rPr>
          </w:rPrChange>
        </w:rPr>
        <w:t>).</w:t>
      </w:r>
    </w:p>
    <w:p w14:paraId="2E328F38" w14:textId="77777777" w:rsidR="00F610CB" w:rsidRPr="007C5BA4" w:rsidRDefault="00F610CB" w:rsidP="005F5568">
      <w:pPr>
        <w:pStyle w:val="Heading3"/>
        <w:numPr>
          <w:ilvl w:val="2"/>
          <w:numId w:val="40"/>
        </w:numPr>
        <w:tabs>
          <w:tab w:val="left" w:pos="567"/>
        </w:tabs>
        <w:spacing w:before="120" w:after="120" w:line="240" w:lineRule="auto"/>
        <w:rPr>
          <w:rFonts w:ascii="Times New Roman" w:hAnsi="Times New Roman" w:cs="Times New Roman"/>
          <w:b/>
          <w:color w:val="auto"/>
          <w:sz w:val="26"/>
          <w:szCs w:val="26"/>
          <w:lang w:val="nb-NO"/>
          <w:rPrChange w:id="587" w:author="Windows User" w:date="2019-02-20T13:17:00Z">
            <w:rPr>
              <w:rFonts w:ascii="Times New Roman" w:hAnsi="Times New Roman" w:cs="Times New Roman"/>
              <w:b/>
              <w:color w:val="auto"/>
              <w:sz w:val="26"/>
              <w:szCs w:val="26"/>
            </w:rPr>
          </w:rPrChange>
        </w:rPr>
      </w:pPr>
      <w:bookmarkStart w:id="588" w:name="_Toc47424365"/>
      <w:bookmarkStart w:id="589" w:name="_Toc48702390"/>
      <w:bookmarkStart w:id="590" w:name="_Toc49745232"/>
      <w:bookmarkStart w:id="591" w:name="_Toc49829219"/>
      <w:bookmarkStart w:id="592" w:name="_Toc49850126"/>
      <w:bookmarkStart w:id="593" w:name="_Toc207379786"/>
      <w:bookmarkStart w:id="594" w:name="_Toc533410004"/>
      <w:r w:rsidRPr="00283743">
        <w:rPr>
          <w:rFonts w:ascii="Times New Roman" w:hAnsi="Times New Roman" w:cs="Times New Roman"/>
          <w:b/>
          <w:color w:val="auto"/>
          <w:sz w:val="26"/>
          <w:szCs w:val="26"/>
          <w:lang w:val="nb-NO"/>
        </w:rPr>
        <w:t>Dạng hình học và topology của dữ liệu Raster</w:t>
      </w:r>
      <w:bookmarkEnd w:id="588"/>
      <w:bookmarkEnd w:id="589"/>
      <w:bookmarkEnd w:id="590"/>
      <w:bookmarkEnd w:id="591"/>
      <w:bookmarkEnd w:id="592"/>
      <w:bookmarkEnd w:id="593"/>
      <w:bookmarkEnd w:id="594"/>
    </w:p>
    <w:p w14:paraId="64AD2352" w14:textId="77777777" w:rsidR="00F610CB" w:rsidRPr="00283743" w:rsidRDefault="00F57939" w:rsidP="00F610CB">
      <w:pPr>
        <w:spacing w:before="120"/>
        <w:rPr>
          <w:rFonts w:ascii="Times New Roman" w:hAnsi="Times New Roman" w:cs="Times New Roman"/>
          <w:i/>
          <w:sz w:val="26"/>
          <w:szCs w:val="26"/>
        </w:rPr>
      </w:pPr>
      <w:bookmarkStart w:id="595" w:name="_Toc47424366"/>
      <w:bookmarkStart w:id="596" w:name="_Toc49745233"/>
      <w:bookmarkStart w:id="597" w:name="_Toc49829220"/>
      <w:bookmarkStart w:id="598" w:name="_Toc49850127"/>
      <w:bookmarkStart w:id="599" w:name="_Toc207379787"/>
      <w:r w:rsidRPr="00283743">
        <w:rPr>
          <w:rFonts w:ascii="Times New Roman" w:hAnsi="Times New Roman" w:cs="Times New Roman"/>
          <w:i/>
          <w:sz w:val="26"/>
          <w:szCs w:val="26"/>
        </w:rPr>
        <w:t xml:space="preserve">a. </w:t>
      </w:r>
      <w:r w:rsidR="00F610CB" w:rsidRPr="00283743">
        <w:rPr>
          <w:rFonts w:ascii="Times New Roman" w:hAnsi="Times New Roman" w:cs="Times New Roman"/>
          <w:i/>
          <w:sz w:val="26"/>
          <w:szCs w:val="26"/>
        </w:rPr>
        <w:t>Đối tượng điểm (Point objects)</w:t>
      </w:r>
      <w:bookmarkEnd w:id="595"/>
      <w:bookmarkEnd w:id="596"/>
      <w:bookmarkEnd w:id="597"/>
      <w:bookmarkEnd w:id="598"/>
      <w:bookmarkEnd w:id="599"/>
    </w:p>
    <w:p w14:paraId="6130E1AB"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Trong cấu trúc raster, mỗi đối tượng điểm là một điểm ảnh được gán ID điểm, vị trí của điểm là toạ độ (i,</w:t>
      </w:r>
      <w:del w:id="600" w:author="Windows User" w:date="2019-02-20T15:01:00Z">
        <w:r w:rsidRPr="00283743" w:rsidDel="00DC1AC7">
          <w:rPr>
            <w:rFonts w:ascii="Times New Roman" w:hAnsi="Times New Roman" w:cs="Times New Roman"/>
            <w:sz w:val="26"/>
            <w:szCs w:val="26"/>
          </w:rPr>
          <w:delText xml:space="preserve"> </w:delText>
        </w:r>
      </w:del>
      <w:r w:rsidRPr="00283743">
        <w:rPr>
          <w:rFonts w:ascii="Times New Roman" w:hAnsi="Times New Roman" w:cs="Times New Roman"/>
          <w:sz w:val="26"/>
          <w:szCs w:val="26"/>
        </w:rPr>
        <w:t>j) của điểm ảnh.</w:t>
      </w:r>
    </w:p>
    <w:p w14:paraId="2B4E5801" w14:textId="77777777" w:rsidR="00F610CB" w:rsidRPr="00283743" w:rsidRDefault="00B57A0D" w:rsidP="00F610CB">
      <w:pPr>
        <w:pStyle w:val="Footer"/>
        <w:spacing w:before="120"/>
        <w:rPr>
          <w:rFonts w:ascii="Times New Roman" w:hAnsi="Times New Roman" w:cs="Times New Roman"/>
          <w:bCs/>
          <w:iCs/>
          <w:sz w:val="26"/>
          <w:szCs w:val="26"/>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684864" behindDoc="0" locked="0" layoutInCell="1" allowOverlap="1" wp14:anchorId="2D963F4C" wp14:editId="78070638">
                <wp:simplePos x="0" y="0"/>
                <wp:positionH relativeFrom="page">
                  <wp:posOffset>1514104</wp:posOffset>
                </wp:positionH>
                <wp:positionV relativeFrom="paragraph">
                  <wp:posOffset>33482</wp:posOffset>
                </wp:positionV>
                <wp:extent cx="4520539" cy="1864239"/>
                <wp:effectExtent l="0" t="38100" r="13970" b="3175"/>
                <wp:wrapNone/>
                <wp:docPr id="1098" name="Group 10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0539" cy="1864239"/>
                          <a:chOff x="1226" y="5666"/>
                          <a:chExt cx="6968" cy="4743"/>
                        </a:xfrm>
                      </wpg:grpSpPr>
                      <wps:wsp>
                        <wps:cNvPr id="1099" name="Rectangle 798"/>
                        <wps:cNvSpPr>
                          <a:spLocks noChangeArrowheads="1"/>
                        </wps:cNvSpPr>
                        <wps:spPr bwMode="auto">
                          <a:xfrm>
                            <a:off x="1226" y="5666"/>
                            <a:ext cx="6968" cy="4054"/>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0" name="Text Box 799"/>
                        <wps:cNvSpPr txBox="1">
                          <a:spLocks noChangeArrowheads="1"/>
                        </wps:cNvSpPr>
                        <wps:spPr bwMode="auto">
                          <a:xfrm>
                            <a:off x="1316" y="9900"/>
                            <a:ext cx="6878" cy="5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2A8191" w14:textId="77777777" w:rsidR="004D6677" w:rsidRPr="00B57A0D" w:rsidRDefault="004D6677" w:rsidP="00F610CB">
                              <w:pPr>
                                <w:jc w:val="center"/>
                                <w:rPr>
                                  <w:rFonts w:ascii="Times New Roman" w:hAnsi="Times New Roman" w:cs="Times New Roman"/>
                                  <w:b/>
                                  <w:bCs/>
                                  <w:i/>
                                  <w:iCs/>
                                  <w:sz w:val="24"/>
                                </w:rPr>
                              </w:pPr>
                              <w:r w:rsidRPr="00B57A0D">
                                <w:rPr>
                                  <w:rFonts w:ascii="Times New Roman" w:hAnsi="Times New Roman" w:cs="Times New Roman"/>
                                  <w:bCs/>
                                  <w:i/>
                                  <w:iCs/>
                                  <w:sz w:val="24"/>
                                </w:rPr>
                                <w:t>Hình 19</w:t>
                              </w:r>
                              <w:r w:rsidRPr="00B57A0D">
                                <w:rPr>
                                  <w:rFonts w:ascii="Times New Roman" w:hAnsi="Times New Roman" w:cs="Times New Roman"/>
                                  <w:i/>
                                  <w:iCs/>
                                  <w:sz w:val="24"/>
                                </w:rPr>
                                <w:t>. Dạng hình học và Topology của đối tượng điểm</w:t>
                              </w:r>
                            </w:p>
                          </w:txbxContent>
                        </wps:txbx>
                        <wps:bodyPr rot="0" vert="horz" wrap="square" lIns="0" tIns="0" rIns="0" bIns="0" anchor="t" anchorCtr="0" upright="1">
                          <a:noAutofit/>
                        </wps:bodyPr>
                      </wps:wsp>
                      <wps:wsp>
                        <wps:cNvPr id="1101" name="Oval 800"/>
                        <wps:cNvSpPr>
                          <a:spLocks noChangeArrowheads="1"/>
                        </wps:cNvSpPr>
                        <wps:spPr bwMode="auto">
                          <a:xfrm>
                            <a:off x="7832" y="7729"/>
                            <a:ext cx="181" cy="18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2" name="Oval 801"/>
                        <wps:cNvSpPr>
                          <a:spLocks noChangeArrowheads="1"/>
                        </wps:cNvSpPr>
                        <wps:spPr bwMode="auto">
                          <a:xfrm>
                            <a:off x="7832" y="6824"/>
                            <a:ext cx="181" cy="18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03" name="Group 802"/>
                        <wpg:cNvGrpSpPr>
                          <a:grpSpLocks/>
                        </wpg:cNvGrpSpPr>
                        <wpg:grpSpPr bwMode="auto">
                          <a:xfrm>
                            <a:off x="1497" y="5738"/>
                            <a:ext cx="4887" cy="3801"/>
                            <a:chOff x="2040" y="5919"/>
                            <a:chExt cx="4887" cy="3801"/>
                          </a:xfrm>
                        </wpg:grpSpPr>
                        <wps:wsp>
                          <wps:cNvPr id="1104" name="Rectangle 803"/>
                          <wps:cNvSpPr>
                            <a:spLocks noChangeArrowheads="1"/>
                          </wps:cNvSpPr>
                          <wps:spPr bwMode="auto">
                            <a:xfrm>
                              <a:off x="4574" y="5919"/>
                              <a:ext cx="938"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DB837" w14:textId="77777777" w:rsidR="004D6677" w:rsidRDefault="004D6677" w:rsidP="00F610CB">
                                <w:r>
                                  <w:rPr>
                                    <w:b/>
                                    <w:bCs/>
                                    <w:color w:val="000000"/>
                                  </w:rPr>
                                  <w:t>Số pixel  i</w:t>
                                </w:r>
                              </w:p>
                            </w:txbxContent>
                          </wps:txbx>
                          <wps:bodyPr rot="0" vert="horz" wrap="square" lIns="0" tIns="0" rIns="0" bIns="0" anchor="t" anchorCtr="0" upright="1">
                            <a:noAutofit/>
                          </wps:bodyPr>
                        </wps:wsp>
                        <wps:wsp>
                          <wps:cNvPr id="1105" name="Rectangle 804"/>
                          <wps:cNvSpPr>
                            <a:spLocks noChangeArrowheads="1"/>
                          </wps:cNvSpPr>
                          <wps:spPr bwMode="auto">
                            <a:xfrm>
                              <a:off x="5180" y="9017"/>
                              <a:ext cx="56"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F79B" w14:textId="77777777" w:rsidR="004D6677" w:rsidRDefault="004D6677" w:rsidP="00F610CB">
                                <w:r>
                                  <w:rPr>
                                    <w:color w:val="000000"/>
                                  </w:rPr>
                                  <w:t xml:space="preserve"> </w:t>
                                </w:r>
                              </w:p>
                            </w:txbxContent>
                          </wps:txbx>
                          <wps:bodyPr rot="0" vert="horz" wrap="square" lIns="0" tIns="0" rIns="0" bIns="0" anchor="t" anchorCtr="0" upright="1">
                            <a:noAutofit/>
                          </wps:bodyPr>
                        </wps:wsp>
                        <wps:wsp>
                          <wps:cNvPr id="1106" name="Rectangle 805"/>
                          <wps:cNvSpPr>
                            <a:spLocks noChangeArrowheads="1"/>
                          </wps:cNvSpPr>
                          <wps:spPr bwMode="auto">
                            <a:xfrm>
                              <a:off x="3301" y="6465"/>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806"/>
                          <wps:cNvSpPr>
                            <a:spLocks noChangeArrowheads="1"/>
                          </wps:cNvSpPr>
                          <wps:spPr bwMode="auto">
                            <a:xfrm>
                              <a:off x="3301" y="6465"/>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 name="Rectangle 807"/>
                          <wps:cNvSpPr>
                            <a:spLocks noChangeArrowheads="1"/>
                          </wps:cNvSpPr>
                          <wps:spPr bwMode="auto">
                            <a:xfrm>
                              <a:off x="3738" y="6465"/>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Rectangle 808"/>
                          <wps:cNvSpPr>
                            <a:spLocks noChangeArrowheads="1"/>
                          </wps:cNvSpPr>
                          <wps:spPr bwMode="auto">
                            <a:xfrm>
                              <a:off x="3738" y="6465"/>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 name="Rectangle 809"/>
                          <wps:cNvSpPr>
                            <a:spLocks noChangeArrowheads="1"/>
                          </wps:cNvSpPr>
                          <wps:spPr bwMode="auto">
                            <a:xfrm>
                              <a:off x="4190" y="6465"/>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Rectangle 810"/>
                          <wps:cNvSpPr>
                            <a:spLocks noChangeArrowheads="1"/>
                          </wps:cNvSpPr>
                          <wps:spPr bwMode="auto">
                            <a:xfrm>
                              <a:off x="4190" y="6465"/>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 name="Rectangle 811"/>
                          <wps:cNvSpPr>
                            <a:spLocks noChangeArrowheads="1"/>
                          </wps:cNvSpPr>
                          <wps:spPr bwMode="auto">
                            <a:xfrm>
                              <a:off x="4640" y="6465"/>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3" name="Rectangle 812"/>
                          <wps:cNvSpPr>
                            <a:spLocks noChangeArrowheads="1"/>
                          </wps:cNvSpPr>
                          <wps:spPr bwMode="auto">
                            <a:xfrm>
                              <a:off x="4640" y="6465"/>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Rectangle 813"/>
                          <wps:cNvSpPr>
                            <a:spLocks noChangeArrowheads="1"/>
                          </wps:cNvSpPr>
                          <wps:spPr bwMode="auto">
                            <a:xfrm>
                              <a:off x="5098" y="6465"/>
                              <a:ext cx="460"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Rectangle 814"/>
                          <wps:cNvSpPr>
                            <a:spLocks noChangeArrowheads="1"/>
                          </wps:cNvSpPr>
                          <wps:spPr bwMode="auto">
                            <a:xfrm>
                              <a:off x="5098" y="6465"/>
                              <a:ext cx="460"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Rectangle 815"/>
                          <wps:cNvSpPr>
                            <a:spLocks noChangeArrowheads="1"/>
                          </wps:cNvSpPr>
                          <wps:spPr bwMode="auto">
                            <a:xfrm>
                              <a:off x="5550" y="6465"/>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 name="Rectangle 816"/>
                          <wps:cNvSpPr>
                            <a:spLocks noChangeArrowheads="1"/>
                          </wps:cNvSpPr>
                          <wps:spPr bwMode="auto">
                            <a:xfrm>
                              <a:off x="5550" y="6465"/>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Rectangle 817"/>
                          <wps:cNvSpPr>
                            <a:spLocks noChangeArrowheads="1"/>
                          </wps:cNvSpPr>
                          <wps:spPr bwMode="auto">
                            <a:xfrm>
                              <a:off x="5987" y="6465"/>
                              <a:ext cx="48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818"/>
                          <wps:cNvSpPr>
                            <a:spLocks noChangeArrowheads="1"/>
                          </wps:cNvSpPr>
                          <wps:spPr bwMode="auto">
                            <a:xfrm>
                              <a:off x="5987" y="6465"/>
                              <a:ext cx="481"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 name="Rectangle 819"/>
                          <wps:cNvSpPr>
                            <a:spLocks noChangeArrowheads="1"/>
                          </wps:cNvSpPr>
                          <wps:spPr bwMode="auto">
                            <a:xfrm>
                              <a:off x="6468" y="6465"/>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Rectangle 820"/>
                          <wps:cNvSpPr>
                            <a:spLocks noChangeArrowheads="1"/>
                          </wps:cNvSpPr>
                          <wps:spPr bwMode="auto">
                            <a:xfrm>
                              <a:off x="6468" y="6465"/>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Rectangle 821"/>
                          <wps:cNvSpPr>
                            <a:spLocks noChangeArrowheads="1"/>
                          </wps:cNvSpPr>
                          <wps:spPr bwMode="auto">
                            <a:xfrm>
                              <a:off x="3301" y="6917"/>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Rectangle 822"/>
                          <wps:cNvSpPr>
                            <a:spLocks noChangeArrowheads="1"/>
                          </wps:cNvSpPr>
                          <wps:spPr bwMode="auto">
                            <a:xfrm>
                              <a:off x="3301" y="6917"/>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 name="Rectangle 823"/>
                          <wps:cNvSpPr>
                            <a:spLocks noChangeArrowheads="1"/>
                          </wps:cNvSpPr>
                          <wps:spPr bwMode="auto">
                            <a:xfrm>
                              <a:off x="3738" y="6917"/>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5" name="Rectangle 824"/>
                          <wps:cNvSpPr>
                            <a:spLocks noChangeArrowheads="1"/>
                          </wps:cNvSpPr>
                          <wps:spPr bwMode="auto">
                            <a:xfrm>
                              <a:off x="3738" y="6917"/>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 name="Rectangle 825"/>
                          <wps:cNvSpPr>
                            <a:spLocks noChangeArrowheads="1"/>
                          </wps:cNvSpPr>
                          <wps:spPr bwMode="auto">
                            <a:xfrm>
                              <a:off x="4190" y="6917"/>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7" name="Rectangle 826"/>
                          <wps:cNvSpPr>
                            <a:spLocks noChangeArrowheads="1"/>
                          </wps:cNvSpPr>
                          <wps:spPr bwMode="auto">
                            <a:xfrm>
                              <a:off x="4190" y="6917"/>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 name="Rectangle 827"/>
                          <wps:cNvSpPr>
                            <a:spLocks noChangeArrowheads="1"/>
                          </wps:cNvSpPr>
                          <wps:spPr bwMode="auto">
                            <a:xfrm>
                              <a:off x="4640" y="6917"/>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 name="Rectangle 828"/>
                          <wps:cNvSpPr>
                            <a:spLocks noChangeArrowheads="1"/>
                          </wps:cNvSpPr>
                          <wps:spPr bwMode="auto">
                            <a:xfrm>
                              <a:off x="4640" y="6917"/>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 name="Rectangle 829"/>
                          <wps:cNvSpPr>
                            <a:spLocks noChangeArrowheads="1"/>
                          </wps:cNvSpPr>
                          <wps:spPr bwMode="auto">
                            <a:xfrm>
                              <a:off x="5098" y="6917"/>
                              <a:ext cx="460"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 name="Rectangle 830"/>
                          <wps:cNvSpPr>
                            <a:spLocks noChangeArrowheads="1"/>
                          </wps:cNvSpPr>
                          <wps:spPr bwMode="auto">
                            <a:xfrm>
                              <a:off x="5098" y="6917"/>
                              <a:ext cx="460"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 name="Rectangle 831"/>
                          <wps:cNvSpPr>
                            <a:spLocks noChangeArrowheads="1"/>
                          </wps:cNvSpPr>
                          <wps:spPr bwMode="auto">
                            <a:xfrm>
                              <a:off x="5550" y="6917"/>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3" name="Rectangle 832"/>
                          <wps:cNvSpPr>
                            <a:spLocks noChangeArrowheads="1"/>
                          </wps:cNvSpPr>
                          <wps:spPr bwMode="auto">
                            <a:xfrm>
                              <a:off x="5550" y="6917"/>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 name="Rectangle 833"/>
                          <wps:cNvSpPr>
                            <a:spLocks noChangeArrowheads="1"/>
                          </wps:cNvSpPr>
                          <wps:spPr bwMode="auto">
                            <a:xfrm>
                              <a:off x="5987" y="6917"/>
                              <a:ext cx="48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5" name="Rectangle 834"/>
                          <wps:cNvSpPr>
                            <a:spLocks noChangeArrowheads="1"/>
                          </wps:cNvSpPr>
                          <wps:spPr bwMode="auto">
                            <a:xfrm>
                              <a:off x="5987" y="6917"/>
                              <a:ext cx="481"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 name="Rectangle 835"/>
                          <wps:cNvSpPr>
                            <a:spLocks noChangeArrowheads="1"/>
                          </wps:cNvSpPr>
                          <wps:spPr bwMode="auto">
                            <a:xfrm>
                              <a:off x="6468" y="6917"/>
                              <a:ext cx="459" cy="452"/>
                            </a:xfrm>
                            <a:prstGeom prst="rect">
                              <a:avLst/>
                            </a:prstGeom>
                            <a:blipFill dpi="0" rotWithShape="0">
                              <a:blip r:embed="rId36"/>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7" name="Rectangle 836"/>
                          <wps:cNvSpPr>
                            <a:spLocks noChangeArrowheads="1"/>
                          </wps:cNvSpPr>
                          <wps:spPr bwMode="auto">
                            <a:xfrm>
                              <a:off x="6468" y="6917"/>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 name="Rectangle 837"/>
                          <wps:cNvSpPr>
                            <a:spLocks noChangeArrowheads="1"/>
                          </wps:cNvSpPr>
                          <wps:spPr bwMode="auto">
                            <a:xfrm>
                              <a:off x="3301" y="7369"/>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9" name="Rectangle 838"/>
                          <wps:cNvSpPr>
                            <a:spLocks noChangeArrowheads="1"/>
                          </wps:cNvSpPr>
                          <wps:spPr bwMode="auto">
                            <a:xfrm>
                              <a:off x="3301" y="7369"/>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 name="Rectangle 839"/>
                          <wps:cNvSpPr>
                            <a:spLocks noChangeArrowheads="1"/>
                          </wps:cNvSpPr>
                          <wps:spPr bwMode="auto">
                            <a:xfrm>
                              <a:off x="3738" y="7369"/>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1" name="Rectangle 840"/>
                          <wps:cNvSpPr>
                            <a:spLocks noChangeArrowheads="1"/>
                          </wps:cNvSpPr>
                          <wps:spPr bwMode="auto">
                            <a:xfrm>
                              <a:off x="3738" y="7369"/>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Rectangle 841"/>
                          <wps:cNvSpPr>
                            <a:spLocks noChangeArrowheads="1"/>
                          </wps:cNvSpPr>
                          <wps:spPr bwMode="auto">
                            <a:xfrm>
                              <a:off x="4190" y="7369"/>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 name="Rectangle 842"/>
                          <wps:cNvSpPr>
                            <a:spLocks noChangeArrowheads="1"/>
                          </wps:cNvSpPr>
                          <wps:spPr bwMode="auto">
                            <a:xfrm>
                              <a:off x="4190" y="7369"/>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 name="Rectangle 843"/>
                          <wps:cNvSpPr>
                            <a:spLocks noChangeArrowheads="1"/>
                          </wps:cNvSpPr>
                          <wps:spPr bwMode="auto">
                            <a:xfrm>
                              <a:off x="4640" y="7369"/>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 name="Rectangle 844"/>
                          <wps:cNvSpPr>
                            <a:spLocks noChangeArrowheads="1"/>
                          </wps:cNvSpPr>
                          <wps:spPr bwMode="auto">
                            <a:xfrm>
                              <a:off x="4640" y="7369"/>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 name="Rectangle 845"/>
                          <wps:cNvSpPr>
                            <a:spLocks noChangeArrowheads="1"/>
                          </wps:cNvSpPr>
                          <wps:spPr bwMode="auto">
                            <a:xfrm>
                              <a:off x="5098" y="7369"/>
                              <a:ext cx="460" cy="452"/>
                            </a:xfrm>
                            <a:prstGeom prst="rect">
                              <a:avLst/>
                            </a:prstGeom>
                            <a:blipFill dpi="0" rotWithShape="0">
                              <a:blip r:embed="rId36"/>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 name="Rectangle 846"/>
                          <wps:cNvSpPr>
                            <a:spLocks noChangeArrowheads="1"/>
                          </wps:cNvSpPr>
                          <wps:spPr bwMode="auto">
                            <a:xfrm>
                              <a:off x="5098" y="7369"/>
                              <a:ext cx="460"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8" name="Rectangle 847"/>
                          <wps:cNvSpPr>
                            <a:spLocks noChangeArrowheads="1"/>
                          </wps:cNvSpPr>
                          <wps:spPr bwMode="auto">
                            <a:xfrm>
                              <a:off x="5550" y="7369"/>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 name="Rectangle 848"/>
                          <wps:cNvSpPr>
                            <a:spLocks noChangeArrowheads="1"/>
                          </wps:cNvSpPr>
                          <wps:spPr bwMode="auto">
                            <a:xfrm>
                              <a:off x="5550" y="7369"/>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0" name="Rectangle 849"/>
                          <wps:cNvSpPr>
                            <a:spLocks noChangeArrowheads="1"/>
                          </wps:cNvSpPr>
                          <wps:spPr bwMode="auto">
                            <a:xfrm>
                              <a:off x="5987" y="7369"/>
                              <a:ext cx="48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 name="Rectangle 850"/>
                          <wps:cNvSpPr>
                            <a:spLocks noChangeArrowheads="1"/>
                          </wps:cNvSpPr>
                          <wps:spPr bwMode="auto">
                            <a:xfrm>
                              <a:off x="5987" y="7369"/>
                              <a:ext cx="481"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2" name="Rectangle 851"/>
                          <wps:cNvSpPr>
                            <a:spLocks noChangeArrowheads="1"/>
                          </wps:cNvSpPr>
                          <wps:spPr bwMode="auto">
                            <a:xfrm>
                              <a:off x="6468" y="7369"/>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Rectangle 852"/>
                          <wps:cNvSpPr>
                            <a:spLocks noChangeArrowheads="1"/>
                          </wps:cNvSpPr>
                          <wps:spPr bwMode="auto">
                            <a:xfrm>
                              <a:off x="6468" y="7369"/>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 name="Rectangle 853"/>
                          <wps:cNvSpPr>
                            <a:spLocks noChangeArrowheads="1"/>
                          </wps:cNvSpPr>
                          <wps:spPr bwMode="auto">
                            <a:xfrm>
                              <a:off x="3301" y="7821"/>
                              <a:ext cx="459"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Rectangle 854"/>
                          <wps:cNvSpPr>
                            <a:spLocks noChangeArrowheads="1"/>
                          </wps:cNvSpPr>
                          <wps:spPr bwMode="auto">
                            <a:xfrm>
                              <a:off x="3301" y="7821"/>
                              <a:ext cx="459"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Rectangle 855"/>
                          <wps:cNvSpPr>
                            <a:spLocks noChangeArrowheads="1"/>
                          </wps:cNvSpPr>
                          <wps:spPr bwMode="auto">
                            <a:xfrm>
                              <a:off x="3738" y="7821"/>
                              <a:ext cx="459"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Rectangle 856"/>
                          <wps:cNvSpPr>
                            <a:spLocks noChangeArrowheads="1"/>
                          </wps:cNvSpPr>
                          <wps:spPr bwMode="auto">
                            <a:xfrm>
                              <a:off x="3738" y="7821"/>
                              <a:ext cx="459"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8" name="Rectangle 857"/>
                          <wps:cNvSpPr>
                            <a:spLocks noChangeArrowheads="1"/>
                          </wps:cNvSpPr>
                          <wps:spPr bwMode="auto">
                            <a:xfrm>
                              <a:off x="4190" y="7821"/>
                              <a:ext cx="458"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858"/>
                          <wps:cNvSpPr>
                            <a:spLocks noChangeArrowheads="1"/>
                          </wps:cNvSpPr>
                          <wps:spPr bwMode="auto">
                            <a:xfrm>
                              <a:off x="4190" y="7821"/>
                              <a:ext cx="458"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0" name="Rectangle 859"/>
                          <wps:cNvSpPr>
                            <a:spLocks noChangeArrowheads="1"/>
                          </wps:cNvSpPr>
                          <wps:spPr bwMode="auto">
                            <a:xfrm>
                              <a:off x="4640" y="7821"/>
                              <a:ext cx="458"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Rectangle 860"/>
                          <wps:cNvSpPr>
                            <a:spLocks noChangeArrowheads="1"/>
                          </wps:cNvSpPr>
                          <wps:spPr bwMode="auto">
                            <a:xfrm>
                              <a:off x="4640" y="7821"/>
                              <a:ext cx="458"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2" name="Rectangle 861"/>
                          <wps:cNvSpPr>
                            <a:spLocks noChangeArrowheads="1"/>
                          </wps:cNvSpPr>
                          <wps:spPr bwMode="auto">
                            <a:xfrm>
                              <a:off x="5098" y="7821"/>
                              <a:ext cx="460"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Rectangle 862"/>
                          <wps:cNvSpPr>
                            <a:spLocks noChangeArrowheads="1"/>
                          </wps:cNvSpPr>
                          <wps:spPr bwMode="auto">
                            <a:xfrm>
                              <a:off x="5098" y="7821"/>
                              <a:ext cx="460"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4" name="Rectangle 863"/>
                          <wps:cNvSpPr>
                            <a:spLocks noChangeArrowheads="1"/>
                          </wps:cNvSpPr>
                          <wps:spPr bwMode="auto">
                            <a:xfrm>
                              <a:off x="5550" y="7821"/>
                              <a:ext cx="458"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Rectangle 864"/>
                          <wps:cNvSpPr>
                            <a:spLocks noChangeArrowheads="1"/>
                          </wps:cNvSpPr>
                          <wps:spPr bwMode="auto">
                            <a:xfrm>
                              <a:off x="5550" y="7821"/>
                              <a:ext cx="458"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6" name="Rectangle 865"/>
                          <wps:cNvSpPr>
                            <a:spLocks noChangeArrowheads="1"/>
                          </wps:cNvSpPr>
                          <wps:spPr bwMode="auto">
                            <a:xfrm>
                              <a:off x="5987" y="7821"/>
                              <a:ext cx="481"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Rectangle 866"/>
                          <wps:cNvSpPr>
                            <a:spLocks noChangeArrowheads="1"/>
                          </wps:cNvSpPr>
                          <wps:spPr bwMode="auto">
                            <a:xfrm>
                              <a:off x="5987" y="7821"/>
                              <a:ext cx="481"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8" name="Rectangle 867"/>
                          <wps:cNvSpPr>
                            <a:spLocks noChangeArrowheads="1"/>
                          </wps:cNvSpPr>
                          <wps:spPr bwMode="auto">
                            <a:xfrm>
                              <a:off x="6468" y="7821"/>
                              <a:ext cx="459"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Rectangle 868"/>
                          <wps:cNvSpPr>
                            <a:spLocks noChangeArrowheads="1"/>
                          </wps:cNvSpPr>
                          <wps:spPr bwMode="auto">
                            <a:xfrm>
                              <a:off x="6468" y="7821"/>
                              <a:ext cx="459"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 name="Rectangle 869"/>
                          <wps:cNvSpPr>
                            <a:spLocks noChangeArrowheads="1"/>
                          </wps:cNvSpPr>
                          <wps:spPr bwMode="auto">
                            <a:xfrm>
                              <a:off x="3301" y="8272"/>
                              <a:ext cx="459"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Rectangle 870"/>
                          <wps:cNvSpPr>
                            <a:spLocks noChangeArrowheads="1"/>
                          </wps:cNvSpPr>
                          <wps:spPr bwMode="auto">
                            <a:xfrm>
                              <a:off x="3301" y="8272"/>
                              <a:ext cx="459"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2" name="Rectangle 871"/>
                          <wps:cNvSpPr>
                            <a:spLocks noChangeArrowheads="1"/>
                          </wps:cNvSpPr>
                          <wps:spPr bwMode="auto">
                            <a:xfrm>
                              <a:off x="3738" y="8272"/>
                              <a:ext cx="459"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Rectangle 872"/>
                          <wps:cNvSpPr>
                            <a:spLocks noChangeArrowheads="1"/>
                          </wps:cNvSpPr>
                          <wps:spPr bwMode="auto">
                            <a:xfrm>
                              <a:off x="3738" y="8272"/>
                              <a:ext cx="459"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 name="Rectangle 873"/>
                          <wps:cNvSpPr>
                            <a:spLocks noChangeArrowheads="1"/>
                          </wps:cNvSpPr>
                          <wps:spPr bwMode="auto">
                            <a:xfrm>
                              <a:off x="4190" y="8272"/>
                              <a:ext cx="458"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Rectangle 874"/>
                          <wps:cNvSpPr>
                            <a:spLocks noChangeArrowheads="1"/>
                          </wps:cNvSpPr>
                          <wps:spPr bwMode="auto">
                            <a:xfrm>
                              <a:off x="4190" y="8272"/>
                              <a:ext cx="458"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 name="Rectangle 875"/>
                          <wps:cNvSpPr>
                            <a:spLocks noChangeArrowheads="1"/>
                          </wps:cNvSpPr>
                          <wps:spPr bwMode="auto">
                            <a:xfrm>
                              <a:off x="4640" y="8272"/>
                              <a:ext cx="458"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Rectangle 876"/>
                          <wps:cNvSpPr>
                            <a:spLocks noChangeArrowheads="1"/>
                          </wps:cNvSpPr>
                          <wps:spPr bwMode="auto">
                            <a:xfrm>
                              <a:off x="4640" y="8272"/>
                              <a:ext cx="458"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Rectangle 877"/>
                          <wps:cNvSpPr>
                            <a:spLocks noChangeArrowheads="1"/>
                          </wps:cNvSpPr>
                          <wps:spPr bwMode="auto">
                            <a:xfrm>
                              <a:off x="5098" y="8272"/>
                              <a:ext cx="460"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Rectangle 878"/>
                          <wps:cNvSpPr>
                            <a:spLocks noChangeArrowheads="1"/>
                          </wps:cNvSpPr>
                          <wps:spPr bwMode="auto">
                            <a:xfrm>
                              <a:off x="5098" y="8272"/>
                              <a:ext cx="460"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 name="Rectangle 879"/>
                          <wps:cNvSpPr>
                            <a:spLocks noChangeArrowheads="1"/>
                          </wps:cNvSpPr>
                          <wps:spPr bwMode="auto">
                            <a:xfrm>
                              <a:off x="5550" y="8272"/>
                              <a:ext cx="458"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Rectangle 880"/>
                          <wps:cNvSpPr>
                            <a:spLocks noChangeArrowheads="1"/>
                          </wps:cNvSpPr>
                          <wps:spPr bwMode="auto">
                            <a:xfrm>
                              <a:off x="5550" y="8272"/>
                              <a:ext cx="458"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 name="Rectangle 881"/>
                          <wps:cNvSpPr>
                            <a:spLocks noChangeArrowheads="1"/>
                          </wps:cNvSpPr>
                          <wps:spPr bwMode="auto">
                            <a:xfrm>
                              <a:off x="5987" y="8272"/>
                              <a:ext cx="481" cy="45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Rectangle 882"/>
                          <wps:cNvSpPr>
                            <a:spLocks noChangeArrowheads="1"/>
                          </wps:cNvSpPr>
                          <wps:spPr bwMode="auto">
                            <a:xfrm>
                              <a:off x="5987" y="8272"/>
                              <a:ext cx="481"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 name="Rectangle 883"/>
                          <wps:cNvSpPr>
                            <a:spLocks noChangeArrowheads="1"/>
                          </wps:cNvSpPr>
                          <wps:spPr bwMode="auto">
                            <a:xfrm>
                              <a:off x="6468" y="8272"/>
                              <a:ext cx="459"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Rectangle 884"/>
                          <wps:cNvSpPr>
                            <a:spLocks noChangeArrowheads="1"/>
                          </wps:cNvSpPr>
                          <wps:spPr bwMode="auto">
                            <a:xfrm>
                              <a:off x="6468" y="8272"/>
                              <a:ext cx="459"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 name="Rectangle 885"/>
                          <wps:cNvSpPr>
                            <a:spLocks noChangeArrowheads="1"/>
                          </wps:cNvSpPr>
                          <wps:spPr bwMode="auto">
                            <a:xfrm>
                              <a:off x="3301" y="8725"/>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Rectangle 886"/>
                          <wps:cNvSpPr>
                            <a:spLocks noChangeArrowheads="1"/>
                          </wps:cNvSpPr>
                          <wps:spPr bwMode="auto">
                            <a:xfrm>
                              <a:off x="3301" y="8725"/>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Rectangle 887"/>
                          <wps:cNvSpPr>
                            <a:spLocks noChangeArrowheads="1"/>
                          </wps:cNvSpPr>
                          <wps:spPr bwMode="auto">
                            <a:xfrm>
                              <a:off x="3738" y="8725"/>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Rectangle 888"/>
                          <wps:cNvSpPr>
                            <a:spLocks noChangeArrowheads="1"/>
                          </wps:cNvSpPr>
                          <wps:spPr bwMode="auto">
                            <a:xfrm>
                              <a:off x="3738" y="8725"/>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 name="Rectangle 889"/>
                          <wps:cNvSpPr>
                            <a:spLocks noChangeArrowheads="1"/>
                          </wps:cNvSpPr>
                          <wps:spPr bwMode="auto">
                            <a:xfrm>
                              <a:off x="4190" y="8725"/>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Rectangle 890"/>
                          <wps:cNvSpPr>
                            <a:spLocks noChangeArrowheads="1"/>
                          </wps:cNvSpPr>
                          <wps:spPr bwMode="auto">
                            <a:xfrm>
                              <a:off x="4190" y="8725"/>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 name="Rectangle 891"/>
                          <wps:cNvSpPr>
                            <a:spLocks noChangeArrowheads="1"/>
                          </wps:cNvSpPr>
                          <wps:spPr bwMode="auto">
                            <a:xfrm>
                              <a:off x="4640" y="8725"/>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Rectangle 892"/>
                          <wps:cNvSpPr>
                            <a:spLocks noChangeArrowheads="1"/>
                          </wps:cNvSpPr>
                          <wps:spPr bwMode="auto">
                            <a:xfrm>
                              <a:off x="4640" y="8725"/>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 name="Rectangle 893"/>
                          <wps:cNvSpPr>
                            <a:spLocks noChangeArrowheads="1"/>
                          </wps:cNvSpPr>
                          <wps:spPr bwMode="auto">
                            <a:xfrm>
                              <a:off x="5098" y="8725"/>
                              <a:ext cx="460"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 name="Rectangle 894"/>
                          <wps:cNvSpPr>
                            <a:spLocks noChangeArrowheads="1"/>
                          </wps:cNvSpPr>
                          <wps:spPr bwMode="auto">
                            <a:xfrm>
                              <a:off x="5098" y="8725"/>
                              <a:ext cx="460"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 name="Rectangle 895"/>
                          <wps:cNvSpPr>
                            <a:spLocks noChangeArrowheads="1"/>
                          </wps:cNvSpPr>
                          <wps:spPr bwMode="auto">
                            <a:xfrm>
                              <a:off x="5550" y="8725"/>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 name="Rectangle 896"/>
                          <wps:cNvSpPr>
                            <a:spLocks noChangeArrowheads="1"/>
                          </wps:cNvSpPr>
                          <wps:spPr bwMode="auto">
                            <a:xfrm>
                              <a:off x="5550" y="8725"/>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 name="Rectangle 897"/>
                          <wps:cNvSpPr>
                            <a:spLocks noChangeArrowheads="1"/>
                          </wps:cNvSpPr>
                          <wps:spPr bwMode="auto">
                            <a:xfrm>
                              <a:off x="5987" y="8725"/>
                              <a:ext cx="48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 name="Rectangle 898"/>
                          <wps:cNvSpPr>
                            <a:spLocks noChangeArrowheads="1"/>
                          </wps:cNvSpPr>
                          <wps:spPr bwMode="auto">
                            <a:xfrm>
                              <a:off x="5987" y="8725"/>
                              <a:ext cx="481"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 name="Rectangle 899"/>
                          <wps:cNvSpPr>
                            <a:spLocks noChangeArrowheads="1"/>
                          </wps:cNvSpPr>
                          <wps:spPr bwMode="auto">
                            <a:xfrm>
                              <a:off x="6468" y="8725"/>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 name="Rectangle 900"/>
                          <wps:cNvSpPr>
                            <a:spLocks noChangeArrowheads="1"/>
                          </wps:cNvSpPr>
                          <wps:spPr bwMode="auto">
                            <a:xfrm>
                              <a:off x="6468" y="8725"/>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2" name="Rectangle 901"/>
                          <wps:cNvSpPr>
                            <a:spLocks noChangeArrowheads="1"/>
                          </wps:cNvSpPr>
                          <wps:spPr bwMode="auto">
                            <a:xfrm>
                              <a:off x="2040" y="7729"/>
                              <a:ext cx="951"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B70EF" w14:textId="77777777" w:rsidR="004D6677" w:rsidRDefault="004D6677" w:rsidP="00F610CB">
                                <w:r>
                                  <w:rPr>
                                    <w:b/>
                                    <w:bCs/>
                                    <w:color w:val="000000"/>
                                  </w:rPr>
                                  <w:t xml:space="preserve">Số hàng  j </w:t>
                                </w:r>
                              </w:p>
                            </w:txbxContent>
                          </wps:txbx>
                          <wps:bodyPr rot="0" vert="horz" wrap="square" lIns="0" tIns="0" rIns="0" bIns="0" anchor="t" anchorCtr="0" upright="1">
                            <a:noAutofit/>
                          </wps:bodyPr>
                        </wps:wsp>
                        <wps:wsp>
                          <wps:cNvPr id="1203" name="Rectangle 902"/>
                          <wps:cNvSpPr>
                            <a:spLocks noChangeArrowheads="1"/>
                          </wps:cNvSpPr>
                          <wps:spPr bwMode="auto">
                            <a:xfrm>
                              <a:off x="3669" y="9358"/>
                              <a:ext cx="1992"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A5BB2" w14:textId="77777777" w:rsidR="004D6677" w:rsidRDefault="004D6677" w:rsidP="00F610CB">
                                <w:r>
                                  <w:rPr>
                                    <w:b/>
                                    <w:bCs/>
                                    <w:color w:val="000000"/>
                                  </w:rPr>
                                  <w:t>(i,j) = (5,3);(7,5);(8,2)</w:t>
                                </w:r>
                              </w:p>
                            </w:txbxContent>
                          </wps:txbx>
                          <wps:bodyPr rot="0" vert="horz" wrap="square" lIns="0" tIns="0" rIns="0" bIns="0" anchor="t" anchorCtr="0" upright="1">
                            <a:noAutofit/>
                          </wps:bodyPr>
                        </wps:wsp>
                        <wps:wsp>
                          <wps:cNvPr id="1204" name="Line 903"/>
                          <wps:cNvCnPr>
                            <a:cxnSpLocks noChangeShapeType="1"/>
                          </wps:cNvCnPr>
                          <wps:spPr bwMode="auto">
                            <a:xfrm>
                              <a:off x="2764" y="6462"/>
                              <a:ext cx="1" cy="905"/>
                            </a:xfrm>
                            <a:prstGeom prst="line">
                              <a:avLst/>
                            </a:prstGeom>
                            <a:noFill/>
                            <a:ln w="19050">
                              <a:solidFill>
                                <a:srgbClr val="00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Line 904"/>
                          <wps:cNvCnPr>
                            <a:cxnSpLocks noChangeShapeType="1"/>
                          </wps:cNvCnPr>
                          <wps:spPr bwMode="auto">
                            <a:xfrm>
                              <a:off x="3307" y="6100"/>
                              <a:ext cx="1086" cy="0"/>
                            </a:xfrm>
                            <a:prstGeom prst="line">
                              <a:avLst/>
                            </a:prstGeom>
                            <a:noFill/>
                            <a:ln w="19050">
                              <a:solidFill>
                                <a:srgbClr val="00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06" name="Oval 905"/>
                        <wps:cNvSpPr>
                          <a:spLocks noChangeArrowheads="1"/>
                        </wps:cNvSpPr>
                        <wps:spPr bwMode="auto">
                          <a:xfrm>
                            <a:off x="7108" y="7548"/>
                            <a:ext cx="181" cy="18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963F4C" id="Group 1098" o:spid="_x0000_s1876" style="position:absolute;margin-left:119.2pt;margin-top:2.65pt;width:355.95pt;height:146.8pt;z-index:251684864;mso-position-horizontal-relative:page;mso-position-vertical-relative:text" coordorigin="1226,5666" coordsize="6968,474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">
                <v:rect id="Rectangle 798" o:spid="_x0000_s1877" style="position:absolute;left:1226;top:5666;width:6968;height:4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AOL8IA&#10;AADdAAAADwAAAGRycy9kb3ducmV2LnhtbERPPW/CMBDdK/EfrEPqVux0aJuAQYi2KowNLNlO8RFH&#10;xOcoNpD++xoJie2e3uctVqPrxIWG0HrWkM0UCOLam5YbDYf998sHiBCRDXaeScMfBVgtJ08LLIy/&#10;8i9dytiIFMKhQA02xr6QMtSWHIaZ74kTd/SDw5jg0Egz4DWFu06+KvUmHbacGiz2tLFUn8qz03Cu&#10;ys98+7756nfVTyVdpjKbH7R+no7rOYhIY3yI7+6tSfNVnsPtm3SC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oA4vwgAAAN0AAAAPAAAAAAAAAAAAAAAAAJgCAABkcnMvZG93&#10;bnJldi54bWxQSwUGAAAAAAQABAD1AAAAhwMAAAAA&#10;" filled="f">
                  <v:stroke dashstyle="1 1" endcap="round"/>
                </v:rect>
                <v:shape id="Text Box 799" o:spid="_x0000_s1878" type="#_x0000_t202" style="position:absolute;left:1316;top:9900;width:6878;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luJcYA&#10;AADdAAAADwAAAGRycy9kb3ducmV2LnhtbESPQWvDMAyF74P+B6PCbqvdHcqW1S1ldFAYjKXpYUct&#10;VhPTWE5jt83+/XQY7Cbxnt77tFyPoVNXGpKPbGE+M6CI6+g8NxYO1dvDE6iUkR12kcnCDyVYryZ3&#10;SyxcvHFJ131ulIRwKtBCm3NfaJ3qlgKmWeyJRTvGIWCWdWi0G/Am4aHTj8YsdEDP0tBiT68t1af9&#10;JVjYfHG59eeP78/yWPqqejb8vjhZez8dNy+gMo353/x3vXOCPzfCL9/IC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luJcYAAADdAAAADwAAAAAAAAAAAAAAAACYAgAAZHJz&#10;L2Rvd25yZXYueG1sUEsFBgAAAAAEAAQA9QAAAIsDAAAAAA==&#10;" filled="f" stroked="f">
                  <v:textbox inset="0,0,0,0">
                    <w:txbxContent>
                      <w:p w14:paraId="362A8191" w14:textId="77777777" w:rsidR="004D6677" w:rsidRPr="00B57A0D" w:rsidRDefault="004D6677" w:rsidP="00F610CB">
                        <w:pPr>
                          <w:jc w:val="center"/>
                          <w:rPr>
                            <w:rFonts w:ascii="Times New Roman" w:hAnsi="Times New Roman" w:cs="Times New Roman"/>
                            <w:b/>
                            <w:bCs/>
                            <w:i/>
                            <w:iCs/>
                            <w:sz w:val="24"/>
                          </w:rPr>
                        </w:pPr>
                        <w:r w:rsidRPr="00B57A0D">
                          <w:rPr>
                            <w:rFonts w:ascii="Times New Roman" w:hAnsi="Times New Roman" w:cs="Times New Roman"/>
                            <w:bCs/>
                            <w:i/>
                            <w:iCs/>
                            <w:sz w:val="24"/>
                          </w:rPr>
                          <w:t>Hình 19</w:t>
                        </w:r>
                        <w:r w:rsidRPr="00B57A0D">
                          <w:rPr>
                            <w:rFonts w:ascii="Times New Roman" w:hAnsi="Times New Roman" w:cs="Times New Roman"/>
                            <w:i/>
                            <w:iCs/>
                            <w:sz w:val="24"/>
                          </w:rPr>
                          <w:t>. Dạng hình học và Topology của đối tượng điểm</w:t>
                        </w:r>
                      </w:p>
                    </w:txbxContent>
                  </v:textbox>
                </v:shape>
                <v:oval id="Oval 800" o:spid="_x0000_s1879" style="position:absolute;left:7832;top:7729;width:181;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XksEA&#10;AADdAAAADwAAAGRycy9kb3ducmV2LnhtbERPTYvCMBC9C/6HMIIX0bQLilSjSMHF63Y97HG2Gdti&#10;MylJtO2/NwvC3ubxPmd/HEwrnuR8Y1lBukpAEJdWN1wpuH6fl1sQPiBrbC2TgpE8HA/TyR4zbXv+&#10;omcRKhFD2GeooA6hy6T0ZU0G/cp2xJG7WWcwROgqqR32Mdy08iNJNtJgw7Ghxo7ymsp78TAK3KIb&#10;8/GSn9Nf/izW/Vb/bK5aqflsOO1ABBrCv/jtvug4P01S+PsmniA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JF5LBAAAA3QAAAA8AAAAAAAAAAAAAAAAAmAIAAGRycy9kb3du&#10;cmV2LnhtbFBLBQYAAAAABAAEAPUAAACGAwAAAAA=&#10;" fillcolor="black"/>
                <v:oval id="Oval 801" o:spid="_x0000_s1880" style="position:absolute;left:7832;top:6824;width:181;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J5cEA&#10;AADdAAAADwAAAGRycy9kb3ducmV2LnhtbERPTYvCMBC9C/6HMMJeZE0rKNI1ylJQvFo9eJxtZtuy&#10;zaQk0bb/fiMI3ubxPme7H0wrHuR8Y1lBukhAEJdWN1wpuF4OnxsQPiBrbC2TgpE87HfTyRYzbXs+&#10;06MIlYgh7DNUUIfQZVL6siaDfmE74sj9WmcwROgqqR32Mdy0cpkka2mw4dhQY0d5TeVfcTcK3Lwb&#10;8/GUH9IfPharfqNv66tW6mM2fH+BCDSEt/jlPuk4P02W8PwmniB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bieXBAAAA3QAAAA8AAAAAAAAAAAAAAAAAmAIAAGRycy9kb3du&#10;cmV2LnhtbFBLBQYAAAAABAAEAPUAAACGAwAAAAA=&#10;" fillcolor="black"/>
                <v:group id="Group 802" o:spid="_x0000_s1881" style="position:absolute;left:1497;top:5738;width:4887;height:3801" coordorigin="2040,5919" coordsize="4887,3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n4icMAAADdAAAADwAAAGRycy9kb3ducmV2LnhtbERPTYvCMBC9C/sfwgje&#10;NK2iSDWKyLp4kAWrsOxtaMa22ExKk23rvzcLgrd5vM9Zb3tTiZYaV1pWEE8iEMSZ1SXnCq6Xw3gJ&#10;wnlkjZVlUvAgB9vNx2CNibYdn6lNfS5CCLsEFRTe14mULivIoJvYmjhwN9sY9AE2udQNdiHcVHIa&#10;RQtpsOTQUGBN+4Kye/pnFHx12O1m8Wd7ut/2j9/L/PvnFJNSo2G/W4Hw1Pu3+OU+6jA/jm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qfiJwwAAAN0AAAAP&#10;AAAAAAAAAAAAAAAAAKoCAABkcnMvZG93bnJldi54bWxQSwUGAAAAAAQABAD6AAAAmgMAAAAA&#10;">
                  <v:rect id="Rectangle 803" o:spid="_x0000_s1882" style="position:absolute;left:4574;top:5919;width:938;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jF8IA&#10;AADdAAAADwAAAGRycy9kb3ducmV2LnhtbERPS4vCMBC+C/6HMII3TRUR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aMXwgAAAN0AAAAPAAAAAAAAAAAAAAAAAJgCAABkcnMvZG93&#10;bnJldi54bWxQSwUGAAAAAAQABAD1AAAAhwMAAAAA&#10;" filled="f" stroked="f">
                    <v:textbox inset="0,0,0,0">
                      <w:txbxContent>
                        <w:p w14:paraId="3EBDB837" w14:textId="77777777" w:rsidR="004D6677" w:rsidRDefault="004D6677" w:rsidP="00F610CB">
                          <w:r>
                            <w:rPr>
                              <w:b/>
                              <w:bCs/>
                              <w:color w:val="000000"/>
                            </w:rPr>
                            <w:t>Số pixel  i</w:t>
                          </w:r>
                        </w:p>
                      </w:txbxContent>
                    </v:textbox>
                  </v:rect>
                  <v:rect id="Rectangle 804" o:spid="_x0000_s1883" style="position:absolute;left:5180;top:9017;width:56;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GjMIA&#10;AADdAAAADwAAAGRycy9kb3ducmV2LnhtbERPS4vCMBC+C/6HMII3TRUU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QaMwgAAAN0AAAAPAAAAAAAAAAAAAAAAAJgCAABkcnMvZG93&#10;bnJldi54bWxQSwUGAAAAAAQABAD1AAAAhwMAAAAA&#10;" filled="f" stroked="f">
                    <v:textbox inset="0,0,0,0">
                      <w:txbxContent>
                        <w:p w14:paraId="2CBCF79B" w14:textId="77777777" w:rsidR="004D6677" w:rsidRDefault="004D6677" w:rsidP="00F610CB">
                          <w:r>
                            <w:rPr>
                              <w:color w:val="000000"/>
                            </w:rPr>
                            <w:t xml:space="preserve"> </w:t>
                          </w:r>
                        </w:p>
                      </w:txbxContent>
                    </v:textbox>
                  </v:rect>
                  <v:rect id="Rectangle 805" o:spid="_x0000_s1884" style="position:absolute;left:3301;top:646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w1OcMA&#10;AADdAAAADwAAAGRycy9kb3ducmV2LnhtbERPS2vCQBC+F/wPywje6q61DTZ1FSkEhNpDVeh1yI5J&#10;aHY2ZjcP/71bKPQ2H99z1tvR1qKn1leONSzmCgRx7kzFhYbzKXtcgfAB2WDtmDTcyMN2M3lYY2rc&#10;wF/UH0MhYgj7FDWUITSplD4vyaKfu4Y4chfXWgwRtoU0LQ4x3NbySalEWqw4NpTY0HtJ+c+xsxow&#10;eTbXz8vycProEnwtRpW9fCutZ9Nx9wYi0Bj+xX/uvYnzFyqB32/iC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w1OcMAAADdAAAADwAAAAAAAAAAAAAAAACYAgAAZHJzL2Rv&#10;d25yZXYueG1sUEsFBgAAAAAEAAQA9QAAAIgDAAAAAA==&#10;" stroked="f"/>
                  <v:rect id="Rectangle 806" o:spid="_x0000_s1885" style="position:absolute;left:3301;top:646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BEsIA&#10;AADdAAAADwAAAGRycy9kb3ducmV2LnhtbERPS27CMBDdV+odrKnErjiwABQwEarUFlQ2pD3AEA9x&#10;lHic2i6E29dISOzm6X1nVQy2E2fyoXGsYDLOQBBXTjdcK/j5fn9dgAgRWWPnmBRcKUCxfn5aYa7d&#10;hQ90LmMtUgiHHBWYGPtcylAZshjGridO3Ml5izFBX0vt8ZLCbSenWTaTFhtODQZ7ejNUteWfVfAx&#10;rdz1a7eQpj2U/nMvf+fHDpUavQybJYhIQ3yI7+6tTvMn2Rxu36QT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4ESwgAAAN0AAAAPAAAAAAAAAAAAAAAAAJgCAABkcnMvZG93&#10;bnJldi54bWxQSwUGAAAAAAQABAD1AAAAhwMAAAAA&#10;" filled="f" strokeweight=".8pt"/>
                  <v:rect id="Rectangle 807" o:spid="_x0000_s1886" style="position:absolute;left:3738;top:646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8E0MYA&#10;AADdAAAADwAAAGRycy9kb3ducmV2LnhtbESPT2vCQBDF74V+h2UKvdVdWxs0uooUhILtwT/gdciO&#10;STA7G7Orpt++cxC8zfDevPeb2aL3jbpSF+vAFoYDA4q4CK7m0sJ+t3obg4oJ2WETmCz8UYTF/Plp&#10;hrkLN97QdZtKJSEcc7RQpdTmWseiIo9xEFpi0Y6h85hk7UrtOrxJuG/0uzGZ9lizNFTY0ldFxWl7&#10;8RYwG7nz7/HjZ7e+ZDgpe7P6PBhrX1/65RRUoj49zPfrbyf4QyO48o2Mo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8E0MYAAADdAAAADwAAAAAAAAAAAAAAAACYAgAAZHJz&#10;L2Rvd25yZXYueG1sUEsFBgAAAAAEAAQA9QAAAIsDAAAAAA==&#10;" stroked="f"/>
                  <v:rect id="Rectangle 808" o:spid="_x0000_s1887" style="position:absolute;left:3738;top:646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w+8IA&#10;AADdAAAADwAAAGRycy9kb3ducmV2LnhtbERPS27CMBDdV+odrKnErjiw4BMwCFWCgsqGtAcY4iGO&#10;iMep7UK4Pa6ExG6e3nfmy8424kI+1I4VDPoZCOLS6ZorBT/f6/cJiBCRNTaOScGNAiwXry9zzLW7&#10;8oEuRaxECuGQowITY5tLGUpDFkPftcSJOzlvMSboK6k9XlO4beQwy0bSYs2pwWBLH4bKc/FnFWyG&#10;pbt97SbSnA+F/9zL3/GxQaV6b91qBiJSF5/ih3ur0/xBNoX/b9IJ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uLD7wgAAAN0AAAAPAAAAAAAAAAAAAAAAAJgCAABkcnMvZG93&#10;bnJldi54bWxQSwUGAAAAAAQABAD1AAAAhwMAAAAA&#10;" filled="f" strokeweight=".8pt"/>
                  <v:rect id="Rectangle 809" o:spid="_x0000_s1888" style="position:absolute;left:4190;top:646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eC8YA&#10;AADdAAAADwAAAGRycy9kb3ducmV2LnhtbESPT2vCQBDF74V+h2UKvdXd9E+o0VVKQRBqD2rB65Ad&#10;k2B2Ns2uGr+9cxC8zfDevPeb6XzwrTpRH5vAFrKRAUVcBtdwZeFvu3j5BBUTssM2MFm4UIT57PFh&#10;ioULZ17TaZMqJSEcC7RQp9QVWseyJo9xFDpi0fah95hk7SvtejxLuG/1qzG59tiwNNTY0XdN5WFz&#10;9BYwf3f/v/u31fbnmOO4GsziY2esfX4aviagEg3pbr5dL53gZ5nwyzcygp5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CeC8YAAADdAAAADwAAAAAAAAAAAAAAAACYAgAAZHJz&#10;L2Rvd25yZXYueG1sUEsFBgAAAAAEAAQA9QAAAIsDAAAAAA==&#10;" stroked="f"/>
                  <v:rect id="Rectangle 810" o:spid="_x0000_s1889" style="position:absolute;left:4190;top:646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qIMIA&#10;AADdAAAADwAAAGRycy9kb3ducmV2LnhtbERPQW7CMBC8V+IP1iL1Vhw4tChgEEKipSoXAg9Y4iWO&#10;iNfBNhB+XyMhMaddzc7MznTe2UZcyYfasYLhIANBXDpdc6Vgv1t9jEGEiKyxcUwK7hRgPuu9TTHX&#10;7sZbuhaxEsmEQ44KTIxtLmUoDVkMA9cSJ+7ovMWYVl9J7fGWzG0jR1n2KS3WnBIMtrQ0VJ6Ki1Xw&#10;PSrd/e93LM1pW/ifjTx/HRpU6r3fLSYgInXxdfxUr3V6PwEebdII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yogwgAAAN0AAAAPAAAAAAAAAAAAAAAAAJgCAABkcnMvZG93&#10;bnJldi54bWxQSwUGAAAAAAQABAD1AAAAhwMAAAAA&#10;" filled="f" strokeweight=".8pt"/>
                  <v:rect id="Rectangle 811" o:spid="_x0000_s1890" style="position:absolute;left:4640;top:646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l58MA&#10;AADdAAAADwAAAGRycy9kb3ducmV2LnhtbERPS2vCQBC+C/0PyxS86W58hDZ1FRGEgnpoLPQ6ZMck&#10;NDubZldN/70rCN7m43vOYtXbRlyo87VjDclYgSAunKm51PB93I7eQPiAbLBxTBr+ycNq+TJYYGbc&#10;lb/okodSxBD2GWqoQmgzKX1RkUU/di1x5E6usxgi7EppOrzGcNvIiVKptFhzbKiwpU1FxW9+thow&#10;nZm/w2m6P+7OKb6XvdrOf5TWw9d+/QEiUB+e4of708T5STKB+zfx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6l58MAAADdAAAADwAAAAAAAAAAAAAAAACYAgAAZHJzL2Rv&#10;d25yZXYueG1sUEsFBgAAAAAEAAQA9QAAAIgDAAAAAA==&#10;" stroked="f"/>
                  <v:rect id="Rectangle 812" o:spid="_x0000_s1891" style="position:absolute;left:4640;top:646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RzMIA&#10;AADdAAAADwAAAGRycy9kb3ducmV2LnhtbERPzWoCMRC+F3yHMIK3ml2FVlajiFC1tBe3PsC4GTeL&#10;m8k2ibq+fVMo9DYf3+8sVr1txY18aBwryMcZCOLK6YZrBcevt+cZiBCRNbaOScGDAqyWg6cFFtrd&#10;+UC3MtYihXAoUIGJsSukDJUhi2HsOuLEnZ23GBP0tdQe7ynctnKSZS/SYsOpwWBHG0PVpbxaBdtJ&#10;5R4f7zNpLofS7z7l9+upRaVGw349BxGpj//iP/dep/l5PoXfb9IJ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iRHMwgAAAN0AAAAPAAAAAAAAAAAAAAAAAJgCAABkcnMvZG93&#10;bnJldi54bWxQSwUGAAAAAAQABAD1AAAAhwMAAAAA&#10;" filled="f" strokeweight=".8pt"/>
                  <v:rect id="Rectangle 813" o:spid="_x0000_s1892" style="position:absolute;left:5098;top:6465;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YCMMA&#10;AADdAAAADwAAAGRycy9kb3ducmV2LnhtbERPS2vCQBC+C/0PyxS86W5aGzRmlVIQBNtDY8HrkJ08&#10;aHY2za4a/323UPA2H99z8u1oO3GhwbeONSRzBYK4dKblWsPXcTdbgvAB2WDnmDTcyMN28zDJMTPu&#10;yp90KUItYgj7DDU0IfSZlL5syKKfu544cpUbLIYIh1qaAa8x3HbySalUWmw5NjTY01tD5Xdxthow&#10;XZifj+r5/Xg4p7iqR7V7OSmtp4/j6xpEoDHcxf/uvYnzk2QB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uYCMMAAADdAAAADwAAAAAAAAAAAAAAAACYAgAAZHJzL2Rv&#10;d25yZXYueG1sUEsFBgAAAAAEAAQA9QAAAIgDAAAAAA==&#10;" stroked="f"/>
                  <v:rect id="Rectangle 814" o:spid="_x0000_s1893" style="position:absolute;left:5098;top:6465;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wsI8IA&#10;AADdAAAADwAAAGRycy9kb3ducmV2LnhtbERPzWoCMRC+F3yHMIK3ml3BVlajiFC1tBe3PsC4GTeL&#10;m8k2ibq+fVMo9DYf3+8sVr1txY18aBwryMcZCOLK6YZrBcevt+cZiBCRNbaOScGDAqyWg6cFFtrd&#10;+UC3MtYihXAoUIGJsSukDJUhi2HsOuLEnZ23GBP0tdQe7ynctnKSZS/SYsOpwWBHG0PVpbxaBdtJ&#10;5R4f7zNpLofS7z7l9+upRaVGw349BxGpj//iP/dep/l5PoXfb9IJ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CwjwgAAAN0AAAAPAAAAAAAAAAAAAAAAAJgCAABkcnMvZG93&#10;bnJldi54bWxQSwUGAAAAAAQABAD1AAAAhwMAAAAA&#10;" filled="f" strokeweight=".8pt"/>
                  <v:rect id="Rectangle 815" o:spid="_x0000_s1894" style="position:absolute;left:5550;top:646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Wj5MMA&#10;AADdAAAADwAAAGRycy9kb3ducmV2LnhtbERPTWvCQBC9C/6HZYTedDdtDTV1FSkIQvVgLHgdsmMS&#10;mp2N2VXjv3cLBW/zeJ8zX/a2EVfqfO1YQzJRIIgLZ2ouNfwc1uMPED4gG2wck4Y7eVguhoM5Zsbd&#10;eE/XPJQihrDPUEMVQptJ6YuKLPqJa4kjd3KdxRBhV0rT4S2G20a+KpVKizXHhgpb+qqo+M0vVgOm&#10;7+a8O71tD9+XFGdlr9bTo9L6ZdSvPkEE6sNT/O/emDg/SVL4+ya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Wj5MMAAADdAAAADwAAAAAAAAAAAAAAAACYAgAAZHJzL2Rv&#10;d25yZXYueG1sUEsFBgAAAAAEAAQA9QAAAIgDAAAAAA==&#10;" stroked="f"/>
                  <v:rect id="Rectangle 816" o:spid="_x0000_s1895" style="position:absolute;left:5550;top:646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Xz8IA&#10;AADdAAAADwAAAGRycy9kb3ducmV2LnhtbERPzWoCMRC+F3yHMIK3ml0PVVajiGCt2IvbPsC4GTeL&#10;m8k2ibq+vSkUepuP73cWq9624kY+NI4V5OMMBHHldMO1gu+v7esMRIjIGlvHpOBBAVbLwcsCC+3u&#10;fKRbGWuRQjgUqMDE2BVShsqQxTB2HXHizs5bjAn6WmqP9xRuWznJsjdpseHUYLCjjaHqUl6tgvdJ&#10;5R6H/Uyay7H0u0/5Mz21qNRo2K/nICL18V/85/7QaX6eT+H3m3SC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hfPwgAAAN0AAAAPAAAAAAAAAAAAAAAAAJgCAABkcnMvZG93&#10;bnJldi54bWxQSwUGAAAAAAQABAD1AAAAhwMAAAAA&#10;" filled="f" strokeweight=".8pt"/>
                  <v:rect id="Rectangle 817" o:spid="_x0000_s1896" style="position:absolute;left:5987;top:6465;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SDcYA&#10;AADdAAAADwAAAGRycy9kb3ducmV2LnhtbESPT2vCQBDF74V+h2UKvdXd9E+o0VVKQRBqD2rB65Ad&#10;k2B2Ns2uGr+9cxC8zfDevPeb6XzwrTpRH5vAFrKRAUVcBtdwZeFvu3j5BBUTssM2MFm4UIT57PFh&#10;ioULZ17TaZMqJSEcC7RQp9QVWseyJo9xFDpi0fah95hk7SvtejxLuG/1qzG59tiwNNTY0XdN5WFz&#10;9BYwf3f/v/u31fbnmOO4GsziY2esfX4aviagEg3pbr5dL53gZ5ngyjcygp5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aSDcYAAADdAAAADwAAAAAAAAAAAAAAAACYAgAAZHJz&#10;L2Rvd25yZXYueG1sUEsFBgAAAAAEAAQA9QAAAIsDAAAAAA==&#10;" stroked="f"/>
                  <v:rect id="Rectangle 818" o:spid="_x0000_s1897" style="position:absolute;left:5987;top:6465;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EmJsIA&#10;AADdAAAADwAAAGRycy9kb3ducmV2LnhtbERPS27CMBDdI3EHa5C6AycsWhowCCG1tGo3BA4wxEMc&#10;EY+DbSDcvq5Uqbt5et9ZrHrbihv50DhWkE8yEMSV0w3XCg77t/EMRIjIGlvHpOBBAVbL4WCBhXZ3&#10;3tGtjLVIIRwKVGBi7AopQ2XIYpi4jjhxJ+ctxgR9LbXHewq3rZxm2bO02HBqMNjRxlB1Lq9Wwfu0&#10;co+vz5k0513pt9/y8nJsUamnUb+eg4jUx3/xn/tDp/l5/gq/36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YSYmwgAAAN0AAAAPAAAAAAAAAAAAAAAAAJgCAABkcnMvZG93&#10;bnJldi54bWxQSwUGAAAAAAQABAD1AAAAhwMAAAAA&#10;" filled="f" strokeweight=".8pt"/>
                  <v:rect id="Rectangle 819" o:spid="_x0000_s1898" style="position:absolute;left:6468;top:646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UtsYA&#10;AADdAAAADwAAAGRycy9kb3ducmV2LnhtbESPT2vCQBDF74V+h2UK3uqufxo0ukopCIL2UC14HbJj&#10;EpqdTbOrxm/vHAq9zfDevPeb5br3jbpSF+vAFkZDA4q4CK7m0sL3cfM6AxUTssMmMFm4U4T16vlp&#10;ibkLN/6i6yGVSkI45mihSqnNtY5FRR7jMLTEop1D5zHJ2pXadXiTcN/osTGZ9lizNFTY0kdFxc/h&#10;4i1gNnW/n+fJ/ri7ZDgve7N5OxlrBy/9+wJUoj79m/+ut07wR2Phl29kBL1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xUtsYAAADdAAAADwAAAAAAAAAAAAAAAACYAgAAZHJz&#10;L2Rvd25yZXYueG1sUEsFBgAAAAAEAAQA9QAAAIsDAAAAAA==&#10;" stroked="f"/>
                  <v:rect id="Rectangle 820" o:spid="_x0000_s1899" style="position:absolute;left:6468;top:646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vgncIA&#10;AADdAAAADwAAAGRycy9kb3ducmV2LnhtbERPS27CMBDdV+IO1iB1V5xk0aKAQVUlPlW7IXCAaTyN&#10;I+JxsA2E29eVkNjN0/vOfDnYTlzIh9axgnySgSCunW65UXDYr16mIEJE1tg5JgU3CrBcjJ7mWGp3&#10;5R1dqtiIFMKhRAUmxr6UMtSGLIaJ64kT9+u8xZigb6T2eE3htpNFlr1Kiy2nBoM9fRiqj9XZKlgX&#10;tbt9fU6lOe4qv/mWp7efDpV6Hg/vMxCRhvgQ391bnebnRQ7/36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CdwgAAAN0AAAAPAAAAAAAAAAAAAAAAAJgCAABkcnMvZG93&#10;bnJldi54bWxQSwUGAAAAAAQABAD1AAAAhwMAAAAA&#10;" filled="f" strokeweight=".8pt"/>
                  <v:rect id="Rectangle 821" o:spid="_x0000_s1900" style="position:absolute;left:3301;top:6917;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JvWsMA&#10;AADdAAAADwAAAGRycy9kb3ducmV2LnhtbERPS4vCMBC+L/gfwgje1sTqlt2uUZYFQdA9+IC9Ds3Y&#10;FptJbaLWf28Ewdt8fM+Zzjtbiwu1vnKsYTRUIIhzZyouNOx3i/dPED4gG6wdk4YbeZjPem9TzIy7&#10;8oYu21CIGMI+Qw1lCE0mpc9LsuiHriGO3MG1FkOEbSFNi9cYbmuZKJVKixXHhhIb+i0pP27PVgOm&#10;E3P6O4zXu9U5xa+iU4uPf6X1oN/9fIMI1IWX+Olemjh/lCTw+Cae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JvWsMAAADdAAAADwAAAAAAAAAAAAAAAACYAgAAZHJzL2Rv&#10;d25yZXYueG1sUEsFBgAAAAAEAAQA9QAAAIgDAAAAAA==&#10;" stroked="f"/>
                  <v:rect id="Rectangle 822" o:spid="_x0000_s1901" style="position:absolute;left:3301;top:6917;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bccIA&#10;AADdAAAADwAAAGRycy9kb3ducmV2LnhtbERPzWoCMRC+F3yHMEJvNesKVlajiNBaaS9ufYBxM24W&#10;N5Ntkur69o0g9DYf3+8sVr1txYV8aBwrGI8yEMSV0w3XCg7fby8zECEia2wdk4IbBVgtB08LLLS7&#10;8p4uZaxFCuFQoAITY1dIGSpDFsPIdcSJOzlvMSboa6k9XlO4bWWeZVNpseHUYLCjjaHqXP5aBe95&#10;5W6fu5k0533pt1/y5/XYolLPw349BxGpj//ih/tDp/njfAL3b9IJ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5dtxwgAAAN0AAAAPAAAAAAAAAAAAAAAAAJgCAABkcnMvZG93&#10;bnJldi54bWxQSwUGAAAAAAQABAD1AAAAhwMAAAAA&#10;" filled="f" strokeweight=".8pt"/>
                  <v:rect id="Rectangle 823" o:spid="_x0000_s1902" style="position:absolute;left:3738;top:6917;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dStcIA&#10;AADdAAAADwAAAGRycy9kb3ducmV2LnhtbERPS4vCMBC+C/sfwix408RXWbtGEUEQ1IO64HVoxrZs&#10;M6lN1PrvzcKCt/n4njNbtLYSd2p86VjDoK9AEGfOlJxr+Dmte18gfEA2WDkmDU/ysJh/dGaYGvfg&#10;A92PIRcxhH2KGooQ6lRKnxVk0fddTRy5i2sshgibXJoGHzHcVnKoVCItlhwbCqxpVVD2e7xZDZiM&#10;zXV/Ge1O21uC07xV68lZad39bJffIAK14S3+d29MnD8YjuHvm3iC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1K1wgAAAN0AAAAPAAAAAAAAAAAAAAAAAJgCAABkcnMvZG93&#10;bnJldi54bWxQSwUGAAAAAAQABAD1AAAAhwMAAAAA&#10;" stroked="f"/>
                  <v:rect id="Rectangle 824" o:spid="_x0000_s1903" style="position:absolute;left:3738;top:6917;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mnsIA&#10;AADdAAAADwAAAGRycy9kb3ducmV2LnhtbERPzWoCMRC+F3yHMEJvNeuCVlajiNBaaS9ufYBxM24W&#10;N5Ntkur69o0g9DYf3+8sVr1txYV8aBwrGI8yEMSV0w3XCg7fby8zECEia2wdk4IbBVgtB08LLLS7&#10;8p4uZaxFCuFQoAITY1dIGSpDFsPIdcSJOzlvMSboa6k9XlO4bWWeZVNpseHUYLCjjaHqXP5aBe95&#10;5W6fu5k0533pt1/y5/XYolLPw349BxGpj//ih/tDp/njfAL3b9IJ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QOaewgAAAN0AAAAPAAAAAAAAAAAAAAAAAJgCAABkcnMvZG93&#10;bnJldi54bWxQSwUGAAAAAAQABAD1AAAAhwMAAAAA&#10;" filled="f" strokeweight=".8pt"/>
                  <v:rect id="Rectangle 825" o:spid="_x0000_s1904" style="position:absolute;left:4190;top:6917;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lpWcIA&#10;AADdAAAADwAAAGRycy9kb3ducmV2LnhtbERPS4vCMBC+L/gfwgje1kTdLVqNIoIg7O7BB3gdmrEt&#10;NpPaRK3/fiMI3ubje85s0dpK3KjxpWMNg74CQZw5U3Ku4bBff45B+IBssHJMGh7kYTHvfMwwNe7O&#10;W7rtQi5iCPsUNRQh1KmUPivIou+7mjhyJ9dYDBE2uTQN3mO4reRQqURaLDk2FFjTqqDsvLtaDZh8&#10;mcvfafS7/7kmOMlbtf4+Kq173XY5BRGoDW/xy70xcf5gmMDzm3iC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6WlZwgAAAN0AAAAPAAAAAAAAAAAAAAAAAJgCAABkcnMvZG93&#10;bnJldi54bWxQSwUGAAAAAAQABAD1AAAAhwMAAAAA&#10;" stroked="f"/>
                  <v:rect id="Rectangle 826" o:spid="_x0000_s1905" style="position:absolute;left:4190;top:6917;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7dcsMA&#10;AADdAAAADwAAAGRycy9kb3ducmV2LnhtbERPS27CMBDdI3EHa5C6A4csCkpxIoQEbdVuSHuAaTzE&#10;EfE42C6E29eVKnU3T+87m2q0vbiSD51jBctFBoK4cbrjVsHnx36+BhEissbeMSm4U4CqnE42WGh3&#10;4yNd69iKFMKhQAUmxqGQMjSGLIaFG4gTd3LeYkzQt1J7vKVw28s8yx6lxY5Tg8GBdoaac/1tFRzy&#10;xt3fXtfSnI+1f36Xl9VXj0o9zMbtE4hIY/wX/7lfdJq/zFfw+006QZ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7dcsMAAADdAAAADwAAAAAAAAAAAAAAAACYAgAAZHJzL2Rv&#10;d25yZXYueG1sUEsFBgAAAAAEAAQA9QAAAIgDAAAAAA==&#10;" filled="f" strokeweight=".8pt"/>
                  <v:rect id="Rectangle 827" o:spid="_x0000_s1906" style="position:absolute;left:4640;top:6917;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sMYA&#10;AADdAAAADwAAAGRycy9kb3ducmV2LnhtbESPT2vCQBDF74V+h2UK3uqufxo0ukopCIL2UC14HbJj&#10;EpqdTbOrxm/vHAq9zfDevPeb5br3jbpSF+vAFkZDA4q4CK7m0sL3cfM6AxUTssMmMFm4U4T16vlp&#10;ibkLN/6i6yGVSkI45mihSqnNtY5FRR7jMLTEop1D5zHJ2pXadXiTcN/osTGZ9lizNFTY0kdFxc/h&#10;4i1gNnW/n+fJ/ri7ZDgve7N5OxlrBy/9+wJUoj79m/+ut07wR2PBlW9kBL1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YsMYAAADdAAAADwAAAAAAAAAAAAAAAACYAgAAZHJz&#10;L2Rvd25yZXYueG1sUEsFBgAAAAAEAAQA9QAAAIsDAAAAAA==&#10;" stroked="f"/>
                  <v:rect id="Rectangle 828" o:spid="_x0000_s1907" style="position:absolute;left:4640;top:6917;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sm8IA&#10;AADdAAAADwAAAGRycy9kb3ducmV2LnhtbERPS27CMBDdI3EHa5C6A4csWhowCCG1tGo3BA4wxEMc&#10;EY+DbSDcvq5Uqbt5et9ZrHrbihv50DhWMJ1kIIgrpxuuFRz2b+MZiBCRNbaOScGDAqyWw8ECC+3u&#10;vKNbGWuRQjgUqMDE2BVShsqQxTBxHXHiTs5bjAn6WmqP9xRuW5ln2bO02HBqMNjRxlB1Lq9WwXte&#10;ucfX50ya86702295eTm2qNTTqF/PQUTq47/4z/2h0/xp/gq/36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DeybwgAAAN0AAAAPAAAAAAAAAAAAAAAAAJgCAABkcnMvZG93&#10;bnJldi54bWxQSwUGAAAAAAQABAD1AAAAhwMAAAAA&#10;" filled="f" strokeweight=".8pt"/>
                  <v:rect id="Rectangle 829" o:spid="_x0000_s1908" style="position:absolute;left:5098;top:6917;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Ca8YA&#10;AADdAAAADwAAAGRycy9kb3ducmV2LnhtbESPQWvCQBCF74X+h2UK3uqu1QaNrlIEQdAeqgWvQ3ZM&#10;QrOzaXbV+O+dQ6G3Gd6b975ZrHrfqCt1sQ5sYTQ0oIiL4GouLXwfN69TUDEhO2wCk4U7RVgtn58W&#10;mLtw4y+6HlKpJIRjjhaqlNpc61hU5DEOQ0ss2jl0HpOsXaldhzcJ941+MybTHmuWhgpbWldU/Bwu&#10;3gJmE/f7eR7vj7tLhrOyN5v3k7F28NJ/zEEl6tO/+e966wR/NBZ++UZG0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XCa8YAAADdAAAADwAAAAAAAAAAAAAAAACYAgAAZHJz&#10;L2Rvd25yZXYueG1sUEsFBgAAAAAEAAQA9QAAAIsDAAAAAA==&#10;" stroked="f"/>
                  <v:rect id="Rectangle 830" o:spid="_x0000_s1909" style="position:absolute;left:5098;top:6917;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2QMIA&#10;AADdAAAADwAAAGRycy9kb3ducmV2LnhtbERPzWoCMRC+F3yHMIK3ml2FVlajiFC1tBe3PsC4GTeL&#10;m8k2ibq+fVMo9DYf3+8sVr1txY18aBwryMcZCOLK6YZrBcevt+cZiBCRNbaOScGDAqyWg6cFFtrd&#10;+UC3MtYihXAoUIGJsSukDJUhi2HsOuLEnZ23GBP0tdQe7ynctnKSZS/SYsOpwWBHG0PVpbxaBdtJ&#10;5R4f7zNpLofS7z7l9+upRaVGw349BxGpj//iP/dep/n5NIffb9IJ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nZAwgAAAN0AAAAPAAAAAAAAAAAAAAAAAJgCAABkcnMvZG93&#10;bnJldi54bWxQSwUGAAAAAAQABAD1AAAAhwMAAAAA&#10;" filled="f" strokeweight=".8pt"/>
                  <v:rect id="Rectangle 831" o:spid="_x0000_s1910" style="position:absolute;left:5550;top:6917;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5h8IA&#10;AADdAAAADwAAAGRycy9kb3ducmV2LnhtbERPS4vCMBC+L/gfwgje1sTHFq1GEUEQ3D2sCl6HZmyL&#10;zaQ2Ueu/3wjC3ubje8582dpK3KnxpWMNg74CQZw5U3Ku4XjYfE5A+IBssHJMGp7kYbnofMwxNe7B&#10;v3Tfh1zEEPYpaihCqFMpfVaQRd93NXHkzq6xGCJscmkafMRwW8mhUom0WHJsKLCmdUHZZX+zGjAZ&#10;m+vPefR92N0SnOat2nydlNa9bruagQjUhn/x2701cf5gNITXN/EE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C/mHwgAAAN0AAAAPAAAAAAAAAAAAAAAAAJgCAABkcnMvZG93&#10;bnJldi54bWxQSwUGAAAAAAQABAD1AAAAhwMAAAAA&#10;" stroked="f"/>
                  <v:rect id="Rectangle 832" o:spid="_x0000_s1911" style="position:absolute;left:5550;top:6917;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xNrMIA&#10;AADdAAAADwAAAGRycy9kb3ducmV2LnhtbERPzWoCMRC+F3yHMEJvNauCldUoIrRW2ourDzBuxs3i&#10;ZrImUde3bwoFb/Px/c582dlG3MiH2rGC4SADQVw6XXOl4LD/eJuCCBFZY+OYFDwowHLRe5ljrt2d&#10;d3QrYiVSCIccFZgY21zKUBqyGAauJU7cyXmLMUFfSe3xnsJtI0dZNpEWa04NBltaGyrPxdUq+ByV&#10;7vG9nUpz3hV+8yMv78cGlXrtd6sZiEhdfIr/3V86zR+Ox/D3TTpB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PE2swgAAAN0AAAAPAAAAAAAAAAAAAAAAAJgCAABkcnMvZG93&#10;bnJldi54bWxQSwUGAAAAAAQABAD1AAAAhwMAAAAA&#10;" filled="f" strokeweight=".8pt"/>
                  <v:rect id="Rectangle 833" o:spid="_x0000_s1912" style="position:absolute;left:5987;top:6917;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EaMIA&#10;AADdAAAADwAAAGRycy9kb3ducmV2LnhtbERPS4vCMBC+C/6HMMLeNHHVotUoy4Kw4HrwAV6HZmyL&#10;zaTbRK3/fiMI3ubje85i1dpK3KjxpWMNw4ECQZw5U3Ku4XhY96cgfEA2WDkmDQ/ysFp2OwtMjbvz&#10;jm77kIsYwj5FDUUIdSqlzwqy6AeuJo7c2TUWQ4RNLk2D9xhuK/mpVCItlhwbCqzpu6Dssr9aDZiM&#10;zd/2PPo9bK4JzvJWrScnpfVHr/2agwjUhrf45f4xcf5wNIbnN/EE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sRowgAAAN0AAAAPAAAAAAAAAAAAAAAAAJgCAABkcnMvZG93&#10;bnJldi54bWxQSwUGAAAAAAQABAD1AAAAhwMAAAAA&#10;" stroked="f"/>
                  <v:rect id="Rectangle 834" o:spid="_x0000_s1913" style="position:absolute;left:5987;top:6917;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lwQ8IA&#10;AADdAAAADwAAAGRycy9kb3ducmV2LnhtbERPzWoCMRC+F3yHMEJvmlVpldUoItS21IurDzBuxs3i&#10;ZrJNUl3fvikIvc3H9zuLVWcbcSUfascKRsMMBHHpdM2VguPhbTADESKyxsYxKbhTgNWy97TAXLsb&#10;7+laxEqkEA45KjAxtrmUoTRkMQxdS5y4s/MWY4K+ktrjLYXbRo6z7FVarDk1GGxpY6i8FD9WwXZc&#10;uvvX50yay77w7zv5PT01qNRzv1vPQUTq4r/44f7Qaf5o8gJ/36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XBDwgAAAN0AAAAPAAAAAAAAAAAAAAAAAJgCAABkcnMvZG93&#10;bnJldi54bWxQSwUGAAAAAAQABAD1AAAAhwMAAAAA&#10;" filled="f" strokeweight=".8pt"/>
                  <v:rect id="Rectangle 835" o:spid="_x0000_s1914" style="position:absolute;left:6468;top:6917;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ZWP8MA&#10;AADdAAAADwAAAGRycy9kb3ducmV2LnhtbERPzYrCMBC+C75DGGFvNq2LRbpGkQXRFS/WfYChGdti&#10;M+k2Ubs+vREEb/Px/c582ZtGXKlztWUFSRSDIC6srrlU8Htcj2cgnEfW2FgmBf/kYLkYDuaYaXvj&#10;A11zX4oQwi5DBZX3bSalKyoy6CLbEgfuZDuDPsCulLrDWwg3jZzEcSoN1hwaKmzpu6LinF+Mgp9p&#10;Xmz/TDxp7vdLn06T3Wqz3yn1MepXXyA89f4tfrm3OsxPPlN4fhNO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ZWP8MAAADdAAAADwAAAAAAAAAAAAAAAACYAgAAZHJzL2Rv&#10;d25yZXYueG1sUEsFBgAAAAAEAAQA9QAAAIgDAAAAAA==&#10;" stroked="f">
                    <v:fill r:id="rId37" o:title="" recolor="t" type="tile"/>
                  </v:rect>
                  <v:rect id="Rectangle 836" o:spid="_x0000_s1915" style="position:absolute;left:6468;top:6917;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dLr8IA&#10;AADdAAAADwAAAGRycy9kb3ducmV2LnhtbERPzWoCMRC+C75DGKE3zWqhymoUEVpb2ourDzBuxs3i&#10;ZrImUde3bwoFb/Px/c5i1dlG3MiH2rGC8SgDQVw6XXOl4LB/H85AhIissXFMCh4UYLXs9xaYa3fn&#10;Hd2KWIkUwiFHBSbGNpcylIYshpFriRN3ct5iTNBXUnu8p3DbyEmWvUmLNacGgy1tDJXn4moVfExK&#10;9/j+mklz3hV++yMv02ODSr0MuvUcRKQuPsX/7k+d5o9fp/D3TTp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B0uvwgAAAN0AAAAPAAAAAAAAAAAAAAAAAJgCAABkcnMvZG93&#10;bnJldi54bWxQSwUGAAAAAAQABAD1AAAAhwMAAAAA&#10;" filled="f" strokeweight=".8pt"/>
                  <v:rect id="Rectangle 837" o:spid="_x0000_s1916" style="position:absolute;left:3301;top:7369;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bcYA&#10;AADdAAAADwAAAGRycy9kb3ducmV2LnhtbESPQWvCQBCF74X+h2UK3uqu1QaNrlIEQdAeqgWvQ3ZM&#10;QrOzaXbV+O+dQ6G3Gd6b975ZrHrfqCt1sQ5sYTQ0oIiL4GouLXwfN69TUDEhO2wCk4U7RVgtn58W&#10;mLtw4y+6HlKpJIRjjhaqlNpc61hU5DEOQ0ss2jl0HpOsXaldhzcJ941+MybTHmuWhgpbWldU/Bwu&#10;3gJmE/f7eR7vj7tLhrOyN5v3k7F28NJ/zEEl6tO/+e966wR/NBZc+UZG0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ObcYAAADdAAAADwAAAAAAAAAAAAAAAACYAgAAZHJz&#10;L2Rvd25yZXYueG1sUEsFBgAAAAAEAAQA9QAAAIsDAAAAAA==&#10;" stroked="f"/>
                  <v:rect id="Rectangle 838" o:spid="_x0000_s1917" style="position:absolute;left:3301;top:7369;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R6RsIA&#10;AADdAAAADwAAAGRycy9kb3ducmV2LnhtbERPzWoCMRC+C75DmII3zaqgdjWKFNpa6sW1DzBuppvF&#10;zWSbpLq+fVMQvM3H9zurTWcbcSEfascKxqMMBHHpdM2Vgq/j63ABIkRkjY1jUnCjAJt1v7fCXLsr&#10;H+hSxEqkEA45KjAxtrmUoTRkMYxcS5y4b+ctxgR9JbXHawq3jZxk2UxarDk1GGzpxVB5Ln6tgrdJ&#10;6W6fHwtpzofCv+/lz/zUoFKDp267BBGpiw/x3b3Taf54+gz/36QT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1HpGwgAAAN0AAAAPAAAAAAAAAAAAAAAAAJgCAABkcnMvZG93&#10;bnJldi54bWxQSwUGAAAAAAQABAD1AAAAhwMAAAAA&#10;" filled="f" strokeweight=".8pt"/>
                  <v:rect id="Rectangle 839" o:spid="_x0000_s1918" style="position:absolute;left:3738;top:7369;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xFsYA&#10;AADdAAAADwAAAGRycy9kb3ducmV2LnhtbESPQWvCQBCF74X+h2UK3uqu1QaNrlIEQbA9VAteh+yY&#10;hGZn0+yq8d93DoK3Gd6b975ZrHrfqAt1sQ5sYTQ0oIiL4GouLfwcNq9TUDEhO2wCk4UbRVgtn58W&#10;mLtw5W+67FOpJIRjjhaqlNpc61hU5DEOQ0ss2il0HpOsXaldh1cJ941+MybTHmuWhgpbWldU/O7P&#10;3gJmE/f3dRp/HnbnDGdlbzbvR2Pt4KX/mINK1KeH+X69dYI/mgi/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OxFsYAAADdAAAADwAAAAAAAAAAAAAAAACYAgAAZHJz&#10;L2Rvd25yZXYueG1sUEsFBgAAAAAEAAQA9QAAAIsDAAAAAA==&#10;" stroked="f"/>
                  <v:rect id="Rectangle 840" o:spid="_x0000_s1919" style="position:absolute;left:3738;top:7369;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QFPcIA&#10;AADdAAAADwAAAGRycy9kb3ducmV2LnhtbERPzWoCMRC+F3yHMIK3ml2RVlajiFC1tBe3PsC4GTeL&#10;m8k2ibq+fVMo9DYf3+8sVr1txY18aBwryMcZCOLK6YZrBcevt+cZiBCRNbaOScGDAqyWg6cFFtrd&#10;+UC3MtYihXAoUIGJsSukDJUhi2HsOuLEnZ23GBP0tdQe7ynctnKSZS/SYsOpwWBHG0PVpbxaBdtJ&#10;5R4f7zNpLofS7z7l9+upRaVGw349BxGpj//iP/dep/n5NIffb9IJ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pAU9wgAAAN0AAAAPAAAAAAAAAAAAAAAAAJgCAABkcnMvZG93&#10;bnJldi54bWxQSwUGAAAAAAQABAD1AAAAhwMAAAAA&#10;" filled="f" strokeweight=".8pt"/>
                  <v:rect id="Rectangle 841" o:spid="_x0000_s1920" style="position:absolute;left:4190;top:7369;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2K+sIA&#10;AADdAAAADwAAAGRycy9kb3ducmV2LnhtbERPS4vCMBC+C/sfwix408RXWbtGEUEQ1IO64HVoxrZs&#10;M6lN1PrvzcKCt/n4njNbtLYSd2p86VjDoK9AEGfOlJxr+Dmte18gfEA2WDkmDU/ysJh/dGaYGvfg&#10;A92PIRcxhH2KGooQ6lRKnxVk0fddTRy5i2sshgibXJoGHzHcVnKoVCItlhwbCqxpVVD2e7xZDZiM&#10;zXV/Ge1O21uC07xV68lZad39bJffIAK14S3+d29MnD8YD+Hvm3iC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DYr6wgAAAN0AAAAPAAAAAAAAAAAAAAAAAJgCAABkcnMvZG93&#10;bnJldi54bWxQSwUGAAAAAAQABAD1AAAAhwMAAAAA&#10;" stroked="f"/>
                  <v:rect id="Rectangle 842" o:spid="_x0000_s1921" style="position:absolute;left:4190;top:7369;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o+0cIA&#10;AADdAAAADwAAAGRycy9kb3ducmV2LnhtbERPzWoCMRC+F3yHMEJvmlVLldUoItS21IurDzBuxs3i&#10;ZrJNUl3fvikIvc3H9zuLVWcbcSUfascKRsMMBHHpdM2VguPhbTADESKyxsYxKbhTgNWy97TAXLsb&#10;7+laxEqkEA45KjAxtrmUoTRkMQxdS5y4s/MWY4K+ktrjLYXbRo6z7FVarDk1GGxpY6i8FD9WwXZc&#10;uvvX50yay77w7zv5PT01qNRzv1vPQUTq4r/44f7Qaf7oZQJ/36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Oj7RwgAAAN0AAAAPAAAAAAAAAAAAAAAAAJgCAABkcnMvZG93&#10;bnJldi54bWxQSwUGAAAAAAQABAD1AAAAhwMAAAAA&#10;" filled="f" strokeweight=".8pt"/>
                  <v:rect id="Rectangle 843" o:spid="_x0000_s1922" style="position:absolute;left:4640;top:7369;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3FcMA&#10;AADdAAAADwAAAGRycy9kb3ducmV2LnhtbERPS2sCMRC+F/wPYQRvNbFul3a7UYogCLYHH9DrsJl9&#10;4GaybqKu/74pFLzNx/ecfDnYVlyp941jDbOpAkFcONNwpeF4WD+/gfAB2WDrmDTcycNyMXrKMTPu&#10;xju67kMlYgj7DDXUIXSZlL6oyaKfuo44cqXrLYYI+0qaHm8x3LbyRalUWmw4NtTY0aqm4rS/WA2Y&#10;Jub8Xc6/DttLiu/VoNavP0rryXj4/AARaAgP8b97Y+L8WZLA3zfxB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i3FcMAAADdAAAADwAAAAAAAAAAAAAAAACYAgAAZHJzL2Rv&#10;d25yZXYueG1sUEsFBgAAAAAEAAQA9QAAAIgDAAAAAA==&#10;" stroked="f"/>
                  <v:rect id="Rectangle 844" o:spid="_x0000_s1923" style="position:absolute;left:4640;top:7369;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DPsIA&#10;AADdAAAADwAAAGRycy9kb3ducmV2LnhtbERPzWoCMRC+F3yHMEJvmlVsldUoItS21IurDzBuxs3i&#10;ZrJNUl3fvikIvc3H9zuLVWcbcSUfascKRsMMBHHpdM2VguPhbTADESKyxsYxKbhTgNWy97TAXLsb&#10;7+laxEqkEA45KjAxtrmUoTRkMQxdS5y4s/MWY4K+ktrjLYXbRo6z7FVarDk1GGxpY6i8FD9WwXZc&#10;uvvX50yay77w7zv5PT01qNRzv1vPQUTq4r/44f7Qaf5o8gJ/36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nwM+wgAAAN0AAAAPAAAAAAAAAAAAAAAAAJgCAABkcnMvZG93&#10;bnJldi54bWxQSwUGAAAAAAQABAD1AAAAhwMAAAAA&#10;" filled="f" strokeweight=".8pt"/>
                  <v:rect id="Rectangle 845" o:spid="_x0000_s1924" style="position:absolute;left:5098;top:7369;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lQsMA&#10;AADdAAAADwAAAGRycy9kb3ducmV2LnhtbERPzYrCMBC+C75DGGFvNq2sRbpGkQXRFS/WfYChGdti&#10;M+k2Ubs+vREEb/Px/c582ZtGXKlztWUFSRSDIC6srrlU8Htcj2cgnEfW2FgmBf/kYLkYDuaYaXvj&#10;A11zX4oQwi5DBZX3bSalKyoy6CLbEgfuZDuDPsCulLrDWwg3jZzEcSoN1hwaKmzpu6LinF+Mgp9p&#10;Xmz/TDxp7vdLn06T3Wqz3yn1MepXXyA89f4tfrm3OsxPPlN4fhNO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lQsMAAADdAAAADwAAAAAAAAAAAAAAAACYAgAAZHJzL2Rv&#10;d25yZXYueG1sUEsFBgAAAAAEAAQA9QAAAIgDAAAAAA==&#10;" stroked="f">
                    <v:fill r:id="rId37" o:title="" recolor="t" type="tile"/>
                  </v:rect>
                  <v:rect id="Rectangle 846" o:spid="_x0000_s1925" style="position:absolute;left:5098;top:7369;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40sIA&#10;AADdAAAADwAAAGRycy9kb3ducmV2LnhtbERPzWoCMRC+C75DGKE3zSqlymoUEVpb2ourDzBuxs3i&#10;ZrImUde3bwoFb/Px/c5i1dlG3MiH2rGC8SgDQVw6XXOl4LB/H85AhIissXFMCh4UYLXs9xaYa3fn&#10;Hd2KWIkUwiFHBSbGNpcylIYshpFriRN3ct5iTNBXUnu8p3DbyEmWvUmLNacGgy1tDJXn4moVfExK&#10;9/j+mklz3hV++yMv02ODSr0MuvUcRKQuPsX/7k+d5o9fp/D3TTp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TjSwgAAAN0AAAAPAAAAAAAAAAAAAAAAAJgCAABkcnMvZG93&#10;bnJldi54bWxQSwUGAAAAAAQABAD1AAAAhwMAAAAA&#10;" filled="f" strokeweight=".8pt"/>
                  <v:rect id="Rectangle 847" o:spid="_x0000_s1926" style="position:absolute;left:5550;top:7369;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9EMYA&#10;AADdAAAADwAAAGRycy9kb3ducmV2LnhtbESPQWvCQBCF74X+h2UK3uqu1QaNrlIEQbA9VAteh+yY&#10;hGZn0+yq8d93DoK3Gd6b975ZrHrfqAt1sQ5sYTQ0oIiL4GouLfwcNq9TUDEhO2wCk4UbRVgtn58W&#10;mLtw5W+67FOpJIRjjhaqlNpc61hU5DEOQ0ss2il0HpOsXaldh1cJ941+MybTHmuWhgpbWldU/O7P&#10;3gJmE/f3dRp/HnbnDGdlbzbvR2Pt4KX/mINK1KeH+X69dYI/mgi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9EMYAAADdAAAADwAAAAAAAAAAAAAAAACYAgAAZHJz&#10;L2Rvd25yZXYueG1sUEsFBgAAAAAEAAQA9QAAAIsDAAAAAA==&#10;" stroked="f"/>
                  <v:rect id="Rectangle 848" o:spid="_x0000_s1927" style="position:absolute;left:5550;top:7369;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JO8IA&#10;AADdAAAADwAAAGRycy9kb3ducmV2LnhtbERPzWoCMRC+C75DmII3zSqidjWKFNpa6sW1DzBuppvF&#10;zWSbpLq+fVMQvM3H9zurTWcbcSEfascKxqMMBHHpdM2Vgq/j63ABIkRkjY1jUnCjAJt1v7fCXLsr&#10;H+hSxEqkEA45KjAxtrmUoTRkMYxcS5y4b+ctxgR9JbXHawq3jZxk2UxarDk1GGzpxVB5Ln6tgrdJ&#10;6W6fHwtpzofCv+/lz/zUoFKDp267BBGpiw/x3b3Taf54+gz/36QT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0gk7wgAAAN0AAAAPAAAAAAAAAAAAAAAAAJgCAABkcnMvZG93&#10;bnJldi54bWxQSwUGAAAAAAQABAD1AAAAhwMAAAAA&#10;" filled="f" strokeweight=".8pt"/>
                  <v:rect id="Rectangle 849" o:spid="_x0000_s1928" style="position:absolute;left:5987;top:7369;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ny8YA&#10;AADdAAAADwAAAGRycy9kb3ducmV2LnhtbESPQWvCQBCF74X+h2UK3uquVYNGVymCINgeqgWvQ3ZM&#10;QrOzaXbV+O+dQ6G3Gd6b975ZrnvfqCt1sQ5sYTQ0oIiL4GouLXwft68zUDEhO2wCk4U7RVivnp+W&#10;mLtw4y+6HlKpJIRjjhaqlNpc61hU5DEOQ0ss2jl0HpOsXaldhzcJ941+MybTHmuWhgpb2lRU/Bwu&#10;3gJmE/f7eR5/HPeXDOdlb7bTk7F28NK/L0Al6tO/+e965wR/NBV++UZG0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ony8YAAADdAAAADwAAAAAAAAAAAAAAAACYAgAAZHJz&#10;L2Rvd25yZXYueG1sUEsFBgAAAAAEAAQA9QAAAIsDAAAAAA==&#10;" stroked="f"/>
                  <v:rect id="Rectangle 850" o:spid="_x0000_s1929" style="position:absolute;left:5987;top:7369;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T4MIA&#10;AADdAAAADwAAAGRycy9kb3ducmV2LnhtbERPzWoCMRC+F3yHMIK3ml3BVlajiFC1tBe3PsC4GTeL&#10;m8k2ibq+fVMo9DYf3+8sVr1txY18aBwryMcZCOLK6YZrBcevt+cZiBCRNbaOScGDAqyWg6cFFtrd&#10;+UC3MtYihXAoUIGJsSukDJUhi2HsOuLEnZ23GBP0tdQe7ynctnKSZS/SYsOpwWBHG0PVpbxaBdtJ&#10;5R4f7zNpLofS7z7l9+upRaVGw349BxGpj//iP/dep/n5NIffb9IJ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ZPgwgAAAN0AAAAPAAAAAAAAAAAAAAAAAJgCAABkcnMvZG93&#10;bnJldi54bWxQSwUGAAAAAAQABAD1AAAAhwMAAAAA&#10;" filled="f" strokeweight=".8pt"/>
                  <v:rect id="Rectangle 851" o:spid="_x0000_s1930" style="position:absolute;left:6468;top:7369;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QcJ8QA&#10;AADdAAAADwAAAGRycy9kb3ducmV2LnhtbERPTWvCQBC9C/0PyxR6011tDTV1E0ohUKge1ILXITsm&#10;odnZNLvG9N93BcHbPN7nrPPRtmKg3jeONcxnCgRx6UzDlYbvQzF9BeEDssHWMWn4Iw959jBZY2rc&#10;hXc07EMlYgj7FDXUIXSplL6syaKfuY44cifXWwwR9pU0PV5iuG3lQqlEWmw4NtTY0UdN5c/+bDVg&#10;8mJ+t6fnzeHrnOCqGlWxPCqtnx7H9zcQgcZwF9/cnybOny8XcP0mni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UHCfEAAAA3QAAAA8AAAAAAAAAAAAAAAAAmAIAAGRycy9k&#10;b3ducmV2LnhtbFBLBQYAAAAABAAEAPUAAACJAwAAAAA=&#10;" stroked="f"/>
                  <v:rect id="Rectangle 852" o:spid="_x0000_s1931" style="position:absolute;left:6468;top:7369;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OoDMIA&#10;AADdAAAADwAAAGRycy9kb3ducmV2LnhtbERPzWoCMRC+F3yHMEJvmlVpldUoItS21IurDzBuxs3i&#10;ZrJNUl3fvikIvc3H9zuLVWcbcSUfascKRsMMBHHpdM2VguPhbTADESKyxsYxKbhTgNWy97TAXLsb&#10;7+laxEqkEA45KjAxtrmUoTRkMQxdS5y4s/MWY4K+ktrjLYXbRo6z7FVarDk1GGxpY6i8FD9WwXZc&#10;uvvX50yay77w7zv5PT01qNRzv1vPQUTq4r/44f7Qaf7oZQJ/36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46gMwgAAAN0AAAAPAAAAAAAAAAAAAAAAAJgCAABkcnMvZG93&#10;bnJldi54bWxQSwUGAAAAAAQABAD1AAAAhwMAAAAA&#10;" filled="f" strokeweight=".8pt"/>
                  <v:rect id="Rectangle 853" o:spid="_x0000_s1932" style="position:absolute;left:3301;top:7821;width:45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EhyMIA&#10;AADdAAAADwAAAGRycy9kb3ducmV2LnhtbERPS4vCMBC+L/gfwgje1sRX0WoUEQRh3cOq4HVoxrbY&#10;TGoTtf77jbCwt/n4nrNYtbYSD2p86VjDoK9AEGfOlJxrOB23n1MQPiAbrByThhd5WC07HwtMjXvy&#10;Dz0OIRcxhH2KGooQ6lRKnxVk0fddTRy5i2sshgibXJoGnzHcVnKoVCItlhwbCqxpU1B2PdytBkzG&#10;5vZ9Ge2PX/cEZ3mrtpOz0rrXbddzEIHa8C/+c+9MnD+YjOH9TTx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SHIwgAAAN0AAAAPAAAAAAAAAAAAAAAAAJgCAABkcnMvZG93&#10;bnJldi54bWxQSwUGAAAAAAQABAD1AAAAhwMAAAAA&#10;" stroked="f"/>
                  <v:rect id="Rectangle 854" o:spid="_x0000_s1933" style="position:absolute;left:3301;top:7821;width:45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V48IA&#10;AADdAAAADwAAAGRycy9kb3ducmV2LnhtbERPzWoCMRC+F3yHMEJvNaugldUoIrRW2ourDzBuxs3i&#10;ZrImUde3bwoFb/Px/c582dlG3MiH2rGC4SADQVw6XXOl4LD/eJuCCBFZY+OYFDwowHLRe5ljrt2d&#10;d3QrYiVSCIccFZgY21zKUBqyGAauJU7cyXmLMUFfSe3xnsJtI0dZNpEWa04NBltaGyrPxdUq+ByV&#10;7vG9nUpz3hV+8yMv78cGlXrtd6sZiEhdfIr/3V86zR+Ox/D3TTpB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pXjwgAAAN0AAAAPAAAAAAAAAAAAAAAAAJgCAABkcnMvZG93&#10;bnJldi54bWxQSwUGAAAAAAQABAD1AAAAhwMAAAAA&#10;" filled="f" strokeweight=".8pt"/>
                  <v:rect id="Rectangle 855" o:spid="_x0000_s1934" style="position:absolute;left:3738;top:7821;width:45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8aJMQA&#10;AADdAAAADwAAAGRycy9kb3ducmV2LnhtbERPS2vCQBC+F/wPyxR6q7tWDTW6CUUQCm0PPqDXITsm&#10;odnZmF2T9N+7hYK3+fies8lH24ieOl871jCbKhDEhTM1lxpOx93zKwgfkA02jknDL3nIs8nDBlPj&#10;Bt5TfwiliCHsU9RQhdCmUvqiIot+6lriyJ1dZzFE2JXSdDjEcNvIF6USabHm2FBhS9uKip/D1WrA&#10;ZGEuX+f55/HjmuCqHNVu+a20fnoc39YgAo3hLv53v5s4f7ZM4O+beIL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vGiTEAAAA3QAAAA8AAAAAAAAAAAAAAAAAmAIAAGRycy9k&#10;b3ducmV2LnhtbFBLBQYAAAAABAAEAPUAAACJAwAAAAA=&#10;" stroked="f"/>
                  <v:rect id="Rectangle 856" o:spid="_x0000_s1935" style="position:absolute;left:3738;top:7821;width:45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uD8IA&#10;AADdAAAADwAAAGRycy9kb3ducmV2LnhtbERPzWoCMRC+C75DGKE3zSq0ymoUEVpb2ourDzBuxs3i&#10;ZrImUde3bwoFb/Px/c5i1dlG3MiH2rGC8SgDQVw6XXOl4LB/H85AhIissXFMCh4UYLXs9xaYa3fn&#10;Hd2KWIkUwiFHBSbGNpcylIYshpFriRN3ct5iTNBXUnu8p3DbyEmWvUmLNacGgy1tDJXn4moVfExK&#10;9/j+mklz3hV++yMv02ODSr0MuvUcRKQuPsX/7k+d5o9fp/D3TTp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2K4PwgAAAN0AAAAPAAAAAAAAAAAAAAAAAJgCAABkcnMvZG93&#10;bnJldi54bWxQSwUGAAAAAAQABAD1AAAAhwMAAAAA&#10;" filled="f" strokeweight=".8pt"/>
                  <v:rect id="Rectangle 857" o:spid="_x0000_s1936" style="position:absolute;left:4190;top:7821;width:45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rzcYA&#10;AADdAAAADwAAAGRycy9kb3ducmV2LnhtbESPQWvCQBCF74X+h2UK3uquVYNGVymCINgeqgWvQ3ZM&#10;QrOzaXbV+O+dQ6G3Gd6b975ZrnvfqCt1sQ5sYTQ0oIiL4GouLXwft68zUDEhO2wCk4U7RVivnp+W&#10;mLtw4y+6HlKpJIRjjhaqlNpc61hU5DEOQ0ss2jl0HpOsXaldhzcJ941+MybTHmuWhgpb2lRU/Bwu&#10;3gJmE/f7eR5/HPeXDOdlb7bTk7F28NK/L0Al6tO/+e965wR/NBVc+UZG0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wrzcYAAADdAAAADwAAAAAAAAAAAAAAAACYAgAAZHJz&#10;L2Rvd25yZXYueG1sUEsFBgAAAAAEAAQA9QAAAIsDAAAAAA==&#10;" stroked="f"/>
                  <v:rect id="Rectangle 858" o:spid="_x0000_s1937" style="position:absolute;left:4190;top:7821;width:45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f5sMA&#10;AADdAAAADwAAAGRycy9kb3ducmV2LnhtbERP22oCMRB9F/yHMAXfNKvgpatRpNDWUl9c+wHjZrpZ&#10;3Ey2Sarr3zcFwbc5nOusNp1txIV8qB0rGI8yEMSl0zVXCr6Or8MFiBCRNTaOScGNAmzW/d4Kc+2u&#10;fKBLESuRQjjkqMDE2OZShtKQxTByLXHivp23GBP0ldQeryncNnKSZTNpsebUYLClF0Plufi1Ct4m&#10;pbt9fiykOR8K/76XP/NTg0oNnrrtEkSkLj7Ed/dOp/nj6TP8f5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uf5sMAAADdAAAADwAAAAAAAAAAAAAAAACYAgAAZHJzL2Rv&#10;d25yZXYueG1sUEsFBgAAAAAEAAQA9QAAAIgDAAAAAA==&#10;" filled="f" strokeweight=".8pt"/>
                  <v:rect id="Rectangle 859" o:spid="_x0000_s1938" style="position:absolute;left:4640;top:7821;width:45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tdsYA&#10;AADdAAAADwAAAGRycy9kb3ducmV2LnhtbESPQWvCQBCF74L/YRmhN921raFNXaUUBKF6MBZ6HbJj&#10;EpqdTbOrxn/vHAq9zfDevPfNcj34Vl2oj01gC/OZAUVcBtdwZeHruJm+gIoJ2WEbmCzcKMJ6NR4t&#10;MXfhyge6FKlSEsIxRwt1Sl2udSxr8hhnoSMW7RR6j0nWvtKux6uE+1Y/GpNpjw1LQ40dfdRU/hRn&#10;bwGzZ/e7Pz3tjp/nDF+rwWwW38bah8nw/gYq0ZD+zX/XWyf480z45RsZQa/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btdsYAAADdAAAADwAAAAAAAAAAAAAAAACYAgAAZHJz&#10;L2Rvd25yZXYueG1sUEsFBgAAAAAEAAQA9QAAAIsDAAAAAA==&#10;" stroked="f"/>
                  <v:rect id="Rectangle 860" o:spid="_x0000_s1939" style="position:absolute;left:4640;top:7821;width:45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ZXcIA&#10;AADdAAAADwAAAGRycy9kb3ducmV2LnhtbERPzWoCMRC+F/oOYYTeanY9qGyNIkK1ohe3fYDpZtws&#10;biZrEnV9eyMUepuP73dmi9624ko+NI4V5MMMBHHldMO1gp/vz/cpiBCRNbaOScGdAizmry8zLLS7&#10;8YGuZaxFCuFQoAITY1dIGSpDFsPQdcSJOzpvMSboa6k93lK4beUoy8bSYsOpwWBHK0PVqbxYBetR&#10;5e677VSa06H0m708T35bVOpt0C8/QETq47/4z/2l0/x8nMPzm3S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ldwgAAAN0AAAAPAAAAAAAAAAAAAAAAAJgCAABkcnMvZG93&#10;bnJldi54bWxQSwUGAAAAAAQABAD1AAAAhwMAAAAA&#10;" filled="f" strokeweight=".8pt"/>
                  <v:rect id="Rectangle 861" o:spid="_x0000_s1940" style="position:absolute;left:5098;top:7821;width:46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WmsIA&#10;AADdAAAADwAAAGRycy9kb3ducmV2LnhtbERPS4vCMBC+L/gfwgje1kTdLVqNIoIg7O7BB3gdmrEt&#10;NpPaRK3/fiMI3ubje85s0dpK3KjxpWMNg74CQZw5U3Ku4bBff45B+IBssHJMGh7kYTHvfMwwNe7O&#10;W7rtQi5iCPsUNRQh1KmUPivIou+7mjhyJ9dYDBE2uTQN3mO4reRQqURaLDk2FFjTqqDsvLtaDZh8&#10;mcvfafS7/7kmOMlbtf4+Kq173XY5BRGoDW/xy70xcf4gGcLzm3iC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NaawgAAAN0AAAAPAAAAAAAAAAAAAAAAAJgCAABkcnMvZG93&#10;bnJldi54bWxQSwUGAAAAAAQABAD1AAAAhwMAAAAA&#10;" stroked="f"/>
                  <v:rect id="Rectangle 862" o:spid="_x0000_s1941" style="position:absolute;left:5098;top:7821;width:46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9iscIA&#10;AADdAAAADwAAAGRycy9kb3ducmV2LnhtbERPzWoCMRC+F3yHMEJvNasFK6tRRGhtaS+uPsC4GTeL&#10;m8maRF3fvhEEb/Px/c5s0dlGXMiH2rGC4SADQVw6XXOlYLf9fJuACBFZY+OYFNwowGLee5lhrt2V&#10;N3QpYiVSCIccFZgY21zKUBqyGAauJU7cwXmLMUFfSe3xmsJtI0dZNpYWa04NBltaGSqPxdkq+BqV&#10;7vb7M5HmuCn8+k+ePvYNKvXa75ZTEJG6+BQ/3N86zR+O3+H+TTp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j2KxwgAAAN0AAAAPAAAAAAAAAAAAAAAAAJgCAABkcnMvZG93&#10;bnJldi54bWxQSwUGAAAAAAQABAD1AAAAhwMAAAAA&#10;" filled="f" strokeweight=".8pt"/>
                  <v:rect id="Rectangle 863" o:spid="_x0000_s1942" style="position:absolute;left:5550;top:7821;width:45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rdcQA&#10;AADdAAAADwAAAGRycy9kb3ducmV2LnhtbERPTWvCQBC9C/0PyxR6011bDTW6CaUgFKyHaqHXITsm&#10;odnZNLsm8d93BcHbPN7nbPLRNqKnzteONcxnCgRx4UzNpYbv43b6CsIHZIONY9JwIQ959jDZYGrc&#10;wF/UH0IpYgj7FDVUIbSplL6oyKKfuZY4cifXWQwRdqU0HQ4x3DbyWalEWqw5NlTY0ntFxe/hbDVg&#10;sjB/+9PL53F3TnBVjmq7/FFaPz2Ob2sQgcZwF9/cHybOnycLuH4TT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63XEAAAA3QAAAA8AAAAAAAAAAAAAAAAAmAIAAGRycy9k&#10;b3ducmV2LnhtbFBLBQYAAAAABAAEAPUAAACJAwAAAAA=&#10;" stroked="f"/>
                  <v:rect id="Rectangle 864" o:spid="_x0000_s1943" style="position:absolute;left:5550;top:7821;width:45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fXsIA&#10;AADdAAAADwAAAGRycy9kb3ducmV2LnhtbERPzWoCMRC+F3yHMEJvNatQK6tRRGhtaS+uPsC4GTeL&#10;m8maRF3fvhEEb/Px/c5s0dlGXMiH2rGC4SADQVw6XXOlYLf9fJuACBFZY+OYFNwowGLee5lhrt2V&#10;N3QpYiVSCIccFZgY21zKUBqyGAauJU7cwXmLMUFfSe3xmsJtI0dZNpYWa04NBltaGSqPxdkq+BqV&#10;7vb7M5HmuCn8+k+ePvYNKvXa75ZTEJG6+BQ/3N86zR+O3+H+TTp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Kl9ewgAAAN0AAAAPAAAAAAAAAAAAAAAAAJgCAABkcnMvZG93&#10;bnJldi54bWxQSwUGAAAAAAQABAD1AAAAhwMAAAAA&#10;" filled="f" strokeweight=".8pt"/>
                  <v:rect id="Rectangle 865" o:spid="_x0000_s1944" style="position:absolute;left:5987;top:7821;width:48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QmcMA&#10;AADdAAAADwAAAGRycy9kb3ducmV2LnhtbERPS2sCMRC+C/6HMEJvmmwfwW43ihQEoe3BB/Q6bMbd&#10;pZvJuom6/vumUPA2H99ziuXgWnGhPjSeDWQzBYK49LbhysBhv57OQYSIbLH1TAZuFGC5GI8KzK2/&#10;8pYuu1iJFMIhRwN1jF0uZShrchhmviNO3NH3DmOCfSVtj9cU7lr5qJSWDhtODTV29F5T+bM7OwOo&#10;n+3p6/j0uf84a3ytBrV++VbGPEyG1RuISEO8i//dG5vmZ1rD3zfpB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PQmcMAAADdAAAADwAAAAAAAAAAAAAAAACYAgAAZHJzL2Rv&#10;d25yZXYueG1sUEsFBgAAAAAEAAQA9QAAAIgDAAAAAA==&#10;" stroked="f"/>
                  <v:rect id="Rectangle 866" o:spid="_x0000_s1945" style="position:absolute;left:5987;top:7821;width:48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RkssMA&#10;AADdAAAADwAAAGRycy9kb3ducmV2LnhtbERPS27CMBDdV+odrKnErjiwAJRiIoQEFLUbQg8wjadx&#10;lHgcbBfC7etKSOzm6X1nWQy2ExfyoXGsYDLOQBBXTjdcK/g6bV8XIEJE1tg5JgU3ClCsnp+WmGt3&#10;5SNdyliLFMIhRwUmxj6XMlSGLIax64kT9+O8xZigr6X2eE3htpPTLJtJiw2nBoM9bQxVbflrFeym&#10;lbt9HBbStMfS7z/lef7doVKjl2H9BiLSEB/iu/tdp/mT2Rz+v0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RkssMAAADdAAAADwAAAAAAAAAAAAAAAACYAgAAZHJzL2Rv&#10;d25yZXYueG1sUEsFBgAAAAAEAAQA9QAAAIgDAAAAAA==&#10;" filled="f" strokeweight=".8pt"/>
                  <v:rect id="Rectangle 867" o:spid="_x0000_s1946" style="position:absolute;left:6468;top:7821;width:45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hcMYA&#10;AADdAAAADwAAAGRycy9kb3ducmV2LnhtbESPQWvCQBCF74L/YRmhN921raFNXaUUBKF6MBZ6HbJj&#10;EpqdTbOrxn/vHAq9zfDevPfNcj34Vl2oj01gC/OZAUVcBtdwZeHruJm+gIoJ2WEbmCzcKMJ6NR4t&#10;MXfhyge6FKlSEsIxRwt1Sl2udSxr8hhnoSMW7RR6j0nWvtKux6uE+1Y/GpNpjw1LQ40dfdRU/hRn&#10;bwGzZ/e7Pz3tjp/nDF+rwWwW38bah8nw/gYq0ZD+zX/XWyf480xw5RsZQa/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DhcMYAAADdAAAADwAAAAAAAAAAAAAAAACYAgAAZHJz&#10;L2Rvd25yZXYueG1sUEsFBgAAAAAEAAQA9QAAAIsDAAAAAA==&#10;" stroked="f"/>
                  <v:rect id="Rectangle 868" o:spid="_x0000_s1947" style="position:absolute;left:6468;top:7821;width:45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dVW8IA&#10;AADdAAAADwAAAGRycy9kb3ducmV2LnhtbERPzWoCMRC+F3yHMEJvNasHq6tRRKhV2ourDzBuxs3i&#10;ZrJNoq5v3xQK3ubj+535srONuJEPtWMFw0EGgrh0uuZKwfHw8TYBESKyxsYxKXhQgOWi9zLHXLs7&#10;7+lWxEqkEA45KjAxtrmUoTRkMQxcS5y4s/MWY4K+ktrjPYXbRo6ybCwt1pwaDLa0NlReiqtVsBmV&#10;7vG1m0hz2Rf+81v+vJ8aVOq1361mICJ18Sn+d291mj8cT+Hvm3SC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1VbwgAAAN0AAAAPAAAAAAAAAAAAAAAAAJgCAABkcnMvZG93&#10;bnJldi54bWxQSwUGAAAAAAQABAD1AAAAhwMAAAAA&#10;" filled="f" strokeweight=".8pt"/>
                  <v:rect id="Rectangle 869" o:spid="_x0000_s1948" style="position:absolute;left:3301;top:8272;width:459;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7q8YA&#10;AADdAAAADwAAAGRycy9kb3ducmV2LnhtbESPQWvCQBCF74L/YZlCb3VXa9M2dRUpCIXqQS30OmTH&#10;JDQ7G7Orxn/fOQjeZnhv3vtmtuh9o87UxTqwhfHIgCIugqu5tPCzXz29gYoJ2WETmCxcKcJiPhzM&#10;MHfhwls671KpJIRjjhaqlNpc61hU5DGOQkss2iF0HpOsXaldhxcJ942eGJNpjzVLQ4UtfVZU/O1O&#10;3gJmU3fcHJ7X++9Thu9lb1Yvv8bax4d++QEqUZ/u5tv1lxP88avwyzcygp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7q8YAAADdAAAADwAAAAAAAAAAAAAAAACYAgAAZHJz&#10;L2Rvd25yZXYueG1sUEsFBgAAAAAEAAQA9QAAAIsDAAAAAA==&#10;" stroked="f"/>
                  <v:rect id="Rectangle 870" o:spid="_x0000_s1949" style="position:absolute;left:3301;top:8272;width:459;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gMIA&#10;AADdAAAADwAAAGRycy9kb3ducmV2LnhtbERPzWoCMRC+F3yHMIK3ml0PVVajiGCt2IvbPsC4GTeL&#10;m8k2ibq+vSkUepuP73cWq9624kY+NI4V5OMMBHHldMO1gu+v7esMRIjIGlvHpOBBAVbLwcsCC+3u&#10;fKRbGWuRQjgUqMDE2BVShsqQxTB2HXHizs5bjAn6WmqP9xRuWznJsjdpseHUYLCjjaHqUl6tgvdJ&#10;5R6H/Uyay7H0u0/5Mz21qNRo2K/nICL18V/85/7QaX4+zeH3m3SC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yM+AwgAAAN0AAAAPAAAAAAAAAAAAAAAAAJgCAABkcnMvZG93&#10;bnJldi54bWxQSwUGAAAAAAQABAD1AAAAhwMAAAAA&#10;" filled="f" strokeweight=".8pt"/>
                  <v:rect id="Rectangle 871" o:spid="_x0000_s1950" style="position:absolute;left:3738;top:8272;width:459;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AR8QA&#10;AADdAAAADwAAAGRycy9kb3ducmV2LnhtbERPS2sCMRC+C/6HMIXeaqJtt7puFBGEQttD14LXYTP7&#10;oJvJuom6/ntTKHibj+852XqwrThT7xvHGqYTBYK4cKbhSsPPfvc0B+EDssHWMWm4kof1ajzKMDXu&#10;wt90zkMlYgj7FDXUIXSplL6oyaKfuI44cqXrLYYI+0qaHi8x3LZyplQiLTYcG2rsaFtT8ZufrAZM&#10;Xszxq3z+3H+cElxUg9q9HpTWjw/DZgki0BDu4n/3u4nzp28z+Psmn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QEfEAAAA3QAAAA8AAAAAAAAAAAAAAAAAmAIAAGRycy9k&#10;b3ducmV2LnhtbFBLBQYAAAAABAAEAPUAAACJAwAAAAA=&#10;" stroked="f"/>
                  <v:rect id="Rectangle 872" o:spid="_x0000_s1951" style="position:absolute;left:3738;top:8272;width:459;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b0bMIA&#10;AADdAAAADwAAAGRycy9kb3ducmV2LnhtbERPzWoCMRC+C75DGKE3zWqhymoUEVpb2ourDzBuxs3i&#10;ZrImUde3bwoFb/Px/c5i1dlG3MiH2rGC8SgDQVw6XXOl4LB/H85AhIissXFMCh4UYLXs9xaYa3fn&#10;Hd2KWIkUwiFHBSbGNpcylIYshpFriRN3ct5iTNBXUnu8p3DbyEmWvUmLNacGgy1tDJXn4moVfExK&#10;9/j+mklz3hV++yMv02ODSr0MuvUcRKQuPsX/7k+d5o+nr/D3TTp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VvRswgAAAN0AAAAPAAAAAAAAAAAAAAAAAJgCAABkcnMvZG93&#10;bnJldi54bWxQSwUGAAAAAAQABAD1AAAAhwMAAAAA&#10;" filled="f" strokeweight=".8pt"/>
                  <v:rect id="Rectangle 873" o:spid="_x0000_s1952" style="position:absolute;left:4190;top:8272;width:45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9qMMA&#10;AADdAAAADwAAAGRycy9kb3ducmV2LnhtbERPTWvCQBC9C/6HZQq96a5WU42uIgWhoD00FrwO2TEJ&#10;zc7G7Krpv+8Kgrd5vM9Zrjtbiyu1vnKsYTRUIIhzZyouNPwctoMZCB+QDdaOScMfeViv+r0lpsbd&#10;+JuuWShEDGGfooYyhCaV0uclWfRD1xBH7uRaiyHCtpCmxVsMt7UcK5VIixXHhhIb+igp/80uVgMm&#10;E3P+Or3tD7tLgvOiU9vpUWn9+tJtFiACdeEpfrg/TZw/ep/A/Zt4gl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R9qMMAAADdAAAADwAAAAAAAAAAAAAAAACYAgAAZHJzL2Rv&#10;d25yZXYueG1sUEsFBgAAAAAEAAQA9QAAAIgDAAAAAA==&#10;" stroked="f"/>
                  <v:rect id="Rectangle 874" o:spid="_x0000_s1953" style="position:absolute;left:4190;top:8272;width:45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Jg8IA&#10;AADdAAAADwAAAGRycy9kb3ducmV2LnhtbERPzWoCMRC+C75DGKE3zSq0ymoUEVpb2ourDzBuxs3i&#10;ZrImUde3bwoFb/Px/c5i1dlG3MiH2rGC8SgDQVw6XXOl4LB/H85AhIissXFMCh4UYLXs9xaYa3fn&#10;Hd2KWIkUwiFHBSbGNpcylIYshpFriRN3ct5iTNBXUnu8p3DbyEmWvUmLNacGgy1tDJXn4moVfExK&#10;9/j+mklz3hV++yMv02ODSr0MuvUcRKQuPsX/7k+d5o+nr/D3TTp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88mDwgAAAN0AAAAPAAAAAAAAAAAAAAAAAJgCAABkcnMvZG93&#10;bnJldi54bWxQSwUGAAAAAAQABAD1AAAAhwMAAAAA&#10;" filled="f" strokeweight=".8pt"/>
                  <v:rect id="Rectangle 875" o:spid="_x0000_s1954" style="position:absolute;left:4640;top:8272;width:45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pGRMMA&#10;AADdAAAADwAAAGRycy9kb3ducmV2LnhtbERPS4vCMBC+L+x/CLOwN01016rVKCIIC+rBB3gdmrEt&#10;NpPaRO3++40g7G0+vudM562txJ0aXzrW0OsqEMSZMyXnGo6HVWcEwgdkg5Vj0vBLHuaz97cppsY9&#10;eEf3fchFDGGfooYihDqV0mcFWfRdVxNH7uwaiyHCJpemwUcMt5XsK5VIiyXHhgJrWhaUXfY3qwGT&#10;b3Pdnr82h/UtwXHeqtXgpLT+/GgXExCB2vAvfrl/TJzfGybw/Cae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pGRMMAAADdAAAADwAAAAAAAAAAAAAAAACYAgAAZHJzL2Rv&#10;d25yZXYueG1sUEsFBgAAAAAEAAQA9QAAAIgDAAAAAA==&#10;" stroked="f"/>
                  <v:rect id="Rectangle 876" o:spid="_x0000_s1955" style="position:absolute;left:4640;top:8272;width:45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3yb8MA&#10;AADdAAAADwAAAGRycy9kb3ducmV2LnhtbERPS27CMBDdI3EHayp1Bw4sGpTiRKgS0KrdkPYA03iI&#10;I+JxsA2E29eVKnU3T+8762q0vbiSD51jBYt5BoK4cbrjVsHX53a2AhEissbeMSm4U4CqnE7WWGh3&#10;4wNd69iKFMKhQAUmxqGQMjSGLIa5G4gTd3TeYkzQt1J7vKVw28tllj1Jix2nBoMDvRhqTvXFKtgt&#10;G3d/f1tJczrUfv8hz/l3j0o9PoybZxCRxvgv/nO/6jR/kefw+006QZ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3yb8MAAADdAAAADwAAAAAAAAAAAAAAAACYAgAAZHJzL2Rv&#10;d25yZXYueG1sUEsFBgAAAAAEAAQA9QAAAIgDAAAAAA==&#10;" filled="f" strokeweight=".8pt"/>
                  <v:rect id="Rectangle 877" o:spid="_x0000_s1956" style="position:absolute;left:5098;top:8272;width:460;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3rcYA&#10;AADdAAAADwAAAGRycy9kb3ducmV2LnhtbESPQWvCQBCF74L/YZlCb3VXa9M2dRUpCIXqQS30OmTH&#10;JDQ7G7Orxn/fOQjeZnhv3vtmtuh9o87UxTqwhfHIgCIugqu5tPCzXz29gYoJ2WETmCxcKcJiPhzM&#10;MHfhwls671KpJIRjjhaqlNpc61hU5DGOQkss2iF0HpOsXaldhxcJ942eGJNpjzVLQ4UtfVZU/O1O&#10;3gJmU3fcHJ7X++9Thu9lb1Yvv8bax4d++QEqUZ/u5tv1lxP88avgyjcygp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l3rcYAAADdAAAADwAAAAAAAAAAAAAAAACYAgAAZHJz&#10;L2Rvd25yZXYueG1sUEsFBgAAAAAEAAQA9QAAAIsDAAAAAA==&#10;" stroked="f"/>
                  <v:rect id="Rectangle 878" o:spid="_x0000_s1957" style="position:absolute;left:5098;top:8272;width:460;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7DhsIA&#10;AADdAAAADwAAAGRycy9kb3ducmV2LnhtbERPzWoCMRC+C75DmII3zeqh6mqUIrRV7MW1DzDdjJvF&#10;zWSbpLq+vREK3ubj+53lurONuJAPtWMF41EGgrh0uuZKwffxfTgDESKyxsYxKbhRgPWq31tirt2V&#10;D3QpYiVSCIccFZgY21zKUBqyGEauJU7cyXmLMUFfSe3xmsJtIydZ9iot1pwaDLa0MVSeiz+r4GNS&#10;utt+N5PmfCj855f8nf40qNTgpXtbgIjUxaf4373Vaf54OofHN+kE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sOGwgAAAN0AAAAPAAAAAAAAAAAAAAAAAJgCAABkcnMvZG93&#10;bnJldi54bWxQSwUGAAAAAAQABAD1AAAAhwMAAAAA&#10;" filled="f" strokeweight=".8pt"/>
                  <v:rect id="Rectangle 879" o:spid="_x0000_s1958" style="position:absolute;left:5550;top:8272;width:45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LjMYA&#10;AADdAAAADwAAAGRycy9kb3ducmV2LnhtbESPQWvCQBCF7wX/wzJCb3VXa4NGVxFBKNgeqgWvQ3ZM&#10;gtnZmF01/fedQ6G3Gd6b975ZrnvfqDt1sQ5sYTwyoIiL4GouLXwfdy8zUDEhO2wCk4UfirBeDZ6W&#10;mLvw4C+6H1KpJIRjjhaqlNpc61hU5DGOQkss2jl0HpOsXaldhw8J942eGJNpjzVLQ4UtbSsqLoeb&#10;t4DZ1F0/z68fx/0tw3nZm93byVj7POw3C1CJ+vRv/rt+d4I/ngm/fCM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oLjMYAAADdAAAADwAAAAAAAAAAAAAAAACYAgAAZHJz&#10;L2Rvd25yZXYueG1sUEsFBgAAAAAEAAQA9QAAAIsDAAAAAA==&#10;" stroked="f"/>
                  <v:rect id="Rectangle 880" o:spid="_x0000_s1959" style="position:absolute;left:5550;top:8272;width:45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2/p8IA&#10;AADdAAAADwAAAGRycy9kb3ducmV2LnhtbERPS27CMBDdV+IO1iB1V5ywaKOAQVUlfmo3BA4wjadx&#10;RDwOtoFwe1ypUnfz9L4zXw62E1fyoXWsIJ9kIIhrp1tuFBwPq5cCRIjIGjvHpOBOAZaL0dMcS+1u&#10;vKdrFRuRQjiUqMDE2JdShtqQxTBxPXHifpy3GBP0jdQebyncdnKaZa/SYsupwWBPH4bqU3WxCtbT&#10;2t0/d4U0p33lN1/y/PbdoVLP4+F9BiLSEP/Ff+6tTvPzIoffb9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b+nwgAAAN0AAAAPAAAAAAAAAAAAAAAAAJgCAABkcnMvZG93&#10;bnJldi54bWxQSwUGAAAAAAQABAD1AAAAhwMAAAAA&#10;" filled="f" strokeweight=".8pt"/>
                  <v:rect id="Rectangle 881" o:spid="_x0000_s1960" style="position:absolute;left:5987;top:8272;width:481;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ZKwsUA&#10;AADdAAAADwAAAGRycy9kb3ducmV2LnhtbERPTWvCQBC9C/0PyxS86cZgSxpdpQpCLwW1PdTbmB2T&#10;YHY23d1q9Nd3BcHbPN7nTOedacSJnK8tKxgNExDEhdU1lwq+v1aDDIQPyBoby6TgQh7ms6feFHNt&#10;z7yh0zaUIoawz1FBFUKbS+mLigz6oW2JI3ewzmCI0JVSOzzHcNPINElepcGaY0OFLS0rKo7bP6Ng&#10;8ZYtftdj/rxu9jva/eyPL6lLlOo/d+8TEIG68BDf3R86zh9lKdy+iS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krCxQAAAN0AAAAPAAAAAAAAAAAAAAAAAJgCAABkcnMv&#10;ZG93bnJldi54bWxQSwUGAAAAAAQABAD1AAAAigMAAAAA&#10;" fillcolor="black" stroked="f"/>
                  <v:rect id="Rectangle 882" o:spid="_x0000_s1961" style="position:absolute;left:5987;top:8272;width:481;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ES8IA&#10;AADdAAAADwAAAGRycy9kb3ducmV2LnhtbERPzWoCMRC+F3yHMEJvNauCXVajiNBaaS9ufYBxM24W&#10;N5Ntkur69o0g9DYf3+8sVr1txYV8aBwrGI8yEMSV0w3XCg7fby85iBCRNbaOScGNAqyWg6cFFtpd&#10;eU+XMtYihXAoUIGJsSukDJUhi2HkOuLEnZy3GBP0tdQerynctnKSZTNpseHUYLCjjaHqXP5aBe+T&#10;yt0+d7k0533pt1/y5/XYolLPw349BxGpj//ih/tDp/njfAr3b9IJ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g4RLwgAAAN0AAAAPAAAAAAAAAAAAAAAAAJgCAABkcnMvZG93&#10;bnJldi54bWxQSwUGAAAAAAQABAD1AAAAhwMAAAAA&#10;" filled="f" strokeweight=".8pt"/>
                  <v:rect id="Rectangle 883" o:spid="_x0000_s1962" style="position:absolute;left:6468;top:8272;width:459;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Nj8IA&#10;AADdAAAADwAAAGRycy9kb3ducmV2LnhtbERPTYvCMBC9C/sfwix400RXi1ajyIIgqAd1Ya9DM7Zl&#10;m0m3iVr/vREEb/N4nzNftrYSV2p86VjDoK9AEGfOlJxr+DmtexMQPiAbrByThjt5WC4+OnNMjbvx&#10;ga7HkIsYwj5FDUUIdSqlzwqy6PuuJo7c2TUWQ4RNLk2DtxhuKzlUKpEWS44NBdb0XVD2d7xYDZiM&#10;zP/+/LU7bS8JTvNWrce/SuvuZ7uagQjUhrf45d6YOH8wGcH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Q2PwgAAAN0AAAAPAAAAAAAAAAAAAAAAAJgCAABkcnMvZG93&#10;bnJldi54bWxQSwUGAAAAAAQABAD1AAAAhwMAAAAA&#10;" stroked="f"/>
                  <v:rect id="Rectangle 884" o:spid="_x0000_s1963" style="position:absolute;left:6468;top:8272;width:459;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a5pMIA&#10;AADdAAAADwAAAGRycy9kb3ducmV2LnhtbERPzWoCMRC+F3yHMEJvNaugXVajiNBaaS9ufYBxM24W&#10;N5Ntkur69o0g9DYf3+8sVr1txYV8aBwrGI8yEMSV0w3XCg7fby85iBCRNbaOScGNAqyWg6cFFtpd&#10;eU+XMtYihXAoUIGJsSukDJUhi2HkOuLEnZy3GBP0tdQerynctnKSZTNpseHUYLCjjaHqXP5aBe+T&#10;yt0+d7k0533pt1/y5/XYolLPw349BxGpj//ih/tDp/njfAr3b9IJ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rmkwgAAAN0AAAAPAAAAAAAAAAAAAAAAAJgCAABkcnMvZG93&#10;bnJldi54bWxQSwUGAAAAAAQABAD1AAAAhwMAAAAA&#10;" filled="f" strokeweight=".8pt"/>
                  <v:rect id="Rectangle 885" o:spid="_x0000_s1964" style="position:absolute;left:3301;top:872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82Y8QA&#10;AADdAAAADwAAAGRycy9kb3ducmV2LnhtbERPTWvCQBC9C/0PyxS86a5ag42uUoRAofXQpNDrkB2T&#10;YHY2za4x/ffdQsHbPN7n7A6jbcVAvW8ca1jMFQji0pmGKw2fRTbbgPAB2WDrmDT8kIfD/mGyw9S4&#10;G3/QkIdKxBD2KWqoQ+hSKX1Zk0U/dx1x5M6utxgi7CtperzFcNvKpVKJtNhwbKixo2NN5SW/Wg2Y&#10;PJnv03n1XrxdE3yuRpWtv5TW08fxZQsi0Bju4n/3q4nzF5sE/r6JJ8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NmPEAAAA3QAAAA8AAAAAAAAAAAAAAAAAmAIAAGRycy9k&#10;b3ducmV2LnhtbFBLBQYAAAAABAAEAPUAAACJAwAAAAA=&#10;" stroked="f"/>
                  <v:rect id="Rectangle 886" o:spid="_x0000_s1965" style="position:absolute;left:3301;top:872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iCSMMA&#10;AADdAAAADwAAAGRycy9kb3ducmV2LnhtbERPS27CMBDdI3EHa5C6AwcWEKU4EUKipWo3pD3ANB7i&#10;iHic2i6E29eVKnU3T+8722q0vbiSD51jBctFBoK4cbrjVsHH+2GegwgRWWPvmBTcKUBVTidbLLS7&#10;8YmudWxFCuFQoAIT41BIGRpDFsPCDcSJOztvMSboW6k93lK47eUqy9bSYsepweBAe0PNpf62Cp5W&#10;jbu/vuTSXE61f36TX5vPHpV6mI27RxCRxvgv/nMfdZq/zDfw+006QZ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iCSMMAAADdAAAADwAAAAAAAAAAAAAAAACYAgAAZHJzL2Rv&#10;d25yZXYueG1sUEsFBgAAAAAEAAQA9QAAAIgDAAAAAA==&#10;" filled="f" strokeweight=".8pt"/>
                  <v:rect id="Rectangle 887" o:spid="_x0000_s1966" style="position:absolute;left:3738;top:872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wHisYA&#10;AADdAAAADwAAAGRycy9kb3ducmV2LnhtbESPQWvCQBCF7wX/wzJCb3VXa4NGVxFBKNgeqgWvQ3ZM&#10;gtnZmF01/fedQ6G3Gd6b975ZrnvfqDt1sQ5sYTwyoIiL4GouLXwfdy8zUDEhO2wCk4UfirBeDZ6W&#10;mLvw4C+6H1KpJIRjjhaqlNpc61hU5DGOQkss2jl0HpOsXaldhw8J942eGJNpjzVLQ4UtbSsqLoeb&#10;t4DZ1F0/z68fx/0tw3nZm93byVj7POw3C1CJ+vRv/rt+d4I/ngmufCM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wHisYAAADdAAAADwAAAAAAAAAAAAAAAACYAgAAZHJz&#10;L2Rvd25yZXYueG1sUEsFBgAAAAAEAAQA9QAAAIsDAAAAAA==&#10;" stroked="f"/>
                  <v:rect id="Rectangle 888" o:spid="_x0000_s1967" style="position:absolute;left:3738;top:872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ocIA&#10;AADdAAAADwAAAGRycy9kb3ducmV2LnhtbERPS27CMBDdV+IO1iB1VxxYtGnAIITU0opuCBxgiIc4&#10;Ih4H20C4fY1Uqbt5et+ZLXrbiiv50DhWMB5lIIgrpxuuFex3Hy85iBCRNbaOScGdAizmg6cZFtrd&#10;eEvXMtYihXAoUIGJsSukDJUhi2HkOuLEHZ23GBP0tdQebynctnKSZa/SYsOpwWBHK0PVqbxYBZ+T&#10;yt0337k0p23p1z/y/HZoUannYb+cgojUx3/xn/tLp/nj/B0e36QT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a7OhwgAAAN0AAAAPAAAAAAAAAAAAAAAAAJgCAABkcnMvZG93&#10;bnJldi54bWxQSwUGAAAAAAQABAD1AAAAhwMAAAAA&#10;" filled="f" strokeweight=".8pt"/>
                  <v:rect id="Rectangle 889" o:spid="_x0000_s1968" style="position:absolute;left:4190;top:872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dUcYA&#10;AADdAAAADwAAAGRycy9kb3ducmV2LnhtbESPQWvCQBCF74L/YRmhN921raGmriIFodB6MAq9Dtkx&#10;Cc3Oxuyq6b/vHAq9zfDevPfNajP4Vt2oj01gC/OZAUVcBtdwZeF03E1fQMWE7LANTBZ+KMJmPR6t&#10;MHfhzge6FalSEsIxRwt1Sl2udSxr8hhnoSMW7Rx6j0nWvtKux7uE+1Y/GpNpjw1LQ40dvdVUfhdX&#10;bwGzZ3fZn58+jx/XDJfVYHaLL2Ptw2TYvoJKNKR/89/1uxP8+VL4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dUcYAAADdAAAADwAAAAAAAAAAAAAAAACYAgAAZHJz&#10;L2Rvd25yZXYueG1sUEsFBgAAAAAEAAQA9QAAAIsDAAAAAA==&#10;" stroked="f"/>
                  <v:rect id="Rectangle 890" o:spid="_x0000_s1969" style="position:absolute;left:4190;top:872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esIA&#10;AADdAAAADwAAAGRycy9kb3ducmV2LnhtbERPS27CMBDdI3EHa5C6AycsWhowCCG1tGo3BA4wxEMc&#10;EY+DbSDcvq5Uqbt5et9ZrHrbihv50DhWkE8yEMSV0w3XCg77t/EMRIjIGlvHpOBBAVbL4WCBhXZ3&#10;3tGtjLVIIRwKVGBi7AopQ2XIYpi4jjhxJ+ctxgR9LbXHewq3rZxm2bO02HBqMNjRxlB1Lq9Wwfu0&#10;co+vz5k0513pt9/y8nJsUamnUb+eg4jUx3/xn/tDp/n5aw6/36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xCl6wgAAAN0AAAAPAAAAAAAAAAAAAAAAAJgCAABkcnMvZG93&#10;bnJldi54bWxQSwUGAAAAAAQABAD1AAAAhwMAAAAA&#10;" filled="f" strokeweight=".8pt"/>
                  <v:rect id="Rectangle 891" o:spid="_x0000_s1970" style="position:absolute;left:4640;top:872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mvcQA&#10;AADdAAAADwAAAGRycy9kb3ducmV2LnhtbERPTWvCQBC9C/0PyxR6092kNdToJoggFFoPasHrkB2T&#10;0Oxsml01/ffdQsHbPN7nrMrRduJKg28da0hmCgRx5UzLtYbP43b6CsIHZIOdY9LwQx7K4mGywty4&#10;G+/pegi1iCHsc9TQhNDnUvqqIYt+5nriyJ3dYDFEONTSDHiL4baTqVKZtNhybGiwp01D1dfhYjVg&#10;9mK+d+fnj+P7JcNFPart/KS0fnoc10sQgcZwF/+730ycnyxS+Psmni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tpr3EAAAA3QAAAA8AAAAAAAAAAAAAAAAAmAIAAGRycy9k&#10;b3ducmV2LnhtbFBLBQYAAAAABAAEAPUAAACJAwAAAAA=&#10;" stroked="f"/>
                  <v:rect id="Rectangle 892" o:spid="_x0000_s1971" style="position:absolute;left:4640;top:872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oSlsIA&#10;AADdAAAADwAAAGRycy9kb3ducmV2LnhtbERPzWoCMRC+C75DmII3zaqgdjWKFNpa6sW1DzBuppvF&#10;zWSbpLq+fVMQvM3H9zurTWcbcSEfascKxqMMBHHpdM2Vgq/j63ABIkRkjY1jUnCjAJt1v7fCXLsr&#10;H+hSxEqkEA45KjAxtrmUoTRkMYxcS5y4b+ctxgR9JbXHawq3jZxk2UxarDk1GGzpxVB5Ln6tgrdJ&#10;6W6fHwtpzofCv+/lz/zUoFKDp267BBGpiw/x3b3Taf74eQr/36QT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hKWwgAAAN0AAAAPAAAAAAAAAAAAAAAAAJgCAABkcnMvZG93&#10;bnJldi54bWxQSwUGAAAAAAQABAD1AAAAhwMAAAAA&#10;" filled="f" strokeweight=".8pt"/>
                  <v:rect id="Rectangle 893" o:spid="_x0000_s1972" style="position:absolute;left:5098;top:8725;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bUsIA&#10;AADdAAAADwAAAGRycy9kb3ducmV2LnhtbERPTYvCMBC9C/sfwix400RXy1qNIguCoB7UBa9DM7Zl&#10;m0m3iVr/vREEb/N4nzNbtLYSV2p86VjDoK9AEGfOlJxr+D2uet8gfEA2WDkmDXfysJh/dGaYGnfj&#10;PV0PIRcxhH2KGooQ6lRKnxVk0fddTRy5s2sshgibXJoGbzHcVnKoVCItlhwbCqzpp6Ds73CxGjAZ&#10;mf/d+Wt73FwSnOStWo1PSuvuZ7ucggjUhrf45V6bOH8wGcH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yJtSwgAAAN0AAAAPAAAAAAAAAAAAAAAAAJgCAABkcnMvZG93&#10;bnJldi54bWxQSwUGAAAAAAQABAD1AAAAhwMAAAAA&#10;" stroked="f"/>
                  <v:rect id="Rectangle 894" o:spid="_x0000_s1973" style="position:absolute;left:5098;top:8725;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vecMA&#10;AADdAAAADwAAAGRycy9kb3ducmV2LnhtbERP22oCMRB9F/yHMAXfNKvgpatRpNDWUl9c+wHjZrpZ&#10;3Ey2Sarr3zcFwbc5nOusNp1txIV8qB0rGI8yEMSl0zVXCr6Or8MFiBCRNTaOScGNAmzW/d4Kc+2u&#10;fKBLESuRQjjkqMDE2OZShtKQxTByLXHivp23GBP0ldQeryncNnKSZTNpsebUYLClF0Plufi1Ct4m&#10;pbt9fiykOR8K/76XP/NTg0oNnrrtEkSkLj7Ed/dOp/nj5yn8f5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8vecMAAADdAAAADwAAAAAAAAAAAAAAAACYAgAAZHJzL2Rv&#10;d25yZXYueG1sUEsFBgAAAAAEAAQA9QAAAIgDAAAAAA==&#10;" filled="f" strokeweight=".8pt"/>
                  <v:rect id="Rectangle 895" o:spid="_x0000_s1974" style="position:absolute;left:5550;top:872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agvsIA&#10;AADdAAAADwAAAGRycy9kb3ducmV2LnhtbERPS4vCMBC+L/gfwgh7WxN33aLVKLIgCLoHH+B1aMa2&#10;2ExqE7X+eyMI3ubje85k1tpKXKnxpWMN/Z4CQZw5U3KuYb9bfA1B+IBssHJMGu7kYTbtfEwwNe7G&#10;G7puQy5iCPsUNRQh1KmUPivIou+5mjhyR9dYDBE2uTQN3mK4reS3Uom0WHJsKLCmv4Ky0/ZiNWAy&#10;MOf/4896t7okOMpbtfg9KK0/u+18DCJQG97il3tp4vz+KIHnN/EE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VqC+wgAAAN0AAAAPAAAAAAAAAAAAAAAAAJgCAABkcnMvZG93&#10;bnJldi54bWxQSwUGAAAAAAQABAD1AAAAhwMAAAAA&#10;" stroked="f"/>
                  <v:rect id="Rectangle 896" o:spid="_x0000_s1975" style="position:absolute;left:5550;top:872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UlcIA&#10;AADdAAAADwAAAGRycy9kb3ducmV2LnhtbERPzWoCMRC+C75DmII3zeqh6mqUIrRV7MW1DzDdjJvF&#10;zWSbpLq+vREK3ubj+53lurONuJAPtWMF41EGgrh0uuZKwffxfTgDESKyxsYxKbhRgPWq31tirt2V&#10;D3QpYiVSCIccFZgY21zKUBqyGEauJU7cyXmLMUFfSe3xmsJtIydZ9iot1pwaDLa0MVSeiz+r4GNS&#10;utt+N5PmfCj855f8nf40qNTgpXtbgIjUxaf4373Vaf54PoXHN+kE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RSVwgAAAN0AAAAPAAAAAAAAAAAAAAAAAJgCAABkcnMvZG93&#10;bnJldi54bWxQSwUGAAAAAAQABAD1AAAAhwMAAAAA&#10;" filled="f" strokeweight=".8pt"/>
                  <v:rect id="Rectangle 897" o:spid="_x0000_s1976" style="position:absolute;left:5987;top:8725;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RV8YA&#10;AADdAAAADwAAAGRycy9kb3ducmV2LnhtbESPQWvCQBCF74L/YRmhN921raGmriIFodB6MAq9Dtkx&#10;Cc3Oxuyq6b/vHAq9zfDevPfNajP4Vt2oj01gC/OZAUVcBtdwZeF03E1fQMWE7LANTBZ+KMJmPR6t&#10;MHfhzge6FalSEsIxRwt1Sl2udSxr8hhnoSMW7Rx6j0nWvtKux7uE+1Y/GpNpjw1LQ40dvdVUfhdX&#10;bwGzZ3fZn58+jx/XDJfVYHaLL2Ptw2TYvoJKNKR/89/1uxP8+VJ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WRV8YAAADdAAAADwAAAAAAAAAAAAAAAACYAgAAZHJz&#10;L2Rvd25yZXYueG1sUEsFBgAAAAAEAAQA9QAAAIsDAAAAAA==&#10;" stroked="f"/>
                  <v:rect id="Rectangle 898" o:spid="_x0000_s1977" style="position:absolute;left:5987;top:8725;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IlfMIA&#10;AADdAAAADwAAAGRycy9kb3ducmV2LnhtbERPzWoCMRC+C75DGKE3zeqh1dUoIrS2tBdXH2DcjJvF&#10;zWRNoq5v3xQK3ubj+53FqrONuJEPtWMF41EGgrh0uuZKwWH/PpyCCBFZY+OYFDwowGrZ7y0w1+7O&#10;O7oVsRIphEOOCkyMbS5lKA1ZDCPXEifu5LzFmKCvpPZ4T+G2kZMse5UWa04NBlvaGCrPxdUq+JiU&#10;7vH9NZXmvCv89kde3o4NKvUy6NZzEJG6+BT/uz91mj+ezeDvm3SC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siV8wgAAAN0AAAAPAAAAAAAAAAAAAAAAAJgCAABkcnMvZG93&#10;bnJldi54bWxQSwUGAAAAAAQABAD1AAAAhwMAAAAA&#10;" filled="f" strokeweight=".8pt"/>
                  <v:rect id="Rectangle 899" o:spid="_x0000_s1978" style="position:absolute;left:6468;top:872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xpqsQA&#10;AADdAAAADwAAAGRycy9kb3ducmV2LnhtbESPT4vCMBDF7wt+hzDC3tbEXbdoNYosCILuwT/gdWjG&#10;tthMahO1fnsjCN5meO/95s1k1tpKXKnxpWMN/Z4CQZw5U3KuYb9bfA1B+IBssHJMGu7kYTbtfEww&#10;Ne7GG7puQy4ihH2KGooQ6lRKnxVk0fdcTRy1o2sshrg2uTQN3iLcVvJbqURaLDleKLCmv4Ky0/Zi&#10;NWAyMOf/4896t7okOMpbtfg9KK0/u+18DCJQG97mV3ppYv2IhOc3c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caarEAAAA3QAAAA8AAAAAAAAAAAAAAAAAmAIAAGRycy9k&#10;b3ducmV2LnhtbFBLBQYAAAAABAAEAPUAAACJAwAAAAA=&#10;" stroked="f"/>
                  <v:rect id="Rectangle 900" o:spid="_x0000_s1979" style="position:absolute;left:6468;top:872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dgcIA&#10;AADdAAAADwAAAGRycy9kb3ducmV2LnhtbERPzWoCMRC+F3yHMEJvNeseWlmNIoKtpV5cfYBxM24W&#10;N5M1ibq+fSMUepuP73dmi9624kY+NI4VjEcZCOLK6YZrBYf9+m0CIkRkja1jUvCgAIv54GWGhXZ3&#10;3tGtjLVIIRwKVGBi7AopQ2XIYhi5jjhxJ+ctxgR9LbXHewq3rcyz7F1abDg1GOxoZag6l1er4DOv&#10;3OPneyLNeVf6r628fBxbVOp12C+nICL18V/8597oND/PxvD8Jp0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692BwgAAAN0AAAAPAAAAAAAAAAAAAAAAAJgCAABkcnMvZG93&#10;bnJldi54bWxQSwUGAAAAAAQABAD1AAAAhwMAAAAA&#10;" filled="f" strokeweight=".8pt"/>
                  <v:rect id="Rectangle 901" o:spid="_x0000_s1980" style="position:absolute;left:2040;top:7729;width:951;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hMQA&#10;AADdAAAADwAAAGRycy9kb3ducmV2LnhtbERPTWvCQBC9F/wPywi9NRtzEI3ZBNEWPVotaG9DdpoE&#10;s7Mhu5rUX98tFHqbx/ucrBhNK+7Uu8ayglkUgyAurW64UvBxentZgHAeWWNrmRR8k4MinzxlmGo7&#10;8Dvdj74SIYRdigpq77tUSlfWZNBFtiMO3JftDfoA+0rqHocQblqZxPFcGmw4NNTY0aam8nq8GQW7&#10;Rbe+7O1jqNrXz935cF5uT0uv1PN0XK9AeBr9v/jPvddhfhIn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4TEAAAA3QAAAA8AAAAAAAAAAAAAAAAAmAIAAGRycy9k&#10;b3ducmV2LnhtbFBLBQYAAAAABAAEAPUAAACJAwAAAAA=&#10;" filled="f" stroked="f">
                    <v:textbox inset="0,0,0,0">
                      <w:txbxContent>
                        <w:p w14:paraId="38CB70EF" w14:textId="77777777" w:rsidR="004D6677" w:rsidRDefault="004D6677" w:rsidP="00F610CB">
                          <w:r>
                            <w:rPr>
                              <w:b/>
                              <w:bCs/>
                              <w:color w:val="000000"/>
                            </w:rPr>
                            <w:t xml:space="preserve">Số hàng  j </w:t>
                          </w:r>
                        </w:p>
                      </w:txbxContent>
                    </v:textbox>
                  </v:rect>
                  <v:rect id="Rectangle 902" o:spid="_x0000_s1981" style="position:absolute;left:3669;top:9358;width:199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1aH8MA&#10;AADdAAAADwAAAGRycy9kb3ducmV2LnhtbERPTYvCMBC9C/sfwix403RdEK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1aH8MAAADdAAAADwAAAAAAAAAAAAAAAACYAgAAZHJzL2Rv&#10;d25yZXYueG1sUEsFBgAAAAAEAAQA9QAAAIgDAAAAAA==&#10;" filled="f" stroked="f">
                    <v:textbox inset="0,0,0,0">
                      <w:txbxContent>
                        <w:p w14:paraId="0BDA5BB2" w14:textId="77777777" w:rsidR="004D6677" w:rsidRDefault="004D6677" w:rsidP="00F610CB">
                          <w:r>
                            <w:rPr>
                              <w:b/>
                              <w:bCs/>
                              <w:color w:val="000000"/>
                            </w:rPr>
                            <w:t>(i,j) = (5,3);(7,5);(8,2)</w:t>
                          </w:r>
                        </w:p>
                      </w:txbxContent>
                    </v:textbox>
                  </v:rect>
                  <v:line id="Line 903" o:spid="_x0000_s1982" style="position:absolute;visibility:visible;mso-wrap-style:square" from="2764,6462" to="2765,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lWsUAAADdAAAADwAAAGRycy9kb3ducmV2LnhtbERPS2vCQBC+C/6HZYTedFMpRaOrlEKh&#10;PbT1CXqbZqdJNDu7ZNck/vtuQfA2H99z5svOVKKh2peWFTyOEhDEmdUl5wp227fhBIQPyBory6Tg&#10;Sh6Wi35vjqm2La+p2YRcxBD2KSooQnCplD4ryKAfWUccuV9bGwwR1rnUNbYx3FRynCTP0mDJsaFA&#10;R68FZefNxSiYTprp51d+3Z+kc+33z+p4Oaw+lHoYdC8zEIG6cBff3O86zh8nT/D/TTxB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elWsUAAADdAAAADwAAAAAAAAAA&#10;AAAAAAChAgAAZHJzL2Rvd25yZXYueG1sUEsFBgAAAAAEAAQA+QAAAJMDAAAAAA==&#10;" strokeweight="1.5pt">
                    <v:stroke endarrow="block" endarrowwidth="wide" endarrowlength="long"/>
                  </v:line>
                  <v:line id="Line 904" o:spid="_x0000_s1983" style="position:absolute;visibility:visible;mso-wrap-style:square" from="3307,6100" to="4393,6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sAwcUAAADdAAAADwAAAGRycy9kb3ducmV2LnhtbERPS2vCQBC+C/6HZYTedFOhRaOrlEKh&#10;PbT1CXqbZqdJNDu7ZNck/vtuQfA2H99z5svOVKKh2peWFTyOEhDEmdUl5wp227fhBIQPyBory6Tg&#10;Sh6Wi35vjqm2La+p2YRcxBD2KSooQnCplD4ryKAfWUccuV9bGwwR1rnUNbYx3FRynCTP0mDJsaFA&#10;R68FZefNxSiYTprp51d+3Z+kc+33z+p4Oaw+lHoYdC8zEIG6cBff3O86zh8nT/D/TTxB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sAwcUAAADdAAAADwAAAAAAAAAA&#10;AAAAAAChAgAAZHJzL2Rvd25yZXYueG1sUEsFBgAAAAAEAAQA+QAAAJMDAAAAAA==&#10;" strokeweight="1.5pt">
                    <v:stroke endarrow="block" endarrowwidth="wide" endarrowlength="long"/>
                  </v:line>
                </v:group>
                <v:oval id="Oval 905" o:spid="_x0000_s1984" style="position:absolute;left:7108;top:7548;width:181;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umsEA&#10;AADdAAAADwAAAGRycy9kb3ducmV2LnhtbERPTYvCMBC9C/6HMMJeZE0VLNI1ylJQvFo9eJxtZtuy&#10;zaQk0bb/fiMI3ubxPme7H0wrHuR8Y1nBcpGAIC6tbrhScL0cPjcgfEDW2FomBSN52O+mky1m2vZ8&#10;pkcRKhFD2GeooA6hy6T0ZU0G/cJ2xJH7tc5giNBVUjvsY7hp5SpJUmmw4dhQY0d5TeVfcTcK3Lwb&#10;8/GUH5Y/fCzW/Ubf0qtW6mM2fH+BCDSEt/jlPuk4f5Wk8PwmniB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F7prBAAAA3QAAAA8AAAAAAAAAAAAAAAAAmAIAAGRycy9kb3du&#10;cmV2LnhtbFBLBQYAAAAABAAEAPUAAACGAwAAAAA=&#10;" fillcolor="black"/>
                <w10:wrap anchorx="page"/>
              </v:group>
            </w:pict>
          </mc:Fallback>
        </mc:AlternateContent>
      </w:r>
    </w:p>
    <w:p w14:paraId="7792F401" w14:textId="77777777" w:rsidR="00F610CB" w:rsidRPr="00283743" w:rsidRDefault="00F610CB" w:rsidP="00F610CB">
      <w:pPr>
        <w:pStyle w:val="Footer"/>
        <w:spacing w:before="120"/>
        <w:rPr>
          <w:rFonts w:ascii="Times New Roman" w:hAnsi="Times New Roman" w:cs="Times New Roman"/>
          <w:bCs/>
          <w:iCs/>
          <w:sz w:val="26"/>
          <w:szCs w:val="26"/>
        </w:rPr>
      </w:pPr>
    </w:p>
    <w:p w14:paraId="5BA7BBCE" w14:textId="77777777" w:rsidR="00F610CB" w:rsidRPr="00283743" w:rsidRDefault="00F610CB" w:rsidP="00F610CB">
      <w:pPr>
        <w:pStyle w:val="Footer"/>
        <w:spacing w:before="120"/>
        <w:rPr>
          <w:rFonts w:ascii="Times New Roman" w:hAnsi="Times New Roman" w:cs="Times New Roman"/>
          <w:bCs/>
          <w:iCs/>
          <w:sz w:val="26"/>
          <w:szCs w:val="26"/>
        </w:rPr>
      </w:pPr>
    </w:p>
    <w:p w14:paraId="4CDCA7F9" w14:textId="77777777" w:rsidR="00F610CB" w:rsidRPr="00283743" w:rsidRDefault="00F610CB" w:rsidP="00F610CB">
      <w:pPr>
        <w:pStyle w:val="Footer"/>
        <w:spacing w:before="120"/>
        <w:rPr>
          <w:rFonts w:ascii="Times New Roman" w:hAnsi="Times New Roman" w:cs="Times New Roman"/>
          <w:bCs/>
          <w:iCs/>
          <w:sz w:val="26"/>
          <w:szCs w:val="26"/>
        </w:rPr>
      </w:pPr>
    </w:p>
    <w:p w14:paraId="4824E901" w14:textId="77777777" w:rsidR="00F610CB" w:rsidRPr="00283743" w:rsidRDefault="00F610CB" w:rsidP="00F610CB">
      <w:pPr>
        <w:pStyle w:val="Footer"/>
        <w:spacing w:before="120"/>
        <w:rPr>
          <w:rFonts w:ascii="Times New Roman" w:hAnsi="Times New Roman" w:cs="Times New Roman"/>
          <w:bCs/>
          <w:iCs/>
          <w:sz w:val="26"/>
          <w:szCs w:val="26"/>
        </w:rPr>
      </w:pPr>
    </w:p>
    <w:p w14:paraId="4B0B9445" w14:textId="77777777" w:rsidR="00F610CB" w:rsidRPr="00283743" w:rsidRDefault="00F610CB" w:rsidP="00F610CB">
      <w:pPr>
        <w:pStyle w:val="Footer"/>
        <w:spacing w:before="120"/>
        <w:rPr>
          <w:rFonts w:ascii="Times New Roman" w:hAnsi="Times New Roman" w:cs="Times New Roman"/>
          <w:bCs/>
          <w:iCs/>
          <w:sz w:val="26"/>
          <w:szCs w:val="26"/>
        </w:rPr>
      </w:pPr>
    </w:p>
    <w:p w14:paraId="1643EACB" w14:textId="77777777" w:rsidR="001B2AE1" w:rsidRPr="00283743" w:rsidRDefault="001B2AE1" w:rsidP="00F610CB">
      <w:pPr>
        <w:rPr>
          <w:rFonts w:ascii="Times New Roman" w:hAnsi="Times New Roman" w:cs="Times New Roman"/>
          <w:i/>
          <w:sz w:val="26"/>
          <w:szCs w:val="26"/>
        </w:rPr>
      </w:pPr>
      <w:bookmarkStart w:id="601" w:name="_Toc47424367"/>
      <w:bookmarkStart w:id="602" w:name="_Toc49745234"/>
      <w:bookmarkStart w:id="603" w:name="_Toc49829221"/>
      <w:bookmarkStart w:id="604" w:name="_Toc49850128"/>
      <w:bookmarkStart w:id="605" w:name="_Toc207379788"/>
    </w:p>
    <w:p w14:paraId="46932B69" w14:textId="77777777" w:rsidR="00F610CB" w:rsidRPr="00283743" w:rsidRDefault="00F610CB" w:rsidP="00F610CB">
      <w:pPr>
        <w:rPr>
          <w:rFonts w:ascii="Times New Roman" w:hAnsi="Times New Roman" w:cs="Times New Roman"/>
          <w:i/>
          <w:sz w:val="26"/>
          <w:szCs w:val="26"/>
        </w:rPr>
      </w:pPr>
      <w:r w:rsidRPr="00283743">
        <w:rPr>
          <w:rFonts w:ascii="Times New Roman" w:hAnsi="Times New Roman" w:cs="Times New Roman"/>
          <w:i/>
          <w:sz w:val="26"/>
          <w:szCs w:val="26"/>
        </w:rPr>
        <w:t>b. Đối tượng đường (Line objects)</w:t>
      </w:r>
      <w:bookmarkEnd w:id="601"/>
      <w:bookmarkEnd w:id="602"/>
      <w:bookmarkEnd w:id="603"/>
      <w:bookmarkEnd w:id="604"/>
      <w:bookmarkEnd w:id="605"/>
    </w:p>
    <w:p w14:paraId="16F547CB"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ab/>
        <w:t>Trong cấu trúc raster, mỗi đối tượng đường được gán ID đường, hình dạng là tập hợp các điểm ảnh tạo ra đường và vị trí được xác định bởi tọa độ của các điểm ảnh.</w:t>
      </w:r>
    </w:p>
    <w:p w14:paraId="5ACFF8C2"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675648" behindDoc="0" locked="0" layoutInCell="1" allowOverlap="1" wp14:anchorId="40869AB7" wp14:editId="06EA2870">
                <wp:simplePos x="0" y="0"/>
                <wp:positionH relativeFrom="column">
                  <wp:posOffset>406451</wp:posOffset>
                </wp:positionH>
                <wp:positionV relativeFrom="paragraph">
                  <wp:posOffset>86004</wp:posOffset>
                </wp:positionV>
                <wp:extent cx="4866005" cy="2084906"/>
                <wp:effectExtent l="0" t="0" r="10795" b="10795"/>
                <wp:wrapNone/>
                <wp:docPr id="976"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6005" cy="2084906"/>
                          <a:chOff x="851" y="1032"/>
                          <a:chExt cx="7059" cy="3927"/>
                        </a:xfrm>
                      </wpg:grpSpPr>
                      <wps:wsp>
                        <wps:cNvPr id="977" name="Rectangle 401"/>
                        <wps:cNvSpPr>
                          <a:spLocks noChangeArrowheads="1"/>
                        </wps:cNvSpPr>
                        <wps:spPr bwMode="auto">
                          <a:xfrm>
                            <a:off x="1064" y="4647"/>
                            <a:ext cx="651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88179" w14:textId="77777777" w:rsidR="004D6677" w:rsidRPr="00B57A0D" w:rsidRDefault="004D6677" w:rsidP="00F610CB">
                              <w:pPr>
                                <w:jc w:val="center"/>
                                <w:rPr>
                                  <w:rFonts w:ascii="Times New Roman" w:hAnsi="Times New Roman" w:cs="Times New Roman"/>
                                  <w:sz w:val="24"/>
                                </w:rPr>
                              </w:pPr>
                              <w:r w:rsidRPr="00B57A0D">
                                <w:rPr>
                                  <w:rFonts w:ascii="Times New Roman" w:hAnsi="Times New Roman" w:cs="Times New Roman"/>
                                  <w:bCs/>
                                  <w:i/>
                                  <w:iCs/>
                                  <w:sz w:val="24"/>
                                </w:rPr>
                                <w:t>Hình</w:t>
                              </w:r>
                              <w:r>
                                <w:rPr>
                                  <w:rFonts w:ascii="Times New Roman" w:hAnsi="Times New Roman" w:cs="Times New Roman"/>
                                  <w:bCs/>
                                  <w:i/>
                                  <w:iCs/>
                                  <w:sz w:val="24"/>
                                </w:rPr>
                                <w:t xml:space="preserve"> </w:t>
                              </w:r>
                              <w:r w:rsidRPr="00B57A0D">
                                <w:rPr>
                                  <w:rFonts w:ascii="Times New Roman" w:hAnsi="Times New Roman" w:cs="Times New Roman"/>
                                  <w:bCs/>
                                  <w:i/>
                                  <w:iCs/>
                                  <w:sz w:val="24"/>
                                </w:rPr>
                                <w:t>20</w:t>
                              </w:r>
                              <w:r w:rsidRPr="00B57A0D">
                                <w:rPr>
                                  <w:rFonts w:ascii="Times New Roman" w:hAnsi="Times New Roman" w:cs="Times New Roman"/>
                                  <w:i/>
                                  <w:iCs/>
                                  <w:sz w:val="24"/>
                                </w:rPr>
                                <w:t xml:space="preserve">. </w:t>
                              </w:r>
                              <w:r w:rsidRPr="00B57A0D">
                                <w:rPr>
                                  <w:rFonts w:ascii="Times New Roman" w:hAnsi="Times New Roman" w:cs="Times New Roman"/>
                                  <w:i/>
                                  <w:iCs/>
                                  <w:color w:val="000000"/>
                                  <w:sz w:val="24"/>
                                </w:rPr>
                                <w:t>Hình học và Topology đối tượng đường</w:t>
                              </w:r>
                            </w:p>
                          </w:txbxContent>
                        </wps:txbx>
                        <wps:bodyPr rot="0" vert="horz" wrap="square" lIns="0" tIns="0" rIns="0" bIns="0" anchor="t" anchorCtr="0" upright="1">
                          <a:noAutofit/>
                        </wps:bodyPr>
                      </wps:wsp>
                      <wps:wsp>
                        <wps:cNvPr id="978" name="Rectangle 402"/>
                        <wps:cNvSpPr>
                          <a:spLocks noChangeArrowheads="1"/>
                        </wps:cNvSpPr>
                        <wps:spPr bwMode="auto">
                          <a:xfrm>
                            <a:off x="1404" y="4052"/>
                            <a:ext cx="5209"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F9448" w14:textId="77777777" w:rsidR="004D6677" w:rsidRDefault="004D6677" w:rsidP="00F610CB">
                              <w:r>
                                <w:rPr>
                                  <w:color w:val="000000"/>
                                </w:rPr>
                                <w:t>(1,3);(2,2);(3,2) ;(4,3); (5,4) ;(6,5) ;(7,5) ;(8,4)</w:t>
                              </w:r>
                            </w:p>
                            <w:p w14:paraId="6FD85EB4" w14:textId="77777777" w:rsidR="004D6677" w:rsidRDefault="004D6677" w:rsidP="00F610CB"/>
                          </w:txbxContent>
                        </wps:txbx>
                        <wps:bodyPr rot="0" vert="horz" wrap="square" lIns="0" tIns="0" rIns="0" bIns="0" anchor="t" anchorCtr="0" upright="1">
                          <a:noAutofit/>
                        </wps:bodyPr>
                      </wps:wsp>
                      <wpg:grpSp>
                        <wpg:cNvPr id="979" name="Group 403"/>
                        <wpg:cNvGrpSpPr>
                          <a:grpSpLocks/>
                        </wpg:cNvGrpSpPr>
                        <wpg:grpSpPr bwMode="auto">
                          <a:xfrm>
                            <a:off x="1032" y="1578"/>
                            <a:ext cx="3439" cy="2336"/>
                            <a:chOff x="1032" y="1578"/>
                            <a:chExt cx="3070" cy="2336"/>
                          </a:xfrm>
                        </wpg:grpSpPr>
                        <wps:wsp>
                          <wps:cNvPr id="980" name="Rectangle 404"/>
                          <wps:cNvSpPr>
                            <a:spLocks noChangeArrowheads="1"/>
                          </wps:cNvSpPr>
                          <wps:spPr bwMode="auto">
                            <a:xfrm>
                              <a:off x="1032" y="1587"/>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405"/>
                          <wps:cNvSpPr>
                            <a:spLocks noChangeArrowheads="1"/>
                          </wps:cNvSpPr>
                          <wps:spPr bwMode="auto">
                            <a:xfrm>
                              <a:off x="1032" y="1587"/>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2" name="Rectangle 406"/>
                          <wps:cNvSpPr>
                            <a:spLocks noChangeArrowheads="1"/>
                          </wps:cNvSpPr>
                          <wps:spPr bwMode="auto">
                            <a:xfrm>
                              <a:off x="1403" y="1587"/>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407"/>
                          <wps:cNvSpPr>
                            <a:spLocks noChangeArrowheads="1"/>
                          </wps:cNvSpPr>
                          <wps:spPr bwMode="auto">
                            <a:xfrm>
                              <a:off x="1403" y="1587"/>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Rectangle 408"/>
                          <wps:cNvSpPr>
                            <a:spLocks noChangeArrowheads="1"/>
                          </wps:cNvSpPr>
                          <wps:spPr bwMode="auto">
                            <a:xfrm>
                              <a:off x="1795" y="1587"/>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409"/>
                          <wps:cNvSpPr>
                            <a:spLocks noChangeArrowheads="1"/>
                          </wps:cNvSpPr>
                          <wps:spPr bwMode="auto">
                            <a:xfrm>
                              <a:off x="1795" y="1587"/>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Rectangle 410"/>
                          <wps:cNvSpPr>
                            <a:spLocks noChangeArrowheads="1"/>
                          </wps:cNvSpPr>
                          <wps:spPr bwMode="auto">
                            <a:xfrm>
                              <a:off x="2183" y="1587"/>
                              <a:ext cx="383"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411"/>
                          <wps:cNvSpPr>
                            <a:spLocks noChangeArrowheads="1"/>
                          </wps:cNvSpPr>
                          <wps:spPr bwMode="auto">
                            <a:xfrm>
                              <a:off x="2183" y="1587"/>
                              <a:ext cx="383"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Rectangle 412"/>
                          <wps:cNvSpPr>
                            <a:spLocks noChangeArrowheads="1"/>
                          </wps:cNvSpPr>
                          <wps:spPr bwMode="auto">
                            <a:xfrm>
                              <a:off x="2569" y="1578"/>
                              <a:ext cx="381"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413"/>
                          <wps:cNvSpPr>
                            <a:spLocks noChangeArrowheads="1"/>
                          </wps:cNvSpPr>
                          <wps:spPr bwMode="auto">
                            <a:xfrm>
                              <a:off x="2569" y="1578"/>
                              <a:ext cx="381"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0" name="Rectangle 414"/>
                          <wps:cNvSpPr>
                            <a:spLocks noChangeArrowheads="1"/>
                          </wps:cNvSpPr>
                          <wps:spPr bwMode="auto">
                            <a:xfrm>
                              <a:off x="2959" y="1578"/>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415"/>
                          <wps:cNvSpPr>
                            <a:spLocks noChangeArrowheads="1"/>
                          </wps:cNvSpPr>
                          <wps:spPr bwMode="auto">
                            <a:xfrm>
                              <a:off x="2959" y="1578"/>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 name="Rectangle 416"/>
                          <wps:cNvSpPr>
                            <a:spLocks noChangeArrowheads="1"/>
                          </wps:cNvSpPr>
                          <wps:spPr bwMode="auto">
                            <a:xfrm>
                              <a:off x="3333" y="1578"/>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Rectangle 417"/>
                          <wps:cNvSpPr>
                            <a:spLocks noChangeArrowheads="1"/>
                          </wps:cNvSpPr>
                          <wps:spPr bwMode="auto">
                            <a:xfrm>
                              <a:off x="3333" y="1578"/>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Rectangle 418"/>
                          <wps:cNvSpPr>
                            <a:spLocks noChangeArrowheads="1"/>
                          </wps:cNvSpPr>
                          <wps:spPr bwMode="auto">
                            <a:xfrm>
                              <a:off x="3722" y="1578"/>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419"/>
                          <wps:cNvSpPr>
                            <a:spLocks noChangeArrowheads="1"/>
                          </wps:cNvSpPr>
                          <wps:spPr bwMode="auto">
                            <a:xfrm>
                              <a:off x="3722" y="1578"/>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Rectangle 420"/>
                          <wps:cNvSpPr>
                            <a:spLocks noChangeArrowheads="1"/>
                          </wps:cNvSpPr>
                          <wps:spPr bwMode="auto">
                            <a:xfrm>
                              <a:off x="1032" y="1973"/>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Rectangle 421"/>
                          <wps:cNvSpPr>
                            <a:spLocks noChangeArrowheads="1"/>
                          </wps:cNvSpPr>
                          <wps:spPr bwMode="auto">
                            <a:xfrm>
                              <a:off x="1032" y="1973"/>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 name="Rectangle 422"/>
                          <wps:cNvSpPr>
                            <a:spLocks noChangeArrowheads="1"/>
                          </wps:cNvSpPr>
                          <wps:spPr bwMode="auto">
                            <a:xfrm>
                              <a:off x="1403" y="1973"/>
                              <a:ext cx="380" cy="38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423"/>
                          <wps:cNvSpPr>
                            <a:spLocks noChangeArrowheads="1"/>
                          </wps:cNvSpPr>
                          <wps:spPr bwMode="auto">
                            <a:xfrm>
                              <a:off x="1403" y="1973"/>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Rectangle 424"/>
                          <wps:cNvSpPr>
                            <a:spLocks noChangeArrowheads="1"/>
                          </wps:cNvSpPr>
                          <wps:spPr bwMode="auto">
                            <a:xfrm>
                              <a:off x="1795" y="1973"/>
                              <a:ext cx="380" cy="38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Rectangle 425"/>
                          <wps:cNvSpPr>
                            <a:spLocks noChangeArrowheads="1"/>
                          </wps:cNvSpPr>
                          <wps:spPr bwMode="auto">
                            <a:xfrm>
                              <a:off x="1795" y="1973"/>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Rectangle 426"/>
                          <wps:cNvSpPr>
                            <a:spLocks noChangeArrowheads="1"/>
                          </wps:cNvSpPr>
                          <wps:spPr bwMode="auto">
                            <a:xfrm>
                              <a:off x="2183" y="1973"/>
                              <a:ext cx="383"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Rectangle 427"/>
                          <wps:cNvSpPr>
                            <a:spLocks noChangeArrowheads="1"/>
                          </wps:cNvSpPr>
                          <wps:spPr bwMode="auto">
                            <a:xfrm>
                              <a:off x="2183" y="1973"/>
                              <a:ext cx="383"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Rectangle 428"/>
                          <wps:cNvSpPr>
                            <a:spLocks noChangeArrowheads="1"/>
                          </wps:cNvSpPr>
                          <wps:spPr bwMode="auto">
                            <a:xfrm>
                              <a:off x="2569" y="1964"/>
                              <a:ext cx="381"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ectangle 429"/>
                          <wps:cNvSpPr>
                            <a:spLocks noChangeArrowheads="1"/>
                          </wps:cNvSpPr>
                          <wps:spPr bwMode="auto">
                            <a:xfrm>
                              <a:off x="2569" y="1964"/>
                              <a:ext cx="381"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 name="Rectangle 430"/>
                          <wps:cNvSpPr>
                            <a:spLocks noChangeArrowheads="1"/>
                          </wps:cNvSpPr>
                          <wps:spPr bwMode="auto">
                            <a:xfrm>
                              <a:off x="2959" y="1964"/>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Rectangle 431"/>
                          <wps:cNvSpPr>
                            <a:spLocks noChangeArrowheads="1"/>
                          </wps:cNvSpPr>
                          <wps:spPr bwMode="auto">
                            <a:xfrm>
                              <a:off x="2959" y="1964"/>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Rectangle 432"/>
                          <wps:cNvSpPr>
                            <a:spLocks noChangeArrowheads="1"/>
                          </wps:cNvSpPr>
                          <wps:spPr bwMode="auto">
                            <a:xfrm>
                              <a:off x="3333" y="1964"/>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433"/>
                          <wps:cNvSpPr>
                            <a:spLocks noChangeArrowheads="1"/>
                          </wps:cNvSpPr>
                          <wps:spPr bwMode="auto">
                            <a:xfrm>
                              <a:off x="3333" y="1964"/>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Rectangle 434"/>
                          <wps:cNvSpPr>
                            <a:spLocks noChangeArrowheads="1"/>
                          </wps:cNvSpPr>
                          <wps:spPr bwMode="auto">
                            <a:xfrm>
                              <a:off x="3722" y="1964"/>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Rectangle 435"/>
                          <wps:cNvSpPr>
                            <a:spLocks noChangeArrowheads="1"/>
                          </wps:cNvSpPr>
                          <wps:spPr bwMode="auto">
                            <a:xfrm>
                              <a:off x="1032" y="2361"/>
                              <a:ext cx="380" cy="3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Rectangle 436"/>
                          <wps:cNvSpPr>
                            <a:spLocks noChangeArrowheads="1"/>
                          </wps:cNvSpPr>
                          <wps:spPr bwMode="auto">
                            <a:xfrm>
                              <a:off x="1032" y="2361"/>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Rectangle 437"/>
                          <wps:cNvSpPr>
                            <a:spLocks noChangeArrowheads="1"/>
                          </wps:cNvSpPr>
                          <wps:spPr bwMode="auto">
                            <a:xfrm>
                              <a:off x="1403" y="2361"/>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Rectangle 438"/>
                          <wps:cNvSpPr>
                            <a:spLocks noChangeArrowheads="1"/>
                          </wps:cNvSpPr>
                          <wps:spPr bwMode="auto">
                            <a:xfrm>
                              <a:off x="1403" y="2361"/>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Rectangle 439"/>
                          <wps:cNvSpPr>
                            <a:spLocks noChangeArrowheads="1"/>
                          </wps:cNvSpPr>
                          <wps:spPr bwMode="auto">
                            <a:xfrm>
                              <a:off x="1795" y="2361"/>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 name="Rectangle 440"/>
                          <wps:cNvSpPr>
                            <a:spLocks noChangeArrowheads="1"/>
                          </wps:cNvSpPr>
                          <wps:spPr bwMode="auto">
                            <a:xfrm>
                              <a:off x="1795" y="2361"/>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Rectangle 441"/>
                          <wps:cNvSpPr>
                            <a:spLocks noChangeArrowheads="1"/>
                          </wps:cNvSpPr>
                          <wps:spPr bwMode="auto">
                            <a:xfrm>
                              <a:off x="2183" y="2361"/>
                              <a:ext cx="383" cy="3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 name="Rectangle 442"/>
                          <wps:cNvSpPr>
                            <a:spLocks noChangeArrowheads="1"/>
                          </wps:cNvSpPr>
                          <wps:spPr bwMode="auto">
                            <a:xfrm>
                              <a:off x="2183" y="2361"/>
                              <a:ext cx="383"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Rectangle 443"/>
                          <wps:cNvSpPr>
                            <a:spLocks noChangeArrowheads="1"/>
                          </wps:cNvSpPr>
                          <wps:spPr bwMode="auto">
                            <a:xfrm>
                              <a:off x="2569" y="2353"/>
                              <a:ext cx="381"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Rectangle 444"/>
                          <wps:cNvSpPr>
                            <a:spLocks noChangeArrowheads="1"/>
                          </wps:cNvSpPr>
                          <wps:spPr bwMode="auto">
                            <a:xfrm>
                              <a:off x="2959" y="2353"/>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Rectangle 445"/>
                          <wps:cNvSpPr>
                            <a:spLocks noChangeArrowheads="1"/>
                          </wps:cNvSpPr>
                          <wps:spPr bwMode="auto">
                            <a:xfrm>
                              <a:off x="2959" y="2353"/>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2" name="Rectangle 446"/>
                          <wps:cNvSpPr>
                            <a:spLocks noChangeArrowheads="1"/>
                          </wps:cNvSpPr>
                          <wps:spPr bwMode="auto">
                            <a:xfrm>
                              <a:off x="3333" y="2353"/>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3" name="Rectangle 447"/>
                          <wps:cNvSpPr>
                            <a:spLocks noChangeArrowheads="1"/>
                          </wps:cNvSpPr>
                          <wps:spPr bwMode="auto">
                            <a:xfrm>
                              <a:off x="3333" y="2353"/>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Rectangle 448"/>
                          <wps:cNvSpPr>
                            <a:spLocks noChangeArrowheads="1"/>
                          </wps:cNvSpPr>
                          <wps:spPr bwMode="auto">
                            <a:xfrm>
                              <a:off x="3722" y="2353"/>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 name="Rectangle 449"/>
                          <wps:cNvSpPr>
                            <a:spLocks noChangeArrowheads="1"/>
                          </wps:cNvSpPr>
                          <wps:spPr bwMode="auto">
                            <a:xfrm>
                              <a:off x="3722" y="2353"/>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6" name="Rectangle 450"/>
                          <wps:cNvSpPr>
                            <a:spLocks noChangeArrowheads="1"/>
                          </wps:cNvSpPr>
                          <wps:spPr bwMode="auto">
                            <a:xfrm>
                              <a:off x="1032" y="2750"/>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Rectangle 451"/>
                          <wps:cNvSpPr>
                            <a:spLocks noChangeArrowheads="1"/>
                          </wps:cNvSpPr>
                          <wps:spPr bwMode="auto">
                            <a:xfrm>
                              <a:off x="1032" y="2750"/>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Rectangle 452"/>
                          <wps:cNvSpPr>
                            <a:spLocks noChangeArrowheads="1"/>
                          </wps:cNvSpPr>
                          <wps:spPr bwMode="auto">
                            <a:xfrm>
                              <a:off x="1403" y="2750"/>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 name="Rectangle 453"/>
                          <wps:cNvSpPr>
                            <a:spLocks noChangeArrowheads="1"/>
                          </wps:cNvSpPr>
                          <wps:spPr bwMode="auto">
                            <a:xfrm>
                              <a:off x="1403" y="2750"/>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Rectangle 454"/>
                          <wps:cNvSpPr>
                            <a:spLocks noChangeArrowheads="1"/>
                          </wps:cNvSpPr>
                          <wps:spPr bwMode="auto">
                            <a:xfrm>
                              <a:off x="1795" y="2750"/>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455"/>
                          <wps:cNvSpPr>
                            <a:spLocks noChangeArrowheads="1"/>
                          </wps:cNvSpPr>
                          <wps:spPr bwMode="auto">
                            <a:xfrm>
                              <a:off x="1795" y="2750"/>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Rectangle 456"/>
                          <wps:cNvSpPr>
                            <a:spLocks noChangeArrowheads="1"/>
                          </wps:cNvSpPr>
                          <wps:spPr bwMode="auto">
                            <a:xfrm>
                              <a:off x="2183" y="2750"/>
                              <a:ext cx="383"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Rectangle 457"/>
                          <wps:cNvSpPr>
                            <a:spLocks noChangeArrowheads="1"/>
                          </wps:cNvSpPr>
                          <wps:spPr bwMode="auto">
                            <a:xfrm>
                              <a:off x="2183" y="2750"/>
                              <a:ext cx="383"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Rectangle 458"/>
                          <wps:cNvSpPr>
                            <a:spLocks noChangeArrowheads="1"/>
                          </wps:cNvSpPr>
                          <wps:spPr bwMode="auto">
                            <a:xfrm>
                              <a:off x="2569" y="2741"/>
                              <a:ext cx="381" cy="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 name="Rectangle 459"/>
                          <wps:cNvSpPr>
                            <a:spLocks noChangeArrowheads="1"/>
                          </wps:cNvSpPr>
                          <wps:spPr bwMode="auto">
                            <a:xfrm>
                              <a:off x="2569" y="2741"/>
                              <a:ext cx="381"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 name="Rectangle 460"/>
                          <wps:cNvSpPr>
                            <a:spLocks noChangeArrowheads="1"/>
                          </wps:cNvSpPr>
                          <wps:spPr bwMode="auto">
                            <a:xfrm>
                              <a:off x="2959" y="2741"/>
                              <a:ext cx="38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7" name="Rectangle 461"/>
                          <wps:cNvSpPr>
                            <a:spLocks noChangeArrowheads="1"/>
                          </wps:cNvSpPr>
                          <wps:spPr bwMode="auto">
                            <a:xfrm>
                              <a:off x="2959" y="2741"/>
                              <a:ext cx="380"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8" name="Rectangle 462"/>
                          <wps:cNvSpPr>
                            <a:spLocks noChangeArrowheads="1"/>
                          </wps:cNvSpPr>
                          <wps:spPr bwMode="auto">
                            <a:xfrm>
                              <a:off x="3333" y="2741"/>
                              <a:ext cx="38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Rectangle 463"/>
                          <wps:cNvSpPr>
                            <a:spLocks noChangeArrowheads="1"/>
                          </wps:cNvSpPr>
                          <wps:spPr bwMode="auto">
                            <a:xfrm>
                              <a:off x="3333" y="2741"/>
                              <a:ext cx="380"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Rectangle 464"/>
                          <wps:cNvSpPr>
                            <a:spLocks noChangeArrowheads="1"/>
                          </wps:cNvSpPr>
                          <wps:spPr bwMode="auto">
                            <a:xfrm>
                              <a:off x="3722" y="2741"/>
                              <a:ext cx="380" cy="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Rectangle 465"/>
                          <wps:cNvSpPr>
                            <a:spLocks noChangeArrowheads="1"/>
                          </wps:cNvSpPr>
                          <wps:spPr bwMode="auto">
                            <a:xfrm>
                              <a:off x="3722" y="2741"/>
                              <a:ext cx="380"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 name="Rectangle 466"/>
                          <wps:cNvSpPr>
                            <a:spLocks noChangeArrowheads="1"/>
                          </wps:cNvSpPr>
                          <wps:spPr bwMode="auto">
                            <a:xfrm>
                              <a:off x="1032" y="3136"/>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3" name="Rectangle 467"/>
                          <wps:cNvSpPr>
                            <a:spLocks noChangeArrowheads="1"/>
                          </wps:cNvSpPr>
                          <wps:spPr bwMode="auto">
                            <a:xfrm>
                              <a:off x="1032" y="3136"/>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4" name="Rectangle 468"/>
                          <wps:cNvSpPr>
                            <a:spLocks noChangeArrowheads="1"/>
                          </wps:cNvSpPr>
                          <wps:spPr bwMode="auto">
                            <a:xfrm>
                              <a:off x="1403" y="3136"/>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5" name="Rectangle 469"/>
                          <wps:cNvSpPr>
                            <a:spLocks noChangeArrowheads="1"/>
                          </wps:cNvSpPr>
                          <wps:spPr bwMode="auto">
                            <a:xfrm>
                              <a:off x="1403" y="3136"/>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Rectangle 470"/>
                          <wps:cNvSpPr>
                            <a:spLocks noChangeArrowheads="1"/>
                          </wps:cNvSpPr>
                          <wps:spPr bwMode="auto">
                            <a:xfrm>
                              <a:off x="1795" y="3136"/>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7" name="Rectangle 471"/>
                          <wps:cNvSpPr>
                            <a:spLocks noChangeArrowheads="1"/>
                          </wps:cNvSpPr>
                          <wps:spPr bwMode="auto">
                            <a:xfrm>
                              <a:off x="1795" y="3136"/>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Rectangle 472"/>
                          <wps:cNvSpPr>
                            <a:spLocks noChangeArrowheads="1"/>
                          </wps:cNvSpPr>
                          <wps:spPr bwMode="auto">
                            <a:xfrm>
                              <a:off x="2183" y="3136"/>
                              <a:ext cx="383"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Rectangle 473"/>
                          <wps:cNvSpPr>
                            <a:spLocks noChangeArrowheads="1"/>
                          </wps:cNvSpPr>
                          <wps:spPr bwMode="auto">
                            <a:xfrm>
                              <a:off x="2183" y="3136"/>
                              <a:ext cx="383"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 name="Rectangle 474"/>
                          <wps:cNvSpPr>
                            <a:spLocks noChangeArrowheads="1"/>
                          </wps:cNvSpPr>
                          <wps:spPr bwMode="auto">
                            <a:xfrm>
                              <a:off x="2569" y="3127"/>
                              <a:ext cx="381"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 name="Rectangle 475"/>
                          <wps:cNvSpPr>
                            <a:spLocks noChangeArrowheads="1"/>
                          </wps:cNvSpPr>
                          <wps:spPr bwMode="auto">
                            <a:xfrm>
                              <a:off x="2569" y="3127"/>
                              <a:ext cx="381"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Rectangle 476"/>
                          <wps:cNvSpPr>
                            <a:spLocks noChangeArrowheads="1"/>
                          </wps:cNvSpPr>
                          <wps:spPr bwMode="auto">
                            <a:xfrm>
                              <a:off x="2959" y="3127"/>
                              <a:ext cx="380" cy="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477"/>
                          <wps:cNvSpPr>
                            <a:spLocks noChangeArrowheads="1"/>
                          </wps:cNvSpPr>
                          <wps:spPr bwMode="auto">
                            <a:xfrm>
                              <a:off x="2959" y="3127"/>
                              <a:ext cx="380"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Rectangle 478"/>
                          <wps:cNvSpPr>
                            <a:spLocks noChangeArrowheads="1"/>
                          </wps:cNvSpPr>
                          <wps:spPr bwMode="auto">
                            <a:xfrm>
                              <a:off x="3333" y="3127"/>
                              <a:ext cx="380" cy="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Rectangle 479"/>
                          <wps:cNvSpPr>
                            <a:spLocks noChangeArrowheads="1"/>
                          </wps:cNvSpPr>
                          <wps:spPr bwMode="auto">
                            <a:xfrm>
                              <a:off x="3333" y="3127"/>
                              <a:ext cx="380"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 name="Rectangle 480"/>
                          <wps:cNvSpPr>
                            <a:spLocks noChangeArrowheads="1"/>
                          </wps:cNvSpPr>
                          <wps:spPr bwMode="auto">
                            <a:xfrm>
                              <a:off x="3722" y="3127"/>
                              <a:ext cx="38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 name="Rectangle 481"/>
                          <wps:cNvSpPr>
                            <a:spLocks noChangeArrowheads="1"/>
                          </wps:cNvSpPr>
                          <wps:spPr bwMode="auto">
                            <a:xfrm>
                              <a:off x="3722" y="3127"/>
                              <a:ext cx="380"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 name="Rectangle 482"/>
                          <wps:cNvSpPr>
                            <a:spLocks noChangeArrowheads="1"/>
                          </wps:cNvSpPr>
                          <wps:spPr bwMode="auto">
                            <a:xfrm>
                              <a:off x="1032" y="3525"/>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Rectangle 483"/>
                          <wps:cNvSpPr>
                            <a:spLocks noChangeArrowheads="1"/>
                          </wps:cNvSpPr>
                          <wps:spPr bwMode="auto">
                            <a:xfrm>
                              <a:off x="1032" y="3525"/>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 name="Rectangle 484"/>
                          <wps:cNvSpPr>
                            <a:spLocks noChangeArrowheads="1"/>
                          </wps:cNvSpPr>
                          <wps:spPr bwMode="auto">
                            <a:xfrm>
                              <a:off x="1403" y="3525"/>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1" name="Rectangle 485"/>
                          <wps:cNvSpPr>
                            <a:spLocks noChangeArrowheads="1"/>
                          </wps:cNvSpPr>
                          <wps:spPr bwMode="auto">
                            <a:xfrm>
                              <a:off x="1403" y="3525"/>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Rectangle 486"/>
                          <wps:cNvSpPr>
                            <a:spLocks noChangeArrowheads="1"/>
                          </wps:cNvSpPr>
                          <wps:spPr bwMode="auto">
                            <a:xfrm>
                              <a:off x="1795" y="3525"/>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3" name="Rectangle 487"/>
                          <wps:cNvSpPr>
                            <a:spLocks noChangeArrowheads="1"/>
                          </wps:cNvSpPr>
                          <wps:spPr bwMode="auto">
                            <a:xfrm>
                              <a:off x="1795" y="3525"/>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Rectangle 488"/>
                          <wps:cNvSpPr>
                            <a:spLocks noChangeArrowheads="1"/>
                          </wps:cNvSpPr>
                          <wps:spPr bwMode="auto">
                            <a:xfrm>
                              <a:off x="2183" y="3525"/>
                              <a:ext cx="383"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Rectangle 489"/>
                          <wps:cNvSpPr>
                            <a:spLocks noChangeArrowheads="1"/>
                          </wps:cNvSpPr>
                          <wps:spPr bwMode="auto">
                            <a:xfrm>
                              <a:off x="2183" y="3525"/>
                              <a:ext cx="383"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Rectangle 490"/>
                          <wps:cNvSpPr>
                            <a:spLocks noChangeArrowheads="1"/>
                          </wps:cNvSpPr>
                          <wps:spPr bwMode="auto">
                            <a:xfrm>
                              <a:off x="2569" y="3517"/>
                              <a:ext cx="381"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491"/>
                          <wps:cNvSpPr>
                            <a:spLocks noChangeArrowheads="1"/>
                          </wps:cNvSpPr>
                          <wps:spPr bwMode="auto">
                            <a:xfrm>
                              <a:off x="2569" y="3517"/>
                              <a:ext cx="381"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8" name="Rectangle 492"/>
                          <wps:cNvSpPr>
                            <a:spLocks noChangeArrowheads="1"/>
                          </wps:cNvSpPr>
                          <wps:spPr bwMode="auto">
                            <a:xfrm>
                              <a:off x="2959" y="3517"/>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493"/>
                          <wps:cNvSpPr>
                            <a:spLocks noChangeArrowheads="1"/>
                          </wps:cNvSpPr>
                          <wps:spPr bwMode="auto">
                            <a:xfrm>
                              <a:off x="2959" y="3517"/>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 name="Rectangle 494"/>
                          <wps:cNvSpPr>
                            <a:spLocks noChangeArrowheads="1"/>
                          </wps:cNvSpPr>
                          <wps:spPr bwMode="auto">
                            <a:xfrm>
                              <a:off x="3333" y="3517"/>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495"/>
                          <wps:cNvSpPr>
                            <a:spLocks noChangeArrowheads="1"/>
                          </wps:cNvSpPr>
                          <wps:spPr bwMode="auto">
                            <a:xfrm>
                              <a:off x="3333" y="3517"/>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2" name="Rectangle 496"/>
                          <wps:cNvSpPr>
                            <a:spLocks noChangeArrowheads="1"/>
                          </wps:cNvSpPr>
                          <wps:spPr bwMode="auto">
                            <a:xfrm>
                              <a:off x="3722" y="3517"/>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497"/>
                          <wps:cNvSpPr>
                            <a:spLocks noChangeArrowheads="1"/>
                          </wps:cNvSpPr>
                          <wps:spPr bwMode="auto">
                            <a:xfrm>
                              <a:off x="3722" y="3517"/>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74" name="Freeform 498"/>
                        <wps:cNvSpPr>
                          <a:spLocks/>
                        </wps:cNvSpPr>
                        <wps:spPr bwMode="auto">
                          <a:xfrm>
                            <a:off x="4859" y="2479"/>
                            <a:ext cx="172" cy="177"/>
                          </a:xfrm>
                          <a:custGeom>
                            <a:avLst/>
                            <a:gdLst>
                              <a:gd name="T0" fmla="*/ 60 w 119"/>
                              <a:gd name="T1" fmla="*/ 0 h 142"/>
                              <a:gd name="T2" fmla="*/ 54 w 119"/>
                              <a:gd name="T3" fmla="*/ 3 h 142"/>
                              <a:gd name="T4" fmla="*/ 48 w 119"/>
                              <a:gd name="T5" fmla="*/ 3 h 142"/>
                              <a:gd name="T6" fmla="*/ 42 w 119"/>
                              <a:gd name="T7" fmla="*/ 5 h 142"/>
                              <a:gd name="T8" fmla="*/ 36 w 119"/>
                              <a:gd name="T9" fmla="*/ 7 h 142"/>
                              <a:gd name="T10" fmla="*/ 32 w 119"/>
                              <a:gd name="T11" fmla="*/ 10 h 142"/>
                              <a:gd name="T12" fmla="*/ 26 w 119"/>
                              <a:gd name="T13" fmla="*/ 15 h 142"/>
                              <a:gd name="T14" fmla="*/ 18 w 119"/>
                              <a:gd name="T15" fmla="*/ 22 h 142"/>
                              <a:gd name="T16" fmla="*/ 10 w 119"/>
                              <a:gd name="T17" fmla="*/ 33 h 142"/>
                              <a:gd name="T18" fmla="*/ 6 w 119"/>
                              <a:gd name="T19" fmla="*/ 38 h 142"/>
                              <a:gd name="T20" fmla="*/ 4 w 119"/>
                              <a:gd name="T21" fmla="*/ 45 h 142"/>
                              <a:gd name="T22" fmla="*/ 2 w 119"/>
                              <a:gd name="T23" fmla="*/ 52 h 142"/>
                              <a:gd name="T24" fmla="*/ 0 w 119"/>
                              <a:gd name="T25" fmla="*/ 57 h 142"/>
                              <a:gd name="T26" fmla="*/ 0 w 119"/>
                              <a:gd name="T27" fmla="*/ 64 h 142"/>
                              <a:gd name="T28" fmla="*/ 0 w 119"/>
                              <a:gd name="T29" fmla="*/ 71 h 142"/>
                              <a:gd name="T30" fmla="*/ 0 w 119"/>
                              <a:gd name="T31" fmla="*/ 78 h 142"/>
                              <a:gd name="T32" fmla="*/ 0 w 119"/>
                              <a:gd name="T33" fmla="*/ 85 h 142"/>
                              <a:gd name="T34" fmla="*/ 2 w 119"/>
                              <a:gd name="T35" fmla="*/ 92 h 142"/>
                              <a:gd name="T36" fmla="*/ 4 w 119"/>
                              <a:gd name="T37" fmla="*/ 99 h 142"/>
                              <a:gd name="T38" fmla="*/ 6 w 119"/>
                              <a:gd name="T39" fmla="*/ 107 h 142"/>
                              <a:gd name="T40" fmla="*/ 10 w 119"/>
                              <a:gd name="T41" fmla="*/ 111 h 142"/>
                              <a:gd name="T42" fmla="*/ 18 w 119"/>
                              <a:gd name="T43" fmla="*/ 123 h 142"/>
                              <a:gd name="T44" fmla="*/ 26 w 119"/>
                              <a:gd name="T45" fmla="*/ 130 h 142"/>
                              <a:gd name="T46" fmla="*/ 32 w 119"/>
                              <a:gd name="T47" fmla="*/ 135 h 142"/>
                              <a:gd name="T48" fmla="*/ 36 w 119"/>
                              <a:gd name="T49" fmla="*/ 137 h 142"/>
                              <a:gd name="T50" fmla="*/ 42 w 119"/>
                              <a:gd name="T51" fmla="*/ 140 h 142"/>
                              <a:gd name="T52" fmla="*/ 48 w 119"/>
                              <a:gd name="T53" fmla="*/ 142 h 142"/>
                              <a:gd name="T54" fmla="*/ 54 w 119"/>
                              <a:gd name="T55" fmla="*/ 142 h 142"/>
                              <a:gd name="T56" fmla="*/ 60 w 119"/>
                              <a:gd name="T57" fmla="*/ 142 h 142"/>
                              <a:gd name="T58" fmla="*/ 66 w 119"/>
                              <a:gd name="T59" fmla="*/ 142 h 142"/>
                              <a:gd name="T60" fmla="*/ 72 w 119"/>
                              <a:gd name="T61" fmla="*/ 142 h 142"/>
                              <a:gd name="T62" fmla="*/ 78 w 119"/>
                              <a:gd name="T63" fmla="*/ 140 h 142"/>
                              <a:gd name="T64" fmla="*/ 82 w 119"/>
                              <a:gd name="T65" fmla="*/ 137 h 142"/>
                              <a:gd name="T66" fmla="*/ 88 w 119"/>
                              <a:gd name="T67" fmla="*/ 135 h 142"/>
                              <a:gd name="T68" fmla="*/ 94 w 119"/>
                              <a:gd name="T69" fmla="*/ 130 h 142"/>
                              <a:gd name="T70" fmla="*/ 101 w 119"/>
                              <a:gd name="T71" fmla="*/ 123 h 142"/>
                              <a:gd name="T72" fmla="*/ 109 w 119"/>
                              <a:gd name="T73" fmla="*/ 111 h 142"/>
                              <a:gd name="T74" fmla="*/ 111 w 119"/>
                              <a:gd name="T75" fmla="*/ 107 h 142"/>
                              <a:gd name="T76" fmla="*/ 113 w 119"/>
                              <a:gd name="T77" fmla="*/ 99 h 142"/>
                              <a:gd name="T78" fmla="*/ 115 w 119"/>
                              <a:gd name="T79" fmla="*/ 92 h 142"/>
                              <a:gd name="T80" fmla="*/ 117 w 119"/>
                              <a:gd name="T81" fmla="*/ 85 h 142"/>
                              <a:gd name="T82" fmla="*/ 119 w 119"/>
                              <a:gd name="T83" fmla="*/ 78 h 142"/>
                              <a:gd name="T84" fmla="*/ 119 w 119"/>
                              <a:gd name="T85" fmla="*/ 71 h 142"/>
                              <a:gd name="T86" fmla="*/ 119 w 119"/>
                              <a:gd name="T87" fmla="*/ 64 h 142"/>
                              <a:gd name="T88" fmla="*/ 117 w 119"/>
                              <a:gd name="T89" fmla="*/ 57 h 142"/>
                              <a:gd name="T90" fmla="*/ 115 w 119"/>
                              <a:gd name="T91" fmla="*/ 52 h 142"/>
                              <a:gd name="T92" fmla="*/ 113 w 119"/>
                              <a:gd name="T93" fmla="*/ 45 h 142"/>
                              <a:gd name="T94" fmla="*/ 111 w 119"/>
                              <a:gd name="T95" fmla="*/ 38 h 142"/>
                              <a:gd name="T96" fmla="*/ 109 w 119"/>
                              <a:gd name="T97" fmla="*/ 33 h 142"/>
                              <a:gd name="T98" fmla="*/ 101 w 119"/>
                              <a:gd name="T99" fmla="*/ 22 h 142"/>
                              <a:gd name="T100" fmla="*/ 94 w 119"/>
                              <a:gd name="T101" fmla="*/ 15 h 142"/>
                              <a:gd name="T102" fmla="*/ 88 w 119"/>
                              <a:gd name="T103" fmla="*/ 10 h 142"/>
                              <a:gd name="T104" fmla="*/ 82 w 119"/>
                              <a:gd name="T105" fmla="*/ 7 h 142"/>
                              <a:gd name="T106" fmla="*/ 78 w 119"/>
                              <a:gd name="T107" fmla="*/ 5 h 142"/>
                              <a:gd name="T108" fmla="*/ 72 w 119"/>
                              <a:gd name="T109" fmla="*/ 3 h 142"/>
                              <a:gd name="T110" fmla="*/ 66 w 119"/>
                              <a:gd name="T111" fmla="*/ 3 h 142"/>
                              <a:gd name="T112" fmla="*/ 60 w 119"/>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9" h="142">
                                <a:moveTo>
                                  <a:pt x="60" y="0"/>
                                </a:moveTo>
                                <a:lnTo>
                                  <a:pt x="54" y="3"/>
                                </a:lnTo>
                                <a:lnTo>
                                  <a:pt x="48" y="3"/>
                                </a:lnTo>
                                <a:lnTo>
                                  <a:pt x="42" y="5"/>
                                </a:lnTo>
                                <a:lnTo>
                                  <a:pt x="36" y="7"/>
                                </a:lnTo>
                                <a:lnTo>
                                  <a:pt x="32" y="10"/>
                                </a:lnTo>
                                <a:lnTo>
                                  <a:pt x="26" y="15"/>
                                </a:lnTo>
                                <a:lnTo>
                                  <a:pt x="18" y="22"/>
                                </a:lnTo>
                                <a:lnTo>
                                  <a:pt x="10" y="33"/>
                                </a:lnTo>
                                <a:lnTo>
                                  <a:pt x="6" y="38"/>
                                </a:lnTo>
                                <a:lnTo>
                                  <a:pt x="4" y="45"/>
                                </a:lnTo>
                                <a:lnTo>
                                  <a:pt x="2" y="52"/>
                                </a:lnTo>
                                <a:lnTo>
                                  <a:pt x="0" y="57"/>
                                </a:lnTo>
                                <a:lnTo>
                                  <a:pt x="0" y="64"/>
                                </a:lnTo>
                                <a:lnTo>
                                  <a:pt x="0" y="71"/>
                                </a:lnTo>
                                <a:lnTo>
                                  <a:pt x="0" y="78"/>
                                </a:lnTo>
                                <a:lnTo>
                                  <a:pt x="0" y="85"/>
                                </a:lnTo>
                                <a:lnTo>
                                  <a:pt x="2" y="92"/>
                                </a:lnTo>
                                <a:lnTo>
                                  <a:pt x="4" y="99"/>
                                </a:lnTo>
                                <a:lnTo>
                                  <a:pt x="6" y="107"/>
                                </a:lnTo>
                                <a:lnTo>
                                  <a:pt x="10" y="111"/>
                                </a:lnTo>
                                <a:lnTo>
                                  <a:pt x="18" y="123"/>
                                </a:lnTo>
                                <a:lnTo>
                                  <a:pt x="26" y="130"/>
                                </a:lnTo>
                                <a:lnTo>
                                  <a:pt x="32" y="135"/>
                                </a:lnTo>
                                <a:lnTo>
                                  <a:pt x="36" y="137"/>
                                </a:lnTo>
                                <a:lnTo>
                                  <a:pt x="42" y="140"/>
                                </a:lnTo>
                                <a:lnTo>
                                  <a:pt x="48" y="142"/>
                                </a:lnTo>
                                <a:lnTo>
                                  <a:pt x="54" y="142"/>
                                </a:lnTo>
                                <a:lnTo>
                                  <a:pt x="60" y="142"/>
                                </a:lnTo>
                                <a:lnTo>
                                  <a:pt x="66" y="142"/>
                                </a:lnTo>
                                <a:lnTo>
                                  <a:pt x="72" y="142"/>
                                </a:lnTo>
                                <a:lnTo>
                                  <a:pt x="78" y="140"/>
                                </a:lnTo>
                                <a:lnTo>
                                  <a:pt x="82" y="137"/>
                                </a:lnTo>
                                <a:lnTo>
                                  <a:pt x="88" y="135"/>
                                </a:lnTo>
                                <a:lnTo>
                                  <a:pt x="94" y="130"/>
                                </a:lnTo>
                                <a:lnTo>
                                  <a:pt x="101" y="123"/>
                                </a:lnTo>
                                <a:lnTo>
                                  <a:pt x="109" y="111"/>
                                </a:lnTo>
                                <a:lnTo>
                                  <a:pt x="111" y="107"/>
                                </a:lnTo>
                                <a:lnTo>
                                  <a:pt x="113" y="99"/>
                                </a:lnTo>
                                <a:lnTo>
                                  <a:pt x="115" y="92"/>
                                </a:lnTo>
                                <a:lnTo>
                                  <a:pt x="117" y="85"/>
                                </a:lnTo>
                                <a:lnTo>
                                  <a:pt x="119" y="78"/>
                                </a:lnTo>
                                <a:lnTo>
                                  <a:pt x="119" y="71"/>
                                </a:lnTo>
                                <a:lnTo>
                                  <a:pt x="119" y="64"/>
                                </a:lnTo>
                                <a:lnTo>
                                  <a:pt x="117" y="57"/>
                                </a:lnTo>
                                <a:lnTo>
                                  <a:pt x="115" y="52"/>
                                </a:lnTo>
                                <a:lnTo>
                                  <a:pt x="113" y="45"/>
                                </a:lnTo>
                                <a:lnTo>
                                  <a:pt x="111" y="38"/>
                                </a:lnTo>
                                <a:lnTo>
                                  <a:pt x="109" y="33"/>
                                </a:lnTo>
                                <a:lnTo>
                                  <a:pt x="101" y="22"/>
                                </a:lnTo>
                                <a:lnTo>
                                  <a:pt x="94" y="15"/>
                                </a:lnTo>
                                <a:lnTo>
                                  <a:pt x="88" y="10"/>
                                </a:lnTo>
                                <a:lnTo>
                                  <a:pt x="82" y="7"/>
                                </a:lnTo>
                                <a:lnTo>
                                  <a:pt x="78" y="5"/>
                                </a:lnTo>
                                <a:lnTo>
                                  <a:pt x="72" y="3"/>
                                </a:lnTo>
                                <a:lnTo>
                                  <a:pt x="66" y="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 name="Freeform 499"/>
                        <wps:cNvSpPr>
                          <a:spLocks/>
                        </wps:cNvSpPr>
                        <wps:spPr bwMode="auto">
                          <a:xfrm>
                            <a:off x="4859" y="2479"/>
                            <a:ext cx="172" cy="177"/>
                          </a:xfrm>
                          <a:custGeom>
                            <a:avLst/>
                            <a:gdLst>
                              <a:gd name="T0" fmla="*/ 60 w 119"/>
                              <a:gd name="T1" fmla="*/ 0 h 142"/>
                              <a:gd name="T2" fmla="*/ 54 w 119"/>
                              <a:gd name="T3" fmla="*/ 3 h 142"/>
                              <a:gd name="T4" fmla="*/ 48 w 119"/>
                              <a:gd name="T5" fmla="*/ 3 h 142"/>
                              <a:gd name="T6" fmla="*/ 42 w 119"/>
                              <a:gd name="T7" fmla="*/ 5 h 142"/>
                              <a:gd name="T8" fmla="*/ 36 w 119"/>
                              <a:gd name="T9" fmla="*/ 7 h 142"/>
                              <a:gd name="T10" fmla="*/ 32 w 119"/>
                              <a:gd name="T11" fmla="*/ 10 h 142"/>
                              <a:gd name="T12" fmla="*/ 26 w 119"/>
                              <a:gd name="T13" fmla="*/ 15 h 142"/>
                              <a:gd name="T14" fmla="*/ 18 w 119"/>
                              <a:gd name="T15" fmla="*/ 22 h 142"/>
                              <a:gd name="T16" fmla="*/ 10 w 119"/>
                              <a:gd name="T17" fmla="*/ 33 h 142"/>
                              <a:gd name="T18" fmla="*/ 6 w 119"/>
                              <a:gd name="T19" fmla="*/ 38 h 142"/>
                              <a:gd name="T20" fmla="*/ 4 w 119"/>
                              <a:gd name="T21" fmla="*/ 45 h 142"/>
                              <a:gd name="T22" fmla="*/ 2 w 119"/>
                              <a:gd name="T23" fmla="*/ 52 h 142"/>
                              <a:gd name="T24" fmla="*/ 0 w 119"/>
                              <a:gd name="T25" fmla="*/ 57 h 142"/>
                              <a:gd name="T26" fmla="*/ 0 w 119"/>
                              <a:gd name="T27" fmla="*/ 64 h 142"/>
                              <a:gd name="T28" fmla="*/ 0 w 119"/>
                              <a:gd name="T29" fmla="*/ 71 h 142"/>
                              <a:gd name="T30" fmla="*/ 0 w 119"/>
                              <a:gd name="T31" fmla="*/ 78 h 142"/>
                              <a:gd name="T32" fmla="*/ 0 w 119"/>
                              <a:gd name="T33" fmla="*/ 85 h 142"/>
                              <a:gd name="T34" fmla="*/ 2 w 119"/>
                              <a:gd name="T35" fmla="*/ 92 h 142"/>
                              <a:gd name="T36" fmla="*/ 4 w 119"/>
                              <a:gd name="T37" fmla="*/ 99 h 142"/>
                              <a:gd name="T38" fmla="*/ 6 w 119"/>
                              <a:gd name="T39" fmla="*/ 107 h 142"/>
                              <a:gd name="T40" fmla="*/ 10 w 119"/>
                              <a:gd name="T41" fmla="*/ 111 h 142"/>
                              <a:gd name="T42" fmla="*/ 18 w 119"/>
                              <a:gd name="T43" fmla="*/ 123 h 142"/>
                              <a:gd name="T44" fmla="*/ 26 w 119"/>
                              <a:gd name="T45" fmla="*/ 130 h 142"/>
                              <a:gd name="T46" fmla="*/ 32 w 119"/>
                              <a:gd name="T47" fmla="*/ 135 h 142"/>
                              <a:gd name="T48" fmla="*/ 36 w 119"/>
                              <a:gd name="T49" fmla="*/ 137 h 142"/>
                              <a:gd name="T50" fmla="*/ 42 w 119"/>
                              <a:gd name="T51" fmla="*/ 140 h 142"/>
                              <a:gd name="T52" fmla="*/ 48 w 119"/>
                              <a:gd name="T53" fmla="*/ 142 h 142"/>
                              <a:gd name="T54" fmla="*/ 54 w 119"/>
                              <a:gd name="T55" fmla="*/ 142 h 142"/>
                              <a:gd name="T56" fmla="*/ 60 w 119"/>
                              <a:gd name="T57" fmla="*/ 142 h 142"/>
                              <a:gd name="T58" fmla="*/ 66 w 119"/>
                              <a:gd name="T59" fmla="*/ 142 h 142"/>
                              <a:gd name="T60" fmla="*/ 72 w 119"/>
                              <a:gd name="T61" fmla="*/ 142 h 142"/>
                              <a:gd name="T62" fmla="*/ 78 w 119"/>
                              <a:gd name="T63" fmla="*/ 140 h 142"/>
                              <a:gd name="T64" fmla="*/ 82 w 119"/>
                              <a:gd name="T65" fmla="*/ 137 h 142"/>
                              <a:gd name="T66" fmla="*/ 88 w 119"/>
                              <a:gd name="T67" fmla="*/ 135 h 142"/>
                              <a:gd name="T68" fmla="*/ 94 w 119"/>
                              <a:gd name="T69" fmla="*/ 130 h 142"/>
                              <a:gd name="T70" fmla="*/ 101 w 119"/>
                              <a:gd name="T71" fmla="*/ 123 h 142"/>
                              <a:gd name="T72" fmla="*/ 109 w 119"/>
                              <a:gd name="T73" fmla="*/ 111 h 142"/>
                              <a:gd name="T74" fmla="*/ 111 w 119"/>
                              <a:gd name="T75" fmla="*/ 107 h 142"/>
                              <a:gd name="T76" fmla="*/ 113 w 119"/>
                              <a:gd name="T77" fmla="*/ 99 h 142"/>
                              <a:gd name="T78" fmla="*/ 115 w 119"/>
                              <a:gd name="T79" fmla="*/ 92 h 142"/>
                              <a:gd name="T80" fmla="*/ 117 w 119"/>
                              <a:gd name="T81" fmla="*/ 85 h 142"/>
                              <a:gd name="T82" fmla="*/ 119 w 119"/>
                              <a:gd name="T83" fmla="*/ 78 h 142"/>
                              <a:gd name="T84" fmla="*/ 119 w 119"/>
                              <a:gd name="T85" fmla="*/ 71 h 142"/>
                              <a:gd name="T86" fmla="*/ 119 w 119"/>
                              <a:gd name="T87" fmla="*/ 64 h 142"/>
                              <a:gd name="T88" fmla="*/ 117 w 119"/>
                              <a:gd name="T89" fmla="*/ 57 h 142"/>
                              <a:gd name="T90" fmla="*/ 115 w 119"/>
                              <a:gd name="T91" fmla="*/ 52 h 142"/>
                              <a:gd name="T92" fmla="*/ 113 w 119"/>
                              <a:gd name="T93" fmla="*/ 45 h 142"/>
                              <a:gd name="T94" fmla="*/ 111 w 119"/>
                              <a:gd name="T95" fmla="*/ 38 h 142"/>
                              <a:gd name="T96" fmla="*/ 109 w 119"/>
                              <a:gd name="T97" fmla="*/ 33 h 142"/>
                              <a:gd name="T98" fmla="*/ 101 w 119"/>
                              <a:gd name="T99" fmla="*/ 22 h 142"/>
                              <a:gd name="T100" fmla="*/ 94 w 119"/>
                              <a:gd name="T101" fmla="*/ 15 h 142"/>
                              <a:gd name="T102" fmla="*/ 88 w 119"/>
                              <a:gd name="T103" fmla="*/ 10 h 142"/>
                              <a:gd name="T104" fmla="*/ 82 w 119"/>
                              <a:gd name="T105" fmla="*/ 7 h 142"/>
                              <a:gd name="T106" fmla="*/ 78 w 119"/>
                              <a:gd name="T107" fmla="*/ 5 h 142"/>
                              <a:gd name="T108" fmla="*/ 72 w 119"/>
                              <a:gd name="T109" fmla="*/ 3 h 142"/>
                              <a:gd name="T110" fmla="*/ 66 w 119"/>
                              <a:gd name="T111" fmla="*/ 3 h 142"/>
                              <a:gd name="T112" fmla="*/ 60 w 119"/>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9" h="142">
                                <a:moveTo>
                                  <a:pt x="60" y="0"/>
                                </a:moveTo>
                                <a:lnTo>
                                  <a:pt x="54" y="3"/>
                                </a:lnTo>
                                <a:lnTo>
                                  <a:pt x="48" y="3"/>
                                </a:lnTo>
                                <a:lnTo>
                                  <a:pt x="42" y="5"/>
                                </a:lnTo>
                                <a:lnTo>
                                  <a:pt x="36" y="7"/>
                                </a:lnTo>
                                <a:lnTo>
                                  <a:pt x="32" y="10"/>
                                </a:lnTo>
                                <a:lnTo>
                                  <a:pt x="26" y="15"/>
                                </a:lnTo>
                                <a:lnTo>
                                  <a:pt x="18" y="22"/>
                                </a:lnTo>
                                <a:lnTo>
                                  <a:pt x="10" y="33"/>
                                </a:lnTo>
                                <a:lnTo>
                                  <a:pt x="6" y="38"/>
                                </a:lnTo>
                                <a:lnTo>
                                  <a:pt x="4" y="45"/>
                                </a:lnTo>
                                <a:lnTo>
                                  <a:pt x="2" y="52"/>
                                </a:lnTo>
                                <a:lnTo>
                                  <a:pt x="0" y="57"/>
                                </a:lnTo>
                                <a:lnTo>
                                  <a:pt x="0" y="64"/>
                                </a:lnTo>
                                <a:lnTo>
                                  <a:pt x="0" y="71"/>
                                </a:lnTo>
                                <a:lnTo>
                                  <a:pt x="0" y="78"/>
                                </a:lnTo>
                                <a:lnTo>
                                  <a:pt x="0" y="85"/>
                                </a:lnTo>
                                <a:lnTo>
                                  <a:pt x="2" y="92"/>
                                </a:lnTo>
                                <a:lnTo>
                                  <a:pt x="4" y="99"/>
                                </a:lnTo>
                                <a:lnTo>
                                  <a:pt x="6" y="107"/>
                                </a:lnTo>
                                <a:lnTo>
                                  <a:pt x="10" y="111"/>
                                </a:lnTo>
                                <a:lnTo>
                                  <a:pt x="18" y="123"/>
                                </a:lnTo>
                                <a:lnTo>
                                  <a:pt x="26" y="130"/>
                                </a:lnTo>
                                <a:lnTo>
                                  <a:pt x="32" y="135"/>
                                </a:lnTo>
                                <a:lnTo>
                                  <a:pt x="36" y="137"/>
                                </a:lnTo>
                                <a:lnTo>
                                  <a:pt x="42" y="140"/>
                                </a:lnTo>
                                <a:lnTo>
                                  <a:pt x="48" y="142"/>
                                </a:lnTo>
                                <a:lnTo>
                                  <a:pt x="54" y="142"/>
                                </a:lnTo>
                                <a:lnTo>
                                  <a:pt x="60" y="142"/>
                                </a:lnTo>
                                <a:lnTo>
                                  <a:pt x="66" y="142"/>
                                </a:lnTo>
                                <a:lnTo>
                                  <a:pt x="72" y="142"/>
                                </a:lnTo>
                                <a:lnTo>
                                  <a:pt x="78" y="140"/>
                                </a:lnTo>
                                <a:lnTo>
                                  <a:pt x="82" y="137"/>
                                </a:lnTo>
                                <a:lnTo>
                                  <a:pt x="88" y="135"/>
                                </a:lnTo>
                                <a:lnTo>
                                  <a:pt x="94" y="130"/>
                                </a:lnTo>
                                <a:lnTo>
                                  <a:pt x="101" y="123"/>
                                </a:lnTo>
                                <a:lnTo>
                                  <a:pt x="109" y="111"/>
                                </a:lnTo>
                                <a:lnTo>
                                  <a:pt x="111" y="107"/>
                                </a:lnTo>
                                <a:lnTo>
                                  <a:pt x="113" y="99"/>
                                </a:lnTo>
                                <a:lnTo>
                                  <a:pt x="115" y="92"/>
                                </a:lnTo>
                                <a:lnTo>
                                  <a:pt x="117" y="85"/>
                                </a:lnTo>
                                <a:lnTo>
                                  <a:pt x="119" y="78"/>
                                </a:lnTo>
                                <a:lnTo>
                                  <a:pt x="119" y="71"/>
                                </a:lnTo>
                                <a:lnTo>
                                  <a:pt x="119" y="64"/>
                                </a:lnTo>
                                <a:lnTo>
                                  <a:pt x="117" y="57"/>
                                </a:lnTo>
                                <a:lnTo>
                                  <a:pt x="115" y="52"/>
                                </a:lnTo>
                                <a:lnTo>
                                  <a:pt x="113" y="45"/>
                                </a:lnTo>
                                <a:lnTo>
                                  <a:pt x="111" y="38"/>
                                </a:lnTo>
                                <a:lnTo>
                                  <a:pt x="109" y="33"/>
                                </a:lnTo>
                                <a:lnTo>
                                  <a:pt x="101" y="22"/>
                                </a:lnTo>
                                <a:lnTo>
                                  <a:pt x="94" y="15"/>
                                </a:lnTo>
                                <a:lnTo>
                                  <a:pt x="88" y="10"/>
                                </a:lnTo>
                                <a:lnTo>
                                  <a:pt x="82" y="7"/>
                                </a:lnTo>
                                <a:lnTo>
                                  <a:pt x="78" y="5"/>
                                </a:lnTo>
                                <a:lnTo>
                                  <a:pt x="72" y="3"/>
                                </a:lnTo>
                                <a:lnTo>
                                  <a:pt x="66" y="3"/>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 name="Freeform 500"/>
                        <wps:cNvSpPr>
                          <a:spLocks/>
                        </wps:cNvSpPr>
                        <wps:spPr bwMode="auto">
                          <a:xfrm>
                            <a:off x="5221" y="2090"/>
                            <a:ext cx="174" cy="178"/>
                          </a:xfrm>
                          <a:custGeom>
                            <a:avLst/>
                            <a:gdLst>
                              <a:gd name="T0" fmla="*/ 60 w 120"/>
                              <a:gd name="T1" fmla="*/ 0 h 142"/>
                              <a:gd name="T2" fmla="*/ 54 w 120"/>
                              <a:gd name="T3" fmla="*/ 0 h 142"/>
                              <a:gd name="T4" fmla="*/ 48 w 120"/>
                              <a:gd name="T5" fmla="*/ 2 h 142"/>
                              <a:gd name="T6" fmla="*/ 42 w 120"/>
                              <a:gd name="T7" fmla="*/ 2 h 142"/>
                              <a:gd name="T8" fmla="*/ 36 w 120"/>
                              <a:gd name="T9" fmla="*/ 5 h 142"/>
                              <a:gd name="T10" fmla="*/ 32 w 120"/>
                              <a:gd name="T11" fmla="*/ 10 h 142"/>
                              <a:gd name="T12" fmla="*/ 26 w 120"/>
                              <a:gd name="T13" fmla="*/ 12 h 142"/>
                              <a:gd name="T14" fmla="*/ 18 w 120"/>
                              <a:gd name="T15" fmla="*/ 21 h 142"/>
                              <a:gd name="T16" fmla="*/ 10 w 120"/>
                              <a:gd name="T17" fmla="*/ 31 h 142"/>
                              <a:gd name="T18" fmla="*/ 8 w 120"/>
                              <a:gd name="T19" fmla="*/ 38 h 142"/>
                              <a:gd name="T20" fmla="*/ 4 w 120"/>
                              <a:gd name="T21" fmla="*/ 43 h 142"/>
                              <a:gd name="T22" fmla="*/ 2 w 120"/>
                              <a:gd name="T23" fmla="*/ 50 h 142"/>
                              <a:gd name="T24" fmla="*/ 2 w 120"/>
                              <a:gd name="T25" fmla="*/ 57 h 142"/>
                              <a:gd name="T26" fmla="*/ 0 w 120"/>
                              <a:gd name="T27" fmla="*/ 64 h 142"/>
                              <a:gd name="T28" fmla="*/ 0 w 120"/>
                              <a:gd name="T29" fmla="*/ 71 h 142"/>
                              <a:gd name="T30" fmla="*/ 0 w 120"/>
                              <a:gd name="T31" fmla="*/ 78 h 142"/>
                              <a:gd name="T32" fmla="*/ 2 w 120"/>
                              <a:gd name="T33" fmla="*/ 85 h 142"/>
                              <a:gd name="T34" fmla="*/ 2 w 120"/>
                              <a:gd name="T35" fmla="*/ 92 h 142"/>
                              <a:gd name="T36" fmla="*/ 4 w 120"/>
                              <a:gd name="T37" fmla="*/ 99 h 142"/>
                              <a:gd name="T38" fmla="*/ 8 w 120"/>
                              <a:gd name="T39" fmla="*/ 104 h 142"/>
                              <a:gd name="T40" fmla="*/ 10 w 120"/>
                              <a:gd name="T41" fmla="*/ 111 h 142"/>
                              <a:gd name="T42" fmla="*/ 18 w 120"/>
                              <a:gd name="T43" fmla="*/ 120 h 142"/>
                              <a:gd name="T44" fmla="*/ 26 w 120"/>
                              <a:gd name="T45" fmla="*/ 130 h 142"/>
                              <a:gd name="T46" fmla="*/ 32 w 120"/>
                              <a:gd name="T47" fmla="*/ 132 h 142"/>
                              <a:gd name="T48" fmla="*/ 36 w 120"/>
                              <a:gd name="T49" fmla="*/ 137 h 142"/>
                              <a:gd name="T50" fmla="*/ 42 w 120"/>
                              <a:gd name="T51" fmla="*/ 139 h 142"/>
                              <a:gd name="T52" fmla="*/ 48 w 120"/>
                              <a:gd name="T53" fmla="*/ 139 h 142"/>
                              <a:gd name="T54" fmla="*/ 54 w 120"/>
                              <a:gd name="T55" fmla="*/ 142 h 142"/>
                              <a:gd name="T56" fmla="*/ 60 w 120"/>
                              <a:gd name="T57" fmla="*/ 142 h 142"/>
                              <a:gd name="T58" fmla="*/ 66 w 120"/>
                              <a:gd name="T59" fmla="*/ 142 h 142"/>
                              <a:gd name="T60" fmla="*/ 72 w 120"/>
                              <a:gd name="T61" fmla="*/ 139 h 142"/>
                              <a:gd name="T62" fmla="*/ 78 w 120"/>
                              <a:gd name="T63" fmla="*/ 139 h 142"/>
                              <a:gd name="T64" fmla="*/ 84 w 120"/>
                              <a:gd name="T65" fmla="*/ 137 h 142"/>
                              <a:gd name="T66" fmla="*/ 88 w 120"/>
                              <a:gd name="T67" fmla="*/ 132 h 142"/>
                              <a:gd name="T68" fmla="*/ 94 w 120"/>
                              <a:gd name="T69" fmla="*/ 130 h 142"/>
                              <a:gd name="T70" fmla="*/ 102 w 120"/>
                              <a:gd name="T71" fmla="*/ 120 h 142"/>
                              <a:gd name="T72" fmla="*/ 110 w 120"/>
                              <a:gd name="T73" fmla="*/ 111 h 142"/>
                              <a:gd name="T74" fmla="*/ 112 w 120"/>
                              <a:gd name="T75" fmla="*/ 104 h 142"/>
                              <a:gd name="T76" fmla="*/ 116 w 120"/>
                              <a:gd name="T77" fmla="*/ 99 h 142"/>
                              <a:gd name="T78" fmla="*/ 118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8 w 120"/>
                              <a:gd name="T91" fmla="*/ 50 h 142"/>
                              <a:gd name="T92" fmla="*/ 116 w 120"/>
                              <a:gd name="T93" fmla="*/ 43 h 142"/>
                              <a:gd name="T94" fmla="*/ 112 w 120"/>
                              <a:gd name="T95" fmla="*/ 38 h 142"/>
                              <a:gd name="T96" fmla="*/ 110 w 120"/>
                              <a:gd name="T97" fmla="*/ 31 h 142"/>
                              <a:gd name="T98" fmla="*/ 102 w 120"/>
                              <a:gd name="T99" fmla="*/ 21 h 142"/>
                              <a:gd name="T100" fmla="*/ 94 w 120"/>
                              <a:gd name="T101" fmla="*/ 12 h 142"/>
                              <a:gd name="T102" fmla="*/ 88 w 120"/>
                              <a:gd name="T103" fmla="*/ 10 h 142"/>
                              <a:gd name="T104" fmla="*/ 84 w 120"/>
                              <a:gd name="T105" fmla="*/ 5 h 142"/>
                              <a:gd name="T106" fmla="*/ 78 w 120"/>
                              <a:gd name="T107" fmla="*/ 2 h 142"/>
                              <a:gd name="T108" fmla="*/ 72 w 120"/>
                              <a:gd name="T109" fmla="*/ 2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2"/>
                                </a:lnTo>
                                <a:lnTo>
                                  <a:pt x="42" y="2"/>
                                </a:lnTo>
                                <a:lnTo>
                                  <a:pt x="36" y="5"/>
                                </a:lnTo>
                                <a:lnTo>
                                  <a:pt x="32" y="10"/>
                                </a:lnTo>
                                <a:lnTo>
                                  <a:pt x="26" y="12"/>
                                </a:lnTo>
                                <a:lnTo>
                                  <a:pt x="18" y="21"/>
                                </a:lnTo>
                                <a:lnTo>
                                  <a:pt x="10" y="31"/>
                                </a:lnTo>
                                <a:lnTo>
                                  <a:pt x="8" y="38"/>
                                </a:lnTo>
                                <a:lnTo>
                                  <a:pt x="4" y="43"/>
                                </a:lnTo>
                                <a:lnTo>
                                  <a:pt x="2" y="50"/>
                                </a:lnTo>
                                <a:lnTo>
                                  <a:pt x="2" y="57"/>
                                </a:lnTo>
                                <a:lnTo>
                                  <a:pt x="0" y="64"/>
                                </a:lnTo>
                                <a:lnTo>
                                  <a:pt x="0" y="71"/>
                                </a:lnTo>
                                <a:lnTo>
                                  <a:pt x="0" y="78"/>
                                </a:lnTo>
                                <a:lnTo>
                                  <a:pt x="2" y="85"/>
                                </a:lnTo>
                                <a:lnTo>
                                  <a:pt x="2" y="92"/>
                                </a:lnTo>
                                <a:lnTo>
                                  <a:pt x="4" y="99"/>
                                </a:lnTo>
                                <a:lnTo>
                                  <a:pt x="8" y="104"/>
                                </a:lnTo>
                                <a:lnTo>
                                  <a:pt x="10" y="111"/>
                                </a:lnTo>
                                <a:lnTo>
                                  <a:pt x="18" y="120"/>
                                </a:lnTo>
                                <a:lnTo>
                                  <a:pt x="26" y="130"/>
                                </a:lnTo>
                                <a:lnTo>
                                  <a:pt x="32" y="132"/>
                                </a:lnTo>
                                <a:lnTo>
                                  <a:pt x="36" y="137"/>
                                </a:lnTo>
                                <a:lnTo>
                                  <a:pt x="42" y="139"/>
                                </a:lnTo>
                                <a:lnTo>
                                  <a:pt x="48" y="139"/>
                                </a:lnTo>
                                <a:lnTo>
                                  <a:pt x="54" y="142"/>
                                </a:lnTo>
                                <a:lnTo>
                                  <a:pt x="60" y="142"/>
                                </a:lnTo>
                                <a:lnTo>
                                  <a:pt x="66" y="142"/>
                                </a:lnTo>
                                <a:lnTo>
                                  <a:pt x="72" y="139"/>
                                </a:lnTo>
                                <a:lnTo>
                                  <a:pt x="78" y="139"/>
                                </a:lnTo>
                                <a:lnTo>
                                  <a:pt x="84" y="137"/>
                                </a:lnTo>
                                <a:lnTo>
                                  <a:pt x="88" y="132"/>
                                </a:lnTo>
                                <a:lnTo>
                                  <a:pt x="94" y="130"/>
                                </a:lnTo>
                                <a:lnTo>
                                  <a:pt x="102" y="120"/>
                                </a:lnTo>
                                <a:lnTo>
                                  <a:pt x="110" y="111"/>
                                </a:lnTo>
                                <a:lnTo>
                                  <a:pt x="112" y="104"/>
                                </a:lnTo>
                                <a:lnTo>
                                  <a:pt x="116" y="99"/>
                                </a:lnTo>
                                <a:lnTo>
                                  <a:pt x="118" y="92"/>
                                </a:lnTo>
                                <a:lnTo>
                                  <a:pt x="118" y="85"/>
                                </a:lnTo>
                                <a:lnTo>
                                  <a:pt x="120" y="78"/>
                                </a:lnTo>
                                <a:lnTo>
                                  <a:pt x="120" y="71"/>
                                </a:lnTo>
                                <a:lnTo>
                                  <a:pt x="120" y="64"/>
                                </a:lnTo>
                                <a:lnTo>
                                  <a:pt x="118" y="57"/>
                                </a:lnTo>
                                <a:lnTo>
                                  <a:pt x="118" y="50"/>
                                </a:lnTo>
                                <a:lnTo>
                                  <a:pt x="116" y="43"/>
                                </a:lnTo>
                                <a:lnTo>
                                  <a:pt x="112" y="38"/>
                                </a:lnTo>
                                <a:lnTo>
                                  <a:pt x="110" y="31"/>
                                </a:lnTo>
                                <a:lnTo>
                                  <a:pt x="102" y="21"/>
                                </a:lnTo>
                                <a:lnTo>
                                  <a:pt x="94" y="12"/>
                                </a:lnTo>
                                <a:lnTo>
                                  <a:pt x="88" y="10"/>
                                </a:lnTo>
                                <a:lnTo>
                                  <a:pt x="84" y="5"/>
                                </a:lnTo>
                                <a:lnTo>
                                  <a:pt x="78" y="2"/>
                                </a:lnTo>
                                <a:lnTo>
                                  <a:pt x="72" y="2"/>
                                </a:lnTo>
                                <a:lnTo>
                                  <a:pt x="66" y="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 name="Freeform 501"/>
                        <wps:cNvSpPr>
                          <a:spLocks/>
                        </wps:cNvSpPr>
                        <wps:spPr bwMode="auto">
                          <a:xfrm>
                            <a:off x="5221" y="2090"/>
                            <a:ext cx="174" cy="178"/>
                          </a:xfrm>
                          <a:custGeom>
                            <a:avLst/>
                            <a:gdLst>
                              <a:gd name="T0" fmla="*/ 60 w 120"/>
                              <a:gd name="T1" fmla="*/ 0 h 142"/>
                              <a:gd name="T2" fmla="*/ 54 w 120"/>
                              <a:gd name="T3" fmla="*/ 0 h 142"/>
                              <a:gd name="T4" fmla="*/ 48 w 120"/>
                              <a:gd name="T5" fmla="*/ 2 h 142"/>
                              <a:gd name="T6" fmla="*/ 42 w 120"/>
                              <a:gd name="T7" fmla="*/ 2 h 142"/>
                              <a:gd name="T8" fmla="*/ 36 w 120"/>
                              <a:gd name="T9" fmla="*/ 5 h 142"/>
                              <a:gd name="T10" fmla="*/ 32 w 120"/>
                              <a:gd name="T11" fmla="*/ 10 h 142"/>
                              <a:gd name="T12" fmla="*/ 26 w 120"/>
                              <a:gd name="T13" fmla="*/ 12 h 142"/>
                              <a:gd name="T14" fmla="*/ 18 w 120"/>
                              <a:gd name="T15" fmla="*/ 21 h 142"/>
                              <a:gd name="T16" fmla="*/ 10 w 120"/>
                              <a:gd name="T17" fmla="*/ 31 h 142"/>
                              <a:gd name="T18" fmla="*/ 8 w 120"/>
                              <a:gd name="T19" fmla="*/ 38 h 142"/>
                              <a:gd name="T20" fmla="*/ 4 w 120"/>
                              <a:gd name="T21" fmla="*/ 43 h 142"/>
                              <a:gd name="T22" fmla="*/ 2 w 120"/>
                              <a:gd name="T23" fmla="*/ 50 h 142"/>
                              <a:gd name="T24" fmla="*/ 2 w 120"/>
                              <a:gd name="T25" fmla="*/ 57 h 142"/>
                              <a:gd name="T26" fmla="*/ 0 w 120"/>
                              <a:gd name="T27" fmla="*/ 64 h 142"/>
                              <a:gd name="T28" fmla="*/ 0 w 120"/>
                              <a:gd name="T29" fmla="*/ 71 h 142"/>
                              <a:gd name="T30" fmla="*/ 0 w 120"/>
                              <a:gd name="T31" fmla="*/ 78 h 142"/>
                              <a:gd name="T32" fmla="*/ 2 w 120"/>
                              <a:gd name="T33" fmla="*/ 85 h 142"/>
                              <a:gd name="T34" fmla="*/ 2 w 120"/>
                              <a:gd name="T35" fmla="*/ 92 h 142"/>
                              <a:gd name="T36" fmla="*/ 4 w 120"/>
                              <a:gd name="T37" fmla="*/ 99 h 142"/>
                              <a:gd name="T38" fmla="*/ 8 w 120"/>
                              <a:gd name="T39" fmla="*/ 104 h 142"/>
                              <a:gd name="T40" fmla="*/ 10 w 120"/>
                              <a:gd name="T41" fmla="*/ 111 h 142"/>
                              <a:gd name="T42" fmla="*/ 18 w 120"/>
                              <a:gd name="T43" fmla="*/ 120 h 142"/>
                              <a:gd name="T44" fmla="*/ 26 w 120"/>
                              <a:gd name="T45" fmla="*/ 130 h 142"/>
                              <a:gd name="T46" fmla="*/ 32 w 120"/>
                              <a:gd name="T47" fmla="*/ 132 h 142"/>
                              <a:gd name="T48" fmla="*/ 36 w 120"/>
                              <a:gd name="T49" fmla="*/ 137 h 142"/>
                              <a:gd name="T50" fmla="*/ 42 w 120"/>
                              <a:gd name="T51" fmla="*/ 139 h 142"/>
                              <a:gd name="T52" fmla="*/ 48 w 120"/>
                              <a:gd name="T53" fmla="*/ 139 h 142"/>
                              <a:gd name="T54" fmla="*/ 54 w 120"/>
                              <a:gd name="T55" fmla="*/ 142 h 142"/>
                              <a:gd name="T56" fmla="*/ 60 w 120"/>
                              <a:gd name="T57" fmla="*/ 142 h 142"/>
                              <a:gd name="T58" fmla="*/ 66 w 120"/>
                              <a:gd name="T59" fmla="*/ 142 h 142"/>
                              <a:gd name="T60" fmla="*/ 72 w 120"/>
                              <a:gd name="T61" fmla="*/ 139 h 142"/>
                              <a:gd name="T62" fmla="*/ 78 w 120"/>
                              <a:gd name="T63" fmla="*/ 139 h 142"/>
                              <a:gd name="T64" fmla="*/ 84 w 120"/>
                              <a:gd name="T65" fmla="*/ 137 h 142"/>
                              <a:gd name="T66" fmla="*/ 88 w 120"/>
                              <a:gd name="T67" fmla="*/ 132 h 142"/>
                              <a:gd name="T68" fmla="*/ 94 w 120"/>
                              <a:gd name="T69" fmla="*/ 130 h 142"/>
                              <a:gd name="T70" fmla="*/ 102 w 120"/>
                              <a:gd name="T71" fmla="*/ 120 h 142"/>
                              <a:gd name="T72" fmla="*/ 110 w 120"/>
                              <a:gd name="T73" fmla="*/ 111 h 142"/>
                              <a:gd name="T74" fmla="*/ 112 w 120"/>
                              <a:gd name="T75" fmla="*/ 104 h 142"/>
                              <a:gd name="T76" fmla="*/ 116 w 120"/>
                              <a:gd name="T77" fmla="*/ 99 h 142"/>
                              <a:gd name="T78" fmla="*/ 118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8 w 120"/>
                              <a:gd name="T91" fmla="*/ 50 h 142"/>
                              <a:gd name="T92" fmla="*/ 116 w 120"/>
                              <a:gd name="T93" fmla="*/ 43 h 142"/>
                              <a:gd name="T94" fmla="*/ 112 w 120"/>
                              <a:gd name="T95" fmla="*/ 38 h 142"/>
                              <a:gd name="T96" fmla="*/ 110 w 120"/>
                              <a:gd name="T97" fmla="*/ 31 h 142"/>
                              <a:gd name="T98" fmla="*/ 102 w 120"/>
                              <a:gd name="T99" fmla="*/ 21 h 142"/>
                              <a:gd name="T100" fmla="*/ 94 w 120"/>
                              <a:gd name="T101" fmla="*/ 12 h 142"/>
                              <a:gd name="T102" fmla="*/ 88 w 120"/>
                              <a:gd name="T103" fmla="*/ 10 h 142"/>
                              <a:gd name="T104" fmla="*/ 84 w 120"/>
                              <a:gd name="T105" fmla="*/ 5 h 142"/>
                              <a:gd name="T106" fmla="*/ 78 w 120"/>
                              <a:gd name="T107" fmla="*/ 2 h 142"/>
                              <a:gd name="T108" fmla="*/ 72 w 120"/>
                              <a:gd name="T109" fmla="*/ 2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2"/>
                                </a:lnTo>
                                <a:lnTo>
                                  <a:pt x="42" y="2"/>
                                </a:lnTo>
                                <a:lnTo>
                                  <a:pt x="36" y="5"/>
                                </a:lnTo>
                                <a:lnTo>
                                  <a:pt x="32" y="10"/>
                                </a:lnTo>
                                <a:lnTo>
                                  <a:pt x="26" y="12"/>
                                </a:lnTo>
                                <a:lnTo>
                                  <a:pt x="18" y="21"/>
                                </a:lnTo>
                                <a:lnTo>
                                  <a:pt x="10" y="31"/>
                                </a:lnTo>
                                <a:lnTo>
                                  <a:pt x="8" y="38"/>
                                </a:lnTo>
                                <a:lnTo>
                                  <a:pt x="4" y="43"/>
                                </a:lnTo>
                                <a:lnTo>
                                  <a:pt x="2" y="50"/>
                                </a:lnTo>
                                <a:lnTo>
                                  <a:pt x="2" y="57"/>
                                </a:lnTo>
                                <a:lnTo>
                                  <a:pt x="0" y="64"/>
                                </a:lnTo>
                                <a:lnTo>
                                  <a:pt x="0" y="71"/>
                                </a:lnTo>
                                <a:lnTo>
                                  <a:pt x="0" y="78"/>
                                </a:lnTo>
                                <a:lnTo>
                                  <a:pt x="2" y="85"/>
                                </a:lnTo>
                                <a:lnTo>
                                  <a:pt x="2" y="92"/>
                                </a:lnTo>
                                <a:lnTo>
                                  <a:pt x="4" y="99"/>
                                </a:lnTo>
                                <a:lnTo>
                                  <a:pt x="8" y="104"/>
                                </a:lnTo>
                                <a:lnTo>
                                  <a:pt x="10" y="111"/>
                                </a:lnTo>
                                <a:lnTo>
                                  <a:pt x="18" y="120"/>
                                </a:lnTo>
                                <a:lnTo>
                                  <a:pt x="26" y="130"/>
                                </a:lnTo>
                                <a:lnTo>
                                  <a:pt x="32" y="132"/>
                                </a:lnTo>
                                <a:lnTo>
                                  <a:pt x="36" y="137"/>
                                </a:lnTo>
                                <a:lnTo>
                                  <a:pt x="42" y="139"/>
                                </a:lnTo>
                                <a:lnTo>
                                  <a:pt x="48" y="139"/>
                                </a:lnTo>
                                <a:lnTo>
                                  <a:pt x="54" y="142"/>
                                </a:lnTo>
                                <a:lnTo>
                                  <a:pt x="60" y="142"/>
                                </a:lnTo>
                                <a:lnTo>
                                  <a:pt x="66" y="142"/>
                                </a:lnTo>
                                <a:lnTo>
                                  <a:pt x="72" y="139"/>
                                </a:lnTo>
                                <a:lnTo>
                                  <a:pt x="78" y="139"/>
                                </a:lnTo>
                                <a:lnTo>
                                  <a:pt x="84" y="137"/>
                                </a:lnTo>
                                <a:lnTo>
                                  <a:pt x="88" y="132"/>
                                </a:lnTo>
                                <a:lnTo>
                                  <a:pt x="94" y="130"/>
                                </a:lnTo>
                                <a:lnTo>
                                  <a:pt x="102" y="120"/>
                                </a:lnTo>
                                <a:lnTo>
                                  <a:pt x="110" y="111"/>
                                </a:lnTo>
                                <a:lnTo>
                                  <a:pt x="112" y="104"/>
                                </a:lnTo>
                                <a:lnTo>
                                  <a:pt x="116" y="99"/>
                                </a:lnTo>
                                <a:lnTo>
                                  <a:pt x="118" y="92"/>
                                </a:lnTo>
                                <a:lnTo>
                                  <a:pt x="118" y="85"/>
                                </a:lnTo>
                                <a:lnTo>
                                  <a:pt x="120" y="78"/>
                                </a:lnTo>
                                <a:lnTo>
                                  <a:pt x="120" y="71"/>
                                </a:lnTo>
                                <a:lnTo>
                                  <a:pt x="120" y="64"/>
                                </a:lnTo>
                                <a:lnTo>
                                  <a:pt x="118" y="57"/>
                                </a:lnTo>
                                <a:lnTo>
                                  <a:pt x="118" y="50"/>
                                </a:lnTo>
                                <a:lnTo>
                                  <a:pt x="116" y="43"/>
                                </a:lnTo>
                                <a:lnTo>
                                  <a:pt x="112" y="38"/>
                                </a:lnTo>
                                <a:lnTo>
                                  <a:pt x="110" y="31"/>
                                </a:lnTo>
                                <a:lnTo>
                                  <a:pt x="102" y="21"/>
                                </a:lnTo>
                                <a:lnTo>
                                  <a:pt x="94" y="12"/>
                                </a:lnTo>
                                <a:lnTo>
                                  <a:pt x="88" y="10"/>
                                </a:lnTo>
                                <a:lnTo>
                                  <a:pt x="84" y="5"/>
                                </a:lnTo>
                                <a:lnTo>
                                  <a:pt x="78" y="2"/>
                                </a:lnTo>
                                <a:lnTo>
                                  <a:pt x="72" y="2"/>
                                </a:lnTo>
                                <a:lnTo>
                                  <a:pt x="66" y="0"/>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8" name="Freeform 502"/>
                        <wps:cNvSpPr>
                          <a:spLocks/>
                        </wps:cNvSpPr>
                        <wps:spPr bwMode="auto">
                          <a:xfrm>
                            <a:off x="5621" y="2090"/>
                            <a:ext cx="174" cy="178"/>
                          </a:xfrm>
                          <a:custGeom>
                            <a:avLst/>
                            <a:gdLst>
                              <a:gd name="T0" fmla="*/ 60 w 120"/>
                              <a:gd name="T1" fmla="*/ 0 h 142"/>
                              <a:gd name="T2" fmla="*/ 54 w 120"/>
                              <a:gd name="T3" fmla="*/ 0 h 142"/>
                              <a:gd name="T4" fmla="*/ 48 w 120"/>
                              <a:gd name="T5" fmla="*/ 2 h 142"/>
                              <a:gd name="T6" fmla="*/ 42 w 120"/>
                              <a:gd name="T7" fmla="*/ 2 h 142"/>
                              <a:gd name="T8" fmla="*/ 36 w 120"/>
                              <a:gd name="T9" fmla="*/ 5 h 142"/>
                              <a:gd name="T10" fmla="*/ 32 w 120"/>
                              <a:gd name="T11" fmla="*/ 10 h 142"/>
                              <a:gd name="T12" fmla="*/ 26 w 120"/>
                              <a:gd name="T13" fmla="*/ 12 h 142"/>
                              <a:gd name="T14" fmla="*/ 18 w 120"/>
                              <a:gd name="T15" fmla="*/ 21 h 142"/>
                              <a:gd name="T16" fmla="*/ 10 w 120"/>
                              <a:gd name="T17" fmla="*/ 31 h 142"/>
                              <a:gd name="T18" fmla="*/ 6 w 120"/>
                              <a:gd name="T19" fmla="*/ 38 h 142"/>
                              <a:gd name="T20" fmla="*/ 4 w 120"/>
                              <a:gd name="T21" fmla="*/ 43 h 142"/>
                              <a:gd name="T22" fmla="*/ 2 w 120"/>
                              <a:gd name="T23" fmla="*/ 50 h 142"/>
                              <a:gd name="T24" fmla="*/ 0 w 120"/>
                              <a:gd name="T25" fmla="*/ 57 h 142"/>
                              <a:gd name="T26" fmla="*/ 0 w 120"/>
                              <a:gd name="T27" fmla="*/ 64 h 142"/>
                              <a:gd name="T28" fmla="*/ 0 w 120"/>
                              <a:gd name="T29" fmla="*/ 71 h 142"/>
                              <a:gd name="T30" fmla="*/ 0 w 120"/>
                              <a:gd name="T31" fmla="*/ 78 h 142"/>
                              <a:gd name="T32" fmla="*/ 0 w 120"/>
                              <a:gd name="T33" fmla="*/ 85 h 142"/>
                              <a:gd name="T34" fmla="*/ 2 w 120"/>
                              <a:gd name="T35" fmla="*/ 92 h 142"/>
                              <a:gd name="T36" fmla="*/ 4 w 120"/>
                              <a:gd name="T37" fmla="*/ 99 h 142"/>
                              <a:gd name="T38" fmla="*/ 6 w 120"/>
                              <a:gd name="T39" fmla="*/ 104 h 142"/>
                              <a:gd name="T40" fmla="*/ 10 w 120"/>
                              <a:gd name="T41" fmla="*/ 111 h 142"/>
                              <a:gd name="T42" fmla="*/ 18 w 120"/>
                              <a:gd name="T43" fmla="*/ 120 h 142"/>
                              <a:gd name="T44" fmla="*/ 26 w 120"/>
                              <a:gd name="T45" fmla="*/ 130 h 142"/>
                              <a:gd name="T46" fmla="*/ 32 w 120"/>
                              <a:gd name="T47" fmla="*/ 132 h 142"/>
                              <a:gd name="T48" fmla="*/ 36 w 120"/>
                              <a:gd name="T49" fmla="*/ 137 h 142"/>
                              <a:gd name="T50" fmla="*/ 42 w 120"/>
                              <a:gd name="T51" fmla="*/ 139 h 142"/>
                              <a:gd name="T52" fmla="*/ 48 w 120"/>
                              <a:gd name="T53" fmla="*/ 139 h 142"/>
                              <a:gd name="T54" fmla="*/ 54 w 120"/>
                              <a:gd name="T55" fmla="*/ 142 h 142"/>
                              <a:gd name="T56" fmla="*/ 60 w 120"/>
                              <a:gd name="T57" fmla="*/ 142 h 142"/>
                              <a:gd name="T58" fmla="*/ 66 w 120"/>
                              <a:gd name="T59" fmla="*/ 142 h 142"/>
                              <a:gd name="T60" fmla="*/ 72 w 120"/>
                              <a:gd name="T61" fmla="*/ 139 h 142"/>
                              <a:gd name="T62" fmla="*/ 78 w 120"/>
                              <a:gd name="T63" fmla="*/ 139 h 142"/>
                              <a:gd name="T64" fmla="*/ 82 w 120"/>
                              <a:gd name="T65" fmla="*/ 137 h 142"/>
                              <a:gd name="T66" fmla="*/ 88 w 120"/>
                              <a:gd name="T67" fmla="*/ 132 h 142"/>
                              <a:gd name="T68" fmla="*/ 94 w 120"/>
                              <a:gd name="T69" fmla="*/ 130 h 142"/>
                              <a:gd name="T70" fmla="*/ 102 w 120"/>
                              <a:gd name="T71" fmla="*/ 120 h 142"/>
                              <a:gd name="T72" fmla="*/ 110 w 120"/>
                              <a:gd name="T73" fmla="*/ 111 h 142"/>
                              <a:gd name="T74" fmla="*/ 112 w 120"/>
                              <a:gd name="T75" fmla="*/ 104 h 142"/>
                              <a:gd name="T76" fmla="*/ 114 w 120"/>
                              <a:gd name="T77" fmla="*/ 99 h 142"/>
                              <a:gd name="T78" fmla="*/ 116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6 w 120"/>
                              <a:gd name="T91" fmla="*/ 50 h 142"/>
                              <a:gd name="T92" fmla="*/ 114 w 120"/>
                              <a:gd name="T93" fmla="*/ 43 h 142"/>
                              <a:gd name="T94" fmla="*/ 112 w 120"/>
                              <a:gd name="T95" fmla="*/ 38 h 142"/>
                              <a:gd name="T96" fmla="*/ 110 w 120"/>
                              <a:gd name="T97" fmla="*/ 31 h 142"/>
                              <a:gd name="T98" fmla="*/ 102 w 120"/>
                              <a:gd name="T99" fmla="*/ 21 h 142"/>
                              <a:gd name="T100" fmla="*/ 94 w 120"/>
                              <a:gd name="T101" fmla="*/ 12 h 142"/>
                              <a:gd name="T102" fmla="*/ 88 w 120"/>
                              <a:gd name="T103" fmla="*/ 10 h 142"/>
                              <a:gd name="T104" fmla="*/ 82 w 120"/>
                              <a:gd name="T105" fmla="*/ 5 h 142"/>
                              <a:gd name="T106" fmla="*/ 78 w 120"/>
                              <a:gd name="T107" fmla="*/ 2 h 142"/>
                              <a:gd name="T108" fmla="*/ 72 w 120"/>
                              <a:gd name="T109" fmla="*/ 2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2"/>
                                </a:lnTo>
                                <a:lnTo>
                                  <a:pt x="42" y="2"/>
                                </a:lnTo>
                                <a:lnTo>
                                  <a:pt x="36" y="5"/>
                                </a:lnTo>
                                <a:lnTo>
                                  <a:pt x="32" y="10"/>
                                </a:lnTo>
                                <a:lnTo>
                                  <a:pt x="26" y="12"/>
                                </a:lnTo>
                                <a:lnTo>
                                  <a:pt x="18" y="21"/>
                                </a:lnTo>
                                <a:lnTo>
                                  <a:pt x="10" y="31"/>
                                </a:lnTo>
                                <a:lnTo>
                                  <a:pt x="6" y="38"/>
                                </a:lnTo>
                                <a:lnTo>
                                  <a:pt x="4" y="43"/>
                                </a:lnTo>
                                <a:lnTo>
                                  <a:pt x="2" y="50"/>
                                </a:lnTo>
                                <a:lnTo>
                                  <a:pt x="0" y="57"/>
                                </a:lnTo>
                                <a:lnTo>
                                  <a:pt x="0" y="64"/>
                                </a:lnTo>
                                <a:lnTo>
                                  <a:pt x="0" y="71"/>
                                </a:lnTo>
                                <a:lnTo>
                                  <a:pt x="0" y="78"/>
                                </a:lnTo>
                                <a:lnTo>
                                  <a:pt x="0" y="85"/>
                                </a:lnTo>
                                <a:lnTo>
                                  <a:pt x="2" y="92"/>
                                </a:lnTo>
                                <a:lnTo>
                                  <a:pt x="4" y="99"/>
                                </a:lnTo>
                                <a:lnTo>
                                  <a:pt x="6" y="104"/>
                                </a:lnTo>
                                <a:lnTo>
                                  <a:pt x="10" y="111"/>
                                </a:lnTo>
                                <a:lnTo>
                                  <a:pt x="18" y="120"/>
                                </a:lnTo>
                                <a:lnTo>
                                  <a:pt x="26" y="130"/>
                                </a:lnTo>
                                <a:lnTo>
                                  <a:pt x="32" y="132"/>
                                </a:lnTo>
                                <a:lnTo>
                                  <a:pt x="36" y="137"/>
                                </a:lnTo>
                                <a:lnTo>
                                  <a:pt x="42" y="139"/>
                                </a:lnTo>
                                <a:lnTo>
                                  <a:pt x="48" y="139"/>
                                </a:lnTo>
                                <a:lnTo>
                                  <a:pt x="54" y="142"/>
                                </a:lnTo>
                                <a:lnTo>
                                  <a:pt x="60" y="142"/>
                                </a:lnTo>
                                <a:lnTo>
                                  <a:pt x="66" y="142"/>
                                </a:lnTo>
                                <a:lnTo>
                                  <a:pt x="72" y="139"/>
                                </a:lnTo>
                                <a:lnTo>
                                  <a:pt x="78" y="139"/>
                                </a:lnTo>
                                <a:lnTo>
                                  <a:pt x="82" y="137"/>
                                </a:lnTo>
                                <a:lnTo>
                                  <a:pt x="88" y="132"/>
                                </a:lnTo>
                                <a:lnTo>
                                  <a:pt x="94" y="130"/>
                                </a:lnTo>
                                <a:lnTo>
                                  <a:pt x="102" y="120"/>
                                </a:lnTo>
                                <a:lnTo>
                                  <a:pt x="110" y="111"/>
                                </a:lnTo>
                                <a:lnTo>
                                  <a:pt x="112" y="104"/>
                                </a:lnTo>
                                <a:lnTo>
                                  <a:pt x="114" y="99"/>
                                </a:lnTo>
                                <a:lnTo>
                                  <a:pt x="116" y="92"/>
                                </a:lnTo>
                                <a:lnTo>
                                  <a:pt x="118" y="85"/>
                                </a:lnTo>
                                <a:lnTo>
                                  <a:pt x="120" y="78"/>
                                </a:lnTo>
                                <a:lnTo>
                                  <a:pt x="120" y="71"/>
                                </a:lnTo>
                                <a:lnTo>
                                  <a:pt x="120" y="64"/>
                                </a:lnTo>
                                <a:lnTo>
                                  <a:pt x="118" y="57"/>
                                </a:lnTo>
                                <a:lnTo>
                                  <a:pt x="116" y="50"/>
                                </a:lnTo>
                                <a:lnTo>
                                  <a:pt x="114" y="43"/>
                                </a:lnTo>
                                <a:lnTo>
                                  <a:pt x="112" y="38"/>
                                </a:lnTo>
                                <a:lnTo>
                                  <a:pt x="110" y="31"/>
                                </a:lnTo>
                                <a:lnTo>
                                  <a:pt x="102" y="21"/>
                                </a:lnTo>
                                <a:lnTo>
                                  <a:pt x="94" y="12"/>
                                </a:lnTo>
                                <a:lnTo>
                                  <a:pt x="88" y="10"/>
                                </a:lnTo>
                                <a:lnTo>
                                  <a:pt x="82" y="5"/>
                                </a:lnTo>
                                <a:lnTo>
                                  <a:pt x="78" y="2"/>
                                </a:lnTo>
                                <a:lnTo>
                                  <a:pt x="72" y="2"/>
                                </a:lnTo>
                                <a:lnTo>
                                  <a:pt x="66" y="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9" name="Freeform 503"/>
                        <wps:cNvSpPr>
                          <a:spLocks/>
                        </wps:cNvSpPr>
                        <wps:spPr bwMode="auto">
                          <a:xfrm>
                            <a:off x="5621" y="2090"/>
                            <a:ext cx="174" cy="178"/>
                          </a:xfrm>
                          <a:custGeom>
                            <a:avLst/>
                            <a:gdLst>
                              <a:gd name="T0" fmla="*/ 60 w 120"/>
                              <a:gd name="T1" fmla="*/ 0 h 142"/>
                              <a:gd name="T2" fmla="*/ 54 w 120"/>
                              <a:gd name="T3" fmla="*/ 0 h 142"/>
                              <a:gd name="T4" fmla="*/ 48 w 120"/>
                              <a:gd name="T5" fmla="*/ 2 h 142"/>
                              <a:gd name="T6" fmla="*/ 42 w 120"/>
                              <a:gd name="T7" fmla="*/ 2 h 142"/>
                              <a:gd name="T8" fmla="*/ 36 w 120"/>
                              <a:gd name="T9" fmla="*/ 5 h 142"/>
                              <a:gd name="T10" fmla="*/ 32 w 120"/>
                              <a:gd name="T11" fmla="*/ 10 h 142"/>
                              <a:gd name="T12" fmla="*/ 26 w 120"/>
                              <a:gd name="T13" fmla="*/ 12 h 142"/>
                              <a:gd name="T14" fmla="*/ 18 w 120"/>
                              <a:gd name="T15" fmla="*/ 21 h 142"/>
                              <a:gd name="T16" fmla="*/ 10 w 120"/>
                              <a:gd name="T17" fmla="*/ 31 h 142"/>
                              <a:gd name="T18" fmla="*/ 6 w 120"/>
                              <a:gd name="T19" fmla="*/ 38 h 142"/>
                              <a:gd name="T20" fmla="*/ 4 w 120"/>
                              <a:gd name="T21" fmla="*/ 43 h 142"/>
                              <a:gd name="T22" fmla="*/ 2 w 120"/>
                              <a:gd name="T23" fmla="*/ 50 h 142"/>
                              <a:gd name="T24" fmla="*/ 0 w 120"/>
                              <a:gd name="T25" fmla="*/ 57 h 142"/>
                              <a:gd name="T26" fmla="*/ 0 w 120"/>
                              <a:gd name="T27" fmla="*/ 64 h 142"/>
                              <a:gd name="T28" fmla="*/ 0 w 120"/>
                              <a:gd name="T29" fmla="*/ 71 h 142"/>
                              <a:gd name="T30" fmla="*/ 0 w 120"/>
                              <a:gd name="T31" fmla="*/ 78 h 142"/>
                              <a:gd name="T32" fmla="*/ 0 w 120"/>
                              <a:gd name="T33" fmla="*/ 85 h 142"/>
                              <a:gd name="T34" fmla="*/ 2 w 120"/>
                              <a:gd name="T35" fmla="*/ 92 h 142"/>
                              <a:gd name="T36" fmla="*/ 4 w 120"/>
                              <a:gd name="T37" fmla="*/ 99 h 142"/>
                              <a:gd name="T38" fmla="*/ 6 w 120"/>
                              <a:gd name="T39" fmla="*/ 104 h 142"/>
                              <a:gd name="T40" fmla="*/ 10 w 120"/>
                              <a:gd name="T41" fmla="*/ 111 h 142"/>
                              <a:gd name="T42" fmla="*/ 18 w 120"/>
                              <a:gd name="T43" fmla="*/ 120 h 142"/>
                              <a:gd name="T44" fmla="*/ 26 w 120"/>
                              <a:gd name="T45" fmla="*/ 130 h 142"/>
                              <a:gd name="T46" fmla="*/ 32 w 120"/>
                              <a:gd name="T47" fmla="*/ 132 h 142"/>
                              <a:gd name="T48" fmla="*/ 36 w 120"/>
                              <a:gd name="T49" fmla="*/ 137 h 142"/>
                              <a:gd name="T50" fmla="*/ 42 w 120"/>
                              <a:gd name="T51" fmla="*/ 139 h 142"/>
                              <a:gd name="T52" fmla="*/ 48 w 120"/>
                              <a:gd name="T53" fmla="*/ 139 h 142"/>
                              <a:gd name="T54" fmla="*/ 54 w 120"/>
                              <a:gd name="T55" fmla="*/ 142 h 142"/>
                              <a:gd name="T56" fmla="*/ 60 w 120"/>
                              <a:gd name="T57" fmla="*/ 142 h 142"/>
                              <a:gd name="T58" fmla="*/ 66 w 120"/>
                              <a:gd name="T59" fmla="*/ 142 h 142"/>
                              <a:gd name="T60" fmla="*/ 72 w 120"/>
                              <a:gd name="T61" fmla="*/ 139 h 142"/>
                              <a:gd name="T62" fmla="*/ 78 w 120"/>
                              <a:gd name="T63" fmla="*/ 139 h 142"/>
                              <a:gd name="T64" fmla="*/ 82 w 120"/>
                              <a:gd name="T65" fmla="*/ 137 h 142"/>
                              <a:gd name="T66" fmla="*/ 88 w 120"/>
                              <a:gd name="T67" fmla="*/ 132 h 142"/>
                              <a:gd name="T68" fmla="*/ 94 w 120"/>
                              <a:gd name="T69" fmla="*/ 130 h 142"/>
                              <a:gd name="T70" fmla="*/ 102 w 120"/>
                              <a:gd name="T71" fmla="*/ 120 h 142"/>
                              <a:gd name="T72" fmla="*/ 110 w 120"/>
                              <a:gd name="T73" fmla="*/ 111 h 142"/>
                              <a:gd name="T74" fmla="*/ 112 w 120"/>
                              <a:gd name="T75" fmla="*/ 104 h 142"/>
                              <a:gd name="T76" fmla="*/ 114 w 120"/>
                              <a:gd name="T77" fmla="*/ 99 h 142"/>
                              <a:gd name="T78" fmla="*/ 116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6 w 120"/>
                              <a:gd name="T91" fmla="*/ 50 h 142"/>
                              <a:gd name="T92" fmla="*/ 114 w 120"/>
                              <a:gd name="T93" fmla="*/ 43 h 142"/>
                              <a:gd name="T94" fmla="*/ 112 w 120"/>
                              <a:gd name="T95" fmla="*/ 38 h 142"/>
                              <a:gd name="T96" fmla="*/ 110 w 120"/>
                              <a:gd name="T97" fmla="*/ 31 h 142"/>
                              <a:gd name="T98" fmla="*/ 102 w 120"/>
                              <a:gd name="T99" fmla="*/ 21 h 142"/>
                              <a:gd name="T100" fmla="*/ 94 w 120"/>
                              <a:gd name="T101" fmla="*/ 12 h 142"/>
                              <a:gd name="T102" fmla="*/ 88 w 120"/>
                              <a:gd name="T103" fmla="*/ 10 h 142"/>
                              <a:gd name="T104" fmla="*/ 82 w 120"/>
                              <a:gd name="T105" fmla="*/ 5 h 142"/>
                              <a:gd name="T106" fmla="*/ 78 w 120"/>
                              <a:gd name="T107" fmla="*/ 2 h 142"/>
                              <a:gd name="T108" fmla="*/ 72 w 120"/>
                              <a:gd name="T109" fmla="*/ 2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2"/>
                                </a:lnTo>
                                <a:lnTo>
                                  <a:pt x="42" y="2"/>
                                </a:lnTo>
                                <a:lnTo>
                                  <a:pt x="36" y="5"/>
                                </a:lnTo>
                                <a:lnTo>
                                  <a:pt x="32" y="10"/>
                                </a:lnTo>
                                <a:lnTo>
                                  <a:pt x="26" y="12"/>
                                </a:lnTo>
                                <a:lnTo>
                                  <a:pt x="18" y="21"/>
                                </a:lnTo>
                                <a:lnTo>
                                  <a:pt x="10" y="31"/>
                                </a:lnTo>
                                <a:lnTo>
                                  <a:pt x="6" y="38"/>
                                </a:lnTo>
                                <a:lnTo>
                                  <a:pt x="4" y="43"/>
                                </a:lnTo>
                                <a:lnTo>
                                  <a:pt x="2" y="50"/>
                                </a:lnTo>
                                <a:lnTo>
                                  <a:pt x="0" y="57"/>
                                </a:lnTo>
                                <a:lnTo>
                                  <a:pt x="0" y="64"/>
                                </a:lnTo>
                                <a:lnTo>
                                  <a:pt x="0" y="71"/>
                                </a:lnTo>
                                <a:lnTo>
                                  <a:pt x="0" y="78"/>
                                </a:lnTo>
                                <a:lnTo>
                                  <a:pt x="0" y="85"/>
                                </a:lnTo>
                                <a:lnTo>
                                  <a:pt x="2" y="92"/>
                                </a:lnTo>
                                <a:lnTo>
                                  <a:pt x="4" y="99"/>
                                </a:lnTo>
                                <a:lnTo>
                                  <a:pt x="6" y="104"/>
                                </a:lnTo>
                                <a:lnTo>
                                  <a:pt x="10" y="111"/>
                                </a:lnTo>
                                <a:lnTo>
                                  <a:pt x="18" y="120"/>
                                </a:lnTo>
                                <a:lnTo>
                                  <a:pt x="26" y="130"/>
                                </a:lnTo>
                                <a:lnTo>
                                  <a:pt x="32" y="132"/>
                                </a:lnTo>
                                <a:lnTo>
                                  <a:pt x="36" y="137"/>
                                </a:lnTo>
                                <a:lnTo>
                                  <a:pt x="42" y="139"/>
                                </a:lnTo>
                                <a:lnTo>
                                  <a:pt x="48" y="139"/>
                                </a:lnTo>
                                <a:lnTo>
                                  <a:pt x="54" y="142"/>
                                </a:lnTo>
                                <a:lnTo>
                                  <a:pt x="60" y="142"/>
                                </a:lnTo>
                                <a:lnTo>
                                  <a:pt x="66" y="142"/>
                                </a:lnTo>
                                <a:lnTo>
                                  <a:pt x="72" y="139"/>
                                </a:lnTo>
                                <a:lnTo>
                                  <a:pt x="78" y="139"/>
                                </a:lnTo>
                                <a:lnTo>
                                  <a:pt x="82" y="137"/>
                                </a:lnTo>
                                <a:lnTo>
                                  <a:pt x="88" y="132"/>
                                </a:lnTo>
                                <a:lnTo>
                                  <a:pt x="94" y="130"/>
                                </a:lnTo>
                                <a:lnTo>
                                  <a:pt x="102" y="120"/>
                                </a:lnTo>
                                <a:lnTo>
                                  <a:pt x="110" y="111"/>
                                </a:lnTo>
                                <a:lnTo>
                                  <a:pt x="112" y="104"/>
                                </a:lnTo>
                                <a:lnTo>
                                  <a:pt x="114" y="99"/>
                                </a:lnTo>
                                <a:lnTo>
                                  <a:pt x="116" y="92"/>
                                </a:lnTo>
                                <a:lnTo>
                                  <a:pt x="118" y="85"/>
                                </a:lnTo>
                                <a:lnTo>
                                  <a:pt x="120" y="78"/>
                                </a:lnTo>
                                <a:lnTo>
                                  <a:pt x="120" y="71"/>
                                </a:lnTo>
                                <a:lnTo>
                                  <a:pt x="120" y="64"/>
                                </a:lnTo>
                                <a:lnTo>
                                  <a:pt x="118" y="57"/>
                                </a:lnTo>
                                <a:lnTo>
                                  <a:pt x="116" y="50"/>
                                </a:lnTo>
                                <a:lnTo>
                                  <a:pt x="114" y="43"/>
                                </a:lnTo>
                                <a:lnTo>
                                  <a:pt x="112" y="38"/>
                                </a:lnTo>
                                <a:lnTo>
                                  <a:pt x="110" y="31"/>
                                </a:lnTo>
                                <a:lnTo>
                                  <a:pt x="102" y="21"/>
                                </a:lnTo>
                                <a:lnTo>
                                  <a:pt x="94" y="12"/>
                                </a:lnTo>
                                <a:lnTo>
                                  <a:pt x="88" y="10"/>
                                </a:lnTo>
                                <a:lnTo>
                                  <a:pt x="82" y="5"/>
                                </a:lnTo>
                                <a:lnTo>
                                  <a:pt x="78" y="2"/>
                                </a:lnTo>
                                <a:lnTo>
                                  <a:pt x="72" y="2"/>
                                </a:lnTo>
                                <a:lnTo>
                                  <a:pt x="66" y="0"/>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0" name="Freeform 504"/>
                        <wps:cNvSpPr>
                          <a:spLocks/>
                        </wps:cNvSpPr>
                        <wps:spPr bwMode="auto">
                          <a:xfrm>
                            <a:off x="5984" y="2461"/>
                            <a:ext cx="173" cy="178"/>
                          </a:xfrm>
                          <a:custGeom>
                            <a:avLst/>
                            <a:gdLst>
                              <a:gd name="T0" fmla="*/ 60 w 120"/>
                              <a:gd name="T1" fmla="*/ 0 h 142"/>
                              <a:gd name="T2" fmla="*/ 54 w 120"/>
                              <a:gd name="T3" fmla="*/ 0 h 142"/>
                              <a:gd name="T4" fmla="*/ 48 w 120"/>
                              <a:gd name="T5" fmla="*/ 3 h 142"/>
                              <a:gd name="T6" fmla="*/ 42 w 120"/>
                              <a:gd name="T7" fmla="*/ 5 h 142"/>
                              <a:gd name="T8" fmla="*/ 36 w 120"/>
                              <a:gd name="T9" fmla="*/ 7 h 142"/>
                              <a:gd name="T10" fmla="*/ 32 w 120"/>
                              <a:gd name="T11" fmla="*/ 10 h 142"/>
                              <a:gd name="T12" fmla="*/ 26 w 120"/>
                              <a:gd name="T13" fmla="*/ 12 h 142"/>
                              <a:gd name="T14" fmla="*/ 18 w 120"/>
                              <a:gd name="T15" fmla="*/ 21 h 142"/>
                              <a:gd name="T16" fmla="*/ 10 w 120"/>
                              <a:gd name="T17" fmla="*/ 31 h 142"/>
                              <a:gd name="T18" fmla="*/ 8 w 120"/>
                              <a:gd name="T19" fmla="*/ 38 h 142"/>
                              <a:gd name="T20" fmla="*/ 4 w 120"/>
                              <a:gd name="T21" fmla="*/ 43 h 142"/>
                              <a:gd name="T22" fmla="*/ 2 w 120"/>
                              <a:gd name="T23" fmla="*/ 50 h 142"/>
                              <a:gd name="T24" fmla="*/ 2 w 120"/>
                              <a:gd name="T25" fmla="*/ 57 h 142"/>
                              <a:gd name="T26" fmla="*/ 0 w 120"/>
                              <a:gd name="T27" fmla="*/ 64 h 142"/>
                              <a:gd name="T28" fmla="*/ 0 w 120"/>
                              <a:gd name="T29" fmla="*/ 71 h 142"/>
                              <a:gd name="T30" fmla="*/ 0 w 120"/>
                              <a:gd name="T31" fmla="*/ 78 h 142"/>
                              <a:gd name="T32" fmla="*/ 2 w 120"/>
                              <a:gd name="T33" fmla="*/ 85 h 142"/>
                              <a:gd name="T34" fmla="*/ 2 w 120"/>
                              <a:gd name="T35" fmla="*/ 92 h 142"/>
                              <a:gd name="T36" fmla="*/ 4 w 120"/>
                              <a:gd name="T37" fmla="*/ 99 h 142"/>
                              <a:gd name="T38" fmla="*/ 8 w 120"/>
                              <a:gd name="T39" fmla="*/ 104 h 142"/>
                              <a:gd name="T40" fmla="*/ 10 w 120"/>
                              <a:gd name="T41" fmla="*/ 111 h 142"/>
                              <a:gd name="T42" fmla="*/ 18 w 120"/>
                              <a:gd name="T43" fmla="*/ 121 h 142"/>
                              <a:gd name="T44" fmla="*/ 26 w 120"/>
                              <a:gd name="T45" fmla="*/ 130 h 142"/>
                              <a:gd name="T46" fmla="*/ 32 w 120"/>
                              <a:gd name="T47" fmla="*/ 135 h 142"/>
                              <a:gd name="T48" fmla="*/ 36 w 120"/>
                              <a:gd name="T49" fmla="*/ 137 h 142"/>
                              <a:gd name="T50" fmla="*/ 42 w 120"/>
                              <a:gd name="T51" fmla="*/ 139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39 h 142"/>
                              <a:gd name="T64" fmla="*/ 84 w 120"/>
                              <a:gd name="T65" fmla="*/ 137 h 142"/>
                              <a:gd name="T66" fmla="*/ 88 w 120"/>
                              <a:gd name="T67" fmla="*/ 135 h 142"/>
                              <a:gd name="T68" fmla="*/ 94 w 120"/>
                              <a:gd name="T69" fmla="*/ 130 h 142"/>
                              <a:gd name="T70" fmla="*/ 102 w 120"/>
                              <a:gd name="T71" fmla="*/ 121 h 142"/>
                              <a:gd name="T72" fmla="*/ 110 w 120"/>
                              <a:gd name="T73" fmla="*/ 111 h 142"/>
                              <a:gd name="T74" fmla="*/ 112 w 120"/>
                              <a:gd name="T75" fmla="*/ 104 h 142"/>
                              <a:gd name="T76" fmla="*/ 116 w 120"/>
                              <a:gd name="T77" fmla="*/ 99 h 142"/>
                              <a:gd name="T78" fmla="*/ 118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8 w 120"/>
                              <a:gd name="T91" fmla="*/ 50 h 142"/>
                              <a:gd name="T92" fmla="*/ 116 w 120"/>
                              <a:gd name="T93" fmla="*/ 43 h 142"/>
                              <a:gd name="T94" fmla="*/ 112 w 120"/>
                              <a:gd name="T95" fmla="*/ 38 h 142"/>
                              <a:gd name="T96" fmla="*/ 110 w 120"/>
                              <a:gd name="T97" fmla="*/ 31 h 142"/>
                              <a:gd name="T98" fmla="*/ 102 w 120"/>
                              <a:gd name="T99" fmla="*/ 21 h 142"/>
                              <a:gd name="T100" fmla="*/ 94 w 120"/>
                              <a:gd name="T101" fmla="*/ 12 h 142"/>
                              <a:gd name="T102" fmla="*/ 88 w 120"/>
                              <a:gd name="T103" fmla="*/ 10 h 142"/>
                              <a:gd name="T104" fmla="*/ 84 w 120"/>
                              <a:gd name="T105" fmla="*/ 7 h 142"/>
                              <a:gd name="T106" fmla="*/ 78 w 120"/>
                              <a:gd name="T107" fmla="*/ 5 h 142"/>
                              <a:gd name="T108" fmla="*/ 72 w 120"/>
                              <a:gd name="T109" fmla="*/ 3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3"/>
                                </a:lnTo>
                                <a:lnTo>
                                  <a:pt x="42" y="5"/>
                                </a:lnTo>
                                <a:lnTo>
                                  <a:pt x="36" y="7"/>
                                </a:lnTo>
                                <a:lnTo>
                                  <a:pt x="32" y="10"/>
                                </a:lnTo>
                                <a:lnTo>
                                  <a:pt x="26" y="12"/>
                                </a:lnTo>
                                <a:lnTo>
                                  <a:pt x="18" y="21"/>
                                </a:lnTo>
                                <a:lnTo>
                                  <a:pt x="10" y="31"/>
                                </a:lnTo>
                                <a:lnTo>
                                  <a:pt x="8" y="38"/>
                                </a:lnTo>
                                <a:lnTo>
                                  <a:pt x="4" y="43"/>
                                </a:lnTo>
                                <a:lnTo>
                                  <a:pt x="2" y="50"/>
                                </a:lnTo>
                                <a:lnTo>
                                  <a:pt x="2" y="57"/>
                                </a:lnTo>
                                <a:lnTo>
                                  <a:pt x="0" y="64"/>
                                </a:lnTo>
                                <a:lnTo>
                                  <a:pt x="0" y="71"/>
                                </a:lnTo>
                                <a:lnTo>
                                  <a:pt x="0" y="78"/>
                                </a:lnTo>
                                <a:lnTo>
                                  <a:pt x="2" y="85"/>
                                </a:lnTo>
                                <a:lnTo>
                                  <a:pt x="2" y="92"/>
                                </a:lnTo>
                                <a:lnTo>
                                  <a:pt x="4" y="99"/>
                                </a:lnTo>
                                <a:lnTo>
                                  <a:pt x="8" y="104"/>
                                </a:lnTo>
                                <a:lnTo>
                                  <a:pt x="10" y="111"/>
                                </a:lnTo>
                                <a:lnTo>
                                  <a:pt x="18" y="121"/>
                                </a:lnTo>
                                <a:lnTo>
                                  <a:pt x="26" y="130"/>
                                </a:lnTo>
                                <a:lnTo>
                                  <a:pt x="32" y="135"/>
                                </a:lnTo>
                                <a:lnTo>
                                  <a:pt x="36" y="137"/>
                                </a:lnTo>
                                <a:lnTo>
                                  <a:pt x="42" y="139"/>
                                </a:lnTo>
                                <a:lnTo>
                                  <a:pt x="48" y="142"/>
                                </a:lnTo>
                                <a:lnTo>
                                  <a:pt x="54" y="142"/>
                                </a:lnTo>
                                <a:lnTo>
                                  <a:pt x="60" y="142"/>
                                </a:lnTo>
                                <a:lnTo>
                                  <a:pt x="66" y="142"/>
                                </a:lnTo>
                                <a:lnTo>
                                  <a:pt x="72" y="142"/>
                                </a:lnTo>
                                <a:lnTo>
                                  <a:pt x="78" y="139"/>
                                </a:lnTo>
                                <a:lnTo>
                                  <a:pt x="84" y="137"/>
                                </a:lnTo>
                                <a:lnTo>
                                  <a:pt x="88" y="135"/>
                                </a:lnTo>
                                <a:lnTo>
                                  <a:pt x="94" y="130"/>
                                </a:lnTo>
                                <a:lnTo>
                                  <a:pt x="102" y="121"/>
                                </a:lnTo>
                                <a:lnTo>
                                  <a:pt x="110" y="111"/>
                                </a:lnTo>
                                <a:lnTo>
                                  <a:pt x="112" y="104"/>
                                </a:lnTo>
                                <a:lnTo>
                                  <a:pt x="116" y="99"/>
                                </a:lnTo>
                                <a:lnTo>
                                  <a:pt x="118" y="92"/>
                                </a:lnTo>
                                <a:lnTo>
                                  <a:pt x="118" y="85"/>
                                </a:lnTo>
                                <a:lnTo>
                                  <a:pt x="120" y="78"/>
                                </a:lnTo>
                                <a:lnTo>
                                  <a:pt x="120" y="71"/>
                                </a:lnTo>
                                <a:lnTo>
                                  <a:pt x="120" y="64"/>
                                </a:lnTo>
                                <a:lnTo>
                                  <a:pt x="118" y="57"/>
                                </a:lnTo>
                                <a:lnTo>
                                  <a:pt x="118" y="50"/>
                                </a:lnTo>
                                <a:lnTo>
                                  <a:pt x="116" y="43"/>
                                </a:lnTo>
                                <a:lnTo>
                                  <a:pt x="112" y="38"/>
                                </a:lnTo>
                                <a:lnTo>
                                  <a:pt x="110" y="31"/>
                                </a:lnTo>
                                <a:lnTo>
                                  <a:pt x="102" y="21"/>
                                </a:lnTo>
                                <a:lnTo>
                                  <a:pt x="94" y="12"/>
                                </a:lnTo>
                                <a:lnTo>
                                  <a:pt x="88" y="10"/>
                                </a:lnTo>
                                <a:lnTo>
                                  <a:pt x="84" y="7"/>
                                </a:lnTo>
                                <a:lnTo>
                                  <a:pt x="78" y="5"/>
                                </a:lnTo>
                                <a:lnTo>
                                  <a:pt x="72" y="3"/>
                                </a:lnTo>
                                <a:lnTo>
                                  <a:pt x="66" y="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 name="Freeform 505"/>
                        <wps:cNvSpPr>
                          <a:spLocks/>
                        </wps:cNvSpPr>
                        <wps:spPr bwMode="auto">
                          <a:xfrm>
                            <a:off x="5984" y="2461"/>
                            <a:ext cx="173" cy="178"/>
                          </a:xfrm>
                          <a:custGeom>
                            <a:avLst/>
                            <a:gdLst>
                              <a:gd name="T0" fmla="*/ 60 w 120"/>
                              <a:gd name="T1" fmla="*/ 0 h 142"/>
                              <a:gd name="T2" fmla="*/ 54 w 120"/>
                              <a:gd name="T3" fmla="*/ 0 h 142"/>
                              <a:gd name="T4" fmla="*/ 48 w 120"/>
                              <a:gd name="T5" fmla="*/ 3 h 142"/>
                              <a:gd name="T6" fmla="*/ 42 w 120"/>
                              <a:gd name="T7" fmla="*/ 5 h 142"/>
                              <a:gd name="T8" fmla="*/ 36 w 120"/>
                              <a:gd name="T9" fmla="*/ 7 h 142"/>
                              <a:gd name="T10" fmla="*/ 32 w 120"/>
                              <a:gd name="T11" fmla="*/ 10 h 142"/>
                              <a:gd name="T12" fmla="*/ 26 w 120"/>
                              <a:gd name="T13" fmla="*/ 12 h 142"/>
                              <a:gd name="T14" fmla="*/ 18 w 120"/>
                              <a:gd name="T15" fmla="*/ 21 h 142"/>
                              <a:gd name="T16" fmla="*/ 10 w 120"/>
                              <a:gd name="T17" fmla="*/ 31 h 142"/>
                              <a:gd name="T18" fmla="*/ 8 w 120"/>
                              <a:gd name="T19" fmla="*/ 38 h 142"/>
                              <a:gd name="T20" fmla="*/ 4 w 120"/>
                              <a:gd name="T21" fmla="*/ 43 h 142"/>
                              <a:gd name="T22" fmla="*/ 2 w 120"/>
                              <a:gd name="T23" fmla="*/ 50 h 142"/>
                              <a:gd name="T24" fmla="*/ 2 w 120"/>
                              <a:gd name="T25" fmla="*/ 57 h 142"/>
                              <a:gd name="T26" fmla="*/ 0 w 120"/>
                              <a:gd name="T27" fmla="*/ 64 h 142"/>
                              <a:gd name="T28" fmla="*/ 0 w 120"/>
                              <a:gd name="T29" fmla="*/ 71 h 142"/>
                              <a:gd name="T30" fmla="*/ 0 w 120"/>
                              <a:gd name="T31" fmla="*/ 78 h 142"/>
                              <a:gd name="T32" fmla="*/ 2 w 120"/>
                              <a:gd name="T33" fmla="*/ 85 h 142"/>
                              <a:gd name="T34" fmla="*/ 2 w 120"/>
                              <a:gd name="T35" fmla="*/ 92 h 142"/>
                              <a:gd name="T36" fmla="*/ 4 w 120"/>
                              <a:gd name="T37" fmla="*/ 99 h 142"/>
                              <a:gd name="T38" fmla="*/ 8 w 120"/>
                              <a:gd name="T39" fmla="*/ 104 h 142"/>
                              <a:gd name="T40" fmla="*/ 10 w 120"/>
                              <a:gd name="T41" fmla="*/ 111 h 142"/>
                              <a:gd name="T42" fmla="*/ 18 w 120"/>
                              <a:gd name="T43" fmla="*/ 121 h 142"/>
                              <a:gd name="T44" fmla="*/ 26 w 120"/>
                              <a:gd name="T45" fmla="*/ 130 h 142"/>
                              <a:gd name="T46" fmla="*/ 32 w 120"/>
                              <a:gd name="T47" fmla="*/ 135 h 142"/>
                              <a:gd name="T48" fmla="*/ 36 w 120"/>
                              <a:gd name="T49" fmla="*/ 137 h 142"/>
                              <a:gd name="T50" fmla="*/ 42 w 120"/>
                              <a:gd name="T51" fmla="*/ 139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39 h 142"/>
                              <a:gd name="T64" fmla="*/ 84 w 120"/>
                              <a:gd name="T65" fmla="*/ 137 h 142"/>
                              <a:gd name="T66" fmla="*/ 88 w 120"/>
                              <a:gd name="T67" fmla="*/ 135 h 142"/>
                              <a:gd name="T68" fmla="*/ 94 w 120"/>
                              <a:gd name="T69" fmla="*/ 130 h 142"/>
                              <a:gd name="T70" fmla="*/ 102 w 120"/>
                              <a:gd name="T71" fmla="*/ 121 h 142"/>
                              <a:gd name="T72" fmla="*/ 110 w 120"/>
                              <a:gd name="T73" fmla="*/ 111 h 142"/>
                              <a:gd name="T74" fmla="*/ 112 w 120"/>
                              <a:gd name="T75" fmla="*/ 104 h 142"/>
                              <a:gd name="T76" fmla="*/ 116 w 120"/>
                              <a:gd name="T77" fmla="*/ 99 h 142"/>
                              <a:gd name="T78" fmla="*/ 118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8 w 120"/>
                              <a:gd name="T91" fmla="*/ 50 h 142"/>
                              <a:gd name="T92" fmla="*/ 116 w 120"/>
                              <a:gd name="T93" fmla="*/ 43 h 142"/>
                              <a:gd name="T94" fmla="*/ 112 w 120"/>
                              <a:gd name="T95" fmla="*/ 38 h 142"/>
                              <a:gd name="T96" fmla="*/ 110 w 120"/>
                              <a:gd name="T97" fmla="*/ 31 h 142"/>
                              <a:gd name="T98" fmla="*/ 102 w 120"/>
                              <a:gd name="T99" fmla="*/ 21 h 142"/>
                              <a:gd name="T100" fmla="*/ 94 w 120"/>
                              <a:gd name="T101" fmla="*/ 12 h 142"/>
                              <a:gd name="T102" fmla="*/ 88 w 120"/>
                              <a:gd name="T103" fmla="*/ 10 h 142"/>
                              <a:gd name="T104" fmla="*/ 84 w 120"/>
                              <a:gd name="T105" fmla="*/ 7 h 142"/>
                              <a:gd name="T106" fmla="*/ 78 w 120"/>
                              <a:gd name="T107" fmla="*/ 5 h 142"/>
                              <a:gd name="T108" fmla="*/ 72 w 120"/>
                              <a:gd name="T109" fmla="*/ 3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3"/>
                                </a:lnTo>
                                <a:lnTo>
                                  <a:pt x="42" y="5"/>
                                </a:lnTo>
                                <a:lnTo>
                                  <a:pt x="36" y="7"/>
                                </a:lnTo>
                                <a:lnTo>
                                  <a:pt x="32" y="10"/>
                                </a:lnTo>
                                <a:lnTo>
                                  <a:pt x="26" y="12"/>
                                </a:lnTo>
                                <a:lnTo>
                                  <a:pt x="18" y="21"/>
                                </a:lnTo>
                                <a:lnTo>
                                  <a:pt x="10" y="31"/>
                                </a:lnTo>
                                <a:lnTo>
                                  <a:pt x="8" y="38"/>
                                </a:lnTo>
                                <a:lnTo>
                                  <a:pt x="4" y="43"/>
                                </a:lnTo>
                                <a:lnTo>
                                  <a:pt x="2" y="50"/>
                                </a:lnTo>
                                <a:lnTo>
                                  <a:pt x="2" y="57"/>
                                </a:lnTo>
                                <a:lnTo>
                                  <a:pt x="0" y="64"/>
                                </a:lnTo>
                                <a:lnTo>
                                  <a:pt x="0" y="71"/>
                                </a:lnTo>
                                <a:lnTo>
                                  <a:pt x="0" y="78"/>
                                </a:lnTo>
                                <a:lnTo>
                                  <a:pt x="2" y="85"/>
                                </a:lnTo>
                                <a:lnTo>
                                  <a:pt x="2" y="92"/>
                                </a:lnTo>
                                <a:lnTo>
                                  <a:pt x="4" y="99"/>
                                </a:lnTo>
                                <a:lnTo>
                                  <a:pt x="8" y="104"/>
                                </a:lnTo>
                                <a:lnTo>
                                  <a:pt x="10" y="111"/>
                                </a:lnTo>
                                <a:lnTo>
                                  <a:pt x="18" y="121"/>
                                </a:lnTo>
                                <a:lnTo>
                                  <a:pt x="26" y="130"/>
                                </a:lnTo>
                                <a:lnTo>
                                  <a:pt x="32" y="135"/>
                                </a:lnTo>
                                <a:lnTo>
                                  <a:pt x="36" y="137"/>
                                </a:lnTo>
                                <a:lnTo>
                                  <a:pt x="42" y="139"/>
                                </a:lnTo>
                                <a:lnTo>
                                  <a:pt x="48" y="142"/>
                                </a:lnTo>
                                <a:lnTo>
                                  <a:pt x="54" y="142"/>
                                </a:lnTo>
                                <a:lnTo>
                                  <a:pt x="60" y="142"/>
                                </a:lnTo>
                                <a:lnTo>
                                  <a:pt x="66" y="142"/>
                                </a:lnTo>
                                <a:lnTo>
                                  <a:pt x="72" y="142"/>
                                </a:lnTo>
                                <a:lnTo>
                                  <a:pt x="78" y="139"/>
                                </a:lnTo>
                                <a:lnTo>
                                  <a:pt x="84" y="137"/>
                                </a:lnTo>
                                <a:lnTo>
                                  <a:pt x="88" y="135"/>
                                </a:lnTo>
                                <a:lnTo>
                                  <a:pt x="94" y="130"/>
                                </a:lnTo>
                                <a:lnTo>
                                  <a:pt x="102" y="121"/>
                                </a:lnTo>
                                <a:lnTo>
                                  <a:pt x="110" y="111"/>
                                </a:lnTo>
                                <a:lnTo>
                                  <a:pt x="112" y="104"/>
                                </a:lnTo>
                                <a:lnTo>
                                  <a:pt x="116" y="99"/>
                                </a:lnTo>
                                <a:lnTo>
                                  <a:pt x="118" y="92"/>
                                </a:lnTo>
                                <a:lnTo>
                                  <a:pt x="118" y="85"/>
                                </a:lnTo>
                                <a:lnTo>
                                  <a:pt x="120" y="78"/>
                                </a:lnTo>
                                <a:lnTo>
                                  <a:pt x="120" y="71"/>
                                </a:lnTo>
                                <a:lnTo>
                                  <a:pt x="120" y="64"/>
                                </a:lnTo>
                                <a:lnTo>
                                  <a:pt x="118" y="57"/>
                                </a:lnTo>
                                <a:lnTo>
                                  <a:pt x="118" y="50"/>
                                </a:lnTo>
                                <a:lnTo>
                                  <a:pt x="116" y="43"/>
                                </a:lnTo>
                                <a:lnTo>
                                  <a:pt x="112" y="38"/>
                                </a:lnTo>
                                <a:lnTo>
                                  <a:pt x="110" y="31"/>
                                </a:lnTo>
                                <a:lnTo>
                                  <a:pt x="102" y="21"/>
                                </a:lnTo>
                                <a:lnTo>
                                  <a:pt x="94" y="12"/>
                                </a:lnTo>
                                <a:lnTo>
                                  <a:pt x="88" y="10"/>
                                </a:lnTo>
                                <a:lnTo>
                                  <a:pt x="84" y="7"/>
                                </a:lnTo>
                                <a:lnTo>
                                  <a:pt x="78" y="5"/>
                                </a:lnTo>
                                <a:lnTo>
                                  <a:pt x="72" y="3"/>
                                </a:lnTo>
                                <a:lnTo>
                                  <a:pt x="66" y="0"/>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2" name="Freeform 506"/>
                        <wps:cNvSpPr>
                          <a:spLocks/>
                        </wps:cNvSpPr>
                        <wps:spPr bwMode="auto">
                          <a:xfrm>
                            <a:off x="6396" y="2815"/>
                            <a:ext cx="173" cy="177"/>
                          </a:xfrm>
                          <a:custGeom>
                            <a:avLst/>
                            <a:gdLst>
                              <a:gd name="T0" fmla="*/ 60 w 120"/>
                              <a:gd name="T1" fmla="*/ 0 h 142"/>
                              <a:gd name="T2" fmla="*/ 52 w 120"/>
                              <a:gd name="T3" fmla="*/ 0 h 142"/>
                              <a:gd name="T4" fmla="*/ 46 w 120"/>
                              <a:gd name="T5" fmla="*/ 3 h 142"/>
                              <a:gd name="T6" fmla="*/ 42 w 120"/>
                              <a:gd name="T7" fmla="*/ 5 h 142"/>
                              <a:gd name="T8" fmla="*/ 36 w 120"/>
                              <a:gd name="T9" fmla="*/ 7 h 142"/>
                              <a:gd name="T10" fmla="*/ 30 w 120"/>
                              <a:gd name="T11" fmla="*/ 10 h 142"/>
                              <a:gd name="T12" fmla="*/ 26 w 120"/>
                              <a:gd name="T13" fmla="*/ 12 h 142"/>
                              <a:gd name="T14" fmla="*/ 16 w 120"/>
                              <a:gd name="T15" fmla="*/ 22 h 142"/>
                              <a:gd name="T16" fmla="*/ 10 w 120"/>
                              <a:gd name="T17" fmla="*/ 31 h 142"/>
                              <a:gd name="T18" fmla="*/ 6 w 120"/>
                              <a:gd name="T19" fmla="*/ 38 h 142"/>
                              <a:gd name="T20" fmla="*/ 4 w 120"/>
                              <a:gd name="T21" fmla="*/ 43 h 142"/>
                              <a:gd name="T22" fmla="*/ 2 w 120"/>
                              <a:gd name="T23" fmla="*/ 50 h 142"/>
                              <a:gd name="T24" fmla="*/ 0 w 120"/>
                              <a:gd name="T25" fmla="*/ 57 h 142"/>
                              <a:gd name="T26" fmla="*/ 0 w 120"/>
                              <a:gd name="T27" fmla="*/ 64 h 142"/>
                              <a:gd name="T28" fmla="*/ 0 w 120"/>
                              <a:gd name="T29" fmla="*/ 71 h 142"/>
                              <a:gd name="T30" fmla="*/ 0 w 120"/>
                              <a:gd name="T31" fmla="*/ 78 h 142"/>
                              <a:gd name="T32" fmla="*/ 0 w 120"/>
                              <a:gd name="T33" fmla="*/ 85 h 142"/>
                              <a:gd name="T34" fmla="*/ 2 w 120"/>
                              <a:gd name="T35" fmla="*/ 92 h 142"/>
                              <a:gd name="T36" fmla="*/ 4 w 120"/>
                              <a:gd name="T37" fmla="*/ 99 h 142"/>
                              <a:gd name="T38" fmla="*/ 6 w 120"/>
                              <a:gd name="T39" fmla="*/ 104 h 142"/>
                              <a:gd name="T40" fmla="*/ 10 w 120"/>
                              <a:gd name="T41" fmla="*/ 111 h 142"/>
                              <a:gd name="T42" fmla="*/ 16 w 120"/>
                              <a:gd name="T43" fmla="*/ 121 h 142"/>
                              <a:gd name="T44" fmla="*/ 26 w 120"/>
                              <a:gd name="T45" fmla="*/ 130 h 142"/>
                              <a:gd name="T46" fmla="*/ 30 w 120"/>
                              <a:gd name="T47" fmla="*/ 135 h 142"/>
                              <a:gd name="T48" fmla="*/ 36 w 120"/>
                              <a:gd name="T49" fmla="*/ 137 h 142"/>
                              <a:gd name="T50" fmla="*/ 42 w 120"/>
                              <a:gd name="T51" fmla="*/ 139 h 142"/>
                              <a:gd name="T52" fmla="*/ 46 w 120"/>
                              <a:gd name="T53" fmla="*/ 142 h 142"/>
                              <a:gd name="T54" fmla="*/ 52 w 120"/>
                              <a:gd name="T55" fmla="*/ 142 h 142"/>
                              <a:gd name="T56" fmla="*/ 60 w 120"/>
                              <a:gd name="T57" fmla="*/ 142 h 142"/>
                              <a:gd name="T58" fmla="*/ 66 w 120"/>
                              <a:gd name="T59" fmla="*/ 142 h 142"/>
                              <a:gd name="T60" fmla="*/ 72 w 120"/>
                              <a:gd name="T61" fmla="*/ 142 h 142"/>
                              <a:gd name="T62" fmla="*/ 76 w 120"/>
                              <a:gd name="T63" fmla="*/ 139 h 142"/>
                              <a:gd name="T64" fmla="*/ 82 w 120"/>
                              <a:gd name="T65" fmla="*/ 137 h 142"/>
                              <a:gd name="T66" fmla="*/ 88 w 120"/>
                              <a:gd name="T67" fmla="*/ 135 h 142"/>
                              <a:gd name="T68" fmla="*/ 92 w 120"/>
                              <a:gd name="T69" fmla="*/ 130 h 142"/>
                              <a:gd name="T70" fmla="*/ 102 w 120"/>
                              <a:gd name="T71" fmla="*/ 121 h 142"/>
                              <a:gd name="T72" fmla="*/ 108 w 120"/>
                              <a:gd name="T73" fmla="*/ 111 h 142"/>
                              <a:gd name="T74" fmla="*/ 112 w 120"/>
                              <a:gd name="T75" fmla="*/ 104 h 142"/>
                              <a:gd name="T76" fmla="*/ 114 w 120"/>
                              <a:gd name="T77" fmla="*/ 99 h 142"/>
                              <a:gd name="T78" fmla="*/ 116 w 120"/>
                              <a:gd name="T79" fmla="*/ 92 h 142"/>
                              <a:gd name="T80" fmla="*/ 118 w 120"/>
                              <a:gd name="T81" fmla="*/ 85 h 142"/>
                              <a:gd name="T82" fmla="*/ 118 w 120"/>
                              <a:gd name="T83" fmla="*/ 78 h 142"/>
                              <a:gd name="T84" fmla="*/ 120 w 120"/>
                              <a:gd name="T85" fmla="*/ 71 h 142"/>
                              <a:gd name="T86" fmla="*/ 118 w 120"/>
                              <a:gd name="T87" fmla="*/ 64 h 142"/>
                              <a:gd name="T88" fmla="*/ 118 w 120"/>
                              <a:gd name="T89" fmla="*/ 57 h 142"/>
                              <a:gd name="T90" fmla="*/ 116 w 120"/>
                              <a:gd name="T91" fmla="*/ 50 h 142"/>
                              <a:gd name="T92" fmla="*/ 114 w 120"/>
                              <a:gd name="T93" fmla="*/ 43 h 142"/>
                              <a:gd name="T94" fmla="*/ 112 w 120"/>
                              <a:gd name="T95" fmla="*/ 38 h 142"/>
                              <a:gd name="T96" fmla="*/ 108 w 120"/>
                              <a:gd name="T97" fmla="*/ 31 h 142"/>
                              <a:gd name="T98" fmla="*/ 102 w 120"/>
                              <a:gd name="T99" fmla="*/ 22 h 142"/>
                              <a:gd name="T100" fmla="*/ 92 w 120"/>
                              <a:gd name="T101" fmla="*/ 12 h 142"/>
                              <a:gd name="T102" fmla="*/ 88 w 120"/>
                              <a:gd name="T103" fmla="*/ 10 h 142"/>
                              <a:gd name="T104" fmla="*/ 82 w 120"/>
                              <a:gd name="T105" fmla="*/ 7 h 142"/>
                              <a:gd name="T106" fmla="*/ 76 w 120"/>
                              <a:gd name="T107" fmla="*/ 5 h 142"/>
                              <a:gd name="T108" fmla="*/ 72 w 120"/>
                              <a:gd name="T109" fmla="*/ 3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2" y="0"/>
                                </a:lnTo>
                                <a:lnTo>
                                  <a:pt x="46" y="3"/>
                                </a:lnTo>
                                <a:lnTo>
                                  <a:pt x="42" y="5"/>
                                </a:lnTo>
                                <a:lnTo>
                                  <a:pt x="36" y="7"/>
                                </a:lnTo>
                                <a:lnTo>
                                  <a:pt x="30" y="10"/>
                                </a:lnTo>
                                <a:lnTo>
                                  <a:pt x="26" y="12"/>
                                </a:lnTo>
                                <a:lnTo>
                                  <a:pt x="16" y="22"/>
                                </a:lnTo>
                                <a:lnTo>
                                  <a:pt x="10" y="31"/>
                                </a:lnTo>
                                <a:lnTo>
                                  <a:pt x="6" y="38"/>
                                </a:lnTo>
                                <a:lnTo>
                                  <a:pt x="4" y="43"/>
                                </a:lnTo>
                                <a:lnTo>
                                  <a:pt x="2" y="50"/>
                                </a:lnTo>
                                <a:lnTo>
                                  <a:pt x="0" y="57"/>
                                </a:lnTo>
                                <a:lnTo>
                                  <a:pt x="0" y="64"/>
                                </a:lnTo>
                                <a:lnTo>
                                  <a:pt x="0" y="71"/>
                                </a:lnTo>
                                <a:lnTo>
                                  <a:pt x="0" y="78"/>
                                </a:lnTo>
                                <a:lnTo>
                                  <a:pt x="0" y="85"/>
                                </a:lnTo>
                                <a:lnTo>
                                  <a:pt x="2" y="92"/>
                                </a:lnTo>
                                <a:lnTo>
                                  <a:pt x="4" y="99"/>
                                </a:lnTo>
                                <a:lnTo>
                                  <a:pt x="6" y="104"/>
                                </a:lnTo>
                                <a:lnTo>
                                  <a:pt x="10" y="111"/>
                                </a:lnTo>
                                <a:lnTo>
                                  <a:pt x="16" y="121"/>
                                </a:lnTo>
                                <a:lnTo>
                                  <a:pt x="26" y="130"/>
                                </a:lnTo>
                                <a:lnTo>
                                  <a:pt x="30" y="135"/>
                                </a:lnTo>
                                <a:lnTo>
                                  <a:pt x="36" y="137"/>
                                </a:lnTo>
                                <a:lnTo>
                                  <a:pt x="42" y="139"/>
                                </a:lnTo>
                                <a:lnTo>
                                  <a:pt x="46" y="142"/>
                                </a:lnTo>
                                <a:lnTo>
                                  <a:pt x="52" y="142"/>
                                </a:lnTo>
                                <a:lnTo>
                                  <a:pt x="60" y="142"/>
                                </a:lnTo>
                                <a:lnTo>
                                  <a:pt x="66" y="142"/>
                                </a:lnTo>
                                <a:lnTo>
                                  <a:pt x="72" y="142"/>
                                </a:lnTo>
                                <a:lnTo>
                                  <a:pt x="76" y="139"/>
                                </a:lnTo>
                                <a:lnTo>
                                  <a:pt x="82" y="137"/>
                                </a:lnTo>
                                <a:lnTo>
                                  <a:pt x="88" y="135"/>
                                </a:lnTo>
                                <a:lnTo>
                                  <a:pt x="92" y="130"/>
                                </a:lnTo>
                                <a:lnTo>
                                  <a:pt x="102" y="121"/>
                                </a:lnTo>
                                <a:lnTo>
                                  <a:pt x="108" y="111"/>
                                </a:lnTo>
                                <a:lnTo>
                                  <a:pt x="112" y="104"/>
                                </a:lnTo>
                                <a:lnTo>
                                  <a:pt x="114" y="99"/>
                                </a:lnTo>
                                <a:lnTo>
                                  <a:pt x="116" y="92"/>
                                </a:lnTo>
                                <a:lnTo>
                                  <a:pt x="118" y="85"/>
                                </a:lnTo>
                                <a:lnTo>
                                  <a:pt x="118" y="78"/>
                                </a:lnTo>
                                <a:lnTo>
                                  <a:pt x="120" y="71"/>
                                </a:lnTo>
                                <a:lnTo>
                                  <a:pt x="118" y="64"/>
                                </a:lnTo>
                                <a:lnTo>
                                  <a:pt x="118" y="57"/>
                                </a:lnTo>
                                <a:lnTo>
                                  <a:pt x="116" y="50"/>
                                </a:lnTo>
                                <a:lnTo>
                                  <a:pt x="114" y="43"/>
                                </a:lnTo>
                                <a:lnTo>
                                  <a:pt x="112" y="38"/>
                                </a:lnTo>
                                <a:lnTo>
                                  <a:pt x="108" y="31"/>
                                </a:lnTo>
                                <a:lnTo>
                                  <a:pt x="102" y="22"/>
                                </a:lnTo>
                                <a:lnTo>
                                  <a:pt x="92" y="12"/>
                                </a:lnTo>
                                <a:lnTo>
                                  <a:pt x="88" y="10"/>
                                </a:lnTo>
                                <a:lnTo>
                                  <a:pt x="82" y="7"/>
                                </a:lnTo>
                                <a:lnTo>
                                  <a:pt x="76" y="5"/>
                                </a:lnTo>
                                <a:lnTo>
                                  <a:pt x="72" y="3"/>
                                </a:lnTo>
                                <a:lnTo>
                                  <a:pt x="66" y="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 name="Freeform 507"/>
                        <wps:cNvSpPr>
                          <a:spLocks/>
                        </wps:cNvSpPr>
                        <wps:spPr bwMode="auto">
                          <a:xfrm>
                            <a:off x="6396" y="2815"/>
                            <a:ext cx="173" cy="177"/>
                          </a:xfrm>
                          <a:custGeom>
                            <a:avLst/>
                            <a:gdLst>
                              <a:gd name="T0" fmla="*/ 60 w 120"/>
                              <a:gd name="T1" fmla="*/ 0 h 142"/>
                              <a:gd name="T2" fmla="*/ 52 w 120"/>
                              <a:gd name="T3" fmla="*/ 0 h 142"/>
                              <a:gd name="T4" fmla="*/ 46 w 120"/>
                              <a:gd name="T5" fmla="*/ 3 h 142"/>
                              <a:gd name="T6" fmla="*/ 42 w 120"/>
                              <a:gd name="T7" fmla="*/ 5 h 142"/>
                              <a:gd name="T8" fmla="*/ 36 w 120"/>
                              <a:gd name="T9" fmla="*/ 7 h 142"/>
                              <a:gd name="T10" fmla="*/ 30 w 120"/>
                              <a:gd name="T11" fmla="*/ 10 h 142"/>
                              <a:gd name="T12" fmla="*/ 26 w 120"/>
                              <a:gd name="T13" fmla="*/ 12 h 142"/>
                              <a:gd name="T14" fmla="*/ 16 w 120"/>
                              <a:gd name="T15" fmla="*/ 22 h 142"/>
                              <a:gd name="T16" fmla="*/ 10 w 120"/>
                              <a:gd name="T17" fmla="*/ 31 h 142"/>
                              <a:gd name="T18" fmla="*/ 6 w 120"/>
                              <a:gd name="T19" fmla="*/ 38 h 142"/>
                              <a:gd name="T20" fmla="*/ 4 w 120"/>
                              <a:gd name="T21" fmla="*/ 43 h 142"/>
                              <a:gd name="T22" fmla="*/ 2 w 120"/>
                              <a:gd name="T23" fmla="*/ 50 h 142"/>
                              <a:gd name="T24" fmla="*/ 0 w 120"/>
                              <a:gd name="T25" fmla="*/ 57 h 142"/>
                              <a:gd name="T26" fmla="*/ 0 w 120"/>
                              <a:gd name="T27" fmla="*/ 64 h 142"/>
                              <a:gd name="T28" fmla="*/ 0 w 120"/>
                              <a:gd name="T29" fmla="*/ 71 h 142"/>
                              <a:gd name="T30" fmla="*/ 0 w 120"/>
                              <a:gd name="T31" fmla="*/ 78 h 142"/>
                              <a:gd name="T32" fmla="*/ 0 w 120"/>
                              <a:gd name="T33" fmla="*/ 85 h 142"/>
                              <a:gd name="T34" fmla="*/ 2 w 120"/>
                              <a:gd name="T35" fmla="*/ 92 h 142"/>
                              <a:gd name="T36" fmla="*/ 4 w 120"/>
                              <a:gd name="T37" fmla="*/ 99 h 142"/>
                              <a:gd name="T38" fmla="*/ 6 w 120"/>
                              <a:gd name="T39" fmla="*/ 104 h 142"/>
                              <a:gd name="T40" fmla="*/ 10 w 120"/>
                              <a:gd name="T41" fmla="*/ 111 h 142"/>
                              <a:gd name="T42" fmla="*/ 16 w 120"/>
                              <a:gd name="T43" fmla="*/ 121 h 142"/>
                              <a:gd name="T44" fmla="*/ 26 w 120"/>
                              <a:gd name="T45" fmla="*/ 130 h 142"/>
                              <a:gd name="T46" fmla="*/ 30 w 120"/>
                              <a:gd name="T47" fmla="*/ 135 h 142"/>
                              <a:gd name="T48" fmla="*/ 36 w 120"/>
                              <a:gd name="T49" fmla="*/ 137 h 142"/>
                              <a:gd name="T50" fmla="*/ 42 w 120"/>
                              <a:gd name="T51" fmla="*/ 139 h 142"/>
                              <a:gd name="T52" fmla="*/ 46 w 120"/>
                              <a:gd name="T53" fmla="*/ 142 h 142"/>
                              <a:gd name="T54" fmla="*/ 52 w 120"/>
                              <a:gd name="T55" fmla="*/ 142 h 142"/>
                              <a:gd name="T56" fmla="*/ 60 w 120"/>
                              <a:gd name="T57" fmla="*/ 142 h 142"/>
                              <a:gd name="T58" fmla="*/ 66 w 120"/>
                              <a:gd name="T59" fmla="*/ 142 h 142"/>
                              <a:gd name="T60" fmla="*/ 72 w 120"/>
                              <a:gd name="T61" fmla="*/ 142 h 142"/>
                              <a:gd name="T62" fmla="*/ 76 w 120"/>
                              <a:gd name="T63" fmla="*/ 139 h 142"/>
                              <a:gd name="T64" fmla="*/ 82 w 120"/>
                              <a:gd name="T65" fmla="*/ 137 h 142"/>
                              <a:gd name="T66" fmla="*/ 88 w 120"/>
                              <a:gd name="T67" fmla="*/ 135 h 142"/>
                              <a:gd name="T68" fmla="*/ 92 w 120"/>
                              <a:gd name="T69" fmla="*/ 130 h 142"/>
                              <a:gd name="T70" fmla="*/ 102 w 120"/>
                              <a:gd name="T71" fmla="*/ 121 h 142"/>
                              <a:gd name="T72" fmla="*/ 108 w 120"/>
                              <a:gd name="T73" fmla="*/ 111 h 142"/>
                              <a:gd name="T74" fmla="*/ 112 w 120"/>
                              <a:gd name="T75" fmla="*/ 104 h 142"/>
                              <a:gd name="T76" fmla="*/ 114 w 120"/>
                              <a:gd name="T77" fmla="*/ 99 h 142"/>
                              <a:gd name="T78" fmla="*/ 116 w 120"/>
                              <a:gd name="T79" fmla="*/ 92 h 142"/>
                              <a:gd name="T80" fmla="*/ 118 w 120"/>
                              <a:gd name="T81" fmla="*/ 85 h 142"/>
                              <a:gd name="T82" fmla="*/ 118 w 120"/>
                              <a:gd name="T83" fmla="*/ 78 h 142"/>
                              <a:gd name="T84" fmla="*/ 120 w 120"/>
                              <a:gd name="T85" fmla="*/ 71 h 142"/>
                              <a:gd name="T86" fmla="*/ 118 w 120"/>
                              <a:gd name="T87" fmla="*/ 64 h 142"/>
                              <a:gd name="T88" fmla="*/ 118 w 120"/>
                              <a:gd name="T89" fmla="*/ 57 h 142"/>
                              <a:gd name="T90" fmla="*/ 116 w 120"/>
                              <a:gd name="T91" fmla="*/ 50 h 142"/>
                              <a:gd name="T92" fmla="*/ 114 w 120"/>
                              <a:gd name="T93" fmla="*/ 43 h 142"/>
                              <a:gd name="T94" fmla="*/ 112 w 120"/>
                              <a:gd name="T95" fmla="*/ 38 h 142"/>
                              <a:gd name="T96" fmla="*/ 108 w 120"/>
                              <a:gd name="T97" fmla="*/ 31 h 142"/>
                              <a:gd name="T98" fmla="*/ 102 w 120"/>
                              <a:gd name="T99" fmla="*/ 22 h 142"/>
                              <a:gd name="T100" fmla="*/ 92 w 120"/>
                              <a:gd name="T101" fmla="*/ 12 h 142"/>
                              <a:gd name="T102" fmla="*/ 88 w 120"/>
                              <a:gd name="T103" fmla="*/ 10 h 142"/>
                              <a:gd name="T104" fmla="*/ 82 w 120"/>
                              <a:gd name="T105" fmla="*/ 7 h 142"/>
                              <a:gd name="T106" fmla="*/ 76 w 120"/>
                              <a:gd name="T107" fmla="*/ 5 h 142"/>
                              <a:gd name="T108" fmla="*/ 72 w 120"/>
                              <a:gd name="T109" fmla="*/ 3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2" y="0"/>
                                </a:lnTo>
                                <a:lnTo>
                                  <a:pt x="46" y="3"/>
                                </a:lnTo>
                                <a:lnTo>
                                  <a:pt x="42" y="5"/>
                                </a:lnTo>
                                <a:lnTo>
                                  <a:pt x="36" y="7"/>
                                </a:lnTo>
                                <a:lnTo>
                                  <a:pt x="30" y="10"/>
                                </a:lnTo>
                                <a:lnTo>
                                  <a:pt x="26" y="12"/>
                                </a:lnTo>
                                <a:lnTo>
                                  <a:pt x="16" y="22"/>
                                </a:lnTo>
                                <a:lnTo>
                                  <a:pt x="10" y="31"/>
                                </a:lnTo>
                                <a:lnTo>
                                  <a:pt x="6" y="38"/>
                                </a:lnTo>
                                <a:lnTo>
                                  <a:pt x="4" y="43"/>
                                </a:lnTo>
                                <a:lnTo>
                                  <a:pt x="2" y="50"/>
                                </a:lnTo>
                                <a:lnTo>
                                  <a:pt x="0" y="57"/>
                                </a:lnTo>
                                <a:lnTo>
                                  <a:pt x="0" y="64"/>
                                </a:lnTo>
                                <a:lnTo>
                                  <a:pt x="0" y="71"/>
                                </a:lnTo>
                                <a:lnTo>
                                  <a:pt x="0" y="78"/>
                                </a:lnTo>
                                <a:lnTo>
                                  <a:pt x="0" y="85"/>
                                </a:lnTo>
                                <a:lnTo>
                                  <a:pt x="2" y="92"/>
                                </a:lnTo>
                                <a:lnTo>
                                  <a:pt x="4" y="99"/>
                                </a:lnTo>
                                <a:lnTo>
                                  <a:pt x="6" y="104"/>
                                </a:lnTo>
                                <a:lnTo>
                                  <a:pt x="10" y="111"/>
                                </a:lnTo>
                                <a:lnTo>
                                  <a:pt x="16" y="121"/>
                                </a:lnTo>
                                <a:lnTo>
                                  <a:pt x="26" y="130"/>
                                </a:lnTo>
                                <a:lnTo>
                                  <a:pt x="30" y="135"/>
                                </a:lnTo>
                                <a:lnTo>
                                  <a:pt x="36" y="137"/>
                                </a:lnTo>
                                <a:lnTo>
                                  <a:pt x="42" y="139"/>
                                </a:lnTo>
                                <a:lnTo>
                                  <a:pt x="46" y="142"/>
                                </a:lnTo>
                                <a:lnTo>
                                  <a:pt x="52" y="142"/>
                                </a:lnTo>
                                <a:lnTo>
                                  <a:pt x="60" y="142"/>
                                </a:lnTo>
                                <a:lnTo>
                                  <a:pt x="66" y="142"/>
                                </a:lnTo>
                                <a:lnTo>
                                  <a:pt x="72" y="142"/>
                                </a:lnTo>
                                <a:lnTo>
                                  <a:pt x="76" y="139"/>
                                </a:lnTo>
                                <a:lnTo>
                                  <a:pt x="82" y="137"/>
                                </a:lnTo>
                                <a:lnTo>
                                  <a:pt x="88" y="135"/>
                                </a:lnTo>
                                <a:lnTo>
                                  <a:pt x="92" y="130"/>
                                </a:lnTo>
                                <a:lnTo>
                                  <a:pt x="102" y="121"/>
                                </a:lnTo>
                                <a:lnTo>
                                  <a:pt x="108" y="111"/>
                                </a:lnTo>
                                <a:lnTo>
                                  <a:pt x="112" y="104"/>
                                </a:lnTo>
                                <a:lnTo>
                                  <a:pt x="114" y="99"/>
                                </a:lnTo>
                                <a:lnTo>
                                  <a:pt x="116" y="92"/>
                                </a:lnTo>
                                <a:lnTo>
                                  <a:pt x="118" y="85"/>
                                </a:lnTo>
                                <a:lnTo>
                                  <a:pt x="118" y="78"/>
                                </a:lnTo>
                                <a:lnTo>
                                  <a:pt x="120" y="71"/>
                                </a:lnTo>
                                <a:lnTo>
                                  <a:pt x="118" y="64"/>
                                </a:lnTo>
                                <a:lnTo>
                                  <a:pt x="118" y="57"/>
                                </a:lnTo>
                                <a:lnTo>
                                  <a:pt x="116" y="50"/>
                                </a:lnTo>
                                <a:lnTo>
                                  <a:pt x="114" y="43"/>
                                </a:lnTo>
                                <a:lnTo>
                                  <a:pt x="112" y="38"/>
                                </a:lnTo>
                                <a:lnTo>
                                  <a:pt x="108" y="31"/>
                                </a:lnTo>
                                <a:lnTo>
                                  <a:pt x="102" y="22"/>
                                </a:lnTo>
                                <a:lnTo>
                                  <a:pt x="92" y="12"/>
                                </a:lnTo>
                                <a:lnTo>
                                  <a:pt x="88" y="10"/>
                                </a:lnTo>
                                <a:lnTo>
                                  <a:pt x="82" y="7"/>
                                </a:lnTo>
                                <a:lnTo>
                                  <a:pt x="76" y="5"/>
                                </a:lnTo>
                                <a:lnTo>
                                  <a:pt x="72" y="3"/>
                                </a:lnTo>
                                <a:lnTo>
                                  <a:pt x="66" y="0"/>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4" name="Freeform 508"/>
                        <wps:cNvSpPr>
                          <a:spLocks/>
                        </wps:cNvSpPr>
                        <wps:spPr bwMode="auto">
                          <a:xfrm>
                            <a:off x="6776" y="3242"/>
                            <a:ext cx="173" cy="177"/>
                          </a:xfrm>
                          <a:custGeom>
                            <a:avLst/>
                            <a:gdLst>
                              <a:gd name="T0" fmla="*/ 60 w 120"/>
                              <a:gd name="T1" fmla="*/ 0 h 142"/>
                              <a:gd name="T2" fmla="*/ 54 w 120"/>
                              <a:gd name="T3" fmla="*/ 0 h 142"/>
                              <a:gd name="T4" fmla="*/ 48 w 120"/>
                              <a:gd name="T5" fmla="*/ 3 h 142"/>
                              <a:gd name="T6" fmla="*/ 42 w 120"/>
                              <a:gd name="T7" fmla="*/ 5 h 142"/>
                              <a:gd name="T8" fmla="*/ 36 w 120"/>
                              <a:gd name="T9" fmla="*/ 7 h 142"/>
                              <a:gd name="T10" fmla="*/ 32 w 120"/>
                              <a:gd name="T11" fmla="*/ 10 h 142"/>
                              <a:gd name="T12" fmla="*/ 26 w 120"/>
                              <a:gd name="T13" fmla="*/ 12 h 142"/>
                              <a:gd name="T14" fmla="*/ 18 w 120"/>
                              <a:gd name="T15" fmla="*/ 22 h 142"/>
                              <a:gd name="T16" fmla="*/ 10 w 120"/>
                              <a:gd name="T17" fmla="*/ 31 h 142"/>
                              <a:gd name="T18" fmla="*/ 8 w 120"/>
                              <a:gd name="T19" fmla="*/ 38 h 142"/>
                              <a:gd name="T20" fmla="*/ 4 w 120"/>
                              <a:gd name="T21" fmla="*/ 43 h 142"/>
                              <a:gd name="T22" fmla="*/ 2 w 120"/>
                              <a:gd name="T23" fmla="*/ 50 h 142"/>
                              <a:gd name="T24" fmla="*/ 2 w 120"/>
                              <a:gd name="T25" fmla="*/ 57 h 142"/>
                              <a:gd name="T26" fmla="*/ 0 w 120"/>
                              <a:gd name="T27" fmla="*/ 64 h 142"/>
                              <a:gd name="T28" fmla="*/ 0 w 120"/>
                              <a:gd name="T29" fmla="*/ 71 h 142"/>
                              <a:gd name="T30" fmla="*/ 0 w 120"/>
                              <a:gd name="T31" fmla="*/ 78 h 142"/>
                              <a:gd name="T32" fmla="*/ 2 w 120"/>
                              <a:gd name="T33" fmla="*/ 85 h 142"/>
                              <a:gd name="T34" fmla="*/ 2 w 120"/>
                              <a:gd name="T35" fmla="*/ 92 h 142"/>
                              <a:gd name="T36" fmla="*/ 4 w 120"/>
                              <a:gd name="T37" fmla="*/ 99 h 142"/>
                              <a:gd name="T38" fmla="*/ 8 w 120"/>
                              <a:gd name="T39" fmla="*/ 104 h 142"/>
                              <a:gd name="T40" fmla="*/ 10 w 120"/>
                              <a:gd name="T41" fmla="*/ 111 h 142"/>
                              <a:gd name="T42" fmla="*/ 18 w 120"/>
                              <a:gd name="T43" fmla="*/ 121 h 142"/>
                              <a:gd name="T44" fmla="*/ 26 w 120"/>
                              <a:gd name="T45" fmla="*/ 130 h 142"/>
                              <a:gd name="T46" fmla="*/ 32 w 120"/>
                              <a:gd name="T47" fmla="*/ 135 h 142"/>
                              <a:gd name="T48" fmla="*/ 36 w 120"/>
                              <a:gd name="T49" fmla="*/ 137 h 142"/>
                              <a:gd name="T50" fmla="*/ 42 w 120"/>
                              <a:gd name="T51" fmla="*/ 140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40 h 142"/>
                              <a:gd name="T64" fmla="*/ 84 w 120"/>
                              <a:gd name="T65" fmla="*/ 137 h 142"/>
                              <a:gd name="T66" fmla="*/ 88 w 120"/>
                              <a:gd name="T67" fmla="*/ 135 h 142"/>
                              <a:gd name="T68" fmla="*/ 94 w 120"/>
                              <a:gd name="T69" fmla="*/ 130 h 142"/>
                              <a:gd name="T70" fmla="*/ 102 w 120"/>
                              <a:gd name="T71" fmla="*/ 121 h 142"/>
                              <a:gd name="T72" fmla="*/ 110 w 120"/>
                              <a:gd name="T73" fmla="*/ 111 h 142"/>
                              <a:gd name="T74" fmla="*/ 112 w 120"/>
                              <a:gd name="T75" fmla="*/ 104 h 142"/>
                              <a:gd name="T76" fmla="*/ 116 w 120"/>
                              <a:gd name="T77" fmla="*/ 99 h 142"/>
                              <a:gd name="T78" fmla="*/ 118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8 w 120"/>
                              <a:gd name="T91" fmla="*/ 50 h 142"/>
                              <a:gd name="T92" fmla="*/ 116 w 120"/>
                              <a:gd name="T93" fmla="*/ 43 h 142"/>
                              <a:gd name="T94" fmla="*/ 112 w 120"/>
                              <a:gd name="T95" fmla="*/ 38 h 142"/>
                              <a:gd name="T96" fmla="*/ 110 w 120"/>
                              <a:gd name="T97" fmla="*/ 31 h 142"/>
                              <a:gd name="T98" fmla="*/ 102 w 120"/>
                              <a:gd name="T99" fmla="*/ 22 h 142"/>
                              <a:gd name="T100" fmla="*/ 94 w 120"/>
                              <a:gd name="T101" fmla="*/ 12 h 142"/>
                              <a:gd name="T102" fmla="*/ 88 w 120"/>
                              <a:gd name="T103" fmla="*/ 10 h 142"/>
                              <a:gd name="T104" fmla="*/ 84 w 120"/>
                              <a:gd name="T105" fmla="*/ 7 h 142"/>
                              <a:gd name="T106" fmla="*/ 78 w 120"/>
                              <a:gd name="T107" fmla="*/ 5 h 142"/>
                              <a:gd name="T108" fmla="*/ 72 w 120"/>
                              <a:gd name="T109" fmla="*/ 3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3"/>
                                </a:lnTo>
                                <a:lnTo>
                                  <a:pt x="42" y="5"/>
                                </a:lnTo>
                                <a:lnTo>
                                  <a:pt x="36" y="7"/>
                                </a:lnTo>
                                <a:lnTo>
                                  <a:pt x="32" y="10"/>
                                </a:lnTo>
                                <a:lnTo>
                                  <a:pt x="26" y="12"/>
                                </a:lnTo>
                                <a:lnTo>
                                  <a:pt x="18" y="22"/>
                                </a:lnTo>
                                <a:lnTo>
                                  <a:pt x="10" y="31"/>
                                </a:lnTo>
                                <a:lnTo>
                                  <a:pt x="8" y="38"/>
                                </a:lnTo>
                                <a:lnTo>
                                  <a:pt x="4" y="43"/>
                                </a:lnTo>
                                <a:lnTo>
                                  <a:pt x="2" y="50"/>
                                </a:lnTo>
                                <a:lnTo>
                                  <a:pt x="2" y="57"/>
                                </a:lnTo>
                                <a:lnTo>
                                  <a:pt x="0" y="64"/>
                                </a:lnTo>
                                <a:lnTo>
                                  <a:pt x="0" y="71"/>
                                </a:lnTo>
                                <a:lnTo>
                                  <a:pt x="0" y="78"/>
                                </a:lnTo>
                                <a:lnTo>
                                  <a:pt x="2" y="85"/>
                                </a:lnTo>
                                <a:lnTo>
                                  <a:pt x="2" y="92"/>
                                </a:lnTo>
                                <a:lnTo>
                                  <a:pt x="4" y="99"/>
                                </a:lnTo>
                                <a:lnTo>
                                  <a:pt x="8" y="104"/>
                                </a:lnTo>
                                <a:lnTo>
                                  <a:pt x="10" y="111"/>
                                </a:lnTo>
                                <a:lnTo>
                                  <a:pt x="18" y="121"/>
                                </a:lnTo>
                                <a:lnTo>
                                  <a:pt x="26" y="130"/>
                                </a:lnTo>
                                <a:lnTo>
                                  <a:pt x="32" y="135"/>
                                </a:lnTo>
                                <a:lnTo>
                                  <a:pt x="36" y="137"/>
                                </a:lnTo>
                                <a:lnTo>
                                  <a:pt x="42" y="140"/>
                                </a:lnTo>
                                <a:lnTo>
                                  <a:pt x="48" y="142"/>
                                </a:lnTo>
                                <a:lnTo>
                                  <a:pt x="54" y="142"/>
                                </a:lnTo>
                                <a:lnTo>
                                  <a:pt x="60" y="142"/>
                                </a:lnTo>
                                <a:lnTo>
                                  <a:pt x="66" y="142"/>
                                </a:lnTo>
                                <a:lnTo>
                                  <a:pt x="72" y="142"/>
                                </a:lnTo>
                                <a:lnTo>
                                  <a:pt x="78" y="140"/>
                                </a:lnTo>
                                <a:lnTo>
                                  <a:pt x="84" y="137"/>
                                </a:lnTo>
                                <a:lnTo>
                                  <a:pt x="88" y="135"/>
                                </a:lnTo>
                                <a:lnTo>
                                  <a:pt x="94" y="130"/>
                                </a:lnTo>
                                <a:lnTo>
                                  <a:pt x="102" y="121"/>
                                </a:lnTo>
                                <a:lnTo>
                                  <a:pt x="110" y="111"/>
                                </a:lnTo>
                                <a:lnTo>
                                  <a:pt x="112" y="104"/>
                                </a:lnTo>
                                <a:lnTo>
                                  <a:pt x="116" y="99"/>
                                </a:lnTo>
                                <a:lnTo>
                                  <a:pt x="118" y="92"/>
                                </a:lnTo>
                                <a:lnTo>
                                  <a:pt x="118" y="85"/>
                                </a:lnTo>
                                <a:lnTo>
                                  <a:pt x="120" y="78"/>
                                </a:lnTo>
                                <a:lnTo>
                                  <a:pt x="120" y="71"/>
                                </a:lnTo>
                                <a:lnTo>
                                  <a:pt x="120" y="64"/>
                                </a:lnTo>
                                <a:lnTo>
                                  <a:pt x="118" y="57"/>
                                </a:lnTo>
                                <a:lnTo>
                                  <a:pt x="118" y="50"/>
                                </a:lnTo>
                                <a:lnTo>
                                  <a:pt x="116" y="43"/>
                                </a:lnTo>
                                <a:lnTo>
                                  <a:pt x="112" y="38"/>
                                </a:lnTo>
                                <a:lnTo>
                                  <a:pt x="110" y="31"/>
                                </a:lnTo>
                                <a:lnTo>
                                  <a:pt x="102" y="22"/>
                                </a:lnTo>
                                <a:lnTo>
                                  <a:pt x="94" y="12"/>
                                </a:lnTo>
                                <a:lnTo>
                                  <a:pt x="88" y="10"/>
                                </a:lnTo>
                                <a:lnTo>
                                  <a:pt x="84" y="7"/>
                                </a:lnTo>
                                <a:lnTo>
                                  <a:pt x="78" y="5"/>
                                </a:lnTo>
                                <a:lnTo>
                                  <a:pt x="72" y="3"/>
                                </a:lnTo>
                                <a:lnTo>
                                  <a:pt x="66" y="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5" name="Freeform 509"/>
                        <wps:cNvSpPr>
                          <a:spLocks/>
                        </wps:cNvSpPr>
                        <wps:spPr bwMode="auto">
                          <a:xfrm>
                            <a:off x="6776" y="3242"/>
                            <a:ext cx="173" cy="177"/>
                          </a:xfrm>
                          <a:custGeom>
                            <a:avLst/>
                            <a:gdLst>
                              <a:gd name="T0" fmla="*/ 60 w 120"/>
                              <a:gd name="T1" fmla="*/ 0 h 142"/>
                              <a:gd name="T2" fmla="*/ 54 w 120"/>
                              <a:gd name="T3" fmla="*/ 0 h 142"/>
                              <a:gd name="T4" fmla="*/ 48 w 120"/>
                              <a:gd name="T5" fmla="*/ 3 h 142"/>
                              <a:gd name="T6" fmla="*/ 42 w 120"/>
                              <a:gd name="T7" fmla="*/ 5 h 142"/>
                              <a:gd name="T8" fmla="*/ 36 w 120"/>
                              <a:gd name="T9" fmla="*/ 7 h 142"/>
                              <a:gd name="T10" fmla="*/ 32 w 120"/>
                              <a:gd name="T11" fmla="*/ 10 h 142"/>
                              <a:gd name="T12" fmla="*/ 26 w 120"/>
                              <a:gd name="T13" fmla="*/ 12 h 142"/>
                              <a:gd name="T14" fmla="*/ 18 w 120"/>
                              <a:gd name="T15" fmla="*/ 22 h 142"/>
                              <a:gd name="T16" fmla="*/ 10 w 120"/>
                              <a:gd name="T17" fmla="*/ 31 h 142"/>
                              <a:gd name="T18" fmla="*/ 8 w 120"/>
                              <a:gd name="T19" fmla="*/ 38 h 142"/>
                              <a:gd name="T20" fmla="*/ 4 w 120"/>
                              <a:gd name="T21" fmla="*/ 43 h 142"/>
                              <a:gd name="T22" fmla="*/ 2 w 120"/>
                              <a:gd name="T23" fmla="*/ 50 h 142"/>
                              <a:gd name="T24" fmla="*/ 2 w 120"/>
                              <a:gd name="T25" fmla="*/ 57 h 142"/>
                              <a:gd name="T26" fmla="*/ 0 w 120"/>
                              <a:gd name="T27" fmla="*/ 64 h 142"/>
                              <a:gd name="T28" fmla="*/ 0 w 120"/>
                              <a:gd name="T29" fmla="*/ 71 h 142"/>
                              <a:gd name="T30" fmla="*/ 0 w 120"/>
                              <a:gd name="T31" fmla="*/ 78 h 142"/>
                              <a:gd name="T32" fmla="*/ 2 w 120"/>
                              <a:gd name="T33" fmla="*/ 85 h 142"/>
                              <a:gd name="T34" fmla="*/ 2 w 120"/>
                              <a:gd name="T35" fmla="*/ 92 h 142"/>
                              <a:gd name="T36" fmla="*/ 4 w 120"/>
                              <a:gd name="T37" fmla="*/ 99 h 142"/>
                              <a:gd name="T38" fmla="*/ 8 w 120"/>
                              <a:gd name="T39" fmla="*/ 104 h 142"/>
                              <a:gd name="T40" fmla="*/ 10 w 120"/>
                              <a:gd name="T41" fmla="*/ 111 h 142"/>
                              <a:gd name="T42" fmla="*/ 18 w 120"/>
                              <a:gd name="T43" fmla="*/ 121 h 142"/>
                              <a:gd name="T44" fmla="*/ 26 w 120"/>
                              <a:gd name="T45" fmla="*/ 130 h 142"/>
                              <a:gd name="T46" fmla="*/ 32 w 120"/>
                              <a:gd name="T47" fmla="*/ 135 h 142"/>
                              <a:gd name="T48" fmla="*/ 36 w 120"/>
                              <a:gd name="T49" fmla="*/ 137 h 142"/>
                              <a:gd name="T50" fmla="*/ 42 w 120"/>
                              <a:gd name="T51" fmla="*/ 140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40 h 142"/>
                              <a:gd name="T64" fmla="*/ 84 w 120"/>
                              <a:gd name="T65" fmla="*/ 137 h 142"/>
                              <a:gd name="T66" fmla="*/ 88 w 120"/>
                              <a:gd name="T67" fmla="*/ 135 h 142"/>
                              <a:gd name="T68" fmla="*/ 94 w 120"/>
                              <a:gd name="T69" fmla="*/ 130 h 142"/>
                              <a:gd name="T70" fmla="*/ 102 w 120"/>
                              <a:gd name="T71" fmla="*/ 121 h 142"/>
                              <a:gd name="T72" fmla="*/ 110 w 120"/>
                              <a:gd name="T73" fmla="*/ 111 h 142"/>
                              <a:gd name="T74" fmla="*/ 112 w 120"/>
                              <a:gd name="T75" fmla="*/ 104 h 142"/>
                              <a:gd name="T76" fmla="*/ 116 w 120"/>
                              <a:gd name="T77" fmla="*/ 99 h 142"/>
                              <a:gd name="T78" fmla="*/ 118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8 w 120"/>
                              <a:gd name="T91" fmla="*/ 50 h 142"/>
                              <a:gd name="T92" fmla="*/ 116 w 120"/>
                              <a:gd name="T93" fmla="*/ 43 h 142"/>
                              <a:gd name="T94" fmla="*/ 112 w 120"/>
                              <a:gd name="T95" fmla="*/ 38 h 142"/>
                              <a:gd name="T96" fmla="*/ 110 w 120"/>
                              <a:gd name="T97" fmla="*/ 31 h 142"/>
                              <a:gd name="T98" fmla="*/ 102 w 120"/>
                              <a:gd name="T99" fmla="*/ 22 h 142"/>
                              <a:gd name="T100" fmla="*/ 94 w 120"/>
                              <a:gd name="T101" fmla="*/ 12 h 142"/>
                              <a:gd name="T102" fmla="*/ 88 w 120"/>
                              <a:gd name="T103" fmla="*/ 10 h 142"/>
                              <a:gd name="T104" fmla="*/ 84 w 120"/>
                              <a:gd name="T105" fmla="*/ 7 h 142"/>
                              <a:gd name="T106" fmla="*/ 78 w 120"/>
                              <a:gd name="T107" fmla="*/ 5 h 142"/>
                              <a:gd name="T108" fmla="*/ 72 w 120"/>
                              <a:gd name="T109" fmla="*/ 3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3"/>
                                </a:lnTo>
                                <a:lnTo>
                                  <a:pt x="42" y="5"/>
                                </a:lnTo>
                                <a:lnTo>
                                  <a:pt x="36" y="7"/>
                                </a:lnTo>
                                <a:lnTo>
                                  <a:pt x="32" y="10"/>
                                </a:lnTo>
                                <a:lnTo>
                                  <a:pt x="26" y="12"/>
                                </a:lnTo>
                                <a:lnTo>
                                  <a:pt x="18" y="22"/>
                                </a:lnTo>
                                <a:lnTo>
                                  <a:pt x="10" y="31"/>
                                </a:lnTo>
                                <a:lnTo>
                                  <a:pt x="8" y="38"/>
                                </a:lnTo>
                                <a:lnTo>
                                  <a:pt x="4" y="43"/>
                                </a:lnTo>
                                <a:lnTo>
                                  <a:pt x="2" y="50"/>
                                </a:lnTo>
                                <a:lnTo>
                                  <a:pt x="2" y="57"/>
                                </a:lnTo>
                                <a:lnTo>
                                  <a:pt x="0" y="64"/>
                                </a:lnTo>
                                <a:lnTo>
                                  <a:pt x="0" y="71"/>
                                </a:lnTo>
                                <a:lnTo>
                                  <a:pt x="0" y="78"/>
                                </a:lnTo>
                                <a:lnTo>
                                  <a:pt x="2" y="85"/>
                                </a:lnTo>
                                <a:lnTo>
                                  <a:pt x="2" y="92"/>
                                </a:lnTo>
                                <a:lnTo>
                                  <a:pt x="4" y="99"/>
                                </a:lnTo>
                                <a:lnTo>
                                  <a:pt x="8" y="104"/>
                                </a:lnTo>
                                <a:lnTo>
                                  <a:pt x="10" y="111"/>
                                </a:lnTo>
                                <a:lnTo>
                                  <a:pt x="18" y="121"/>
                                </a:lnTo>
                                <a:lnTo>
                                  <a:pt x="26" y="130"/>
                                </a:lnTo>
                                <a:lnTo>
                                  <a:pt x="32" y="135"/>
                                </a:lnTo>
                                <a:lnTo>
                                  <a:pt x="36" y="137"/>
                                </a:lnTo>
                                <a:lnTo>
                                  <a:pt x="42" y="140"/>
                                </a:lnTo>
                                <a:lnTo>
                                  <a:pt x="48" y="142"/>
                                </a:lnTo>
                                <a:lnTo>
                                  <a:pt x="54" y="142"/>
                                </a:lnTo>
                                <a:lnTo>
                                  <a:pt x="60" y="142"/>
                                </a:lnTo>
                                <a:lnTo>
                                  <a:pt x="66" y="142"/>
                                </a:lnTo>
                                <a:lnTo>
                                  <a:pt x="72" y="142"/>
                                </a:lnTo>
                                <a:lnTo>
                                  <a:pt x="78" y="140"/>
                                </a:lnTo>
                                <a:lnTo>
                                  <a:pt x="84" y="137"/>
                                </a:lnTo>
                                <a:lnTo>
                                  <a:pt x="88" y="135"/>
                                </a:lnTo>
                                <a:lnTo>
                                  <a:pt x="94" y="130"/>
                                </a:lnTo>
                                <a:lnTo>
                                  <a:pt x="102" y="121"/>
                                </a:lnTo>
                                <a:lnTo>
                                  <a:pt x="110" y="111"/>
                                </a:lnTo>
                                <a:lnTo>
                                  <a:pt x="112" y="104"/>
                                </a:lnTo>
                                <a:lnTo>
                                  <a:pt x="116" y="99"/>
                                </a:lnTo>
                                <a:lnTo>
                                  <a:pt x="118" y="92"/>
                                </a:lnTo>
                                <a:lnTo>
                                  <a:pt x="118" y="85"/>
                                </a:lnTo>
                                <a:lnTo>
                                  <a:pt x="120" y="78"/>
                                </a:lnTo>
                                <a:lnTo>
                                  <a:pt x="120" y="71"/>
                                </a:lnTo>
                                <a:lnTo>
                                  <a:pt x="120" y="64"/>
                                </a:lnTo>
                                <a:lnTo>
                                  <a:pt x="118" y="57"/>
                                </a:lnTo>
                                <a:lnTo>
                                  <a:pt x="118" y="50"/>
                                </a:lnTo>
                                <a:lnTo>
                                  <a:pt x="116" y="43"/>
                                </a:lnTo>
                                <a:lnTo>
                                  <a:pt x="112" y="38"/>
                                </a:lnTo>
                                <a:lnTo>
                                  <a:pt x="110" y="31"/>
                                </a:lnTo>
                                <a:lnTo>
                                  <a:pt x="102" y="22"/>
                                </a:lnTo>
                                <a:lnTo>
                                  <a:pt x="94" y="12"/>
                                </a:lnTo>
                                <a:lnTo>
                                  <a:pt x="88" y="10"/>
                                </a:lnTo>
                                <a:lnTo>
                                  <a:pt x="84" y="7"/>
                                </a:lnTo>
                                <a:lnTo>
                                  <a:pt x="78" y="5"/>
                                </a:lnTo>
                                <a:lnTo>
                                  <a:pt x="72" y="3"/>
                                </a:lnTo>
                                <a:lnTo>
                                  <a:pt x="66" y="0"/>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Freeform 510"/>
                        <wps:cNvSpPr>
                          <a:spLocks/>
                        </wps:cNvSpPr>
                        <wps:spPr bwMode="auto">
                          <a:xfrm>
                            <a:off x="7138" y="3259"/>
                            <a:ext cx="174" cy="178"/>
                          </a:xfrm>
                          <a:custGeom>
                            <a:avLst/>
                            <a:gdLst>
                              <a:gd name="T0" fmla="*/ 60 w 120"/>
                              <a:gd name="T1" fmla="*/ 0 h 142"/>
                              <a:gd name="T2" fmla="*/ 54 w 120"/>
                              <a:gd name="T3" fmla="*/ 3 h 142"/>
                              <a:gd name="T4" fmla="*/ 48 w 120"/>
                              <a:gd name="T5" fmla="*/ 3 h 142"/>
                              <a:gd name="T6" fmla="*/ 42 w 120"/>
                              <a:gd name="T7" fmla="*/ 5 h 142"/>
                              <a:gd name="T8" fmla="*/ 38 w 120"/>
                              <a:gd name="T9" fmla="*/ 8 h 142"/>
                              <a:gd name="T10" fmla="*/ 32 w 120"/>
                              <a:gd name="T11" fmla="*/ 10 h 142"/>
                              <a:gd name="T12" fmla="*/ 28 w 120"/>
                              <a:gd name="T13" fmla="*/ 15 h 142"/>
                              <a:gd name="T14" fmla="*/ 18 w 120"/>
                              <a:gd name="T15" fmla="*/ 22 h 142"/>
                              <a:gd name="T16" fmla="*/ 10 w 120"/>
                              <a:gd name="T17" fmla="*/ 34 h 142"/>
                              <a:gd name="T18" fmla="*/ 8 w 120"/>
                              <a:gd name="T19" fmla="*/ 38 h 142"/>
                              <a:gd name="T20" fmla="*/ 6 w 120"/>
                              <a:gd name="T21" fmla="*/ 45 h 142"/>
                              <a:gd name="T22" fmla="*/ 4 w 120"/>
                              <a:gd name="T23" fmla="*/ 52 h 142"/>
                              <a:gd name="T24" fmla="*/ 2 w 120"/>
                              <a:gd name="T25" fmla="*/ 57 h 142"/>
                              <a:gd name="T26" fmla="*/ 0 w 120"/>
                              <a:gd name="T27" fmla="*/ 64 h 142"/>
                              <a:gd name="T28" fmla="*/ 0 w 120"/>
                              <a:gd name="T29" fmla="*/ 71 h 142"/>
                              <a:gd name="T30" fmla="*/ 0 w 120"/>
                              <a:gd name="T31" fmla="*/ 78 h 142"/>
                              <a:gd name="T32" fmla="*/ 2 w 120"/>
                              <a:gd name="T33" fmla="*/ 85 h 142"/>
                              <a:gd name="T34" fmla="*/ 4 w 120"/>
                              <a:gd name="T35" fmla="*/ 92 h 142"/>
                              <a:gd name="T36" fmla="*/ 6 w 120"/>
                              <a:gd name="T37" fmla="*/ 100 h 142"/>
                              <a:gd name="T38" fmla="*/ 8 w 120"/>
                              <a:gd name="T39" fmla="*/ 107 h 142"/>
                              <a:gd name="T40" fmla="*/ 10 w 120"/>
                              <a:gd name="T41" fmla="*/ 111 h 142"/>
                              <a:gd name="T42" fmla="*/ 18 w 120"/>
                              <a:gd name="T43" fmla="*/ 123 h 142"/>
                              <a:gd name="T44" fmla="*/ 28 w 120"/>
                              <a:gd name="T45" fmla="*/ 130 h 142"/>
                              <a:gd name="T46" fmla="*/ 32 w 120"/>
                              <a:gd name="T47" fmla="*/ 135 h 142"/>
                              <a:gd name="T48" fmla="*/ 38 w 120"/>
                              <a:gd name="T49" fmla="*/ 137 h 142"/>
                              <a:gd name="T50" fmla="*/ 42 w 120"/>
                              <a:gd name="T51" fmla="*/ 140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40 h 142"/>
                              <a:gd name="T64" fmla="*/ 84 w 120"/>
                              <a:gd name="T65" fmla="*/ 137 h 142"/>
                              <a:gd name="T66" fmla="*/ 90 w 120"/>
                              <a:gd name="T67" fmla="*/ 135 h 142"/>
                              <a:gd name="T68" fmla="*/ 94 w 120"/>
                              <a:gd name="T69" fmla="*/ 130 h 142"/>
                              <a:gd name="T70" fmla="*/ 104 w 120"/>
                              <a:gd name="T71" fmla="*/ 123 h 142"/>
                              <a:gd name="T72" fmla="*/ 110 w 120"/>
                              <a:gd name="T73" fmla="*/ 111 h 142"/>
                              <a:gd name="T74" fmla="*/ 114 w 120"/>
                              <a:gd name="T75" fmla="*/ 107 h 142"/>
                              <a:gd name="T76" fmla="*/ 116 w 120"/>
                              <a:gd name="T77" fmla="*/ 100 h 142"/>
                              <a:gd name="T78" fmla="*/ 118 w 120"/>
                              <a:gd name="T79" fmla="*/ 92 h 142"/>
                              <a:gd name="T80" fmla="*/ 120 w 120"/>
                              <a:gd name="T81" fmla="*/ 85 h 142"/>
                              <a:gd name="T82" fmla="*/ 120 w 120"/>
                              <a:gd name="T83" fmla="*/ 78 h 142"/>
                              <a:gd name="T84" fmla="*/ 120 w 120"/>
                              <a:gd name="T85" fmla="*/ 71 h 142"/>
                              <a:gd name="T86" fmla="*/ 120 w 120"/>
                              <a:gd name="T87" fmla="*/ 64 h 142"/>
                              <a:gd name="T88" fmla="*/ 120 w 120"/>
                              <a:gd name="T89" fmla="*/ 57 h 142"/>
                              <a:gd name="T90" fmla="*/ 118 w 120"/>
                              <a:gd name="T91" fmla="*/ 52 h 142"/>
                              <a:gd name="T92" fmla="*/ 116 w 120"/>
                              <a:gd name="T93" fmla="*/ 45 h 142"/>
                              <a:gd name="T94" fmla="*/ 114 w 120"/>
                              <a:gd name="T95" fmla="*/ 38 h 142"/>
                              <a:gd name="T96" fmla="*/ 110 w 120"/>
                              <a:gd name="T97" fmla="*/ 34 h 142"/>
                              <a:gd name="T98" fmla="*/ 104 w 120"/>
                              <a:gd name="T99" fmla="*/ 22 h 142"/>
                              <a:gd name="T100" fmla="*/ 94 w 120"/>
                              <a:gd name="T101" fmla="*/ 15 h 142"/>
                              <a:gd name="T102" fmla="*/ 90 w 120"/>
                              <a:gd name="T103" fmla="*/ 10 h 142"/>
                              <a:gd name="T104" fmla="*/ 84 w 120"/>
                              <a:gd name="T105" fmla="*/ 8 h 142"/>
                              <a:gd name="T106" fmla="*/ 78 w 120"/>
                              <a:gd name="T107" fmla="*/ 5 h 142"/>
                              <a:gd name="T108" fmla="*/ 72 w 120"/>
                              <a:gd name="T109" fmla="*/ 3 h 142"/>
                              <a:gd name="T110" fmla="*/ 66 w 120"/>
                              <a:gd name="T111" fmla="*/ 3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3"/>
                                </a:lnTo>
                                <a:lnTo>
                                  <a:pt x="48" y="3"/>
                                </a:lnTo>
                                <a:lnTo>
                                  <a:pt x="42" y="5"/>
                                </a:lnTo>
                                <a:lnTo>
                                  <a:pt x="38" y="8"/>
                                </a:lnTo>
                                <a:lnTo>
                                  <a:pt x="32" y="10"/>
                                </a:lnTo>
                                <a:lnTo>
                                  <a:pt x="28" y="15"/>
                                </a:lnTo>
                                <a:lnTo>
                                  <a:pt x="18" y="22"/>
                                </a:lnTo>
                                <a:lnTo>
                                  <a:pt x="10" y="34"/>
                                </a:lnTo>
                                <a:lnTo>
                                  <a:pt x="8" y="38"/>
                                </a:lnTo>
                                <a:lnTo>
                                  <a:pt x="6" y="45"/>
                                </a:lnTo>
                                <a:lnTo>
                                  <a:pt x="4" y="52"/>
                                </a:lnTo>
                                <a:lnTo>
                                  <a:pt x="2" y="57"/>
                                </a:lnTo>
                                <a:lnTo>
                                  <a:pt x="0" y="64"/>
                                </a:lnTo>
                                <a:lnTo>
                                  <a:pt x="0" y="71"/>
                                </a:lnTo>
                                <a:lnTo>
                                  <a:pt x="0" y="78"/>
                                </a:lnTo>
                                <a:lnTo>
                                  <a:pt x="2" y="85"/>
                                </a:lnTo>
                                <a:lnTo>
                                  <a:pt x="4" y="92"/>
                                </a:lnTo>
                                <a:lnTo>
                                  <a:pt x="6" y="100"/>
                                </a:lnTo>
                                <a:lnTo>
                                  <a:pt x="8" y="107"/>
                                </a:lnTo>
                                <a:lnTo>
                                  <a:pt x="10" y="111"/>
                                </a:lnTo>
                                <a:lnTo>
                                  <a:pt x="18" y="123"/>
                                </a:lnTo>
                                <a:lnTo>
                                  <a:pt x="28" y="130"/>
                                </a:lnTo>
                                <a:lnTo>
                                  <a:pt x="32" y="135"/>
                                </a:lnTo>
                                <a:lnTo>
                                  <a:pt x="38" y="137"/>
                                </a:lnTo>
                                <a:lnTo>
                                  <a:pt x="42" y="140"/>
                                </a:lnTo>
                                <a:lnTo>
                                  <a:pt x="48" y="142"/>
                                </a:lnTo>
                                <a:lnTo>
                                  <a:pt x="54" y="142"/>
                                </a:lnTo>
                                <a:lnTo>
                                  <a:pt x="60" y="142"/>
                                </a:lnTo>
                                <a:lnTo>
                                  <a:pt x="66" y="142"/>
                                </a:lnTo>
                                <a:lnTo>
                                  <a:pt x="72" y="142"/>
                                </a:lnTo>
                                <a:lnTo>
                                  <a:pt x="78" y="140"/>
                                </a:lnTo>
                                <a:lnTo>
                                  <a:pt x="84" y="137"/>
                                </a:lnTo>
                                <a:lnTo>
                                  <a:pt x="90" y="135"/>
                                </a:lnTo>
                                <a:lnTo>
                                  <a:pt x="94" y="130"/>
                                </a:lnTo>
                                <a:lnTo>
                                  <a:pt x="104" y="123"/>
                                </a:lnTo>
                                <a:lnTo>
                                  <a:pt x="110" y="111"/>
                                </a:lnTo>
                                <a:lnTo>
                                  <a:pt x="114" y="107"/>
                                </a:lnTo>
                                <a:lnTo>
                                  <a:pt x="116" y="100"/>
                                </a:lnTo>
                                <a:lnTo>
                                  <a:pt x="118" y="92"/>
                                </a:lnTo>
                                <a:lnTo>
                                  <a:pt x="120" y="85"/>
                                </a:lnTo>
                                <a:lnTo>
                                  <a:pt x="120" y="78"/>
                                </a:lnTo>
                                <a:lnTo>
                                  <a:pt x="120" y="71"/>
                                </a:lnTo>
                                <a:lnTo>
                                  <a:pt x="120" y="64"/>
                                </a:lnTo>
                                <a:lnTo>
                                  <a:pt x="120" y="57"/>
                                </a:lnTo>
                                <a:lnTo>
                                  <a:pt x="118" y="52"/>
                                </a:lnTo>
                                <a:lnTo>
                                  <a:pt x="116" y="45"/>
                                </a:lnTo>
                                <a:lnTo>
                                  <a:pt x="114" y="38"/>
                                </a:lnTo>
                                <a:lnTo>
                                  <a:pt x="110" y="34"/>
                                </a:lnTo>
                                <a:lnTo>
                                  <a:pt x="104" y="22"/>
                                </a:lnTo>
                                <a:lnTo>
                                  <a:pt x="94" y="15"/>
                                </a:lnTo>
                                <a:lnTo>
                                  <a:pt x="90" y="10"/>
                                </a:lnTo>
                                <a:lnTo>
                                  <a:pt x="84" y="8"/>
                                </a:lnTo>
                                <a:lnTo>
                                  <a:pt x="78" y="5"/>
                                </a:lnTo>
                                <a:lnTo>
                                  <a:pt x="72" y="3"/>
                                </a:lnTo>
                                <a:lnTo>
                                  <a:pt x="66" y="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7" name="Freeform 511"/>
                        <wps:cNvSpPr>
                          <a:spLocks/>
                        </wps:cNvSpPr>
                        <wps:spPr bwMode="auto">
                          <a:xfrm>
                            <a:off x="7138" y="3259"/>
                            <a:ext cx="174" cy="178"/>
                          </a:xfrm>
                          <a:custGeom>
                            <a:avLst/>
                            <a:gdLst>
                              <a:gd name="T0" fmla="*/ 60 w 120"/>
                              <a:gd name="T1" fmla="*/ 0 h 142"/>
                              <a:gd name="T2" fmla="*/ 54 w 120"/>
                              <a:gd name="T3" fmla="*/ 3 h 142"/>
                              <a:gd name="T4" fmla="*/ 48 w 120"/>
                              <a:gd name="T5" fmla="*/ 3 h 142"/>
                              <a:gd name="T6" fmla="*/ 42 w 120"/>
                              <a:gd name="T7" fmla="*/ 5 h 142"/>
                              <a:gd name="T8" fmla="*/ 38 w 120"/>
                              <a:gd name="T9" fmla="*/ 8 h 142"/>
                              <a:gd name="T10" fmla="*/ 32 w 120"/>
                              <a:gd name="T11" fmla="*/ 10 h 142"/>
                              <a:gd name="T12" fmla="*/ 28 w 120"/>
                              <a:gd name="T13" fmla="*/ 15 h 142"/>
                              <a:gd name="T14" fmla="*/ 18 w 120"/>
                              <a:gd name="T15" fmla="*/ 22 h 142"/>
                              <a:gd name="T16" fmla="*/ 10 w 120"/>
                              <a:gd name="T17" fmla="*/ 34 h 142"/>
                              <a:gd name="T18" fmla="*/ 8 w 120"/>
                              <a:gd name="T19" fmla="*/ 38 h 142"/>
                              <a:gd name="T20" fmla="*/ 6 w 120"/>
                              <a:gd name="T21" fmla="*/ 45 h 142"/>
                              <a:gd name="T22" fmla="*/ 4 w 120"/>
                              <a:gd name="T23" fmla="*/ 52 h 142"/>
                              <a:gd name="T24" fmla="*/ 2 w 120"/>
                              <a:gd name="T25" fmla="*/ 57 h 142"/>
                              <a:gd name="T26" fmla="*/ 0 w 120"/>
                              <a:gd name="T27" fmla="*/ 64 h 142"/>
                              <a:gd name="T28" fmla="*/ 0 w 120"/>
                              <a:gd name="T29" fmla="*/ 71 h 142"/>
                              <a:gd name="T30" fmla="*/ 0 w 120"/>
                              <a:gd name="T31" fmla="*/ 78 h 142"/>
                              <a:gd name="T32" fmla="*/ 2 w 120"/>
                              <a:gd name="T33" fmla="*/ 85 h 142"/>
                              <a:gd name="T34" fmla="*/ 4 w 120"/>
                              <a:gd name="T35" fmla="*/ 92 h 142"/>
                              <a:gd name="T36" fmla="*/ 6 w 120"/>
                              <a:gd name="T37" fmla="*/ 100 h 142"/>
                              <a:gd name="T38" fmla="*/ 8 w 120"/>
                              <a:gd name="T39" fmla="*/ 107 h 142"/>
                              <a:gd name="T40" fmla="*/ 10 w 120"/>
                              <a:gd name="T41" fmla="*/ 111 h 142"/>
                              <a:gd name="T42" fmla="*/ 18 w 120"/>
                              <a:gd name="T43" fmla="*/ 123 h 142"/>
                              <a:gd name="T44" fmla="*/ 28 w 120"/>
                              <a:gd name="T45" fmla="*/ 130 h 142"/>
                              <a:gd name="T46" fmla="*/ 32 w 120"/>
                              <a:gd name="T47" fmla="*/ 135 h 142"/>
                              <a:gd name="T48" fmla="*/ 38 w 120"/>
                              <a:gd name="T49" fmla="*/ 137 h 142"/>
                              <a:gd name="T50" fmla="*/ 42 w 120"/>
                              <a:gd name="T51" fmla="*/ 140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40 h 142"/>
                              <a:gd name="T64" fmla="*/ 84 w 120"/>
                              <a:gd name="T65" fmla="*/ 137 h 142"/>
                              <a:gd name="T66" fmla="*/ 90 w 120"/>
                              <a:gd name="T67" fmla="*/ 135 h 142"/>
                              <a:gd name="T68" fmla="*/ 94 w 120"/>
                              <a:gd name="T69" fmla="*/ 130 h 142"/>
                              <a:gd name="T70" fmla="*/ 104 w 120"/>
                              <a:gd name="T71" fmla="*/ 123 h 142"/>
                              <a:gd name="T72" fmla="*/ 110 w 120"/>
                              <a:gd name="T73" fmla="*/ 111 h 142"/>
                              <a:gd name="T74" fmla="*/ 114 w 120"/>
                              <a:gd name="T75" fmla="*/ 107 h 142"/>
                              <a:gd name="T76" fmla="*/ 116 w 120"/>
                              <a:gd name="T77" fmla="*/ 100 h 142"/>
                              <a:gd name="T78" fmla="*/ 118 w 120"/>
                              <a:gd name="T79" fmla="*/ 92 h 142"/>
                              <a:gd name="T80" fmla="*/ 120 w 120"/>
                              <a:gd name="T81" fmla="*/ 85 h 142"/>
                              <a:gd name="T82" fmla="*/ 120 w 120"/>
                              <a:gd name="T83" fmla="*/ 78 h 142"/>
                              <a:gd name="T84" fmla="*/ 120 w 120"/>
                              <a:gd name="T85" fmla="*/ 71 h 142"/>
                              <a:gd name="T86" fmla="*/ 120 w 120"/>
                              <a:gd name="T87" fmla="*/ 64 h 142"/>
                              <a:gd name="T88" fmla="*/ 120 w 120"/>
                              <a:gd name="T89" fmla="*/ 57 h 142"/>
                              <a:gd name="T90" fmla="*/ 118 w 120"/>
                              <a:gd name="T91" fmla="*/ 52 h 142"/>
                              <a:gd name="T92" fmla="*/ 116 w 120"/>
                              <a:gd name="T93" fmla="*/ 45 h 142"/>
                              <a:gd name="T94" fmla="*/ 114 w 120"/>
                              <a:gd name="T95" fmla="*/ 38 h 142"/>
                              <a:gd name="T96" fmla="*/ 110 w 120"/>
                              <a:gd name="T97" fmla="*/ 34 h 142"/>
                              <a:gd name="T98" fmla="*/ 104 w 120"/>
                              <a:gd name="T99" fmla="*/ 22 h 142"/>
                              <a:gd name="T100" fmla="*/ 94 w 120"/>
                              <a:gd name="T101" fmla="*/ 15 h 142"/>
                              <a:gd name="T102" fmla="*/ 90 w 120"/>
                              <a:gd name="T103" fmla="*/ 10 h 142"/>
                              <a:gd name="T104" fmla="*/ 84 w 120"/>
                              <a:gd name="T105" fmla="*/ 8 h 142"/>
                              <a:gd name="T106" fmla="*/ 78 w 120"/>
                              <a:gd name="T107" fmla="*/ 5 h 142"/>
                              <a:gd name="T108" fmla="*/ 72 w 120"/>
                              <a:gd name="T109" fmla="*/ 3 h 142"/>
                              <a:gd name="T110" fmla="*/ 66 w 120"/>
                              <a:gd name="T111" fmla="*/ 3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3"/>
                                </a:lnTo>
                                <a:lnTo>
                                  <a:pt x="48" y="3"/>
                                </a:lnTo>
                                <a:lnTo>
                                  <a:pt x="42" y="5"/>
                                </a:lnTo>
                                <a:lnTo>
                                  <a:pt x="38" y="8"/>
                                </a:lnTo>
                                <a:lnTo>
                                  <a:pt x="32" y="10"/>
                                </a:lnTo>
                                <a:lnTo>
                                  <a:pt x="28" y="15"/>
                                </a:lnTo>
                                <a:lnTo>
                                  <a:pt x="18" y="22"/>
                                </a:lnTo>
                                <a:lnTo>
                                  <a:pt x="10" y="34"/>
                                </a:lnTo>
                                <a:lnTo>
                                  <a:pt x="8" y="38"/>
                                </a:lnTo>
                                <a:lnTo>
                                  <a:pt x="6" y="45"/>
                                </a:lnTo>
                                <a:lnTo>
                                  <a:pt x="4" y="52"/>
                                </a:lnTo>
                                <a:lnTo>
                                  <a:pt x="2" y="57"/>
                                </a:lnTo>
                                <a:lnTo>
                                  <a:pt x="0" y="64"/>
                                </a:lnTo>
                                <a:lnTo>
                                  <a:pt x="0" y="71"/>
                                </a:lnTo>
                                <a:lnTo>
                                  <a:pt x="0" y="78"/>
                                </a:lnTo>
                                <a:lnTo>
                                  <a:pt x="2" y="85"/>
                                </a:lnTo>
                                <a:lnTo>
                                  <a:pt x="4" y="92"/>
                                </a:lnTo>
                                <a:lnTo>
                                  <a:pt x="6" y="100"/>
                                </a:lnTo>
                                <a:lnTo>
                                  <a:pt x="8" y="107"/>
                                </a:lnTo>
                                <a:lnTo>
                                  <a:pt x="10" y="111"/>
                                </a:lnTo>
                                <a:lnTo>
                                  <a:pt x="18" y="123"/>
                                </a:lnTo>
                                <a:lnTo>
                                  <a:pt x="28" y="130"/>
                                </a:lnTo>
                                <a:lnTo>
                                  <a:pt x="32" y="135"/>
                                </a:lnTo>
                                <a:lnTo>
                                  <a:pt x="38" y="137"/>
                                </a:lnTo>
                                <a:lnTo>
                                  <a:pt x="42" y="140"/>
                                </a:lnTo>
                                <a:lnTo>
                                  <a:pt x="48" y="142"/>
                                </a:lnTo>
                                <a:lnTo>
                                  <a:pt x="54" y="142"/>
                                </a:lnTo>
                                <a:lnTo>
                                  <a:pt x="60" y="142"/>
                                </a:lnTo>
                                <a:lnTo>
                                  <a:pt x="66" y="142"/>
                                </a:lnTo>
                                <a:lnTo>
                                  <a:pt x="72" y="142"/>
                                </a:lnTo>
                                <a:lnTo>
                                  <a:pt x="78" y="140"/>
                                </a:lnTo>
                                <a:lnTo>
                                  <a:pt x="84" y="137"/>
                                </a:lnTo>
                                <a:lnTo>
                                  <a:pt x="90" y="135"/>
                                </a:lnTo>
                                <a:lnTo>
                                  <a:pt x="94" y="130"/>
                                </a:lnTo>
                                <a:lnTo>
                                  <a:pt x="104" y="123"/>
                                </a:lnTo>
                                <a:lnTo>
                                  <a:pt x="110" y="111"/>
                                </a:lnTo>
                                <a:lnTo>
                                  <a:pt x="114" y="107"/>
                                </a:lnTo>
                                <a:lnTo>
                                  <a:pt x="116" y="100"/>
                                </a:lnTo>
                                <a:lnTo>
                                  <a:pt x="118" y="92"/>
                                </a:lnTo>
                                <a:lnTo>
                                  <a:pt x="120" y="85"/>
                                </a:lnTo>
                                <a:lnTo>
                                  <a:pt x="120" y="78"/>
                                </a:lnTo>
                                <a:lnTo>
                                  <a:pt x="120" y="71"/>
                                </a:lnTo>
                                <a:lnTo>
                                  <a:pt x="120" y="64"/>
                                </a:lnTo>
                                <a:lnTo>
                                  <a:pt x="120" y="57"/>
                                </a:lnTo>
                                <a:lnTo>
                                  <a:pt x="118" y="52"/>
                                </a:lnTo>
                                <a:lnTo>
                                  <a:pt x="116" y="45"/>
                                </a:lnTo>
                                <a:lnTo>
                                  <a:pt x="114" y="38"/>
                                </a:lnTo>
                                <a:lnTo>
                                  <a:pt x="110" y="34"/>
                                </a:lnTo>
                                <a:lnTo>
                                  <a:pt x="104" y="22"/>
                                </a:lnTo>
                                <a:lnTo>
                                  <a:pt x="94" y="15"/>
                                </a:lnTo>
                                <a:lnTo>
                                  <a:pt x="90" y="10"/>
                                </a:lnTo>
                                <a:lnTo>
                                  <a:pt x="84" y="8"/>
                                </a:lnTo>
                                <a:lnTo>
                                  <a:pt x="78" y="5"/>
                                </a:lnTo>
                                <a:lnTo>
                                  <a:pt x="72" y="3"/>
                                </a:lnTo>
                                <a:lnTo>
                                  <a:pt x="66" y="3"/>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Freeform 512"/>
                        <wps:cNvSpPr>
                          <a:spLocks/>
                        </wps:cNvSpPr>
                        <wps:spPr bwMode="auto">
                          <a:xfrm>
                            <a:off x="7556" y="2832"/>
                            <a:ext cx="173" cy="178"/>
                          </a:xfrm>
                          <a:custGeom>
                            <a:avLst/>
                            <a:gdLst>
                              <a:gd name="T0" fmla="*/ 60 w 120"/>
                              <a:gd name="T1" fmla="*/ 0 h 142"/>
                              <a:gd name="T2" fmla="*/ 54 w 120"/>
                              <a:gd name="T3" fmla="*/ 3 h 142"/>
                              <a:gd name="T4" fmla="*/ 48 w 120"/>
                              <a:gd name="T5" fmla="*/ 3 h 142"/>
                              <a:gd name="T6" fmla="*/ 42 w 120"/>
                              <a:gd name="T7" fmla="*/ 5 h 142"/>
                              <a:gd name="T8" fmla="*/ 38 w 120"/>
                              <a:gd name="T9" fmla="*/ 8 h 142"/>
                              <a:gd name="T10" fmla="*/ 32 w 120"/>
                              <a:gd name="T11" fmla="*/ 10 h 142"/>
                              <a:gd name="T12" fmla="*/ 28 w 120"/>
                              <a:gd name="T13" fmla="*/ 15 h 142"/>
                              <a:gd name="T14" fmla="*/ 18 w 120"/>
                              <a:gd name="T15" fmla="*/ 22 h 142"/>
                              <a:gd name="T16" fmla="*/ 10 w 120"/>
                              <a:gd name="T17" fmla="*/ 33 h 142"/>
                              <a:gd name="T18" fmla="*/ 8 w 120"/>
                              <a:gd name="T19" fmla="*/ 38 h 142"/>
                              <a:gd name="T20" fmla="*/ 6 w 120"/>
                              <a:gd name="T21" fmla="*/ 45 h 142"/>
                              <a:gd name="T22" fmla="*/ 4 w 120"/>
                              <a:gd name="T23" fmla="*/ 52 h 142"/>
                              <a:gd name="T24" fmla="*/ 2 w 120"/>
                              <a:gd name="T25" fmla="*/ 57 h 142"/>
                              <a:gd name="T26" fmla="*/ 0 w 120"/>
                              <a:gd name="T27" fmla="*/ 64 h 142"/>
                              <a:gd name="T28" fmla="*/ 0 w 120"/>
                              <a:gd name="T29" fmla="*/ 71 h 142"/>
                              <a:gd name="T30" fmla="*/ 0 w 120"/>
                              <a:gd name="T31" fmla="*/ 78 h 142"/>
                              <a:gd name="T32" fmla="*/ 2 w 120"/>
                              <a:gd name="T33" fmla="*/ 85 h 142"/>
                              <a:gd name="T34" fmla="*/ 4 w 120"/>
                              <a:gd name="T35" fmla="*/ 92 h 142"/>
                              <a:gd name="T36" fmla="*/ 6 w 120"/>
                              <a:gd name="T37" fmla="*/ 100 h 142"/>
                              <a:gd name="T38" fmla="*/ 8 w 120"/>
                              <a:gd name="T39" fmla="*/ 107 h 142"/>
                              <a:gd name="T40" fmla="*/ 10 w 120"/>
                              <a:gd name="T41" fmla="*/ 111 h 142"/>
                              <a:gd name="T42" fmla="*/ 18 w 120"/>
                              <a:gd name="T43" fmla="*/ 123 h 142"/>
                              <a:gd name="T44" fmla="*/ 28 w 120"/>
                              <a:gd name="T45" fmla="*/ 130 h 142"/>
                              <a:gd name="T46" fmla="*/ 32 w 120"/>
                              <a:gd name="T47" fmla="*/ 135 h 142"/>
                              <a:gd name="T48" fmla="*/ 38 w 120"/>
                              <a:gd name="T49" fmla="*/ 137 h 142"/>
                              <a:gd name="T50" fmla="*/ 42 w 120"/>
                              <a:gd name="T51" fmla="*/ 140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40 h 142"/>
                              <a:gd name="T64" fmla="*/ 84 w 120"/>
                              <a:gd name="T65" fmla="*/ 137 h 142"/>
                              <a:gd name="T66" fmla="*/ 90 w 120"/>
                              <a:gd name="T67" fmla="*/ 135 h 142"/>
                              <a:gd name="T68" fmla="*/ 94 w 120"/>
                              <a:gd name="T69" fmla="*/ 130 h 142"/>
                              <a:gd name="T70" fmla="*/ 104 w 120"/>
                              <a:gd name="T71" fmla="*/ 123 h 142"/>
                              <a:gd name="T72" fmla="*/ 110 w 120"/>
                              <a:gd name="T73" fmla="*/ 111 h 142"/>
                              <a:gd name="T74" fmla="*/ 114 w 120"/>
                              <a:gd name="T75" fmla="*/ 107 h 142"/>
                              <a:gd name="T76" fmla="*/ 116 w 120"/>
                              <a:gd name="T77" fmla="*/ 100 h 142"/>
                              <a:gd name="T78" fmla="*/ 118 w 120"/>
                              <a:gd name="T79" fmla="*/ 92 h 142"/>
                              <a:gd name="T80" fmla="*/ 120 w 120"/>
                              <a:gd name="T81" fmla="*/ 85 h 142"/>
                              <a:gd name="T82" fmla="*/ 120 w 120"/>
                              <a:gd name="T83" fmla="*/ 78 h 142"/>
                              <a:gd name="T84" fmla="*/ 120 w 120"/>
                              <a:gd name="T85" fmla="*/ 71 h 142"/>
                              <a:gd name="T86" fmla="*/ 120 w 120"/>
                              <a:gd name="T87" fmla="*/ 64 h 142"/>
                              <a:gd name="T88" fmla="*/ 120 w 120"/>
                              <a:gd name="T89" fmla="*/ 57 h 142"/>
                              <a:gd name="T90" fmla="*/ 118 w 120"/>
                              <a:gd name="T91" fmla="*/ 52 h 142"/>
                              <a:gd name="T92" fmla="*/ 116 w 120"/>
                              <a:gd name="T93" fmla="*/ 45 h 142"/>
                              <a:gd name="T94" fmla="*/ 114 w 120"/>
                              <a:gd name="T95" fmla="*/ 38 h 142"/>
                              <a:gd name="T96" fmla="*/ 110 w 120"/>
                              <a:gd name="T97" fmla="*/ 33 h 142"/>
                              <a:gd name="T98" fmla="*/ 104 w 120"/>
                              <a:gd name="T99" fmla="*/ 22 h 142"/>
                              <a:gd name="T100" fmla="*/ 94 w 120"/>
                              <a:gd name="T101" fmla="*/ 15 h 142"/>
                              <a:gd name="T102" fmla="*/ 90 w 120"/>
                              <a:gd name="T103" fmla="*/ 10 h 142"/>
                              <a:gd name="T104" fmla="*/ 84 w 120"/>
                              <a:gd name="T105" fmla="*/ 8 h 142"/>
                              <a:gd name="T106" fmla="*/ 78 w 120"/>
                              <a:gd name="T107" fmla="*/ 5 h 142"/>
                              <a:gd name="T108" fmla="*/ 72 w 120"/>
                              <a:gd name="T109" fmla="*/ 3 h 142"/>
                              <a:gd name="T110" fmla="*/ 66 w 120"/>
                              <a:gd name="T111" fmla="*/ 3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3"/>
                                </a:lnTo>
                                <a:lnTo>
                                  <a:pt x="48" y="3"/>
                                </a:lnTo>
                                <a:lnTo>
                                  <a:pt x="42" y="5"/>
                                </a:lnTo>
                                <a:lnTo>
                                  <a:pt x="38" y="8"/>
                                </a:lnTo>
                                <a:lnTo>
                                  <a:pt x="32" y="10"/>
                                </a:lnTo>
                                <a:lnTo>
                                  <a:pt x="28" y="15"/>
                                </a:lnTo>
                                <a:lnTo>
                                  <a:pt x="18" y="22"/>
                                </a:lnTo>
                                <a:lnTo>
                                  <a:pt x="10" y="33"/>
                                </a:lnTo>
                                <a:lnTo>
                                  <a:pt x="8" y="38"/>
                                </a:lnTo>
                                <a:lnTo>
                                  <a:pt x="6" y="45"/>
                                </a:lnTo>
                                <a:lnTo>
                                  <a:pt x="4" y="52"/>
                                </a:lnTo>
                                <a:lnTo>
                                  <a:pt x="2" y="57"/>
                                </a:lnTo>
                                <a:lnTo>
                                  <a:pt x="0" y="64"/>
                                </a:lnTo>
                                <a:lnTo>
                                  <a:pt x="0" y="71"/>
                                </a:lnTo>
                                <a:lnTo>
                                  <a:pt x="0" y="78"/>
                                </a:lnTo>
                                <a:lnTo>
                                  <a:pt x="2" y="85"/>
                                </a:lnTo>
                                <a:lnTo>
                                  <a:pt x="4" y="92"/>
                                </a:lnTo>
                                <a:lnTo>
                                  <a:pt x="6" y="100"/>
                                </a:lnTo>
                                <a:lnTo>
                                  <a:pt x="8" y="107"/>
                                </a:lnTo>
                                <a:lnTo>
                                  <a:pt x="10" y="111"/>
                                </a:lnTo>
                                <a:lnTo>
                                  <a:pt x="18" y="123"/>
                                </a:lnTo>
                                <a:lnTo>
                                  <a:pt x="28" y="130"/>
                                </a:lnTo>
                                <a:lnTo>
                                  <a:pt x="32" y="135"/>
                                </a:lnTo>
                                <a:lnTo>
                                  <a:pt x="38" y="137"/>
                                </a:lnTo>
                                <a:lnTo>
                                  <a:pt x="42" y="140"/>
                                </a:lnTo>
                                <a:lnTo>
                                  <a:pt x="48" y="142"/>
                                </a:lnTo>
                                <a:lnTo>
                                  <a:pt x="54" y="142"/>
                                </a:lnTo>
                                <a:lnTo>
                                  <a:pt x="60" y="142"/>
                                </a:lnTo>
                                <a:lnTo>
                                  <a:pt x="66" y="142"/>
                                </a:lnTo>
                                <a:lnTo>
                                  <a:pt x="72" y="142"/>
                                </a:lnTo>
                                <a:lnTo>
                                  <a:pt x="78" y="140"/>
                                </a:lnTo>
                                <a:lnTo>
                                  <a:pt x="84" y="137"/>
                                </a:lnTo>
                                <a:lnTo>
                                  <a:pt x="90" y="135"/>
                                </a:lnTo>
                                <a:lnTo>
                                  <a:pt x="94" y="130"/>
                                </a:lnTo>
                                <a:lnTo>
                                  <a:pt x="104" y="123"/>
                                </a:lnTo>
                                <a:lnTo>
                                  <a:pt x="110" y="111"/>
                                </a:lnTo>
                                <a:lnTo>
                                  <a:pt x="114" y="107"/>
                                </a:lnTo>
                                <a:lnTo>
                                  <a:pt x="116" y="100"/>
                                </a:lnTo>
                                <a:lnTo>
                                  <a:pt x="118" y="92"/>
                                </a:lnTo>
                                <a:lnTo>
                                  <a:pt x="120" y="85"/>
                                </a:lnTo>
                                <a:lnTo>
                                  <a:pt x="120" y="78"/>
                                </a:lnTo>
                                <a:lnTo>
                                  <a:pt x="120" y="71"/>
                                </a:lnTo>
                                <a:lnTo>
                                  <a:pt x="120" y="64"/>
                                </a:lnTo>
                                <a:lnTo>
                                  <a:pt x="120" y="57"/>
                                </a:lnTo>
                                <a:lnTo>
                                  <a:pt x="118" y="52"/>
                                </a:lnTo>
                                <a:lnTo>
                                  <a:pt x="116" y="45"/>
                                </a:lnTo>
                                <a:lnTo>
                                  <a:pt x="114" y="38"/>
                                </a:lnTo>
                                <a:lnTo>
                                  <a:pt x="110" y="33"/>
                                </a:lnTo>
                                <a:lnTo>
                                  <a:pt x="104" y="22"/>
                                </a:lnTo>
                                <a:lnTo>
                                  <a:pt x="94" y="15"/>
                                </a:lnTo>
                                <a:lnTo>
                                  <a:pt x="90" y="10"/>
                                </a:lnTo>
                                <a:lnTo>
                                  <a:pt x="84" y="8"/>
                                </a:lnTo>
                                <a:lnTo>
                                  <a:pt x="78" y="5"/>
                                </a:lnTo>
                                <a:lnTo>
                                  <a:pt x="72" y="3"/>
                                </a:lnTo>
                                <a:lnTo>
                                  <a:pt x="66" y="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9" name="Freeform 513"/>
                        <wps:cNvSpPr>
                          <a:spLocks/>
                        </wps:cNvSpPr>
                        <wps:spPr bwMode="auto">
                          <a:xfrm>
                            <a:off x="7556" y="2832"/>
                            <a:ext cx="173" cy="178"/>
                          </a:xfrm>
                          <a:custGeom>
                            <a:avLst/>
                            <a:gdLst>
                              <a:gd name="T0" fmla="*/ 60 w 120"/>
                              <a:gd name="T1" fmla="*/ 0 h 142"/>
                              <a:gd name="T2" fmla="*/ 54 w 120"/>
                              <a:gd name="T3" fmla="*/ 3 h 142"/>
                              <a:gd name="T4" fmla="*/ 48 w 120"/>
                              <a:gd name="T5" fmla="*/ 3 h 142"/>
                              <a:gd name="T6" fmla="*/ 42 w 120"/>
                              <a:gd name="T7" fmla="*/ 5 h 142"/>
                              <a:gd name="T8" fmla="*/ 38 w 120"/>
                              <a:gd name="T9" fmla="*/ 8 h 142"/>
                              <a:gd name="T10" fmla="*/ 32 w 120"/>
                              <a:gd name="T11" fmla="*/ 10 h 142"/>
                              <a:gd name="T12" fmla="*/ 28 w 120"/>
                              <a:gd name="T13" fmla="*/ 15 h 142"/>
                              <a:gd name="T14" fmla="*/ 18 w 120"/>
                              <a:gd name="T15" fmla="*/ 22 h 142"/>
                              <a:gd name="T16" fmla="*/ 10 w 120"/>
                              <a:gd name="T17" fmla="*/ 33 h 142"/>
                              <a:gd name="T18" fmla="*/ 8 w 120"/>
                              <a:gd name="T19" fmla="*/ 38 h 142"/>
                              <a:gd name="T20" fmla="*/ 6 w 120"/>
                              <a:gd name="T21" fmla="*/ 45 h 142"/>
                              <a:gd name="T22" fmla="*/ 4 w 120"/>
                              <a:gd name="T23" fmla="*/ 52 h 142"/>
                              <a:gd name="T24" fmla="*/ 2 w 120"/>
                              <a:gd name="T25" fmla="*/ 57 h 142"/>
                              <a:gd name="T26" fmla="*/ 0 w 120"/>
                              <a:gd name="T27" fmla="*/ 64 h 142"/>
                              <a:gd name="T28" fmla="*/ 0 w 120"/>
                              <a:gd name="T29" fmla="*/ 71 h 142"/>
                              <a:gd name="T30" fmla="*/ 0 w 120"/>
                              <a:gd name="T31" fmla="*/ 78 h 142"/>
                              <a:gd name="T32" fmla="*/ 2 w 120"/>
                              <a:gd name="T33" fmla="*/ 85 h 142"/>
                              <a:gd name="T34" fmla="*/ 4 w 120"/>
                              <a:gd name="T35" fmla="*/ 92 h 142"/>
                              <a:gd name="T36" fmla="*/ 6 w 120"/>
                              <a:gd name="T37" fmla="*/ 100 h 142"/>
                              <a:gd name="T38" fmla="*/ 8 w 120"/>
                              <a:gd name="T39" fmla="*/ 107 h 142"/>
                              <a:gd name="T40" fmla="*/ 10 w 120"/>
                              <a:gd name="T41" fmla="*/ 111 h 142"/>
                              <a:gd name="T42" fmla="*/ 18 w 120"/>
                              <a:gd name="T43" fmla="*/ 123 h 142"/>
                              <a:gd name="T44" fmla="*/ 28 w 120"/>
                              <a:gd name="T45" fmla="*/ 130 h 142"/>
                              <a:gd name="T46" fmla="*/ 32 w 120"/>
                              <a:gd name="T47" fmla="*/ 135 h 142"/>
                              <a:gd name="T48" fmla="*/ 38 w 120"/>
                              <a:gd name="T49" fmla="*/ 137 h 142"/>
                              <a:gd name="T50" fmla="*/ 42 w 120"/>
                              <a:gd name="T51" fmla="*/ 140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40 h 142"/>
                              <a:gd name="T64" fmla="*/ 84 w 120"/>
                              <a:gd name="T65" fmla="*/ 137 h 142"/>
                              <a:gd name="T66" fmla="*/ 90 w 120"/>
                              <a:gd name="T67" fmla="*/ 135 h 142"/>
                              <a:gd name="T68" fmla="*/ 94 w 120"/>
                              <a:gd name="T69" fmla="*/ 130 h 142"/>
                              <a:gd name="T70" fmla="*/ 104 w 120"/>
                              <a:gd name="T71" fmla="*/ 123 h 142"/>
                              <a:gd name="T72" fmla="*/ 110 w 120"/>
                              <a:gd name="T73" fmla="*/ 111 h 142"/>
                              <a:gd name="T74" fmla="*/ 114 w 120"/>
                              <a:gd name="T75" fmla="*/ 107 h 142"/>
                              <a:gd name="T76" fmla="*/ 116 w 120"/>
                              <a:gd name="T77" fmla="*/ 100 h 142"/>
                              <a:gd name="T78" fmla="*/ 118 w 120"/>
                              <a:gd name="T79" fmla="*/ 92 h 142"/>
                              <a:gd name="T80" fmla="*/ 120 w 120"/>
                              <a:gd name="T81" fmla="*/ 85 h 142"/>
                              <a:gd name="T82" fmla="*/ 120 w 120"/>
                              <a:gd name="T83" fmla="*/ 78 h 142"/>
                              <a:gd name="T84" fmla="*/ 120 w 120"/>
                              <a:gd name="T85" fmla="*/ 71 h 142"/>
                              <a:gd name="T86" fmla="*/ 120 w 120"/>
                              <a:gd name="T87" fmla="*/ 64 h 142"/>
                              <a:gd name="T88" fmla="*/ 120 w 120"/>
                              <a:gd name="T89" fmla="*/ 57 h 142"/>
                              <a:gd name="T90" fmla="*/ 118 w 120"/>
                              <a:gd name="T91" fmla="*/ 52 h 142"/>
                              <a:gd name="T92" fmla="*/ 116 w 120"/>
                              <a:gd name="T93" fmla="*/ 45 h 142"/>
                              <a:gd name="T94" fmla="*/ 114 w 120"/>
                              <a:gd name="T95" fmla="*/ 38 h 142"/>
                              <a:gd name="T96" fmla="*/ 110 w 120"/>
                              <a:gd name="T97" fmla="*/ 33 h 142"/>
                              <a:gd name="T98" fmla="*/ 104 w 120"/>
                              <a:gd name="T99" fmla="*/ 22 h 142"/>
                              <a:gd name="T100" fmla="*/ 94 w 120"/>
                              <a:gd name="T101" fmla="*/ 15 h 142"/>
                              <a:gd name="T102" fmla="*/ 90 w 120"/>
                              <a:gd name="T103" fmla="*/ 10 h 142"/>
                              <a:gd name="T104" fmla="*/ 84 w 120"/>
                              <a:gd name="T105" fmla="*/ 8 h 142"/>
                              <a:gd name="T106" fmla="*/ 78 w 120"/>
                              <a:gd name="T107" fmla="*/ 5 h 142"/>
                              <a:gd name="T108" fmla="*/ 72 w 120"/>
                              <a:gd name="T109" fmla="*/ 3 h 142"/>
                              <a:gd name="T110" fmla="*/ 66 w 120"/>
                              <a:gd name="T111" fmla="*/ 3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3"/>
                                </a:lnTo>
                                <a:lnTo>
                                  <a:pt x="48" y="3"/>
                                </a:lnTo>
                                <a:lnTo>
                                  <a:pt x="42" y="5"/>
                                </a:lnTo>
                                <a:lnTo>
                                  <a:pt x="38" y="8"/>
                                </a:lnTo>
                                <a:lnTo>
                                  <a:pt x="32" y="10"/>
                                </a:lnTo>
                                <a:lnTo>
                                  <a:pt x="28" y="15"/>
                                </a:lnTo>
                                <a:lnTo>
                                  <a:pt x="18" y="22"/>
                                </a:lnTo>
                                <a:lnTo>
                                  <a:pt x="10" y="33"/>
                                </a:lnTo>
                                <a:lnTo>
                                  <a:pt x="8" y="38"/>
                                </a:lnTo>
                                <a:lnTo>
                                  <a:pt x="6" y="45"/>
                                </a:lnTo>
                                <a:lnTo>
                                  <a:pt x="4" y="52"/>
                                </a:lnTo>
                                <a:lnTo>
                                  <a:pt x="2" y="57"/>
                                </a:lnTo>
                                <a:lnTo>
                                  <a:pt x="0" y="64"/>
                                </a:lnTo>
                                <a:lnTo>
                                  <a:pt x="0" y="71"/>
                                </a:lnTo>
                                <a:lnTo>
                                  <a:pt x="0" y="78"/>
                                </a:lnTo>
                                <a:lnTo>
                                  <a:pt x="2" y="85"/>
                                </a:lnTo>
                                <a:lnTo>
                                  <a:pt x="4" y="92"/>
                                </a:lnTo>
                                <a:lnTo>
                                  <a:pt x="6" y="100"/>
                                </a:lnTo>
                                <a:lnTo>
                                  <a:pt x="8" y="107"/>
                                </a:lnTo>
                                <a:lnTo>
                                  <a:pt x="10" y="111"/>
                                </a:lnTo>
                                <a:lnTo>
                                  <a:pt x="18" y="123"/>
                                </a:lnTo>
                                <a:lnTo>
                                  <a:pt x="28" y="130"/>
                                </a:lnTo>
                                <a:lnTo>
                                  <a:pt x="32" y="135"/>
                                </a:lnTo>
                                <a:lnTo>
                                  <a:pt x="38" y="137"/>
                                </a:lnTo>
                                <a:lnTo>
                                  <a:pt x="42" y="140"/>
                                </a:lnTo>
                                <a:lnTo>
                                  <a:pt x="48" y="142"/>
                                </a:lnTo>
                                <a:lnTo>
                                  <a:pt x="54" y="142"/>
                                </a:lnTo>
                                <a:lnTo>
                                  <a:pt x="60" y="142"/>
                                </a:lnTo>
                                <a:lnTo>
                                  <a:pt x="66" y="142"/>
                                </a:lnTo>
                                <a:lnTo>
                                  <a:pt x="72" y="142"/>
                                </a:lnTo>
                                <a:lnTo>
                                  <a:pt x="78" y="140"/>
                                </a:lnTo>
                                <a:lnTo>
                                  <a:pt x="84" y="137"/>
                                </a:lnTo>
                                <a:lnTo>
                                  <a:pt x="90" y="135"/>
                                </a:lnTo>
                                <a:lnTo>
                                  <a:pt x="94" y="130"/>
                                </a:lnTo>
                                <a:lnTo>
                                  <a:pt x="104" y="123"/>
                                </a:lnTo>
                                <a:lnTo>
                                  <a:pt x="110" y="111"/>
                                </a:lnTo>
                                <a:lnTo>
                                  <a:pt x="114" y="107"/>
                                </a:lnTo>
                                <a:lnTo>
                                  <a:pt x="116" y="100"/>
                                </a:lnTo>
                                <a:lnTo>
                                  <a:pt x="118" y="92"/>
                                </a:lnTo>
                                <a:lnTo>
                                  <a:pt x="120" y="85"/>
                                </a:lnTo>
                                <a:lnTo>
                                  <a:pt x="120" y="78"/>
                                </a:lnTo>
                                <a:lnTo>
                                  <a:pt x="120" y="71"/>
                                </a:lnTo>
                                <a:lnTo>
                                  <a:pt x="120" y="64"/>
                                </a:lnTo>
                                <a:lnTo>
                                  <a:pt x="120" y="57"/>
                                </a:lnTo>
                                <a:lnTo>
                                  <a:pt x="118" y="52"/>
                                </a:lnTo>
                                <a:lnTo>
                                  <a:pt x="116" y="45"/>
                                </a:lnTo>
                                <a:lnTo>
                                  <a:pt x="114" y="38"/>
                                </a:lnTo>
                                <a:lnTo>
                                  <a:pt x="110" y="33"/>
                                </a:lnTo>
                                <a:lnTo>
                                  <a:pt x="104" y="22"/>
                                </a:lnTo>
                                <a:lnTo>
                                  <a:pt x="94" y="15"/>
                                </a:lnTo>
                                <a:lnTo>
                                  <a:pt x="90" y="10"/>
                                </a:lnTo>
                                <a:lnTo>
                                  <a:pt x="84" y="8"/>
                                </a:lnTo>
                                <a:lnTo>
                                  <a:pt x="78" y="5"/>
                                </a:lnTo>
                                <a:lnTo>
                                  <a:pt x="72" y="3"/>
                                </a:lnTo>
                                <a:lnTo>
                                  <a:pt x="66" y="3"/>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Line 514"/>
                        <wps:cNvCnPr>
                          <a:cxnSpLocks noChangeShapeType="1"/>
                        </wps:cNvCnPr>
                        <wps:spPr bwMode="auto">
                          <a:xfrm flipV="1">
                            <a:off x="4966" y="2146"/>
                            <a:ext cx="345" cy="354"/>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1" name="Line 515"/>
                        <wps:cNvCnPr>
                          <a:cxnSpLocks noChangeShapeType="1"/>
                        </wps:cNvCnPr>
                        <wps:spPr bwMode="auto">
                          <a:xfrm>
                            <a:off x="5348" y="2164"/>
                            <a:ext cx="346" cy="1"/>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2" name="Line 516"/>
                        <wps:cNvCnPr>
                          <a:cxnSpLocks noChangeShapeType="1"/>
                        </wps:cNvCnPr>
                        <wps:spPr bwMode="auto">
                          <a:xfrm>
                            <a:off x="5728" y="2164"/>
                            <a:ext cx="346" cy="353"/>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3" name="Line 517"/>
                        <wps:cNvCnPr>
                          <a:cxnSpLocks noChangeShapeType="1"/>
                        </wps:cNvCnPr>
                        <wps:spPr bwMode="auto">
                          <a:xfrm>
                            <a:off x="6123" y="2552"/>
                            <a:ext cx="345" cy="354"/>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4" name="Line 518"/>
                        <wps:cNvCnPr>
                          <a:cxnSpLocks noChangeShapeType="1"/>
                        </wps:cNvCnPr>
                        <wps:spPr bwMode="auto">
                          <a:xfrm>
                            <a:off x="6503" y="2927"/>
                            <a:ext cx="345" cy="354"/>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5" name="Line 519"/>
                        <wps:cNvCnPr>
                          <a:cxnSpLocks noChangeShapeType="1"/>
                        </wps:cNvCnPr>
                        <wps:spPr bwMode="auto">
                          <a:xfrm>
                            <a:off x="6958" y="3346"/>
                            <a:ext cx="172" cy="1"/>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6" name="Line 520"/>
                        <wps:cNvCnPr>
                          <a:cxnSpLocks noChangeShapeType="1"/>
                        </wps:cNvCnPr>
                        <wps:spPr bwMode="auto">
                          <a:xfrm flipH="1">
                            <a:off x="7277" y="2945"/>
                            <a:ext cx="345" cy="353"/>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7" name="Rectangle 521"/>
                        <wps:cNvSpPr>
                          <a:spLocks noChangeArrowheads="1"/>
                        </wps:cNvSpPr>
                        <wps:spPr bwMode="auto">
                          <a:xfrm>
                            <a:off x="851" y="1032"/>
                            <a:ext cx="7059" cy="3415"/>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869AB7" id="Group 976" o:spid="_x0000_s1985" style="position:absolute;left:0;text-align:left;margin-left:32pt;margin-top:6.75pt;width:383.15pt;height:164.15pt;z-index:251675648;mso-position-horizontal-relative:text;mso-position-vertical-relative:text" coordorigin="851,1032" coordsize="7059,3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">
                <v:rect id="Rectangle 401" o:spid="_x0000_s1986" style="position:absolute;left:1064;top:4647;width:651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ecMUA&#10;AADcAAAADwAAAGRycy9kb3ducmV2LnhtbESPT4vCMBTE78J+h/AWvGmqB7XVKLLrokf/LKi3R/Ns&#10;i81LabK2+umNIOxxmJnfMLNFa0pxo9oVlhUM+hEI4tTqgjMFv4ef3gSE88gaS8uk4E4OFvOPzgwT&#10;bRve0W3vMxEg7BJUkHtfJVK6NCeDrm8r4uBdbG3QB1lnUtfYBLgp5TCKRtJgwWEhx4q+ckqv+z+j&#10;YD2plqeNfTRZuTqvj9tj/H2IvV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l5wxQAAANwAAAAPAAAAAAAAAAAAAAAAAJgCAABkcnMv&#10;ZG93bnJldi54bWxQSwUGAAAAAAQABAD1AAAAigMAAAAA&#10;" filled="f" stroked="f">
                  <v:textbox inset="0,0,0,0">
                    <w:txbxContent>
                      <w:p w14:paraId="39F88179" w14:textId="77777777" w:rsidR="004D6677" w:rsidRPr="00B57A0D" w:rsidRDefault="004D6677" w:rsidP="00F610CB">
                        <w:pPr>
                          <w:jc w:val="center"/>
                          <w:rPr>
                            <w:rFonts w:ascii="Times New Roman" w:hAnsi="Times New Roman" w:cs="Times New Roman"/>
                            <w:sz w:val="24"/>
                          </w:rPr>
                        </w:pPr>
                        <w:r w:rsidRPr="00B57A0D">
                          <w:rPr>
                            <w:rFonts w:ascii="Times New Roman" w:hAnsi="Times New Roman" w:cs="Times New Roman"/>
                            <w:bCs/>
                            <w:i/>
                            <w:iCs/>
                            <w:sz w:val="24"/>
                          </w:rPr>
                          <w:t>Hình</w:t>
                        </w:r>
                        <w:r>
                          <w:rPr>
                            <w:rFonts w:ascii="Times New Roman" w:hAnsi="Times New Roman" w:cs="Times New Roman"/>
                            <w:bCs/>
                            <w:i/>
                            <w:iCs/>
                            <w:sz w:val="24"/>
                          </w:rPr>
                          <w:t xml:space="preserve"> </w:t>
                        </w:r>
                        <w:r w:rsidRPr="00B57A0D">
                          <w:rPr>
                            <w:rFonts w:ascii="Times New Roman" w:hAnsi="Times New Roman" w:cs="Times New Roman"/>
                            <w:bCs/>
                            <w:i/>
                            <w:iCs/>
                            <w:sz w:val="24"/>
                          </w:rPr>
                          <w:t>20</w:t>
                        </w:r>
                        <w:r w:rsidRPr="00B57A0D">
                          <w:rPr>
                            <w:rFonts w:ascii="Times New Roman" w:hAnsi="Times New Roman" w:cs="Times New Roman"/>
                            <w:i/>
                            <w:iCs/>
                            <w:sz w:val="24"/>
                          </w:rPr>
                          <w:t xml:space="preserve">. </w:t>
                        </w:r>
                        <w:r w:rsidRPr="00B57A0D">
                          <w:rPr>
                            <w:rFonts w:ascii="Times New Roman" w:hAnsi="Times New Roman" w:cs="Times New Roman"/>
                            <w:i/>
                            <w:iCs/>
                            <w:color w:val="000000"/>
                            <w:sz w:val="24"/>
                          </w:rPr>
                          <w:t>Hình học và Topology đối tượng đường</w:t>
                        </w:r>
                      </w:p>
                    </w:txbxContent>
                  </v:textbox>
                </v:rect>
                <v:rect id="Rectangle 402" o:spid="_x0000_s1987" style="position:absolute;left:1404;top:4052;width:5209;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KAsEA&#10;AADcAAAADwAAAGRycy9kb3ducmV2LnhtbERPy4rCMBTdC/5DuII7TXWhtmMU8YEuHRV0dpfmTlum&#10;uSlNtNWvN4sBl4fzni9bU4oH1a6wrGA0jEAQp1YXnCm4nHeDGQjnkTWWlknBkxwsF93OHBNtG/6m&#10;x8lnIoSwS1BB7n2VSOnSnAy6oa2IA/dra4M+wDqTusYmhJtSjqNoIg0WHBpyrGidU/p3uhsF+1m1&#10;uh3sq8nK7c/+erzGm3Ps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VygLBAAAA3AAAAA8AAAAAAAAAAAAAAAAAmAIAAGRycy9kb3du&#10;cmV2LnhtbFBLBQYAAAAABAAEAPUAAACGAwAAAAA=&#10;" filled="f" stroked="f">
                  <v:textbox inset="0,0,0,0">
                    <w:txbxContent>
                      <w:p w14:paraId="49AF9448" w14:textId="77777777" w:rsidR="004D6677" w:rsidRDefault="004D6677" w:rsidP="00F610CB">
                        <w:r>
                          <w:rPr>
                            <w:color w:val="000000"/>
                          </w:rPr>
                          <w:t>(1,3);(2,2);(3,2) ;(4,3); (5,4) ;(6,5) ;(7,5) ;(8,4)</w:t>
                        </w:r>
                      </w:p>
                      <w:p w14:paraId="6FD85EB4" w14:textId="77777777" w:rsidR="004D6677" w:rsidRDefault="004D6677" w:rsidP="00F610CB"/>
                    </w:txbxContent>
                  </v:textbox>
                </v:rect>
                <v:group id="Group 403" o:spid="_x0000_s1988" style="position:absolute;left:1032;top:1578;width:3439;height:2336" coordorigin="1032,1578" coordsize="307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404" o:spid="_x0000_s1989" style="position:absolute;left:1032;top:158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X6WcIA&#10;AADcAAAADwAAAGRycy9kb3ducmV2LnhtbERPz2vCMBS+D/wfwhN2m8mcK7UzLUMQBrqDrbDro3m2&#10;Zc1L10Tt/ntzGOz48f3eFJPtxZVG3znW8LxQIIhrZzpuNJyq3VMKwgdkg71j0vBLHop89rDBzLgb&#10;H+lahkbEEPYZamhDGDIpfd2SRb9wA3Hkzm60GCIcG2lGvMVw28ulUom02HFsaHGgbUv1d3mxGjBZ&#10;mZ/P88uh2l8SXDeT2r1+Ka0f59P7G4hAU/gX/7k/jIZ1GufHM/EI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fpZwgAAANwAAAAPAAAAAAAAAAAAAAAAAJgCAABkcnMvZG93&#10;bnJldi54bWxQSwUGAAAAAAQABAD1AAAAhwMAAAAA&#10;" stroked="f"/>
                  <v:rect id="Rectangle 405" o:spid="_x0000_s1990" style="position:absolute;left:1032;top:158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XhMQA&#10;AADcAAAADwAAAGRycy9kb3ducmV2LnhtbESPQWsCMRSE7wX/Q3hCbzVrKcWuRtFSwYOXag96eyTP&#10;7OrmZUnSdfffN4VCj8PMfMMsVr1rREch1p4VTCcFCGLtTc1Wwddx+zQDEROywcYzKRgowmo5elhg&#10;afydP6k7JCsyhGOJCqqU2lLKqCtyGCe+Jc7exQeHKctgpQl4z3DXyOeieJUOa84LFbb0XpG+Hb6d&#10;Anvah/NWf1z3pLthN7x0G2ulUo/jfj0HkahP/+G/9s4oeJtN4f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3l4TEAAAA3AAAAA8AAAAAAAAAAAAAAAAAmAIAAGRycy9k&#10;b3ducmV2LnhtbFBLBQYAAAAABAAEAPUAAACJAwAAAAA=&#10;" filled="f" strokecolor="#330" strokeweight=".6pt"/>
                  <v:rect id="Rectangle 406" o:spid="_x0000_s1991" style="position:absolute;left:1403;top:158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vBtcQA&#10;AADcAAAADwAAAGRycy9kb3ducmV2LnhtbESPT4vCMBTE7wt+h/AEb2viny1ajbIsCILuYVXw+mie&#10;bbF5qU3U+u2NIOxxmJnfMPNlaytxo8aXjjUM+goEceZMybmGw371OQHhA7LByjFpeJCH5aLzMcfU&#10;uDv/0W0XchEh7FPUUIRQp1L6rCCLvu9q4uidXGMxRNnk0jR4j3BbyaFSibRYclwosKafgrLz7mo1&#10;YDI2l9/TaLvfXBOc5q1afR2V1r1u+z0DEagN/+F3e200TCdD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bwbXEAAAA3AAAAA8AAAAAAAAAAAAAAAAAmAIAAGRycy9k&#10;b3ducmV2LnhtbFBLBQYAAAAABAAEAPUAAACJAwAAAAA=&#10;" stroked="f"/>
                  <v:rect id="Rectangle 407" o:spid="_x0000_s1992" style="position:absolute;left:1403;top:158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msaMUA&#10;AADcAAAADwAAAGRycy9kb3ducmV2LnhtbESPzU7DMBCE70i8g7VI3KjDj6qQ1okAUamHXlo40NvK&#10;XpxAvI5skyZvj5GQehzNzDeadTO5XowUYudZwe2iAEGsvenYKnh/29yUIGJCNth7JgUzRWjqy4s1&#10;VsafeE/jIVmRIRwrVNCmNFRSRt2Sw7jwA3H2Pn1wmLIMVpqApwx3vbwriqV02HFeaHGgl5b09+HH&#10;KbAfu3Dc6NevHelx3s4P47O1Uqnrq+lpBSLRlM7h//bWKHgs7+HvTD4Csv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axoxQAAANwAAAAPAAAAAAAAAAAAAAAAAJgCAABkcnMv&#10;ZG93bnJldi54bWxQSwUGAAAAAAQABAD1AAAAigMAAAAA&#10;" filled="f" strokecolor="#330" strokeweight=".6pt"/>
                  <v:rect id="Rectangle 408" o:spid="_x0000_s1993" style="position:absolute;left:1795;top:158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8WsMA&#10;AADcAAAADwAAAGRycy9kb3ducmV2LnhtbESPQYvCMBSE78L+h/AWvGmyrhatRpEFQVAP6sJeH82z&#10;LTYv3SZq/fdGEDwOM/MNM1u0thJXanzpWMNXX4EgzpwpOdfwe1z1xiB8QDZYOSYNd/KwmH90Zpga&#10;d+M9XQ8hFxHCPkUNRQh1KqXPCrLo+64mjt7JNRZDlE0uTYO3CLeVHCiVSIslx4UCa/opKDsfLlYD&#10;JkPzvzt9b4+bS4KTvFWr0Z/SuvvZLqcgArXhHX6110bDZDyE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8WsMAAADcAAAADwAAAAAAAAAAAAAAAACYAgAAZHJzL2Rv&#10;d25yZXYueG1sUEsFBgAAAAAEAAQA9QAAAIgDAAAAAA==&#10;" stroked="f"/>
                  <v:rect id="Rectangle 409" o:spid="_x0000_s1994" style="position:absolute;left:1795;top:158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Rh8UA&#10;AADcAAAADwAAAGRycy9kb3ducmV2LnhtbESPwU7DMBBE70j8g7VI3KgDgiqkdSJAVOqhlxYO9Lay&#10;FycQryPbpMnfYySkHkcz80azbibXi5FC7DwruF0UIIi1Nx1bBe9vm5sSREzIBnvPpGCmCE19ebHG&#10;yvgT72k8JCsyhGOFCtqUhkrKqFtyGBd+IM7epw8OU5bBShPwlOGul3dFsZQOO84LLQ700pL+Pvw4&#10;BfZjF44b/fq1Iz3O2/l+fLZWKnV9NT2tQCSa0jn8394aBY/lA/ydyUdA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GHxQAAANwAAAAPAAAAAAAAAAAAAAAAAJgCAABkcnMv&#10;ZG93bnJldi54bWxQSwUGAAAAAAQABAD1AAAAigMAAAAA&#10;" filled="f" strokecolor="#330" strokeweight=".6pt"/>
                  <v:rect id="Rectangle 410" o:spid="_x0000_s1995" style="position:absolute;left:2183;top:1587;width:383;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HtsQA&#10;AADcAAAADwAAAGRycy9kb3ducmV2LnhtbESPT4vCMBTE7wt+h/CEva2Ju27RahRZEATdg3/A66N5&#10;tsXmpTZR67c3guBxmJnfMJNZaytxpcaXjjX0ewoEceZMybmG/W7xNQThA7LByjFpuJOH2bTzMcHU&#10;uBtv6LoNuYgQ9ilqKEKoUyl9VpBF33M1cfSOrrEYomxyaRq8Rbit5LdSibRYclwosKa/grLT9mI1&#10;YDIw5//jz3q3uiQ4ylu1+D0orT+77XwMIlAb3uFXe2k0jIYJPM/EI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gx7bEAAAA3AAAAA8AAAAAAAAAAAAAAAAAmAIAAGRycy9k&#10;b3ducmV2LnhtbFBLBQYAAAAABAAEAPUAAACJAwAAAAA=&#10;" stroked="f"/>
                  <v:rect id="Rectangle 411" o:spid="_x0000_s1996" style="position:absolute;left:2183;top:1587;width:383;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qa8UA&#10;AADcAAAADwAAAGRycy9kb3ducmV2LnhtbESPwU7DMBBE70j8g7VI3KgDQjSkdSJAVOqhlxYO9Lay&#10;FycQryPbpMnfYySkHkcz80azbibXi5FC7DwruF0UIIi1Nx1bBe9vm5sSREzIBnvPpGCmCE19ebHG&#10;yvgT72k8JCsyhGOFCtqUhkrKqFtyGBd+IM7epw8OU5bBShPwlOGul3dF8SAddpwXWhzopSX9ffhx&#10;CuzHLhw3+vVrR3qct/P9+GytVOr6anpagUg0pXP4v701Ch7LJfydyUdA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qprxQAAANwAAAAPAAAAAAAAAAAAAAAAAJgCAABkcnMv&#10;ZG93bnJldi54bWxQSwUGAAAAAAQABAD1AAAAigMAAAAA&#10;" filled="f" strokecolor="#330" strokeweight=".6pt"/>
                  <v:rect id="Rectangle 412" o:spid="_x0000_s1997" style="position:absolute;left:2569;top:1578;width:381;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P2X8IA&#10;AADcAAAADwAAAGRycy9kb3ducmV2LnhtbERPz2vCMBS+D/wfwhN2m8mcK7UzLUMQBrqDrbDro3m2&#10;Zc1L10Tt/ntzGOz48f3eFJPtxZVG3znW8LxQIIhrZzpuNJyq3VMKwgdkg71j0vBLHop89rDBzLgb&#10;H+lahkbEEPYZamhDGDIpfd2SRb9wA3Hkzm60GCIcG2lGvMVw28ulUom02HFsaHGgbUv1d3mxGjBZ&#10;mZ/P88uh2l8SXDeT2r1+Ka0f59P7G4hAU/gX/7k/jIZ1GtfGM/EI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s/ZfwgAAANwAAAAPAAAAAAAAAAAAAAAAAJgCAABkcnMvZG93&#10;bnJldi54bWxQSwUGAAAAAAQABAD1AAAAhwMAAAAA&#10;" stroked="f"/>
                  <v:rect id="Rectangle 413" o:spid="_x0000_s1998" style="position:absolute;left:2569;top:1578;width:381;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GbgsQA&#10;AADcAAAADwAAAGRycy9kb3ducmV2LnhtbESPQWsCMRSE70L/Q3gFb5ptkaJbo7SlggcvVQ/29kie&#10;2bWblyVJ191/3xQEj8PMfMMs171rREch1p4VPE0LEMTam5qtguNhM5mDiAnZYOOZFAwUYb16GC2x&#10;NP7KX9TtkxUZwrFEBVVKbSll1BU5jFPfEmfv7IPDlGWw0gS8Zrhr5HNRvEiHNeeFClv6qEj/7H+d&#10;Anvahe+N/rzsSHfDdph179ZKpcaP/dsriER9uodv7a1RsJgv4P9MP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m4LEAAAA3AAAAA8AAAAAAAAAAAAAAAAAmAIAAGRycy9k&#10;b3ducmV2LnhtbFBLBQYAAAAABAAEAPUAAACJAwAAAAA=&#10;" filled="f" strokecolor="#330" strokeweight=".6pt"/>
                  <v:rect id="Rectangle 414" o:spid="_x0000_s1999" style="position:absolute;left:2959;top:1578;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shMIA&#10;AADcAAAADwAAAGRycy9kb3ducmV2LnhtbERPz2vCMBS+D/wfwhO8zWRzK7YaRQaFwbaDreD10Tzb&#10;sualNrF2//1yGOz48f3e7ifbiZEG3zrW8LRUIIgrZ1quNZzK/HENwgdkg51j0vBDHva72cMWM+Pu&#10;fKSxCLWIIewz1NCE0GdS+qohi37peuLIXdxgMUQ41NIMeI/htpPPSiXSYsuxocGe3hqqvoub1YDJ&#10;i7l+XVaf5cctwbSeVP56Vlov5tNhAyLQFP7Ff+53oyFN4/x4Jh4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GyEwgAAANwAAAAPAAAAAAAAAAAAAAAAAJgCAABkcnMvZG93&#10;bnJldi54bWxQSwUGAAAAAAQABAD1AAAAhwMAAAAA&#10;" stroked="f"/>
                  <v:rect id="Rectangle 415" o:spid="_x0000_s2000" style="position:absolute;left:2959;top:1578;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4BWcQA&#10;AADcAAAADwAAAGRycy9kb3ducmV2LnhtbESPQWsCMRSE7wX/Q3iCt5q1SKlbo7SlggcvVQ/29kie&#10;2bWblyWJ6+6/N4VCj8PMfMMs171rREch1p4VzKYFCGLtTc1WwfGweXwBEROywcYzKRgowno1elhi&#10;afyNv6jbJysyhGOJCqqU2lLKqCtyGKe+Jc7e2QeHKctgpQl4y3DXyKeieJYOa84LFbb0UZH+2V+d&#10;Anvahe+N/rzsSHfDdph379ZKpSbj/u0VRKI+/Yf/2lujYLGYwe+Zf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AVnEAAAA3AAAAA8AAAAAAAAAAAAAAAAAmAIAAGRycy9k&#10;b3ducmV2LnhtbFBLBQYAAAAABAAEAPUAAACJAwAAAAA=&#10;" filled="f" strokecolor="#330" strokeweight=".6pt"/>
                  <v:rect id="Rectangle 416" o:spid="_x0000_s2001" style="position:absolute;left:3333;top:1578;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JXaMUA&#10;AADcAAAADwAAAGRycy9kb3ducmV2LnhtbESPT2vCQBTE74V+h+UVvNXdag1N6iaIIAjVg3+g10f2&#10;mYRm36bZVeO3dwsFj8PM/IaZF4NtxYV63zjW8DZWIIhLZxquNBwPq9cPED4gG2wdk4YbeSjy56c5&#10;ZsZdeUeXfahEhLDPUEMdQpdJ6cuaLPqx64ijd3K9xRBlX0nT4zXCbSsnSiXSYsNxocaOljWVP/uz&#10;1YDJu/ndnqabw9c5wbQa1Gr2rbQevQyLTxCBhvAI/7fXRkOaTuDvTD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ldoxQAAANwAAAAPAAAAAAAAAAAAAAAAAJgCAABkcnMv&#10;ZG93bnJldi54bWxQSwUGAAAAAAQABAD1AAAAigMAAAAA&#10;" stroked="f"/>
                  <v:rect id="Rectangle 417" o:spid="_x0000_s2002" style="position:absolute;left:3333;top:1578;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tcUA&#10;AADcAAAADwAAAGRycy9kb3ducmV2LnhtbESPzU7DMBCE70i8g7VI3IjDjyqa1okAUamHXlo40NvK&#10;XpxAvI5skyZvj5GQehzNzDeadTO5XowUYudZwW1RgiDW3nRsFby/bW4eQcSEbLD3TApmitDUlxdr&#10;rIw/8Z7GQ7IiQzhWqKBNaaikjLolh7HwA3H2Pn1wmLIMVpqApwx3vbwry4V02HFeaHGgl5b09+HH&#10;KbAfu3Dc6NevHelx3s4P47O1Uqnrq+lpBSLRlM7h//bWKFgu7+HvTD4Csv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8Dq1xQAAANwAAAAPAAAAAAAAAAAAAAAAAJgCAABkcnMv&#10;ZG93bnJldi54bWxQSwUGAAAAAAQABAD1AAAAigMAAAAA&#10;" filled="f" strokecolor="#330" strokeweight=".6pt"/>
                  <v:rect id="Rectangle 418" o:spid="_x0000_s2003" style="position:absolute;left:3722;top:1578;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dqh8UA&#10;AADcAAAADwAAAGRycy9kb3ducmV2LnhtbESPQWvCQBSE74X+h+UVvNXdWg1N6iZIQRDUQ7XQ6yP7&#10;TEKzb9PsqvHfu4LgcZiZb5h5MdhWnKj3jWMNb2MFgrh0puFKw89++foBwgdkg61j0nAhD0X+/DTH&#10;zLgzf9NpFyoRIewz1FCH0GVS+rImi37sOuLoHVxvMUTZV9L0eI5w28qJUom02HBcqLGjr5rKv93R&#10;asBkav63h/fNfn1MMK0GtZz9Kq1HL8PiE0SgITzC9/bKaEjTKd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2qHxQAAANwAAAAPAAAAAAAAAAAAAAAAAJgCAABkcnMv&#10;ZG93bnJldi54bWxQSwUGAAAAAAQABAD1AAAAigMAAAAA&#10;" stroked="f"/>
                  <v:rect id="Rectangle 419" o:spid="_x0000_s2004" style="position:absolute;left:3722;top:1578;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HWsUA&#10;AADcAAAADwAAAGRycy9kb3ducmV2LnhtbESPwU7DMBBE70j8g7VI3IgDgoqmdSJAVOqhlxYO9Lay&#10;FycQryPbpMnfYySkHkcz80azbibXi5FC7DwruC1KEMTam46tgve3zc0jiJiQDfaeScFMEZr68mKN&#10;lfEn3tN4SFZkCMcKFbQpDZWUUbfkMBZ+IM7epw8OU5bBShPwlOGul3dluZAOO84LLQ700pL+Pvw4&#10;BfZjF44b/fq1Iz3O2/l+fLZWKnV9NT2tQCSa0jn8394aBcvlA/ydyUdA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VQdaxQAAANwAAAAPAAAAAAAAAAAAAAAAAJgCAABkcnMv&#10;ZG93bnJldi54bWxQSwUGAAAAAAQABAD1AAAAigMAAAAA&#10;" filled="f" strokecolor="#330" strokeweight=".6pt"/>
                  <v:rect id="Rectangle 420" o:spid="_x0000_s2005" style="position:absolute;left:1032;top:197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Ra8QA&#10;AADcAAAADwAAAGRycy9kb3ducmV2LnhtbESPQWvCQBSE7wX/w/KE3uqurQ0muooUBEF7qApeH9ln&#10;Esy+jdlV4793BaHHYWa+YabzztbiSq2vHGsYDhQI4tyZigsN+93yYwzCB2SDtWPScCcP81nvbYqZ&#10;cTf+o+s2FCJC2GeooQyhyaT0eUkW/cA1xNE7utZiiLItpGnxFuG2lp9KJdJixXGhxIZ+SspP24vV&#10;gMnInH+PX5vd+pJgWnRq+X1QWr/3u8UERKAu/Idf7ZXRkKYJ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5UWvEAAAA3AAAAA8AAAAAAAAAAAAAAAAAmAIAAGRycy9k&#10;b3ducmV2LnhtbFBLBQYAAAAABAAEAPUAAACJAwAAAAA=&#10;" stroked="f"/>
                  <v:rect id="Rectangle 421" o:spid="_x0000_s2006" style="position:absolute;left:1032;top:197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s8tsUA&#10;AADcAAAADwAAAGRycy9kb3ducmV2LnhtbESPwU7DMBBE70j8g7VI3IgDQpSmdSJAVOqhlxYO9Lay&#10;FycQryPbpMnfYySkHkcz80azbibXi5FC7DwruC1KEMTam46tgve3zc0jiJiQDfaeScFMEZr68mKN&#10;lfEn3tN4SFZkCMcKFbQpDZWUUbfkMBZ+IM7epw8OU5bBShPwlOGul3dl+SAddpwXWhzopSX9ffhx&#10;CuzHLhw3+vVrR3qct/P9+GytVOr6anpagUg0pXP4v701CpbLBfydyUdA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zy2xQAAANwAAAAPAAAAAAAAAAAAAAAAAJgCAABkcnMv&#10;ZG93bnJldi54bWxQSwUGAAAAAAQABAD1AAAAigMAAAAA&#10;" filled="f" strokecolor="#330" strokeweight=".6pt"/>
                  <v:rect id="Rectangle 422" o:spid="_x0000_s2007" style="position:absolute;left:1403;top:197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n8MA&#10;AADcAAAADwAAAGRycy9kb3ducmV2LnhtbERPy4rCMBTdC/5DuII7TUdUbMcoKgizEcbHYtxdmztt&#10;sbmpSUY78/WTheDycN7zZWtqcSfnK8sK3oYJCOLc6ooLBafjdjAD4QOyxtoyKfglD8tFtzPHTNsH&#10;7+l+CIWIIewzVFCG0GRS+rwkg35oG+LIfVtnMEToCqkdPmK4qeUoSabSYMWxocSGNiXl18OPUbBO&#10;Z+vb55h3f/vLmc5fl+tk5BKl+r129Q4iUBte4qf7QytI07g2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Tn8MAAADcAAAADwAAAAAAAAAAAAAAAACYAgAAZHJzL2Rv&#10;d25yZXYueG1sUEsFBgAAAAAEAAQA9QAAAIgDAAAAAA==&#10;" fillcolor="black" stroked="f"/>
                  <v:rect id="Rectangle 423" o:spid="_x0000_s2008" style="position:absolute;left:1403;top:197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NX8UA&#10;AADcAAAADwAAAGRycy9kb3ducmV2LnhtbESPQWsCMRSE74X+h/AK3mq2RaS7GqVKBQ9eantob4/k&#10;md1287Ikcd3990Yo9DjMzDfMcj24VvQUYuNZwdO0AEGsvWnYKvj82D2+gIgJ2WDrmRSMFGG9ur9b&#10;YmX8hd+pPyYrMoRjhQrqlLpKyqhrchinviPO3skHhynLYKUJeMlw18rnophLhw3nhRo72takf49n&#10;p8B+HcL3Tr/9HEj3436c9RtrpVKTh+F1ASLRkP7Df+29UVCWJdzO5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GA1fxQAAANwAAAAPAAAAAAAAAAAAAAAAAJgCAABkcnMv&#10;ZG93bnJldi54bWxQSwUGAAAAAAQABAD1AAAAigMAAAAA&#10;" filled="f" strokecolor="#330" strokeweight=".6pt"/>
                  <v:rect id="Rectangle 424" o:spid="_x0000_s2009" style="position:absolute;left:1795;top:197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p96ccA&#10;AADdAAAADwAAAGRycy9kb3ducmV2LnhtbESPQU8CMRCF7yT+h2ZMuEErQYMrhYCJiRcTQQ5wG7bj&#10;7obtdGkrrP5652DibSbvzXvfzJe9b9WFYmoCW7gbG1DEZXANVxZ2Hy+jGaiUkR22gcnCNyVYLm4G&#10;cyxcuPKGLttcKQnhVKCFOueu0DqVNXlM49ARi/YZoscsa6y0i3iVcN/qiTEP2mPD0lBjR881laft&#10;l7ewfpytz+9TfvvZHA902B9P95NorB3e9qsnUJn6/G/+u351gm+M8Ms3MoJ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afenHAAAA3QAAAA8AAAAAAAAAAAAAAAAAmAIAAGRy&#10;cy9kb3ducmV2LnhtbFBLBQYAAAAABAAEAPUAAACMAwAAAAA=&#10;" fillcolor="black" stroked="f"/>
                  <v:rect id="Rectangle 425" o:spid="_x0000_s2010" style="position:absolute;left:1795;top:197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mHOcIA&#10;AADdAAAADwAAAGRycy9kb3ducmV2LnhtbERPS0sDMRC+C/0PYQrebFIRKWvToqWFHnrp46C3IRmz&#10;q5vJksTt7r9vBMHbfHzPWa4H34qeYmoCa5jPFAhiE2zDTsPlvHtYgEgZ2WIbmDSMlGC9mtwtsbLh&#10;ykfqT9mJEsKpQg11zl0lZTI1eUyz0BEX7jNEj7nA6KSNeC3hvpWPSj1Ljw2Xhho72tRkvk8/XoN7&#10;P8SPndl+Hcj043586t+ck1rfT4fXFxCZhvwv/nPvbZmv1Bx+vykn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Yc5wgAAAN0AAAAPAAAAAAAAAAAAAAAAAJgCAABkcnMvZG93&#10;bnJldi54bWxQSwUGAAAAAAQABAD1AAAAhwMAAAAA&#10;" filled="f" strokecolor="#330" strokeweight=".6pt"/>
                  <v:rect id="Rectangle 426" o:spid="_x0000_s2011" style="position:absolute;left:2183;top:1973;width:383;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Y8p8EA&#10;AADdAAAADwAAAGRycy9kb3ducmV2LnhtbERPTYvCMBC9C/6HMMLeNNHVslajiCAsuB7UBa9DM7bF&#10;ZlKbqN1/vxEEb/N4nzNftrYSd2p86VjDcKBAEGfOlJxr+D1u+l8gfEA2WDkmDX/kYbnoduaYGvfg&#10;Pd0PIRcxhH2KGooQ6lRKnxVk0Q9cTRy5s2sshgibXJoGHzHcVnKkVCItlhwbCqxpXVB2OdysBkzG&#10;5ro7f/4ct7cEp3mrNpOT0vqj165mIAK14S1+ub9NnK/UCJ7fxB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GPKfBAAAA3QAAAA8AAAAAAAAAAAAAAAAAmAIAAGRycy9kb3du&#10;cmV2LnhtbFBLBQYAAAAABAAEAPUAAACGAwAAAAA=&#10;" stroked="f"/>
                  <v:rect id="Rectangle 427" o:spid="_x0000_s2012" style="position:absolute;left:2183;top:1973;width:383;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81cMA&#10;AADdAAAADwAAAGRycy9kb3ducmV2LnhtbERPTUsDMRC9C/6HMEJvNtEWkbVpscVCD73YetDbkIzZ&#10;1c1kSdLt7r9vCoK3ebzPWawG34qeYmoCa3iYKhDEJtiGnYaP4/b+GUTKyBbbwKRhpASr5e3NAisb&#10;zvxO/SE7UUI4VaihzrmrpEymJo9pGjriwn2H6DEXGJ20Ec8l3LfyUakn6bHh0lBjR5uazO/h5DW4&#10;z3382pq3nz2ZftyN837tnNR6cje8voDINOR/8Z97Z8t8pWZw/aac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e81cMAAADdAAAADwAAAAAAAAAAAAAAAACYAgAAZHJzL2Rv&#10;d25yZXYueG1sUEsFBgAAAAAEAAQA9QAAAIgDAAAAAA==&#10;" filled="f" strokecolor="#330" strokeweight=".6pt"/>
                  <v:rect id="Rectangle 428" o:spid="_x0000_s2013" style="position:absolute;left:2569;top:1964;width:381;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BSMMA&#10;AADdAAAADwAAAGRycy9kb3ducmV2LnhtbERPTWvCQBC9C/0Pywi96a5VQ5u6hiIECtWDWuh1yI5J&#10;aHY2zW5i+u/dQsHbPN7nbLLRNmKgzteONSzmCgRx4UzNpYbPcz57BuEDssHGMWn4JQ/Z9mGywdS4&#10;Kx9pOIVSxBD2KWqoQmhTKX1RkUU/dy1x5C6usxgi7EppOrzGcNvIJ6USabHm2FBhS7uKiu9TbzVg&#10;sjI/h8tyf/7oE3wpR5Wvv5TWj9Px7RVEoDHcxf/udxPnK7WCv2/iC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MBSMMAAADdAAAADwAAAAAAAAAAAAAAAACYAgAAZHJzL2Rv&#10;d25yZXYueG1sUEsFBgAAAAAEAAQA9QAAAIgDAAAAAA==&#10;" stroked="f"/>
                  <v:rect id="Rectangle 429" o:spid="_x0000_s2014" style="position:absolute;left:2569;top:1964;width:381;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BOsMA&#10;AADdAAAADwAAAGRycy9kb3ducmV2LnhtbERPTUsDMRC9C/6HMEJvNlFakbVpscVCD73YetDbkIzZ&#10;1c1kSdLt7r9vCoK3ebzPWawG34qeYmoCa3iYKhDEJtiGnYaP4/b+GUTKyBbbwKRhpASr5e3NAisb&#10;zvxO/SE7UUI4VaihzrmrpEymJo9pGjriwn2H6DEXGJ20Ec8l3LfyUakn6bHh0lBjR5uazO/h5DW4&#10;z3382pq3nz2ZftyNs37tnNR6cje8voDINOR/8Z97Z8t8peZw/aac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KBOsMAAADdAAAADwAAAAAAAAAAAAAAAACYAgAAZHJzL2Rv&#10;d25yZXYueG1sUEsFBgAAAAAEAAQA9QAAAIgDAAAAAA==&#10;" filled="f" strokecolor="#330" strokeweight=".6pt"/>
                  <v:rect id="Rectangle 430" o:spid="_x0000_s2015" style="position:absolute;left:2959;top:1964;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6pMQA&#10;AADdAAAADwAAAGRycy9kb3ducmV2LnhtbESPT4vCMBDF7wt+hzDC3tbEXbdoNYosCILuwT/gdWjG&#10;tthMahO1fnsjCN5meO/95s1k1tpKXKnxpWMN/Z4CQZw5U3KuYb9bfA1B+IBssHJMGu7kYTbtfEww&#10;Ne7GG7puQy4ihH2KGooQ6lRKnxVk0fdcTRy1o2sshrg2uTQN3iLcVvJbqURaLDleKLCmv4Ky0/Zi&#10;NWAyMOf/4896t7okOMpbtfg9KK0/u+18DCJQG97mV3ppYv1IhOc3c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9OqTEAAAA3QAAAA8AAAAAAAAAAAAAAAAAmAIAAGRycy9k&#10;b3ducmV2LnhtbFBLBQYAAAAABAAEAPUAAACJAwAAAAA=&#10;" stroked="f"/>
                  <v:rect id="Rectangle 431" o:spid="_x0000_s2016" style="position:absolute;left:2959;top:1964;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61sMA&#10;AADdAAAADwAAAGRycy9kb3ducmV2LnhtbERPTUsDMRC9C/6HMEJvNlFKlbVpscVCD73YetDbkIzZ&#10;1c1kSdLt7r9vCoK3ebzPWawG34qeYmoCa3iYKhDEJtiGnYaP4/b+GUTKyBbbwKRhpASr5e3NAisb&#10;zvxO/SE7UUI4VaihzrmrpEymJo9pGjriwn2H6DEXGJ20Ec8l3LfyUam59Nhwaaixo01N5vdw8hrc&#10;5z5+bc3bz55MP+7GWb92Tmo9uRteX0BkGvK/+M+9s2W+Uk9w/aac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y61sMAAADdAAAADwAAAAAAAAAAAAAAAACYAgAAZHJzL2Rv&#10;d25yZXYueG1sUEsFBgAAAAAEAAQA9QAAAIgDAAAAAA==&#10;" filled="f" strokecolor="#330" strokeweight=".6pt"/>
                  <v:rect id="Rectangle 432" o:spid="_x0000_s2017" style="position:absolute;left:3333;top:1964;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4LTcYA&#10;AADdAAAADwAAAGRycy9kb3ducmV2LnhtbESPT2vCQBDF7wW/wzJCb3XX/gk1ukopCELbg1HodciO&#10;STA7m2ZXjd++cxC8zfDevPebxWrwrTpTH5vAFqYTA4q4DK7hysJ+t356BxUTssM2MFm4UoTVcvSw&#10;wNyFC2/pXKRKSQjHHC3UKXW51rGsyWOchI5YtEPoPSZZ+0q7Hi8S7lv9bEymPTYsDTV29FlTeSxO&#10;3gJmr+7v5/Dyvfs6ZTirBrN++zXWPo6HjzmoREO6m2/XGyf4xgi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4LTcYAAADdAAAADwAAAAAAAAAAAAAAAACYAgAAZHJz&#10;L2Rvd25yZXYueG1sUEsFBgAAAAAEAAQA9QAAAIsDAAAAAA==&#10;" stroked="f"/>
                  <v:rect id="Rectangle 433" o:spid="_x0000_s2018" style="position:absolute;left:3333;top:1964;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LP8MA&#10;AADdAAAADwAAAGRycy9kb3ducmV2LnhtbERPTUsDMRC9C/6HMEJvNlFK0bVpscVCD73YetDbkIzZ&#10;1c1kSdLt7r9vCoK3ebzPWawG34qeYmoCa3iYKhDEJtiGnYaP4/b+CUTKyBbbwKRhpASr5e3NAisb&#10;zvxO/SE7UUI4VaihzrmrpEymJo9pGjriwn2H6DEXGJ20Ec8l3LfyUam59Nhwaaixo01N5vdw8hrc&#10;5z5+bc3bz55MP+7GWb92Tmo9uRteX0BkGvK/+M+9s2W+Us9w/aac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LP8MAAADdAAAADwAAAAAAAAAAAAAAAACYAgAAZHJzL2Rv&#10;d25yZXYueG1sUEsFBgAAAAAEAAQA9QAAAIgDAAAAAA==&#10;" filled="f" strokecolor="#330" strokeweight=".6pt"/>
                  <v:rect id="Rectangle 434" o:spid="_x0000_s2019" style="position:absolute;left:3722;top:1964;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y0f8UA&#10;AADdAAAADwAAAGRycy9kb3ducmV2LnhtbESPQU/DMAyF70j7D5EncWPpEEKoLJvYxKQddmFwgJuV&#10;eGlH41RJ6Np/jw9I3Gy95/c+rzZj6NRAKbeRDSwXFShiG13L3sDH+/7uCVQuyA67yGRgogyb9exm&#10;hbWLV36j4VS8khDONRpoSulrrbNtKGBexJ5YtHNMAYusyWuX8CrhodP3VfWoA7YsDQ32tGvIfp9+&#10;ggH/eUxfe/t6OZIdpsP0MGy918bczseXZ1CFxvJv/rs+OMGvlsIv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LR/xQAAAN0AAAAPAAAAAAAAAAAAAAAAAJgCAABkcnMv&#10;ZG93bnJldi54bWxQSwUGAAAAAAQABAD1AAAAigMAAAAA&#10;" filled="f" strokecolor="#330" strokeweight=".6pt"/>
                  <v:rect id="Rectangle 435" o:spid="_x0000_s2020" style="position:absolute;left:1032;top:2361;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9Or8QA&#10;AADdAAAADwAAAGRycy9kb3ducmV2LnhtbERPTWsCMRC9F/ofwhS81WRFi90aRQsFL4LaHupt3Ex3&#10;FzeTNYm6+usbodDbPN7nTGadbcSZfKgda8j6CgRx4UzNpYavz4/nMYgQkQ02jknDlQLMpo8PE8yN&#10;u/CGzttYihTCIUcNVYxtLmUoKrIY+q4lTtyP8xZjgr6UxuMlhdtGDpR6kRZrTg0VtvReUXHYnqyG&#10;xet4cVwPeXXb7He0+94fRgOvtO49dfM3EJG6+C/+cy9Nmq+yDO7fpB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PTq/EAAAA3QAAAA8AAAAAAAAAAAAAAAAAmAIAAGRycy9k&#10;b3ducmV2LnhtbFBLBQYAAAAABAAEAPUAAACJAwAAAAA=&#10;" fillcolor="black" stroked="f"/>
                  <v:rect id="Rectangle 436" o:spid="_x0000_s2021" style="position:absolute;left:1032;top:2361;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Pk8IA&#10;AADdAAAADwAAAGRycy9kb3ducmV2LnhtbERPTWsCMRC9C/6HMIXeNKuUUrZGsaLgwUttD+1tSMbs&#10;6mayJHHd/fdNQfA2j/c5i1XvGtFRiLVnBbNpAYJYe1OzVfD9tZu8gYgJ2WDjmRQMFGG1HI8WWBp/&#10;40/qjsmKHMKxRAVVSm0pZdQVOYxT3xJn7uSDw5RhsNIEvOVw18h5UbxKhzXnhgpb2lSkL8erU2B/&#10;DuF3p7fnA+lu2A8v3Ye1Uqnnp379DiJRnx7iu3tv8vxiNof/b/IJ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o+TwgAAAN0AAAAPAAAAAAAAAAAAAAAAAJgCAABkcnMvZG93&#10;bnJldi54bWxQSwUGAAAAAAQABAD1AAAAhwMAAAAA&#10;" filled="f" strokecolor="#330" strokeweight=".6pt"/>
                  <v:rect id="Rectangle 437" o:spid="_x0000_s2022" style="position:absolute;left:1403;top:2361;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P4cIA&#10;AADdAAAADwAAAGRycy9kb3ducmV2LnhtbERPS4vCMBC+L/gfwgje1kTdLVqNIoIg7O7BB3gdmrEt&#10;NpPaRK3/fiMI3ubje85s0dpK3KjxpWMNg74CQZw5U3Ku4bBff45B+IBssHJMGh7kYTHvfMwwNe7O&#10;W7rtQi5iCPsUNRQh1KmUPivIou+7mjhyJ9dYDBE2uTQN3mO4reRQqURaLDk2FFjTqqDsvLtaDZh8&#10;mcvfafS7/7kmOMlbtf4+Kq173XY5BRGoDW/xy70xcb4ajOD5TTx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w/hwgAAAN0AAAAPAAAAAAAAAAAAAAAAAJgCAABkcnMvZG93&#10;bnJldi54bWxQSwUGAAAAAAQABAD1AAAAhwMAAAAA&#10;" stroked="f"/>
                  <v:rect id="Rectangle 438" o:spid="_x0000_s2023" style="position:absolute;left:1403;top:2361;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yfMIA&#10;AADdAAAADwAAAGRycy9kb3ducmV2LnhtbERPTWsCMRC9F/wPYYTealaRUlajVFHw4EXbQ70NyTS7&#10;7WayJOm6++9NQfA2j/c5y3XvGtFRiLVnBdNJAYJYe1OzVfD5sX95AxETssHGMykYKMJ6NXpaYmn8&#10;lU/UnZMVOYRjiQqqlNpSyqgrchgnviXO3LcPDlOGwUoT8JrDXSNnRfEqHdacGypsaVuR/j3/OQX2&#10;6xgue737OZLuhsMw7zbWSqWex/37AkSiPj3Ed/fB5PnFdA7/3+QT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l7J8wgAAAN0AAAAPAAAAAAAAAAAAAAAAAJgCAABkcnMvZG93&#10;bnJldi54bWxQSwUGAAAAAAQABAD1AAAAhwMAAAAA&#10;" filled="f" strokecolor="#330" strokeweight=".6pt"/>
                  <v:rect id="Rectangle 439" o:spid="_x0000_s2024" style="position:absolute;left:1795;top:2361;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yDsIA&#10;AADdAAAADwAAAGRycy9kb3ducmV2LnhtbERPS4vCMBC+L/gfwgh7WxNfRatRRBAW1j34AK9DM7bF&#10;ZlKbqN1/b4QFb/PxPWe+bG0l7tT40rGGfk+BIM6cKTnXcDxsviYgfEA2WDkmDX/kYbnofMwxNe7B&#10;O7rvQy5iCPsUNRQh1KmUPivIou+5mjhyZ9dYDBE2uTQNPmK4reRAqURaLDk2FFjTuqDssr9ZDZiM&#10;zPX3PNwefm4JTvNWbcYnpfVnt13NQARqw1v87/42cb7qj+H1TTx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tjIOwgAAAN0AAAAPAAAAAAAAAAAAAAAAAJgCAABkcnMvZG93&#10;bnJldi54bWxQSwUGAAAAAAQABAD1AAAAhwMAAAAA&#10;" stroked="f"/>
                  <v:rect id="Rectangle 440" o:spid="_x0000_s2025" style="position:absolute;left:1795;top:2361;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JkMIA&#10;AADdAAAADwAAAGRycy9kb3ducmV2LnhtbERPTWsCMRC9C/6HMIXeNKsUKVujtKLgwYvWg70NyTS7&#10;7WayJOm6++8bQfA2j/c5y3XvGtFRiLVnBbNpAYJYe1OzVXD+3E1eQcSEbLDxTAoGirBejUdLLI2/&#10;8pG6U7Iih3AsUUGVUltKGXVFDuPUt8SZ+/bBYcowWGkCXnO4a+S8KBbSYc25ocKWNhXp39OfU2Av&#10;h/C109ufA+lu2A8v3Ye1Uqnnp/79DUSiPj3Ed/fe5PnFbAG3b/IJ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YmQwgAAAN0AAAAPAAAAAAAAAAAAAAAAAJgCAABkcnMvZG93&#10;bnJldi54bWxQSwUGAAAAAAQABAD1AAAAhwMAAAAA&#10;" filled="f" strokecolor="#330" strokeweight=".6pt"/>
                  <v:rect id="Rectangle 441" o:spid="_x0000_s2026" style="position:absolute;left:2183;top:2361;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pzQMUA&#10;AADdAAAADwAAAGRycy9kb3ducmV2LnhtbERPS2sCMRC+F/wPYYTeaqJUq1uj1EKhF6E+DnobN9Pd&#10;xc1km6S6+usbQehtPr7nTOetrcWJfKgca+j3FAji3JmKCw3bzcfTGESIyAZrx6ThQgHms87DFDPj&#10;zryi0zoWIoVwyFBDGWOTSRnykiyGnmuIE/ftvMWYoC+k8XhO4baWA6VG0mLFqaHEht5Lyo/rX6th&#10;MRkvfr6eeXldHfa03x2Ow4FXWj9227dXEJHa+C++uz9Nmq/6L3D7Jp0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nNAxQAAAN0AAAAPAAAAAAAAAAAAAAAAAJgCAABkcnMv&#10;ZG93bnJldi54bWxQSwUGAAAAAAQABAD1AAAAigMAAAAA&#10;" fillcolor="black" stroked="f"/>
                  <v:rect id="Rectangle 442" o:spid="_x0000_s2027" style="position:absolute;left:2183;top:2361;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q4ecUA&#10;AADdAAAADwAAAGRycy9kb3ducmV2LnhtbESPQU/DMAyF70j7D5EncWPpEEKoLJvYxKQddmFwgJuV&#10;eGlH41RJ6Np/jw9I3Gy95/c+rzZj6NRAKbeRDSwXFShiG13L3sDH+/7uCVQuyA67yGRgogyb9exm&#10;hbWLV36j4VS8khDONRpoSulrrbNtKGBexJ5YtHNMAYusyWuX8CrhodP3VfWoA7YsDQ32tGvIfp9+&#10;ggH/eUxfe/t6OZIdpsP0MGy918bczseXZ1CFxvJv/rs+OMGvloIr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2rh5xQAAAN0AAAAPAAAAAAAAAAAAAAAAAJgCAABkcnMv&#10;ZG93bnJldi54bWxQSwUGAAAAAAQABAD1AAAAigMAAAAA&#10;" filled="f" strokecolor="#330" strokeweight=".6pt"/>
                  <v:rect id="Rectangle 443" o:spid="_x0000_s2028" style="position:absolute;left:2569;top:2353;width:381;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Yd4sMA&#10;AADdAAAADwAAAGRycy9kb3ducmV2LnhtbERPS2sCMRC+F/ofwhS81axSSrs1ioqCBy8+Du1tSKbZ&#10;rZvJkqTr7r83BaG3+fieM1v0rhEdhVh7VjAZFyCItTc1WwXn0/b5DURMyAYbz6RgoAiL+ePDDEvj&#10;r3yg7pisyCEcS1RQpdSWUkZdkcM49i1x5r59cJgyDFaagNcc7ho5LYpX6bDm3FBhS+uK9OX46xTY&#10;z3342urNz550N+yGl25lrVRq9NQvP0Ak6tO/+O7emTy/mLzD3zf5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Yd4sMAAADdAAAADwAAAAAAAAAAAAAAAACYAgAAZHJzL2Rv&#10;d25yZXYueG1sUEsFBgAAAAAEAAQA9QAAAIgDAAAAAA==&#10;" filled="f" strokecolor="#330" strokeweight=".6pt"/>
                  <v:rect id="Rectangle 444" o:spid="_x0000_s2029" style="position:absolute;left:2959;top:235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1bK8UA&#10;AADdAAAADwAAAGRycy9kb3ducmV2LnhtbESPQWvCQBCF7wX/wzJCb3VXa0ONrlIKQsH2oBa8Dtkx&#10;CWZnY3bV9N93DoK3Gd6b975ZrHrfqCt1sQ5sYTwyoIiL4GouLfzu1y/voGJCdtgEJgt/FGG1HDwt&#10;MHfhxlu67lKpJIRjjhaqlNpc61hU5DGOQkss2jF0HpOsXaldhzcJ942eGJNpjzVLQ4UtfVZUnHYX&#10;bwGzqTv/HF+/95tLhrOyN+u3g7H2edh/zEEl6tPDfL/+coJvJsIv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rVsrxQAAAN0AAAAPAAAAAAAAAAAAAAAAAJgCAABkcnMv&#10;ZG93bnJldi54bWxQSwUGAAAAAAQABAD1AAAAigMAAAAA&#10;" stroked="f"/>
                  <v:rect id="Rectangle 445" o:spid="_x0000_s2030" style="position:absolute;left:2959;top:235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bWcIA&#10;AADdAAAADwAAAGRycy9kb3ducmV2LnhtbERPTWsCMRC9C/6HMIXeNKuUUrZGsaLgwUttD+1tSMbs&#10;6mayJHHd/fdNQfA2j/c5i1XvGtFRiLVnBbNpAYJYe1OzVfD9tZu8gYgJ2WDjmRQMFGG1HI8WWBp/&#10;40/qjsmKHMKxRAVVSm0pZdQVOYxT3xJn7uSDw5RhsNIEvOVw18h5UbxKhzXnhgpb2lSkL8erU2B/&#10;DuF3p7fnA+lu2A8v3Ye1Uqnnp379DiJRnx7iu3tv8vxiPoP/b/IJ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NtZwgAAAN0AAAAPAAAAAAAAAAAAAAAAAJgCAABkcnMvZG93&#10;bnJldi54bWxQSwUGAAAAAAQABAD1AAAAhwMAAAAA&#10;" filled="f" strokecolor="#330" strokeweight=".6pt"/>
                  <v:rect id="Rectangle 446" o:spid="_x0000_s2031" style="position:absolute;left:3333;top:235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Ngx8MA&#10;AADdAAAADwAAAGRycy9kb3ducmV2LnhtbERPTWvCQBC9C/6HZQRvumusoaauUgqC0HowFrwO2TEJ&#10;zc7G7Krx33cLBW/zeJ+z2vS2ETfqfO1Yw2yqQBAXztRcavg+bievIHxANtg4Jg0P8rBZDwcrzIy7&#10;84FueShFDGGfoYYqhDaT0hcVWfRT1xJH7uw6iyHCrpSmw3sMt41MlEqlxZpjQ4UtfVRU/ORXqwHT&#10;F3PZn+dfx89risuyV9vFSWk9HvXvbyAC9eEp/nfvTJyvkgT+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Ngx8MAAADdAAAADwAAAAAAAAAAAAAAAACYAgAAZHJzL2Rv&#10;d25yZXYueG1sUEsFBgAAAAAEAAQA9QAAAIgDAAAAAA==&#10;" stroked="f"/>
                  <v:rect id="Rectangle 447" o:spid="_x0000_s2032" style="position:absolute;left:3333;top:235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gtcMA&#10;AADdAAAADwAAAGRycy9kb3ducmV2LnhtbERPS2sCMRC+F/ofwgjealYrpWyN0oqCBy8+Du1tSKbZ&#10;bTeTJUnX3X9vBKG3+fies1j1rhEdhVh7VjCdFCCItTc1WwXn0/bpFURMyAYbz6RgoAir5ePDAkvj&#10;L3yg7pisyCEcS1RQpdSWUkZdkcM48S1x5r59cJgyDFaagJcc7ho5K4oX6bDm3FBhS+uK9O/xzymw&#10;n/vwtdWbnz3pbtgN8+7DWqnUeNS/v4FI1Kd/8d29M3l+MXuG2zf5B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LgtcMAAADdAAAADwAAAAAAAAAAAAAAAACYAgAAZHJzL2Rv&#10;d25yZXYueG1sUEsFBgAAAAAEAAQA9QAAAIgDAAAAAA==&#10;" filled="f" strokecolor="#330" strokeweight=".6pt"/>
                  <v:rect id="Rectangle 448" o:spid="_x0000_s2033" style="position:absolute;left:3722;top:235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dKMQA&#10;AADdAAAADwAAAGRycy9kb3ducmV2LnhtbERPS2vCQBC+F/wPywje6m5TG2p0DaUgCLYHH9DrkB2T&#10;0Oxsml2T+O+7hYK3+fies85H24ieOl871vA0VyCIC2dqLjWcT9vHVxA+IBtsHJOGG3nIN5OHNWbG&#10;DXyg/hhKEUPYZ6ihCqHNpPRFRRb93LXEkbu4zmKIsCul6XCI4baRiVKptFhzbKiwpfeKiu/j1WrA&#10;dGF+Pi/PH6f9NcVlOarty5fSejYd31YgAo3hLv5370ycr5IF/H0TT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WXSjEAAAA3QAAAA8AAAAAAAAAAAAAAAAAmAIAAGRycy9k&#10;b3ducmV2LnhtbFBLBQYAAAAABAAEAPUAAACJAwAAAAA=&#10;" stroked="f"/>
                  <v:rect id="Rectangle 449" o:spid="_x0000_s2034" style="position:absolute;left:3722;top:235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fdWsMA&#10;AADdAAAADwAAAGRycy9kb3ducmV2LnhtbERPS2sCMRC+F/ofwgjealappWyN0oqCBy8+Du1tSKbZ&#10;bTeTJUnX3X9vBKG3+fies1j1rhEdhVh7VjCdFCCItTc1WwXn0/bpFURMyAYbz6RgoAir5ePDAkvj&#10;L3yg7pisyCEcS1RQpdSWUkZdkcM48S1x5r59cJgyDFaagJcc7ho5K4oX6bDm3FBhS+uK9O/xzymw&#10;n/vwtdWbnz3pbtgNz92HtVKp8ah/fwORqE//4rt7Z/L8YjaH2zf5B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fdWsMAAADdAAAADwAAAAAAAAAAAAAAAACYAgAAZHJzL2Rv&#10;d25yZXYueG1sUEsFBgAAAAAEAAQA9QAAAIgDAAAAAA==&#10;" filled="f" strokecolor="#330" strokeweight=".6pt"/>
                  <v:rect id="Rectangle 450" o:spid="_x0000_s2035" style="position:absolute;left:1032;top:2750;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mxMIA&#10;AADdAAAADwAAAGRycy9kb3ducmV2LnhtbERPS4vCMBC+C/6HMII3TXxscbtGWRYEQffgA/Y6NGNb&#10;tpnUJmr990YQvM3H95z5srWVuFLjS8caRkMFgjhzpuRcw/GwGsxA+IBssHJMGu7kYbnoduaYGnfj&#10;HV33IRcxhH2KGooQ6lRKnxVk0Q9dTRy5k2sshgibXJoGbzHcVnKsVCItlhwbCqzpp6Dsf3+xGjCZ&#10;mvPvabI9bC4JfuatWn38Ka37vfb7C0SgNrzFL/faxPlqnMD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CGbEwgAAAN0AAAAPAAAAAAAAAAAAAAAAAJgCAABkcnMvZG93&#10;bnJldi54bWxQSwUGAAAAAAQABAD1AAAAhwMAAAAA&#10;" stroked="f"/>
                  <v:rect id="Rectangle 451" o:spid="_x0000_s2036" style="position:absolute;left:1032;top:2750;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nmtsMA&#10;AADdAAAADwAAAGRycy9kb3ducmV2LnhtbERPS2sCMRC+F/ofwgjealYptmyN0oqCBy8+Du1tSKbZ&#10;bTeTJUnX3X9vBKG3+fies1j1rhEdhVh7VjCdFCCItTc1WwXn0/bpFURMyAYbz6RgoAir5ePDAkvj&#10;L3yg7pisyCEcS1RQpdSWUkZdkcM48S1x5r59cJgyDFaagJcc7ho5K4q5dFhzbqiwpXVF+vf45xTY&#10;z3342urNz550N+yG5+7DWqnUeNS/v4FI1Kd/8d29M3l+MXuB2zf5B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nmtsMAAADdAAAADwAAAAAAAAAAAAAAAACYAgAAZHJzL2Rv&#10;d25yZXYueG1sUEsFBgAAAAAEAAQA9QAAAIgDAAAAAA==&#10;" filled="f" strokecolor="#330" strokeweight=".6pt"/>
                  <v:rect id="Rectangle 452" o:spid="_x0000_s2037" style="position:absolute;left:1403;top:2750;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XLcUA&#10;AADdAAAADwAAAGRycy9kb3ducmV2LnhtbESPQWvCQBCF7wX/wzJCb3VXa0ONrlIKQsH2oBa8Dtkx&#10;CWZnY3bV9N93DoK3Gd6b975ZrHrfqCt1sQ5sYTwyoIiL4GouLfzu1y/voGJCdtgEJgt/FGG1HDwt&#10;MHfhxlu67lKpJIRjjhaqlNpc61hU5DGOQkss2jF0HpOsXaldhzcJ942eGJNpjzVLQ4UtfVZUnHYX&#10;bwGzqTv/HF+/95tLhrOyN+u3g7H2edh/zEEl6tPDfL/+coJvJoIr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21ctxQAAAN0AAAAPAAAAAAAAAAAAAAAAAJgCAABkcnMv&#10;ZG93bnJldi54bWxQSwUGAAAAAAQABAD1AAAAigMAAAAA&#10;" stroked="f"/>
                  <v:rect id="Rectangle 453" o:spid="_x0000_s2038" style="position:absolute;left:1403;top:2750;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rXX8MA&#10;AADdAAAADwAAAGRycy9kb3ducmV2LnhtbERPS2sCMRC+F/ofwgjealYp0m6N0oqCBy8+Du1tSKbZ&#10;bTeTJUnX3X9vBKG3+fies1j1rhEdhVh7VjCdFCCItTc1WwXn0/bpBURMyAYbz6RgoAir5ePDAkvj&#10;L3yg7pisyCEcS1RQpdSWUkZdkcM48S1x5r59cJgyDFaagJcc7ho5K4q5dFhzbqiwpXVF+vf45xTY&#10;z3342urNz550N+yG5+7DWqnUeNS/v4FI1Kd/8d29M3l+MXuF2zf5B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rXX8MAAADdAAAADwAAAAAAAAAAAAAAAACYAgAAZHJzL2Rv&#10;d25yZXYueG1sUEsFBgAAAAAEAAQA9QAAAIgDAAAAAA==&#10;" filled="f" strokecolor="#330" strokeweight=".6pt"/>
                  <v:rect id="Rectangle 454" o:spid="_x0000_s2039" style="position:absolute;left:1795;top:2750;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TN9sUA&#10;AADdAAAADwAAAGRycy9kb3ducmV2LnhtbESPQWvCQBCF7wX/wzJCb3XXakONrlIKQsH2oBa8Dtkx&#10;CWZnY3bV9N93DoK3Gd6b975ZrHrfqCt1sQ5sYTwyoIiL4GouLfzu1y/voGJCdtgEJgt/FGG1HDwt&#10;MHfhxlu67lKpJIRjjhaqlNpc61hU5DGOQkss2jF0HpOsXaldhzcJ941+NSbTHmuWhgpb+qyoOO0u&#10;3gJmU3f+OU6+95tLhrOyN+u3g7H2edh/zEEl6tPDfL/+coJvJsIv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M32xQAAAN0AAAAPAAAAAAAAAAAAAAAAAJgCAABkcnMv&#10;ZG93bnJldi54bWxQSwUGAAAAAAQABAD1AAAAigMAAAAA&#10;" stroked="f"/>
                  <v:rect id="Rectangle 455" o:spid="_x0000_s2040" style="position:absolute;left:1795;top:2750;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VNhMMA&#10;AADdAAAADwAAAGRycy9kb3ducmV2LnhtbERPS2sCMRC+F/ofwhS81ay2lLI1ioqCBy8+Du1tSKbZ&#10;rZvJkqTr7r83BaG3+fieM1v0rhEdhVh7VjAZFyCItTc1WwXn0/b5HURMyAYbz6RgoAiL+ePDDEvj&#10;r3yg7pisyCEcS1RQpdSWUkZdkcM49i1x5r59cJgyDFaagNcc7ho5LYo36bDm3FBhS+uK9OX46xTY&#10;z3342urNz550N+yG125lrVRq9NQvP0Ak6tO/+O7emTy/eJnA3zf5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VNhMMAAADdAAAADwAAAAAAAAAAAAAAAACYAgAAZHJzL2Rv&#10;d25yZXYueG1sUEsFBgAAAAAEAAQA9QAAAIgDAAAAAA==&#10;" filled="f" strokecolor="#330" strokeweight=".6pt"/>
                  <v:rect id="Rectangle 456" o:spid="_x0000_s2041" style="position:absolute;left:2183;top:2750;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2GsIA&#10;AADdAAAADwAAAGRycy9kb3ducmV2LnhtbERPS4vCMBC+L/gfwgh7WxN1t2g1iiwIwroHH+B1aMa2&#10;2ExqE7X+eyMI3ubje8503tpKXKnxpWMN/Z4CQZw5U3KuYb9bfo1A+IBssHJMGu7kYT7rfEwxNe7G&#10;G7puQy5iCPsUNRQh1KmUPivIou+5mjhyR9dYDBE2uTQN3mK4reRAqURaLDk2FFjTb0HZaXuxGjD5&#10;Nuf/43C9+7skOM5btfw5KK0/u+1iAiJQG97il3tl4nw1HMDzm3i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6vYawgAAAN0AAAAPAAAAAAAAAAAAAAAAAJgCAABkcnMvZG93&#10;bnJldi54bWxQSwUGAAAAAAQABAD1AAAAhwMAAAAA&#10;" stroked="f"/>
                  <v:rect id="Rectangle 457" o:spid="_x0000_s2042" style="position:absolute;left:2183;top:2750;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2aMMA&#10;AADdAAAADwAAAGRycy9kb3ducmV2LnhtbERPyWrDMBC9F/oPYgK9NXIWSnGjhDYkkEMuWQ7tbZCm&#10;sltrZCTFsf++CgR6m8dbZ7HqXSM6CrH2rGAyLkAQa29qtgrOp+3zK4iYkA02nknBQBFWy8eHBZbG&#10;X/lA3TFZkUM4lqigSqktpYy6Iodx7FvizH374DBlGKw0Aa853DVyWhQv0mHNuaHCltYV6d/jxSmw&#10;n/vwtdWbnz3pbtgN8+7DWqnU06h/fwORqE//4rt7Z/L8YjaD2zf5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t2aMMAAADdAAAADwAAAAAAAAAAAAAAAACYAgAAZHJzL2Rv&#10;d25yZXYueG1sUEsFBgAAAAAEAAQA9QAAAIgDAAAAAA==&#10;" filled="f" strokecolor="#330" strokeweight=".6pt"/>
                  <v:rect id="Rectangle 458" o:spid="_x0000_s2043" style="position:absolute;left:2569;top:2741;width:381;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2xV8UA&#10;AADdAAAADwAAAGRycy9kb3ducmV2LnhtbERPS2sCMRC+C/0PYYTeNNFa0a1RaqHQi1AfB72Nm+nu&#10;4mayTVLd+usboeBtPr7nzBatrcWZfKgcaxj0FQji3JmKCw277XtvAiJEZIO1Y9LwSwEW84fODDPj&#10;Lrym8yYWIoVwyFBDGWOTSRnykiyGvmuIE/flvMWYoC+k8XhJ4baWQ6XG0mLFqaHEht5Kyk+bH6th&#10;OZ0svz9HvLqujwc67I+n56FXWj9229cXEJHaeBf/uz9Mmq+eRnD7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bFXxQAAAN0AAAAPAAAAAAAAAAAAAAAAAJgCAABkcnMv&#10;ZG93bnJldi54bWxQSwUGAAAAAAQABAD1AAAAigMAAAAA&#10;" fillcolor="black" stroked="f"/>
                  <v:rect id="Rectangle 459" o:spid="_x0000_s2044" style="position:absolute;left:2569;top:2741;width:381;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5Lh8QA&#10;AADdAAAADwAAAGRycy9kb3ducmV2LnhtbERPS08CMRC+k/gfmjHhBl0eGrNSCBBJOHARPeht0o7d&#10;le1009Zl999TExNv8+V7zmrTu0Z0FGLtWcFsWoAg1t7UbBW8vx0mTyBiQjbYeCYFA0XYrO9GKyyN&#10;v/IrdedkRQ7hWKKCKqW2lDLqihzGqW+JM/flg8OUYbDSBLzmcNfIeVE8Soc154YKW9pXpC/nH6fA&#10;fpzC50G/fJ9Id8NxWHY7a6VS4/t++wwiUZ/+xX/uo8nzi8UD/H6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uS4fEAAAA3QAAAA8AAAAAAAAAAAAAAAAAmAIAAGRycy9k&#10;b3ducmV2LnhtbFBLBQYAAAAABAAEAPUAAACJAwAAAAA=&#10;" filled="f" strokecolor="#330" strokeweight=".6pt"/>
                  <v:rect id="Rectangle 460" o:spid="_x0000_s2045" style="position:absolute;left:2959;top:2741;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wGcMA&#10;AADdAAAADwAAAGRycy9kb3ducmV2LnhtbERPS2vCQBC+F/oflhG8NbtqDTVmIyIIhdZDteB1yE4e&#10;mJ1Ns6um/75bKPQ2H99z8s1oO3GjwbeONcwSBYK4dKblWsPnaf/0AsIHZIOdY9LwTR42xeNDjplx&#10;d/6g2zHUIoawz1BDE0KfSenLhiz6xPXEkavcYDFEONTSDHiP4baTc6VSabHl2NBgT7uGysvxajVg&#10;+my+DtXi/fR2TXFVj2q/PCutp5NxuwYRaAz/4j/3q4nz1SKF32/iC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HwGcMAAADdAAAADwAAAAAAAAAAAAAAAACYAgAAZHJzL2Rv&#10;d25yZXYueG1sUEsFBgAAAAAEAAQA9QAAAIgDAAAAAA==&#10;" stroked="f"/>
                  <v:rect id="Rectangle 461" o:spid="_x0000_s2046" style="position:absolute;left:2959;top:2741;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a8QA&#10;AADdAAAADwAAAGRycy9kb3ducmV2LnhtbERPS08CMRC+k/gfmjHhBl0eUbNSCBBJOHARPeht0o7d&#10;le1009Zl999TExNv8+V7zmrTu0Z0FGLtWcFsWoAg1t7UbBW8vx0mTyBiQjbYeCYFA0XYrO9GKyyN&#10;v/IrdedkRQ7hWKKCKqW2lDLqihzGqW+JM/flg8OUYbDSBLzmcNfIeVE8SIc154YKW9pXpC/nH6fA&#10;fpzC50G/fJ9Id8NxWHY7a6VS4/t++wwiUZ/+xX/uo8nzi8Uj/H6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wcGvEAAAA3QAAAA8AAAAAAAAAAAAAAAAAmAIAAGRycy9k&#10;b3ducmV2LnhtbFBLBQYAAAAABAAEAPUAAACJAwAAAAA=&#10;" filled="f" strokecolor="#330" strokeweight=".6pt"/>
                  <v:rect id="Rectangle 462" o:spid="_x0000_s2047" style="position:absolute;left:3333;top:2741;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B8MUA&#10;AADdAAAADwAAAGRycy9kb3ducmV2LnhtbESPQWvCQBCF7wX/wzJCb3XXakONrlIKQsH2oBa8Dtkx&#10;CWZnY3bV9N93DoK3Gd6b975ZrHrfqCt1sQ5sYTwyoIiL4GouLfzu1y/voGJCdtgEJgt/FGG1HDwt&#10;MHfhxlu67lKpJIRjjhaqlNpc61hU5DGOQkss2jF0HpOsXaldhzcJ941+NSbTHmuWhgpb+qyoOO0u&#10;3gJmU3f+OU6+95tLhrOyN+u3g7H2edh/zEEl6tPDfL/+coJvJoIr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sHwxQAAAN0AAAAPAAAAAAAAAAAAAAAAAJgCAABkcnMv&#10;ZG93bnJldi54bWxQSwUGAAAAAAQABAD1AAAAigMAAAAA&#10;" stroked="f"/>
                  <v:rect id="Rectangle 463" o:spid="_x0000_s2048" style="position:absolute;left:3333;top:2741;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BgsQA&#10;AADdAAAADwAAAGRycy9kb3ducmV2LnhtbERPS08CMRC+k/gfmjHhBl0eMbpSCBBJOHARPeht0o7d&#10;le1009Zl999TExNv8+V7zmrTu0Z0FGLtWcFsWoAg1t7UbBW8vx0mjyBiQjbYeCYFA0XYrO9GKyyN&#10;v/IrdedkRQ7hWKKCKqW2lDLqihzGqW+JM/flg8OUYbDSBLzmcNfIeVE8SIc154YKW9pXpC/nH6fA&#10;fpzC50G/fJ9Id8NxWHY7a6VS4/t++wwiUZ/+xX/uo8nzi8UT/H6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QYLEAAAA3QAAAA8AAAAAAAAAAAAAAAAAmAIAAGRycy9k&#10;b3ducmV2LnhtbFBLBQYAAAAABAAEAPUAAACJAwAAAAA=&#10;" filled="f" strokecolor="#330" strokeweight=".6pt"/>
                  <v:rect id="Rectangle 464" o:spid="_x0000_s2049" style="position:absolute;left:3722;top:2741;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EKcgA&#10;AADdAAAADwAAAGRycy9kb3ducmV2LnhtbESPT08CMRDF7yZ8h2ZMvEkrQYMLhYCJiRcT+XOQ27Ad&#10;djdsp2tbYfXTOwcTbjN5b977zWzR+1adKaYmsIWHoQFFXAbXcGVht329n4BKGdlhG5gs/FCCxXxw&#10;M8PChQuv6bzJlZIQTgVaqHPuCq1TWZPHNAwdsWjHED1mWWOlXcSLhPtWj4x50h4bloYaO3qpqTxt&#10;vr2F1fNk9fUx5vff9WFP+8/D6XEUjbV3t/1yCipTn6/m/+s3J/hmLPz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8MQpyAAAAN0AAAAPAAAAAAAAAAAAAAAAAJgCAABk&#10;cnMvZG93bnJldi54bWxQSwUGAAAAAAQABAD1AAAAjQMAAAAA&#10;" fillcolor="black" stroked="f"/>
                  <v:rect id="Rectangle 465" o:spid="_x0000_s2050" style="position:absolute;left:3722;top:2741;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M++cIA&#10;AADdAAAADwAAAGRycy9kb3ducmV2LnhtbERPTWsCMRC9F/wPYYTealaRUlajVFHw4EXbQ70NyTS7&#10;7WayJOm6++9NQfA2j/c5y3XvGtFRiLVnBdNJAYJYe1OzVfD5sX95AxETssHGMykYKMJ6NXpaYmn8&#10;lU/UnZMVOYRjiQqqlNpSyqgrchgnviXO3LcPDlOGwUoT8JrDXSNnRfEqHdacGypsaVuR/j3/OQX2&#10;6xgue737OZLuhsMw7zbWSqWex/37AkSiPj3Ed/fB5PnFfAr/3+QT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z75wgAAAN0AAAAPAAAAAAAAAAAAAAAAAJgCAABkcnMvZG93&#10;bnJldi54bWxQSwUGAAAAAAQABAD1AAAAhwMAAAAA&#10;" filled="f" strokecolor="#330" strokeweight=".6pt"/>
                  <v:rect id="Rectangle 466" o:spid="_x0000_s2051" style="position:absolute;left:1032;top:3136;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yFZ8QA&#10;AADdAAAADwAAAGRycy9kb3ducmV2LnhtbERPS2vCQBC+F/wPywje6m5TG2p0DaUgCLYHH9DrkB2T&#10;0Oxsml2T+O+7hYK3+fies85H24ieOl871vA0VyCIC2dqLjWcT9vHVxA+IBtsHJOGG3nIN5OHNWbG&#10;DXyg/hhKEUPYZ6ihCqHNpPRFRRb93LXEkbu4zmKIsCul6XCI4baRiVKptFhzbKiwpfeKiu/j1WrA&#10;dGF+Pi/PH6f9NcVlOarty5fSejYd31YgAo3hLv5370ycrxYJ/H0TT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shWfEAAAA3QAAAA8AAAAAAAAAAAAAAAAAmAIAAGRycy9k&#10;b3ducmV2LnhtbFBLBQYAAAAABAAEAPUAAACJAwAAAAA=&#10;" stroked="f"/>
                  <v:rect id="Rectangle 467" o:spid="_x0000_s2052" style="position:absolute;left:1032;top:3136;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0FFcMA&#10;AADdAAAADwAAAGRycy9kb3ducmV2LnhtbERPTWsCMRC9C/0PYYTeNKuVUrZGsVLBg5eqh/Y2JNPs&#10;1s1kSdJ1998bodDbPN7nLNe9a0RHIdaeFcymBQhi7U3NVsH5tJu8gIgJ2WDjmRQMFGG9ehgtsTT+&#10;yh/UHZMVOYRjiQqqlNpSyqgrchinviXO3LcPDlOGwUoT8JrDXSPnRfEsHdacGypsaVuRvhx/nQL7&#10;eQhfO/3+cyDdDfth0b1ZK5V6HPebVxCJ+vQv/nPvTZ5fLJ7g/k0+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0FFcMAAADdAAAADwAAAAAAAAAAAAAAAACYAgAAZHJzL2Rv&#10;d25yZXYueG1sUEsFBgAAAAAEAAQA9QAAAIgDAAAAAA==&#10;" filled="f" strokecolor="#330" strokeweight=".6pt"/>
                  <v:rect id="Rectangle 468" o:spid="_x0000_s2053" style="position:absolute;left:1403;top:3136;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m4iMMA&#10;AADdAAAADwAAAGRycy9kb3ducmV2LnhtbERPTWvCQBC9F/wPywje6q41DTV1lSIIgvZgLHgdsmMS&#10;mp2N2VXjv3cLBW/zeJ8zX/a2EVfqfO1Yw2SsQBAXztRcavg5rF8/QPiAbLBxTBru5GG5GLzMMTPu&#10;xnu65qEUMYR9hhqqENpMSl9UZNGPXUscuZPrLIYIu1KaDm8x3DbyTalUWqw5NlTY0qqi4je/WA2Y&#10;Jub8fZruDttLirOyV+v3o9J6NOy/PkEE6sNT/O/emDhfJQn8fRN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m4iMMAAADdAAAADwAAAAAAAAAAAAAAAACYAgAAZHJzL2Rv&#10;d25yZXYueG1sUEsFBgAAAAAEAAQA9QAAAIgDAAAAAA==&#10;" stroked="f"/>
                  <v:rect id="Rectangle 469" o:spid="_x0000_s2054" style="position:absolute;left:1403;top:3136;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4+sMA&#10;AADdAAAADwAAAGRycy9kb3ducmV2LnhtbERPS2sCMRC+F/ofwgi91ayipWyN0oqCBy8+Du1tSKbZ&#10;bTeTJYnr7r9vBKG3+fies1j1rhEdhVh7VjAZFyCItTc1WwXn0/b5FURMyAYbz6RgoAir5ePDAkvj&#10;r3yg7pisyCEcS1RQpdSWUkZdkcM49i1x5r59cJgyDFaagNcc7ho5LYoX6bDm3FBhS+uK9O/x4hTY&#10;z3342urNz550N+yGWfdhrVTqadS/v4FI1Kd/8d29M3l+MZvD7Zt8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g4+sMAAADdAAAADwAAAAAAAAAAAAAAAACYAgAAZHJzL2Rv&#10;d25yZXYueG1sUEsFBgAAAAAEAAQA9QAAAIgDAAAAAA==&#10;" filled="f" strokecolor="#330" strokeweight=".6pt"/>
                  <v:rect id="Rectangle 470" o:spid="_x0000_s2055" style="position:absolute;left:1795;top:3136;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eDZMMA&#10;AADdAAAADwAAAGRycy9kb3ducmV2LnhtbERPTWvCQBC9C/0Pywi96a41hjZ1lSIIherBpNDrkB2T&#10;0Oxsml1N+u/dQsHbPN7nrLejbcWVet841rCYKxDEpTMNVxo+i/3sGYQPyAZbx6ThlzxsNw+TNWbG&#10;DXyiax4qEUPYZ6ihDqHLpPRlTRb93HXEkTu73mKIsK+k6XGI4baVT0ql0mLDsaHGjnY1ld/5xWrA&#10;NDE/x/PyUHxcUnypRrVffSmtH6fj2yuIQGO4i//d7ybOV0kKf9/EE+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eDZMMAAADdAAAADwAAAAAAAAAAAAAAAACYAgAAZHJzL2Rv&#10;d25yZXYueG1sUEsFBgAAAAAEAAQA9QAAAIgDAAAAAA==&#10;" stroked="f"/>
                  <v:rect id="Rectangle 471" o:spid="_x0000_s2056" style="position:absolute;left:1795;top:3136;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DFsMA&#10;AADdAAAADwAAAGRycy9kb3ducmV2LnhtbERPS2sCMRC+F/ofwgi91awitmyN0oqCBy8+Du1tSKbZ&#10;bTeTJYnr7r9vBKG3+fies1j1rhEdhVh7VjAZFyCItTc1WwXn0/b5FURMyAYbz6RgoAir5ePDAkvj&#10;r3yg7pisyCEcS1RQpdSWUkZdkcM49i1x5r59cJgyDFaagNcc7ho5LYq5dFhzbqiwpXVF+vd4cQrs&#10;5z58bfXmZ0+6G3bDrPuwVir1NOrf30Ak6tO/+O7emTy/mL3A7Zt8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DFsMAAADdAAAADwAAAAAAAAAAAAAAAACYAgAAZHJzL2Rv&#10;d25yZXYueG1sUEsFBgAAAAAEAAQA9QAAAIgDAAAAAA==&#10;" filled="f" strokecolor="#330" strokeweight=".6pt"/>
                  <v:rect id="Rectangle 472" o:spid="_x0000_s2057" style="position:absolute;left:2183;top:3136;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yjcYA&#10;AADdAAAADwAAAGRycy9kb3ducmV2LnhtbESPQWvCQBCF74L/YZlCb7rbVoNNXaUUhEL1YBR6HbJj&#10;EpqdjdlV03/vHAq9zfDevPfNcj34Vl2pj01gC09TA4q4DK7hysLxsJksQMWE7LANTBZ+KcJ6NR4t&#10;MXfhxnu6FqlSEsIxRwt1Sl2udSxr8hinoSMW7RR6j0nWvtKux5uE+1Y/G5Npjw1LQ40dfdRU/hQX&#10;bwGzmTvvTi/bw9clw9dqMJv5t7H28WF4fwOVaEj/5r/rTyf4Zia48o2Mo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SyjcYAAADdAAAADwAAAAAAAAAAAAAAAACYAgAAZHJz&#10;L2Rvd25yZXYueG1sUEsFBgAAAAAEAAQA9QAAAIsDAAAAAA==&#10;" stroked="f"/>
                  <v:rect id="Rectangle 473" o:spid="_x0000_s2058" style="position:absolute;left:2183;top:3136;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Uy/8MA&#10;AADdAAAADwAAAGRycy9kb3ducmV2LnhtbERPS2sCMRC+F/ofwgi91awi0m6N0oqCBy8+Du1tSKbZ&#10;bTeTJYnr7r9vBKG3+fies1j1rhEdhVh7VjAZFyCItTc1WwXn0/b5BURMyAYbz6RgoAir5ePDAkvj&#10;r3yg7pisyCEcS1RQpdSWUkZdkcM49i1x5r59cJgyDFaagNcc7ho5LYq5dFhzbqiwpXVF+vd4cQrs&#10;5z58bfXmZ0+6G3bDrPuwVir1NOrf30Ak6tO/+O7emTy/mL3C7Zt8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Uy/8MAAADdAAAADwAAAAAAAAAAAAAAAACYAgAAZHJzL2Rv&#10;d25yZXYueG1sUEsFBgAAAAAEAAQA9QAAAIgDAAAAAA==&#10;" filled="f" strokecolor="#330" strokeweight=".6pt"/>
                  <v:rect id="Rectangle 474" o:spid="_x0000_s2059" style="position:absolute;left:2569;top:3127;width:381;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oVsYA&#10;AADdAAAADwAAAGRycy9kb3ducmV2LnhtbESPT2vCQBDF74LfYZlCb7rbPwabukopCIXqwSj0OmTH&#10;JDQ7G7Orpt++cxC8zfDevPebxWrwrbpQH5vAFp6mBhRxGVzDlYXDfj2Zg4oJ2WEbmCz8UYTVcjxa&#10;YO7ClXd0KVKlJIRjjhbqlLpc61jW5DFOQ0cs2jH0HpOsfaVdj1cJ961+NibTHhuWhho7+qyp/C3O&#10;3gJmr+60Pb5s9t/nDN+qwaxnP8bax4fh4x1UoiHdzbfrLyf4Zib88o2Mo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soVsYAAADdAAAADwAAAAAAAAAAAAAAAACYAgAAZHJz&#10;L2Rvd25yZXYueG1sUEsFBgAAAAAEAAQA9QAAAIsDAAAAAA==&#10;" stroked="f"/>
                  <v:rect id="Rectangle 475" o:spid="_x0000_s2060" style="position:absolute;left:2569;top:3127;width:381;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qoJMMA&#10;AADdAAAADwAAAGRycy9kb3ducmV2LnhtbERPS2sCMRC+F/ofwhS81azSlrI1ioqCBy8+Du1tSKbZ&#10;rZvJkqTr7r83BaG3+fieM1v0rhEdhVh7VjAZFyCItTc1WwXn0/b5HURMyAYbz6RgoAiL+ePDDEvj&#10;r3yg7pisyCEcS1RQpdSWUkZdkcM49i1x5r59cJgyDFaagNcc7ho5LYo36bDm3FBhS+uK9OX46xTY&#10;z3342urNz550N+yGl25lrVRq9NQvP0Ak6tO/+O7emTy/eJ3A3zf5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qoJMMAAADdAAAADwAAAAAAAAAAAAAAAACYAgAAZHJzL2Rv&#10;d25yZXYueG1sUEsFBgAAAAAEAAQA9QAAAIgDAAAAAA==&#10;" filled="f" strokecolor="#330" strokeweight=".6pt"/>
                  <v:rect id="Rectangle 476" o:spid="_x0000_s2061" style="position:absolute;left:2959;top:3127;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pGMUA&#10;AADdAAAADwAAAGRycy9kb3ducmV2LnhtbERPS2sCMRC+C/6HMIXeNOlSi65GUaHQS6E+DnobN+Pu&#10;4mayJqlu++ubQqG3+fieM1t0thE38qF2rOFpqEAQF87UXGrY714HYxAhIhtsHJOGLwqwmPd7M8yN&#10;u/OGbttYihTCIUcNVYxtLmUoKrIYhq4lTtzZeYsxQV9K4/Gewm0jM6VepMWaU0OFLa0rKi7bT6th&#10;NRmvrh/P/P69OR3peDhdRplXWj8+dMspiEhd/Bf/ud9Mmq9GG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2kYxQAAAN0AAAAPAAAAAAAAAAAAAAAAAJgCAABkcnMv&#10;ZG93bnJldi54bWxQSwUGAAAAAAQABAD1AAAAigMAAAAA&#10;" fillcolor="black" stroked="f"/>
                  <v:rect id="Rectangle 477" o:spid="_x0000_s2062" style="position:absolute;left:2959;top:3127;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TyMQA&#10;AADdAAAADwAAAGRycy9kb3ducmV2LnhtbERPS08CMRC+k/gfmjHhBl0eGrNSCBBJOHARPeht0o7d&#10;le1009Zl999TExNv8+V7zmrTu0Z0FGLtWcFsWoAg1t7UbBW8vx0mTyBiQjbYeCYFA0XYrO9GKyyN&#10;v/IrdedkRQ7hWKKCKqW2lDLqihzGqW+JM/flg8OUYbDSBLzmcNfIeVE8Soc154YKW9pXpC/nH6fA&#10;fpzC50G/fJ9Id8NxWHY7a6VS4/t++wwiUZ/+xX/uo8nzi4cF/H6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Uk8jEAAAA3QAAAA8AAAAAAAAAAAAAAAAAmAIAAGRycy9k&#10;b3ducmV2LnhtbFBLBQYAAAAABAAEAPUAAACJAwAAAAA=&#10;" filled="f" strokecolor="#330" strokeweight=".6pt"/>
                  <v:rect id="Rectangle 478" o:spid="_x0000_s2063" style="position:absolute;left:3333;top:3127;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U98QA&#10;AADdAAAADwAAAGRycy9kb3ducmV2LnhtbERPTWsCMRC9C/0PYQreNKlosVujVEHwIlTtod7GzXR3&#10;cTPZJlFXf31TELzN433OZNbaWpzJh8qxhpe+AkGcO1NxoeFrt+yNQYSIbLB2TBquFGA2fepMMDPu&#10;whs6b2MhUgiHDDWUMTaZlCEvyWLou4Y4cT/OW4wJ+kIaj5cUbms5UOpVWqw4NZTY0KKk/Lg9WQ3z&#10;t/H893PI69vmsKf99+E4Gnildfe5/XgHEamND/HdvTJpvhoN4f+bd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SVPfEAAAA3QAAAA8AAAAAAAAAAAAAAAAAmAIAAGRycy9k&#10;b3ducmV2LnhtbFBLBQYAAAAABAAEAPUAAACJAwAAAAA=&#10;" fillcolor="black" stroked="f"/>
                  <v:rect id="Rectangle 479" o:spid="_x0000_s2064" style="position:absolute;left:3333;top:3127;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uJ8MA&#10;AADdAAAADwAAAGRycy9kb3ducmV2LnhtbERPTWsCMRC9C/0PYYTeNKvUUrZGsVLBg5eqh/Y2JNPs&#10;1s1kSdJ1998bodDbPN7nLNe9a0RHIdaeFcymBQhi7U3NVsH5tJu8gIgJ2WDjmRQMFGG9ehgtsTT+&#10;yh/UHZMVOYRjiQqqlNpSyqgrchinviXO3LcPDlOGwUoT8JrDXSPnRfEsHdacGypsaVuRvhx/nQL7&#10;eQhfO/3+cyDdDfvhqXuzVir1OO43ryAS9elf/Ofemzy/WCzg/k0+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GuJ8MAAADdAAAADwAAAAAAAAAAAAAAAACYAgAAZHJzL2Rv&#10;d25yZXYueG1sUEsFBgAAAAAEAAQA9QAAAIgDAAAAAA==&#10;" filled="f" strokecolor="#330" strokeweight=".6pt"/>
                  <v:rect id="Rectangle 480" o:spid="_x0000_s2065" style="position:absolute;left:3722;top:3127;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4VucIA&#10;AADdAAAADwAAAGRycy9kb3ducmV2LnhtbERPS4vCMBC+L/gfwgje1sRXcbtGEUEQdA8+YK9DM7Zl&#10;m0ltotZ/b4QFb/PxPWe2aG0lbtT40rGGQV+BIM6cKTnXcDquP6cgfEA2WDkmDQ/ysJh3PmaYGnfn&#10;Pd0OIRcxhH2KGooQ6lRKnxVk0fddTRy5s2sshgibXJoG7zHcVnKoVCItlhwbCqxpVVD2d7haDZiM&#10;zeXnPNodt9cEv/JWrSe/Sutet11+gwjUhrf4370xcb6aJPD6Jp4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DhW5wgAAAN0AAAAPAAAAAAAAAAAAAAAAAJgCAABkcnMvZG93&#10;bnJldi54bWxQSwUGAAAAAAQABAD1AAAAhwMAAAAA&#10;" stroked="f"/>
                  <v:rect id="Rectangle 481" o:spid="_x0000_s2066" style="position:absolute;left:3722;top:3127;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Vy8MA&#10;AADdAAAADwAAAGRycy9kb3ducmV2LnhtbERPTU8CMRC9k/gfmjHhBl0IqFkpBIgkHLiIHvQ2acfu&#10;yna6aeuy+++piYm3eXmfs9r0rhEdhVh7VjCbFiCItTc1WwXvb4fJE4iYkA02nknBQBE267vRCkvj&#10;r/xK3TlZkUM4lqigSqktpYy6Iodx6lvizH354DBlGKw0Aa853DVyXhQP0mHNuaHClvYV6cv5xymw&#10;H6fwedAv3yfS3XAcFt3OWqnU+L7fPoNI1Kd/8Z/7aPL8YvkIv9/kE+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Vy8MAAADdAAAADwAAAAAAAAAAAAAAAACYAgAAZHJzL2Rv&#10;d25yZXYueG1sUEsFBgAAAAAEAAQA9QAAAIgDAAAAAA==&#10;" filled="f" strokecolor="#330" strokeweight=".6pt"/>
                  <v:rect id="Rectangle 482" o:spid="_x0000_s2067" style="position:absolute;left:1032;top:3525;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0kUMYA&#10;AADdAAAADwAAAGRycy9kb3ducmV2LnhtbESPT2vCQBDF74LfYZlCb7rbPwabukopCIXqwSj0OmTH&#10;JDQ7G7Orpt++cxC8zfDevPebxWrwrbpQH5vAFp6mBhRxGVzDlYXDfj2Zg4oJ2WEbmCz8UYTVcjxa&#10;YO7ClXd0KVKlJIRjjhbqlLpc61jW5DFOQ0cs2jH0HpOsfaVdj1cJ961+NibTHhuWhho7+qyp/C3O&#10;3gJmr+60Pb5s9t/nDN+qwaxnP8bax4fh4x1UoiHdzbfrLyf4Zia48o2Mo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0kUMYAAADdAAAADwAAAAAAAAAAAAAAAACYAgAAZHJz&#10;L2Rvd25yZXYueG1sUEsFBgAAAAAEAAQA9QAAAIsDAAAAAA==&#10;" stroked="f"/>
                  <v:rect id="Rectangle 483" o:spid="_x0000_s2068" style="position:absolute;left:1032;top:3525;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ykIsMA&#10;AADdAAAADwAAAGRycy9kb3ducmV2LnhtbERPTU8CMRC9k/gfmjHhBl0IGF0pBIgkHLiIHvQ2acfu&#10;yna6aeuy+++piYm3eXmfs9r0rhEdhVh7VjCbFiCItTc1WwXvb4fJI4iYkA02nknBQBE267vRCkvj&#10;r/xK3TlZkUM4lqigSqktpYy6Iodx6lvizH354DBlGKw0Aa853DVyXhQP0mHNuaHClvYV6cv5xymw&#10;H6fwedAv3yfS3XAcFt3OWqnU+L7fPoNI1Kd/8Z/7aPL8YvkEv9/kE+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ykIsMAAADdAAAADwAAAAAAAAAAAAAAAACYAgAAZHJzL2Rv&#10;d25yZXYueG1sUEsFBgAAAAAEAAQA9QAAAIgDAAAAAA==&#10;" filled="f" strokecolor="#330" strokeweight=".6pt"/>
                  <v:rect id="Rectangle 484" o:spid="_x0000_s2069" style="position:absolute;left:1403;top:3525;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68YA&#10;AADdAAAADwAAAGRycy9kb3ducmV2LnhtbESPT2vCQBDF70K/wzKF3nS3fwwaXaUUhEL1YBS8Dtkx&#10;Cc3OptlV02/vHAq9zfDevPeb5XrwrbpSH5vAFp4nBhRxGVzDlYXjYTOegYoJ2WEbmCz8UoT16mG0&#10;xNyFG+/pWqRKSQjHHC3UKXW51rGsyWOchI5YtHPoPSZZ+0q7Hm8S7lv9YkymPTYsDTV29FFT+V1c&#10;vAXM3tzP7vy6PXxdMpxXg9lMT8bap8fhfQEq0ZD+zX/Xn07wTSb88o2Mo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fi68YAAADdAAAADwAAAAAAAAAAAAAAAACYAgAAZHJz&#10;L2Rvd25yZXYueG1sUEsFBgAAAAAEAAQA9QAAAIsDAAAAAA==&#10;" stroked="f"/>
                  <v:rect id="Rectangle 485" o:spid="_x0000_s2070" style="position:absolute;left:1403;top:3525;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ZimcIA&#10;AADdAAAADwAAAGRycy9kb3ducmV2LnhtbERPTWsCMRC9C/6HMIXeNKsUKVujtKLgwYvWg70NyTS7&#10;7WayJOm6++8bQfA2j/c5y3XvGtFRiLVnBbNpAYJYe1OzVXD+3E1eQcSEbLDxTAoGirBejUdLLI2/&#10;8pG6U7Iih3AsUUGVUltKGXVFDuPUt8SZ+/bBYcowWGkCXnO4a+S8KBbSYc25ocKWNhXp39OfU2Av&#10;h/C109ufA+lu2A8v3Ye1Uqnnp/79DUSiPj3Ed/fe5PnFYga3b/IJ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5mKZwgAAAN0AAAAPAAAAAAAAAAAAAAAAAJgCAABkcnMvZG93&#10;bnJldi54bWxQSwUGAAAAAAQABAD1AAAAhwMAAAAA&#10;" filled="f" strokecolor="#330" strokeweight=".6pt"/>
                  <v:rect id="Rectangle 486" o:spid="_x0000_s2071" style="position:absolute;left:1795;top:3525;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nZB8IA&#10;AADdAAAADwAAAGRycy9kb3ducmV2LnhtbERPS4vCMBC+C/6HMII3TXxscbtGWRYEQffgA/Y6NGNb&#10;tpnUJmr990YQvM3H95z5srWVuFLjS8caRkMFgjhzpuRcw/GwGsxA+IBssHJMGu7kYbnoduaYGnfj&#10;HV33IRcxhH2KGooQ6lRKnxVk0Q9dTRy5k2sshgibXJoGbzHcVnKsVCItlhwbCqzpp6Dsf3+xGjCZ&#10;mvPvabI9bC4JfuatWn38Ka37vfb7C0SgNrzFL/faxPkqGcP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kHwgAAAN0AAAAPAAAAAAAAAAAAAAAAAJgCAABkcnMvZG93&#10;bnJldi54bWxQSwUGAAAAAAQABAD1AAAAhwMAAAAA&#10;" stroked="f"/>
                  <v:rect id="Rectangle 487" o:spid="_x0000_s2072" style="position:absolute;left:1795;top:3525;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ZdcMA&#10;AADdAAAADwAAAGRycy9kb3ducmV2LnhtbERPTWsCMRC9C/0PYYTeNGsrUrZGsaWCBy9VD+1tSKbZ&#10;rZvJkqTr7r83BcHbPN7nLNe9a0RHIdaeFcymBQhi7U3NVsHpuJ28gIgJ2WDjmRQMFGG9ehgtsTT+&#10;wp/UHZIVOYRjiQqqlNpSyqgrchinviXO3I8PDlOGwUoT8JLDXSOfimIhHdacGyps6b0ifT78OQX2&#10;ax++t/rjd0+6G3bDvHuzVir1OO43ryAS9ekuvrl3Js8vFs/w/00+Qa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hZdcMAAADdAAAADwAAAAAAAAAAAAAAAACYAgAAZHJzL2Rv&#10;d25yZXYueG1sUEsFBgAAAAAEAAQA9QAAAIgDAAAAAA==&#10;" filled="f" strokecolor="#330" strokeweight=".6pt"/>
                  <v:rect id="Rectangle 488" o:spid="_x0000_s2073" style="position:absolute;left:2183;top:3525;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6MMA&#10;AADdAAAADwAAAGRycy9kb3ducmV2LnhtbERPTWvCQBC9C/0Pywi96a41hjZ1lSIIherBpNDrkB2T&#10;0Oxsml1N+u/dQsHbPN7nrLejbcWVet841rCYKxDEpTMNVxo+i/3sGYQPyAZbx6ThlzxsNw+TNWbG&#10;DXyiax4qEUPYZ6ihDqHLpPRlTRb93HXEkTu73mKIsK+k6XGI4baVT0ql0mLDsaHGjnY1ld/5xWrA&#10;NDE/x/PyUHxcUnypRrVffSmtH6fj2yuIQGO4i//d7ybOV2kCf9/EE+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k6MMAAADdAAAADwAAAAAAAAAAAAAAAACYAgAAZHJzL2Rv&#10;d25yZXYueG1sUEsFBgAAAAAEAAQA9QAAAIgDAAAAAA==&#10;" stroked="f"/>
                  <v:rect id="Rectangle 489" o:spid="_x0000_s2074" style="position:absolute;left:2183;top:3525;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kmsMA&#10;AADdAAAADwAAAGRycy9kb3ducmV2LnhtbERPTWsCMRC9C/0PYYTeNGupUrZGsaWCBy9VD+1tSKbZ&#10;rZvJkqTr7r83BcHbPN7nLNe9a0RHIdaeFcymBQhi7U3NVsHpuJ28gIgJ2WDjmRQMFGG9ehgtsTT+&#10;wp/UHZIVOYRjiQqqlNpSyqgrchinviXO3I8PDlOGwUoT8JLDXSOfimIhHdacGyps6b0ifT78OQX2&#10;ax++t/rjd0+6G3bDc/dmrVTqcdxvXkEk6tNdfHPvTJ5fLObw/00+Qa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kmsMAAADdAAAADwAAAAAAAAAAAAAAAACYAgAAZHJzL2Rv&#10;d25yZXYueG1sUEsFBgAAAAAEAAQA9QAAAIgDAAAAAA==&#10;" filled="f" strokecolor="#330" strokeweight=".6pt"/>
                  <v:rect id="Rectangle 490" o:spid="_x0000_s2075" style="position:absolute;left:2569;top:3517;width:381;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LfBMMA&#10;AADdAAAADwAAAGRycy9kb3ducmV2LnhtbERPS2sCMRC+C/6HMEJvmvRhaLebFSkIQvVQLfQ6bMbd&#10;pZvJuom6/ntTKHibj+85+WJwrThTHxrPBh5nCgRx6W3DlYHv/Wr6CiJEZIutZzJwpQCLYjzKMbP+&#10;wl903sVKpBAOGRqoY+wyKUNZk8Mw8x1x4g6+dxgT7Ctpe7ykcNfKJ6W0dNhwaqixo4+ayt/dyRlA&#10;/WKP28PzZv950vhWDWo1/1HGPEyG5TuISEO8i//da5vmK63h75t0gi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LfBMMAAADdAAAADwAAAAAAAAAAAAAAAACYAgAAZHJzL2Rv&#10;d25yZXYueG1sUEsFBgAAAAAEAAQA9QAAAIgDAAAAAA==&#10;" stroked="f"/>
                  <v:rect id="Rectangle 491" o:spid="_x0000_s2076" style="position:absolute;left:2569;top:3517;width:381;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fdsMA&#10;AADdAAAADwAAAGRycy9kb3ducmV2LnhtbERPTWsCMRC9C/0PYYTeNKsUW7ZGsVLBg5eqh/Y2JNPs&#10;1s1kSdJ1998bodDbPN7nLNe9a0RHIdaeFcymBQhi7U3NVsH5tJu8gIgJ2WDjmRQMFGG9ehgtsTT+&#10;yh/UHZMVOYRjiQqqlNpSyqgrchinviXO3LcPDlOGwUoT8JrDXSPnRbGQDmvODRW2tK1IX46/ToH9&#10;PISvnX7/OZDuhv3w1L1ZK5V6HPebVxCJ+vQv/nPvTZ5fLJ7h/k0+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NfdsMAAADdAAAADwAAAAAAAAAAAAAAAACYAgAAZHJzL2Rv&#10;d25yZXYueG1sUEsFBgAAAAAEAAQA9QAAAIgDAAAAAA==&#10;" filled="f" strokecolor="#330" strokeweight=".6pt"/>
                  <v:rect id="Rectangle 492" o:spid="_x0000_s2077" style="position:absolute;left:2959;top:351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7cYA&#10;AADdAAAADwAAAGRycy9kb3ducmV2LnhtbESPT2vCQBDF70K/wzKF3nS3fwwaXaUUhEL1YBS8Dtkx&#10;Cc3OptlV02/vHAq9zfDevPeb5XrwrbpSH5vAFp4nBhRxGVzDlYXjYTOegYoJ2WEbmCz8UoT16mG0&#10;xNyFG+/pWqRKSQjHHC3UKXW51rGsyWOchI5YtHPoPSZZ+0q7Hm8S7lv9YkymPTYsDTV29FFT+V1c&#10;vAXM3tzP7vy6PXxdMpxXg9lMT8bap8fhfQEq0ZD+zX/Xn07wTSa48o2Mo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Hu7cYAAADdAAAADwAAAAAAAAAAAAAAAACYAgAAZHJz&#10;L2Rvd25yZXYueG1sUEsFBgAAAAAEAAQA9QAAAIsDAAAAAA==&#10;" stroked="f"/>
                  <v:rect id="Rectangle 493" o:spid="_x0000_s2078" style="position:absolute;left:2959;top:351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un8MA&#10;AADdAAAADwAAAGRycy9kb3ducmV2LnhtbERPTWsCMRC9C/0PYYTeNKsUabdGsVLBg5eqh/Y2JNPs&#10;1s1kSdJ1998bodDbPN7nLNe9a0RHIdaeFcymBQhi7U3NVsH5tJs8g4gJ2WDjmRQMFGG9ehgtsTT+&#10;yh/UHZMVOYRjiQqqlNpSyqgrchinviXO3LcPDlOGwUoT8JrDXSPnRbGQDmvODRW2tK1IX46/ToH9&#10;PISvnX7/OZDuhv3w1L1ZK5V6HPebVxCJ+vQv/nPvTZ5fLF7g/k0+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Bun8MAAADdAAAADwAAAAAAAAAAAAAAAACYAgAAZHJzL2Rv&#10;d25yZXYueG1sUEsFBgAAAAAEAAQA9QAAAIgDAAAAAA==&#10;" filled="f" strokecolor="#330" strokeweight=".6pt"/>
                  <v:rect id="Rectangle 494" o:spid="_x0000_s2079" style="position:absolute;left:3333;top:351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50NsYA&#10;AADdAAAADwAAAGRycy9kb3ducmV2LnhtbESPQWvCQBCF7wX/wzKF3nS3tqaauooUhIL1UBW8Dtkx&#10;Cc3Oxuyq6b93DoXeZnhv3vtmvux9o67UxTqwheeRAUVcBFdzaeGwXw+noGJCdtgEJgu/FGG5GDzM&#10;MXfhxt903aVSSQjHHC1UKbW51rGoyGMchZZYtFPoPCZZu1K7Dm8S7hs9NibTHmuWhgpb+qio+Nld&#10;vAXMXt15e3r52m8uGc7K3qwnR2Pt02O/egeVqE//5r/rTyf45k345RsZQS/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50NsYAAADdAAAADwAAAAAAAAAAAAAAAACYAgAAZHJz&#10;L2Rvd25yZXYueG1sUEsFBgAAAAAEAAQA9QAAAIsDAAAAAA==&#10;" stroked="f"/>
                  <v:rect id="Rectangle 495" o:spid="_x0000_s2080" style="position:absolute;left:3333;top:351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RMMA&#10;AADdAAAADwAAAGRycy9kb3ducmV2LnhtbERPS2sCMRC+F/ofwhS81axS2rI1ioqCBy8+Du1tSKbZ&#10;rZvJkqTr7r83BaG3+fieM1v0rhEdhVh7VjAZFyCItTc1WwXn0/b5HURMyAYbz6RgoAiL+ePDDEvj&#10;r3yg7pisyCEcS1RQpdSWUkZdkcM49i1x5r59cJgyDFaagNcc7ho5LYpX6bDm3FBhS+uK9OX46xTY&#10;z3342urNz550N+yGl25lrVRq9NQvP0Ak6tO/+O7emTy/eJvA3zf5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0RMMAAADdAAAADwAAAAAAAAAAAAAAAACYAgAAZHJzL2Rv&#10;d25yZXYueG1sUEsFBgAAAAAEAAQA9QAAAIgDAAAAAA==&#10;" filled="f" strokecolor="#330" strokeweight=".6pt"/>
                  <v:rect id="Rectangle 496" o:spid="_x0000_s2081" style="position:absolute;left:3722;top:351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2sMA&#10;AADdAAAADwAAAGRycy9kb3ducmV2LnhtbERPS2sCMRC+C/0PYYTeaqJtV91uFBGEgvXgWuh12Mw+&#10;6Gay3UTd/vtGKHibj+852XqwrbhQ7xvHGqYTBYK4cKbhSsPnafe0AOEDssHWMWn4JQ/r1cMow9S4&#10;Kx/pkodKxBD2KWqoQ+hSKX1Rk0U/cR1x5ErXWwwR9pU0PV5juG3lTKlEWmw4NtTY0bam4js/Ww2Y&#10;vJifQ/n8cdqfE1xWg9q9fimtH8fD5g1EoCHcxf/udxPnq/kMbt/E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P2sMAAADdAAAADwAAAAAAAAAAAAAAAACYAgAAZHJzL2Rv&#10;d25yZXYueG1sUEsFBgAAAAAEAAQA9QAAAIgDAAAAAA==&#10;" stroked="f"/>
                  <v:rect id="Rectangle 497" o:spid="_x0000_s2082" style="position:absolute;left:3722;top:351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PqMQA&#10;AADdAAAADwAAAGRycy9kb3ducmV2LnhtbERPS08CMRC+k/gfmjHhBl0eUbNSCBBJOHARPeht0o7d&#10;le1009Zl999TExNv8+V7zmrTu0Z0FGLtWcFsWoAg1t7UbBW8vx0mTyBiQjbYeCYFA0XYrO9GKyyN&#10;v/IrdedkRQ7hWKKCKqW2lDLqihzGqW+JM/flg8OUYbDSBLzmcNfIeVE8SIc154YKW9pXpC/nH6fA&#10;fpzC50G/fJ9Id8NxWHY7a6VS4/t++wwiUZ/+xX/uo8nzi8cF/H6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hz6jEAAAA3QAAAA8AAAAAAAAAAAAAAAAAmAIAAGRycy9k&#10;b3ducmV2LnhtbFBLBQYAAAAABAAEAPUAAACJAwAAAAA=&#10;" filled="f" strokecolor="#330" strokeweight=".6pt"/>
                </v:group>
                <v:shape id="Freeform 498" o:spid="_x0000_s2083" style="position:absolute;left:4859;top:2479;width:172;height:177;visibility:visible;mso-wrap-style:square;v-text-anchor:top" coordsize="11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YZ7cQA&#10;AADdAAAADwAAAGRycy9kb3ducmV2LnhtbERPTWvCQBC9F/oflil4001FW01dRUoDFS82itjbkJ0m&#10;0d3ZkN1q/PduQehtHu9zZovOGnGm1teOFTwPEhDEhdM1lwp226w/AeEDskbjmBRcycNi/vgww1S7&#10;C3/ROQ+liCHsU1RQhdCkUvqiIot+4BriyP241mKIsC2lbvESw62RwyR5kRZrjg0VNvReUXHKf62C&#10;cXY0m++8MWb/sfbd9LCSIRsr1Xvqlm8gAnXhX3x3f+o4P3kdwd838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mGe3EAAAA3QAAAA8AAAAAAAAAAAAAAAAAmAIAAGRycy9k&#10;b3ducmV2LnhtbFBLBQYAAAAABAAEAPUAAACJAwAAAAA=&#10;" path="m60,l54,3r-6,l42,5,36,7r-4,3l26,15r-8,7l10,33,6,38,4,45,2,52,,57r,7l,71r,7l,85r2,7l4,99r2,8l10,111r8,12l26,130r6,5l36,137r6,3l48,142r6,l60,142r6,l72,142r6,-2l82,137r6,-2l94,130r7,-7l109,111r2,-4l113,99r2,-7l117,85r2,-7l119,71r,-7l117,57r-2,-5l113,45r-2,-7l109,33,101,22,94,15,88,10,82,7,78,5,72,3r-6,l60,xe" fillcolor="black" stroked="f">
                  <v:path arrowok="t" o:connecttype="custom" o:connectlocs="87,0;78,4;69,4;61,6;52,9;46,12;38,19;26,27;14,41;9,47;6,56;3,65;0,71;0,80;0,88;0,97;0,106;3,115;6,123;9,133;14,138;26,153;38,162;46,168;52,171;61,175;69,177;78,177;87,177;95,177;104,177;113,175;119,171;127,168;136,162;146,153;158,138;160,133;163,123;166,115;169,106;172,97;172,88;172,80;169,71;166,65;163,56;160,47;158,41;146,27;136,19;127,12;119,9;113,6;104,4;95,4;87,0" o:connectangles="0,0,0,0,0,0,0,0,0,0,0,0,0,0,0,0,0,0,0,0,0,0,0,0,0,0,0,0,0,0,0,0,0,0,0,0,0,0,0,0,0,0,0,0,0,0,0,0,0,0,0,0,0,0,0,0,0"/>
                </v:shape>
                <v:shape id="Freeform 499" o:spid="_x0000_s2084" style="position:absolute;left:4859;top:2479;width:172;height:177;visibility:visible;mso-wrap-style:square;v-text-anchor:top" coordsize="11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Q8AA&#10;AADdAAAADwAAAGRycy9kb3ducmV2LnhtbERPy6rCMBDdC/5DGMGdplfxQa9RRBB0pVZxPTRz216b&#10;SWlirX9vBMHdHM5zFqvWlKKh2hWWFfwMIxDEqdUFZwou5+1gDsJ5ZI2lZVLwJAerZbezwFjbB5+o&#10;SXwmQgi7GBXk3lexlC7NyaAb2oo4cH+2NugDrDOpa3yEcFPKURRNpcGCQ0OOFW1ySm/J3Si4/t+u&#10;B2/dbtyWCRXuuG/MaKJUv9euf0F4av1X/HHvdJgfzSbw/iac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Q8AAAADdAAAADwAAAAAAAAAAAAAAAACYAgAAZHJzL2Rvd25y&#10;ZXYueG1sUEsFBgAAAAAEAAQA9QAAAIUDAAAAAA==&#10;" path="m60,l54,3r-6,l42,5,36,7r-4,3l26,15r-8,7l10,33,6,38,4,45,2,52,,57r,7l,71r,7l,85r2,7l4,99r2,8l10,111r8,12l26,130r6,5l36,137r6,3l48,142r6,l60,142r6,l72,142r6,-2l82,137r6,-2l94,130r7,-7l109,111r2,-4l113,99r2,-7l117,85r2,-7l119,71r,-7l117,57r-2,-5l113,45r-2,-7l109,33,101,22,94,15,88,10,82,7,78,5,72,3r-6,l60,e" filled="f" strokecolor="#330" strokeweight=".6pt">
                  <v:path arrowok="t" o:connecttype="custom" o:connectlocs="87,0;78,4;69,4;61,6;52,9;46,12;38,19;26,27;14,41;9,47;6,56;3,65;0,71;0,80;0,88;0,97;0,106;3,115;6,123;9,133;14,138;26,153;38,162;46,168;52,171;61,175;69,177;78,177;87,177;95,177;104,177;113,175;119,171;127,168;136,162;146,153;158,138;160,133;163,123;166,115;169,106;172,97;172,88;172,80;169,71;166,65;163,56;160,47;158,41;146,27;136,19;127,12;119,9;113,6;104,4;95,4;87,0" o:connectangles="0,0,0,0,0,0,0,0,0,0,0,0,0,0,0,0,0,0,0,0,0,0,0,0,0,0,0,0,0,0,0,0,0,0,0,0,0,0,0,0,0,0,0,0,0,0,0,0,0,0,0,0,0,0,0,0,0"/>
                </v:shape>
                <v:shape id="Freeform 500" o:spid="_x0000_s2085" style="position:absolute;left:5221;top:2090;width:174;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P+sEA&#10;AADdAAAADwAAAGRycy9kb3ducmV2LnhtbERPTYvCMBC9C/6HMII3TVVWpRpFhIKIl1UPHsdmbKvN&#10;pDZR67/fLAje5vE+Z75sTCmeVLvCsoJBPwJBnFpdcKbgeEh6UxDOI2ssLZOCNzlYLtqtOcbavviX&#10;nnufiRDCLkYFufdVLKVLczLo+rYiDtzF1gZ9gHUmdY2vEG5KOYyisTRYcGjIsaJ1Tult/zAKhpyN&#10;zufb/XidXncnRz/JbrNNlOp2mtUMhKfGf8Uf90aH+dFkDP/fhB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zj/rBAAAA3QAAAA8AAAAAAAAAAAAAAAAAmAIAAGRycy9kb3du&#10;cmV2LnhtbFBLBQYAAAAABAAEAPUAAACGAwAAAAA=&#10;" path="m60,l54,,48,2r-6,l36,5r-4,5l26,12r-8,9l10,31,8,38,4,43,2,50r,7l,64r,7l,78r2,7l2,92r2,7l8,104r2,7l18,120r8,10l32,132r4,5l42,139r6,l54,142r6,l66,142r6,-3l78,139r6,-2l88,132r6,-2l102,120r8,-9l112,104r4,-5l118,92r,-7l120,78r,-7l120,64r-2,-7l118,50r-2,-7l112,38r-2,-7l102,21,94,12,88,10,84,5,78,2r-6,l66,,60,xe" fillcolor="black" stroked="f">
                  <v:path arrowok="t" o:connecttype="custom" o:connectlocs="87,0;78,0;70,3;61,3;52,6;46,13;38,15;26,26;15,39;12,48;6,54;3,63;3,71;0,80;0,89;0,98;3,107;3,115;6,124;12,130;15,139;26,150;38,163;46,165;52,172;61,174;70,174;78,178;87,178;96,178;104,174;113,174;122,172;128,165;136,163;148,150;160,139;162,130;168,124;171,115;171,107;174,98;174,89;174,80;171,71;171,63;168,54;162,48;160,39;148,26;136,15;128,13;122,6;113,3;104,3;96,0;87,0" o:connectangles="0,0,0,0,0,0,0,0,0,0,0,0,0,0,0,0,0,0,0,0,0,0,0,0,0,0,0,0,0,0,0,0,0,0,0,0,0,0,0,0,0,0,0,0,0,0,0,0,0,0,0,0,0,0,0,0,0"/>
                </v:shape>
                <v:shape id="Freeform 501" o:spid="_x0000_s2086" style="position:absolute;left:5221;top:2090;width:174;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PUcEA&#10;AADdAAAADwAAAGRycy9kb3ducmV2LnhtbERPTYvCMBC9C/sfwizsTVP3sEo1ii6Ie7UKehybsS02&#10;k7aJNvvvjSB4m8f7nPkymFrcqXOVZQXjUQKCOLe64kLBYb8ZTkE4j6yxtkwK/snBcvExmGOqbc87&#10;ume+EDGEXYoKSu+bVEqXl2TQjWxDHLmL7Qz6CLtC6g77GG5q+Z0kP9JgxbGhxIZ+S8qv2c0oOO/b&#10;vF2FC5379WlzyPy2bcJRqa/PsJqB8BT8W/xy/+k4P5lM4PlNPEE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DD1HBAAAA3QAAAA8AAAAAAAAAAAAAAAAAmAIAAGRycy9kb3du&#10;cmV2LnhtbFBLBQYAAAAABAAEAPUAAACGAwAAAAA=&#10;" path="m60,l54,,48,2r-6,l36,5r-4,5l26,12r-8,9l10,31,8,38,4,43,2,50r,7l,64r,7l,78r2,7l2,92r2,7l8,104r2,7l18,120r8,10l32,132r4,5l42,139r6,l54,142r6,l66,142r6,-3l78,139r6,-2l88,132r6,-2l102,120r8,-9l112,104r4,-5l118,92r,-7l120,78r,-7l120,64r-2,-7l118,50r-2,-7l112,38r-2,-7l102,21,94,12,88,10,84,5,78,2r-6,l66,,60,e" filled="f" strokecolor="#330" strokeweight=".6pt">
                  <v:path arrowok="t" o:connecttype="custom" o:connectlocs="87,0;78,0;70,3;61,3;52,6;46,13;38,15;26,26;15,39;12,48;6,54;3,63;3,71;0,80;0,89;0,98;3,107;3,115;6,124;12,130;15,139;26,150;38,163;46,165;52,172;61,174;70,174;78,178;87,178;96,178;104,174;113,174;122,172;128,165;136,163;148,150;160,139;162,130;168,124;171,115;171,107;174,98;174,89;174,80;171,71;171,63;168,54;162,48;160,39;148,26;136,15;128,13;122,6;113,3;104,3;96,0;87,0" o:connectangles="0,0,0,0,0,0,0,0,0,0,0,0,0,0,0,0,0,0,0,0,0,0,0,0,0,0,0,0,0,0,0,0,0,0,0,0,0,0,0,0,0,0,0,0,0,0,0,0,0,0,0,0,0,0,0,0,0"/>
                </v:shape>
                <v:shape id="Freeform 502" o:spid="_x0000_s2087" style="position:absolute;left:5621;top:2090;width:174;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C+E8UA&#10;AADdAAAADwAAAGRycy9kb3ducmV2LnhtbESPQWvCQBCF7wX/wzKCt7pRaZXoKiIEpHipevA4Zsck&#10;mp2N2VXTf985FHqb4b1575vFqnO1elIbKs8GRsMEFHHubcWFgeMhe5+BChHZYu2ZDPxQgNWy97bA&#10;1PoXf9NzHwslIRxSNFDG2KRah7wkh2HoG2LRLr51GGVtC21bfEm4q/U4ST61w4qlocSGNiXlt/3D&#10;GRhzMTmfb/fjdXbdnQJ9ZLvtV2bMoN+t56AidfHf/He9tYKfTAVXvpER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L4TxQAAAN0AAAAPAAAAAAAAAAAAAAAAAJgCAABkcnMv&#10;ZG93bnJldi54bWxQSwUGAAAAAAQABAD1AAAAigMAAAAA&#10;" path="m60,l54,,48,2r-6,l36,5r-4,5l26,12r-8,9l10,31,6,38,4,43,2,50,,57r,7l,71r,7l,85r2,7l4,99r2,5l10,111r8,9l26,130r6,2l36,137r6,2l48,139r6,3l60,142r6,l72,139r6,l82,137r6,-5l94,130r8,-10l110,111r2,-7l114,99r2,-7l118,85r2,-7l120,71r,-7l118,57r-2,-7l114,43r-2,-5l110,31,102,21,94,12,88,10,82,5,78,2r-6,l66,,60,xe" fillcolor="black" stroked="f">
                  <v:path arrowok="t" o:connecttype="custom" o:connectlocs="87,0;78,0;70,3;61,3;52,6;46,13;38,15;26,26;15,39;9,48;6,54;3,63;0,71;0,80;0,89;0,98;0,107;3,115;6,124;9,130;15,139;26,150;38,163;46,165;52,172;61,174;70,174;78,178;87,178;96,178;104,174;113,174;119,172;128,165;136,163;148,150;160,139;162,130;165,124;168,115;171,107;174,98;174,89;174,80;171,71;168,63;165,54;162,48;160,39;148,26;136,15;128,13;119,6;113,3;104,3;96,0;87,0" o:connectangles="0,0,0,0,0,0,0,0,0,0,0,0,0,0,0,0,0,0,0,0,0,0,0,0,0,0,0,0,0,0,0,0,0,0,0,0,0,0,0,0,0,0,0,0,0,0,0,0,0,0,0,0,0,0,0,0,0"/>
                </v:shape>
                <v:shape id="Freeform 503" o:spid="_x0000_s2088" style="position:absolute;left:5621;top:2090;width:174;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uMIA&#10;AADdAAAADwAAAGRycy9kb3ducmV2LnhtbERPTYvCMBC9C/6HMMLeNN096No1igriXq2CexybsS3b&#10;TNoma+O/N4Kwt3m8z1msgqnFjTpXWVbwPklAEOdWV1woOB13408QziNrrC2Tgjs5WC2HgwWm2vZ8&#10;oFvmCxFD2KWooPS+SaV0eUkG3cQ2xJG72s6gj7ArpO6wj+Gmlh9JMpUGK44NJTa0LSn/zf6Mgsux&#10;zdt1uNKl3/zsTpnft004K/U2CusvEJ6C/xe/3N86zk9mc3h+E0+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kD64wgAAAN0AAAAPAAAAAAAAAAAAAAAAAJgCAABkcnMvZG93&#10;bnJldi54bWxQSwUGAAAAAAQABAD1AAAAhwMAAAAA&#10;" path="m60,l54,,48,2r-6,l36,5r-4,5l26,12r-8,9l10,31,6,38,4,43,2,50,,57r,7l,71r,7l,85r2,7l4,99r2,5l10,111r8,9l26,130r6,2l36,137r6,2l48,139r6,3l60,142r6,l72,139r6,l82,137r6,-5l94,130r8,-10l110,111r2,-7l114,99r2,-7l118,85r2,-7l120,71r,-7l118,57r-2,-7l114,43r-2,-5l110,31,102,21,94,12,88,10,82,5,78,2r-6,l66,,60,e" filled="f" strokecolor="#330" strokeweight=".6pt">
                  <v:path arrowok="t" o:connecttype="custom" o:connectlocs="87,0;78,0;70,3;61,3;52,6;46,13;38,15;26,26;15,39;9,48;6,54;3,63;0,71;0,80;0,89;0,98;0,107;3,115;6,124;9,130;15,139;26,150;38,163;46,165;52,172;61,174;70,174;78,178;87,178;96,178;104,174;113,174;119,172;128,165;136,163;148,150;160,139;162,130;165,124;168,115;171,107;174,98;174,89;174,80;171,71;168,63;165,54;162,48;160,39;148,26;136,15;128,13;119,6;113,3;104,3;96,0;87,0" o:connectangles="0,0,0,0,0,0,0,0,0,0,0,0,0,0,0,0,0,0,0,0,0,0,0,0,0,0,0,0,0,0,0,0,0,0,0,0,0,0,0,0,0,0,0,0,0,0,0,0,0,0,0,0,0,0,0,0,0"/>
                </v:shape>
                <v:shape id="Freeform 504" o:spid="_x0000_s2089" style="position:absolute;left:5984;top:2461;width:173;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PCMsUA&#10;AADdAAAADwAAAGRycy9kb3ducmV2LnhtbESPQWvCQBCF70L/wzIFb7qpUgnRVYoQkOKl6sHjmB2T&#10;aHY2Zrea/vvOQfA2w3vz3jeLVe8adacu1J4NfIwTUMSFtzWXBg77fJSCChHZYuOZDPxRgNXybbDA&#10;zPoH/9B9F0slIRwyNFDF2GZah6Iih2HsW2LRzr5zGGXtSm07fEi4a/QkSWbaYc3SUGFL64qK6+7X&#10;GZhwOT2drrfDJb1sj4E+8+3mOzdm+N5/zUFF6uPL/LzeWMFPUuGXb2QE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8IyxQAAAN0AAAAPAAAAAAAAAAAAAAAAAJgCAABkcnMv&#10;ZG93bnJldi54bWxQSwUGAAAAAAQABAD1AAAAigMAAAAA&#10;" path="m60,l54,,48,3,42,5,36,7r-4,3l26,12r-8,9l10,31,8,38,4,43,2,50r,7l,64r,7l,78r2,7l2,92r2,7l8,104r2,7l18,121r8,9l32,135r4,2l42,139r6,3l54,142r6,l66,142r6,l78,139r6,-2l88,135r6,-5l102,121r8,-10l112,104r4,-5l118,92r,-7l120,78r,-7l120,64r-2,-7l118,50r-2,-7l112,38r-2,-7l102,21,94,12,88,10,84,7,78,5,72,3,66,,60,xe" fillcolor="black" stroked="f">
                  <v:path arrowok="t" o:connecttype="custom" o:connectlocs="87,0;78,0;69,4;61,6;52,9;46,13;37,15;26,26;14,39;12,48;6,54;3,63;3,71;0,80;0,89;0,98;3,107;3,115;6,124;12,130;14,139;26,152;37,163;46,169;52,172;61,174;69,178;78,178;87,178;95,178;104,178;112,174;121,172;127,169;136,163;147,152;159,139;161,130;167,124;170,115;170,107;173,98;173,89;173,80;170,71;170,63;167,54;161,48;159,39;147,26;136,15;127,13;121,9;112,6;104,4;95,0;87,0" o:connectangles="0,0,0,0,0,0,0,0,0,0,0,0,0,0,0,0,0,0,0,0,0,0,0,0,0,0,0,0,0,0,0,0,0,0,0,0,0,0,0,0,0,0,0,0,0,0,0,0,0,0,0,0,0,0,0,0,0"/>
                </v:shape>
                <v:shape id="Freeform 505" o:spid="_x0000_s2090" style="position:absolute;left:5984;top:2461;width:173;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CmcEA&#10;AADdAAAADwAAAGRycy9kb3ducmV2LnhtbERPTYvCMBC9C/6HMAvebOoeRKpRdEHc61ZhPY7N2Bab&#10;Sdtkbfz3RhD2No/3OatNMI24U+9qywpmSQqCuLC65lLB6bifLkA4j6yxsUwKHuRgsx6PVphpO/AP&#10;3XNfihjCLkMFlfdtJqUrKjLoEtsSR+5qe4M+wr6UuschhptGfqbpXBqsOTZU2NJXRcUt/zMKLseu&#10;6LbhSpdhd96fcn/o2vCr1OQjbJcgPAX/L367v3Wcny5m8Pomni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zQpnBAAAA3QAAAA8AAAAAAAAAAAAAAAAAmAIAAGRycy9kb3du&#10;cmV2LnhtbFBLBQYAAAAABAAEAPUAAACGAwAAAAA=&#10;" path="m60,l54,,48,3,42,5,36,7r-4,3l26,12r-8,9l10,31,8,38,4,43,2,50r,7l,64r,7l,78r2,7l2,92r2,7l8,104r2,7l18,121r8,9l32,135r4,2l42,139r6,3l54,142r6,l66,142r6,l78,139r6,-2l88,135r6,-5l102,121r8,-10l112,104r4,-5l118,92r,-7l120,78r,-7l120,64r-2,-7l118,50r-2,-7l112,38r-2,-7l102,21,94,12,88,10,84,7,78,5,72,3,66,,60,e" filled="f" strokecolor="#330" strokeweight=".6pt">
                  <v:path arrowok="t" o:connecttype="custom" o:connectlocs="87,0;78,0;69,4;61,6;52,9;46,13;37,15;26,26;14,39;12,48;6,54;3,63;3,71;0,80;0,89;0,98;3,107;3,115;6,124;12,130;14,139;26,152;37,163;46,169;52,172;61,174;69,178;78,178;87,178;95,178;104,178;112,174;121,172;127,169;136,163;147,152;159,139;161,130;167,124;170,115;170,107;173,98;173,89;173,80;170,71;170,63;167,54;161,48;159,39;147,26;136,15;127,13;121,9;112,6;104,4;95,0;87,0" o:connectangles="0,0,0,0,0,0,0,0,0,0,0,0,0,0,0,0,0,0,0,0,0,0,0,0,0,0,0,0,0,0,0,0,0,0,0,0,0,0,0,0,0,0,0,0,0,0,0,0,0,0,0,0,0,0,0,0,0"/>
                </v:shape>
                <v:shape id="Freeform 506" o:spid="_x0000_s2091" style="position:absolute;left:6396;top:2815;width:173;height:177;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353sQA&#10;AADdAAAADwAAAGRycy9kb3ducmV2LnhtbERPTWvCQBC9F/wPywi9NRsjLSF1DSIEgnjReuhxkh2T&#10;aHY2zW41/fduodDbPN7nrPLJ9OJGo+ssK1hEMQji2uqOGwWnj+IlBeE8ssbeMin4IQf5eva0wkzb&#10;Ox/odvSNCCHsMlTQej9kUrq6JYMusgNx4M52NOgDHBupR7yHcNPLJI7fpMGOQ0OLA21bqq/Hb6Mg&#10;4WZZVdev0yW97D8dvRb7clco9TyfNu8gPE3+X/znLnWYH6cJ/H4TTp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d7EAAAA3QAAAA8AAAAAAAAAAAAAAAAAmAIAAGRycy9k&#10;b3ducmV2LnhtbFBLBQYAAAAABAAEAPUAAACJAwAAAAA=&#10;" path="m60,l52,,46,3,42,5,36,7r-6,3l26,12,16,22r-6,9l6,38,4,43,2,50,,57r,7l,71r,7l,85r2,7l4,99r2,5l10,111r6,10l26,130r4,5l36,137r6,2l46,142r6,l60,142r6,l72,142r4,-3l82,137r6,-2l92,130r10,-9l108,111r4,-7l114,99r2,-7l118,85r,-7l120,71r-2,-7l118,57r-2,-7l114,43r-2,-5l108,31r-6,-9l92,12,88,10,82,7,76,5,72,3,66,,60,xe" fillcolor="black" stroked="f">
                  <v:path arrowok="t" o:connecttype="custom" o:connectlocs="87,0;75,0;66,4;61,6;52,9;43,12;37,15;23,27;14,39;9,47;6,54;3,62;0,71;0,80;0,88;0,97;0,106;3,115;6,123;9,130;14,138;23,151;37,162;43,168;52,171;61,173;66,177;75,177;87,177;95,177;104,177;110,173;118,171;127,168;133,162;147,151;156,138;161,130;164,123;167,115;170,106;170,97;173,88;170,80;170,71;167,62;164,54;161,47;156,39;147,27;133,15;127,12;118,9;110,6;104,4;95,0;87,0" o:connectangles="0,0,0,0,0,0,0,0,0,0,0,0,0,0,0,0,0,0,0,0,0,0,0,0,0,0,0,0,0,0,0,0,0,0,0,0,0,0,0,0,0,0,0,0,0,0,0,0,0,0,0,0,0,0,0,0,0"/>
                </v:shape>
                <v:shape id="Freeform 507" o:spid="_x0000_s2092" style="position:absolute;left:6396;top:2815;width:173;height:177;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15dcEA&#10;AADdAAAADwAAAGRycy9kb3ducmV2LnhtbERPTYvCMBC9C/sfwizsTVN3QaQaRRfEvVoFPY7N2Bab&#10;SdtEm/33RhC8zeN9znwZTC3u1LnKsoLxKAFBnFtdcaHgsN8MpyCcR9ZYWyYF/+RgufgYzDHVtucd&#10;3TNfiBjCLkUFpfdNKqXLSzLoRrYhjtzFdgZ9hF0hdYd9DDe1/E6SiTRYcWwosaHfkvJrdjMKzvs2&#10;b1fhQud+fdocMr9tm3BU6uszrGYgPAX/Fr/cfzrOT6Y/8Pwmn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teXXBAAAA3QAAAA8AAAAAAAAAAAAAAAAAmAIAAGRycy9kb3du&#10;cmV2LnhtbFBLBQYAAAAABAAEAPUAAACGAwAAAAA=&#10;" path="m60,l52,,46,3,42,5,36,7r-6,3l26,12,16,22r-6,9l6,38,4,43,2,50,,57r,7l,71r,7l,85r2,7l4,99r2,5l10,111r6,10l26,130r4,5l36,137r6,2l46,142r6,l60,142r6,l72,142r4,-3l82,137r6,-2l92,130r10,-9l108,111r4,-7l114,99r2,-7l118,85r,-7l120,71r-2,-7l118,57r-2,-7l114,43r-2,-5l108,31r-6,-9l92,12,88,10,82,7,76,5,72,3,66,,60,e" filled="f" strokecolor="#330" strokeweight=".6pt">
                  <v:path arrowok="t" o:connecttype="custom" o:connectlocs="87,0;75,0;66,4;61,6;52,9;43,12;37,15;23,27;14,39;9,47;6,54;3,62;0,71;0,80;0,88;0,97;0,106;3,115;6,123;9,130;14,138;23,151;37,162;43,168;52,171;61,173;66,177;75,177;87,177;95,177;104,177;110,173;118,171;127,168;133,162;147,151;156,138;161,130;164,123;167,115;170,106;170,97;173,88;170,80;170,71;167,62;164,54;161,47;156,39;147,27;133,15;127,12;118,9;110,6;104,4;95,0;87,0" o:connectangles="0,0,0,0,0,0,0,0,0,0,0,0,0,0,0,0,0,0,0,0,0,0,0,0,0,0,0,0,0,0,0,0,0,0,0,0,0,0,0,0,0,0,0,0,0,0,0,0,0,0,0,0,0,0,0,0,0"/>
                </v:shape>
                <v:shape id="Freeform 508" o:spid="_x0000_s2093" style="position:absolute;left:6776;top:3242;width:173;height:177;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jEMcQA&#10;AADdAAAADwAAAGRycy9kb3ducmV2LnhtbERPTWvCQBC9F/wPywi9NRttKyG6ERECUrxUPXicZMck&#10;Jjsbs1tN/323UOhtHu9zVuvRdOJOg2ssK5hFMQji0uqGKwWnY/6SgHAeWWNnmRR8k4N1NnlaYart&#10;gz/pfvCVCCHsUlRQe9+nUrqyJoMusj1x4C52MOgDHCqpB3yEcNPJeRwvpMGGQ0ONPW1rKtvDl1Ew&#10;5+q1KNrb6Zpc92dH7/l+95Er9TwdN0sQnkb/L/5z73SYHydv8PtNOEF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4xDHEAAAA3QAAAA8AAAAAAAAAAAAAAAAAmAIAAGRycy9k&#10;b3ducmV2LnhtbFBLBQYAAAAABAAEAPUAAACJAwAAAAA=&#10;" path="m60,l54,,48,3,42,5,36,7r-4,3l26,12,18,22r-8,9l8,38,4,43,2,50r,7l,64r,7l,78r2,7l2,92r2,7l8,104r2,7l18,121r8,9l32,135r4,2l42,140r6,2l54,142r6,l66,142r6,l78,140r6,-3l88,135r6,-5l102,121r8,-10l112,104r4,-5l118,92r,-7l120,78r,-7l120,64r-2,-7l118,50r-2,-7l112,38r-2,-7l102,22,94,12,88,10,84,7,78,5,72,3,66,,60,xe" fillcolor="black" stroked="f">
                  <v:path arrowok="t" o:connecttype="custom" o:connectlocs="87,0;78,0;69,4;61,6;52,9;46,12;37,15;26,27;14,39;12,47;6,54;3,62;3,71;0,80;0,88;0,97;3,106;3,115;6,123;12,130;14,138;26,151;37,162;46,168;52,171;61,175;69,177;78,177;87,177;95,177;104,177;112,175;121,171;127,168;136,162;147,151;159,138;161,130;167,123;170,115;170,106;173,97;173,88;173,80;170,71;170,62;167,54;161,47;159,39;147,27;136,15;127,12;121,9;112,6;104,4;95,0;87,0" o:connectangles="0,0,0,0,0,0,0,0,0,0,0,0,0,0,0,0,0,0,0,0,0,0,0,0,0,0,0,0,0,0,0,0,0,0,0,0,0,0,0,0,0,0,0,0,0,0,0,0,0,0,0,0,0,0,0,0,0"/>
                </v:shape>
                <v:shape id="Freeform 509" o:spid="_x0000_s2094" style="position:absolute;left:6776;top:3242;width:173;height:177;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EmsEA&#10;AADdAAAADwAAAGRycy9kb3ducmV2LnhtbERPTYvCMBC9C/sfwizsTVMXVqQaRRfEvVoFPY7N2Bab&#10;SdtEm/33RhC8zeN9znwZTC3u1LnKsoLxKAFBnFtdcaHgsN8MpyCcR9ZYWyYF/+RgufgYzDHVtucd&#10;3TNfiBjCLkUFpfdNKqXLSzLoRrYhjtzFdgZ9hF0hdYd9DDe1/E6SiTRYcWwosaHfkvJrdjMKzvs2&#10;b1fhQud+fdocMr9tm3BU6uszrGYgPAX/Fr/cfzrOT6Y/8Pwmn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IRJrBAAAA3QAAAA8AAAAAAAAAAAAAAAAAmAIAAGRycy9kb3du&#10;cmV2LnhtbFBLBQYAAAAABAAEAPUAAACGAwAAAAA=&#10;" path="m60,l54,,48,3,42,5,36,7r-4,3l26,12,18,22r-8,9l8,38,4,43,2,50r,7l,64r,7l,78r2,7l2,92r2,7l8,104r2,7l18,121r8,9l32,135r4,2l42,140r6,2l54,142r6,l66,142r6,l78,140r6,-3l88,135r6,-5l102,121r8,-10l112,104r4,-5l118,92r,-7l120,78r,-7l120,64r-2,-7l118,50r-2,-7l112,38r-2,-7l102,22,94,12,88,10,84,7,78,5,72,3,66,,60,e" filled="f" strokecolor="#330" strokeweight=".6pt">
                  <v:path arrowok="t" o:connecttype="custom" o:connectlocs="87,0;78,0;69,4;61,6;52,9;46,12;37,15;26,27;14,39;12,47;6,54;3,62;3,71;0,80;0,88;0,97;3,106;3,115;6,123;12,130;14,138;26,151;37,162;46,168;52,171;61,175;69,177;78,177;87,177;95,177;104,177;112,175;121,171;127,168;136,162;147,151;159,138;161,130;167,123;170,115;170,106;173,97;173,88;173,80;170,71;170,62;167,54;161,47;159,39;147,27;136,15;127,12;121,9;112,6;104,4;95,0;87,0" o:connectangles="0,0,0,0,0,0,0,0,0,0,0,0,0,0,0,0,0,0,0,0,0,0,0,0,0,0,0,0,0,0,0,0,0,0,0,0,0,0,0,0,0,0,0,0,0,0,0,0,0,0,0,0,0,0,0,0,0"/>
                </v:shape>
                <v:shape id="Freeform 510" o:spid="_x0000_s2095" style="position:absolute;left:7138;top:3259;width:174;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b/3cIA&#10;AADdAAAADwAAAGRycy9kb3ducmV2LnhtbERPS4vCMBC+C/sfwix401RFKdVUZKEg4kXXg8exGfuw&#10;mXSbqN1/vxGEvc3H95zVujeNeFDnKssKJuMIBHFudcWFgtN3NopBOI+ssbFMCn7JwTr9GKww0fbJ&#10;B3ocfSFCCLsEFZTet4mULi/JoBvbljhwV9sZ9AF2hdQdPkO4aeQ0ihbSYMWhocSWvkrKb8e7UTDl&#10;Yna53H5OdVzvz47m2X67y5QafvabJQhPvf8Xv91bHeZH8QJe34QT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v/dwgAAAN0AAAAPAAAAAAAAAAAAAAAAAJgCAABkcnMvZG93&#10;bnJldi54bWxQSwUGAAAAAAQABAD1AAAAhwMAAAAA&#10;" path="m60,l54,3r-6,l42,5,38,8r-6,2l28,15,18,22,10,34,8,38,6,45,4,52,2,57,,64r,7l,78r2,7l4,92r2,8l8,107r2,4l18,123r10,7l32,135r6,2l42,140r6,2l54,142r6,l66,142r6,l78,140r6,-3l90,135r4,-5l104,123r6,-12l114,107r2,-7l118,92r2,-7l120,78r,-7l120,64r,-7l118,52r-2,-7l114,38r-4,-4l104,22,94,15,90,10,84,8,78,5,72,3r-6,l60,xe" fillcolor="black" stroked="f">
                  <v:path arrowok="t" o:connecttype="custom" o:connectlocs="87,0;78,4;70,4;61,6;55,10;46,13;41,19;26,28;15,43;12,48;9,56;6,65;3,71;0,80;0,89;0,98;3,107;6,115;9,125;12,134;15,139;26,154;41,163;46,169;55,172;61,175;70,178;78,178;87,178;96,178;104,178;113,175;122,172;131,169;136,163;151,154;160,139;165,134;168,125;171,115;174,107;174,98;174,89;174,80;174,71;171,65;168,56;165,48;160,43;151,28;136,19;131,13;122,10;113,6;104,4;96,4;87,0" o:connectangles="0,0,0,0,0,0,0,0,0,0,0,0,0,0,0,0,0,0,0,0,0,0,0,0,0,0,0,0,0,0,0,0,0,0,0,0,0,0,0,0,0,0,0,0,0,0,0,0,0,0,0,0,0,0,0,0,0"/>
                </v:shape>
                <v:shape id="Freeform 511" o:spid="_x0000_s2096" style="position:absolute;left:7138;top:3259;width:174;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Z/dsEA&#10;AADdAAAADwAAAGRycy9kb3ducmV2LnhtbERPTYvCMBC9C/sfwizsTVP3sEo1ii6Ie7UKehybsS02&#10;k7aJNvvvjSB4m8f7nPkymFrcqXOVZQXjUQKCOLe64kLBYb8ZTkE4j6yxtkwK/snBcvExmGOqbc87&#10;ume+EDGEXYoKSu+bVEqXl2TQjWxDHLmL7Qz6CLtC6g77GG5q+Z0kP9JgxbGhxIZ+S8qv2c0oOO/b&#10;vF2FC5379WlzyPy2bcJRqa/PsJqB8BT8W/xy/+k4P5lO4PlNPEE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f3bBAAAA3QAAAA8AAAAAAAAAAAAAAAAAmAIAAGRycy9kb3du&#10;cmV2LnhtbFBLBQYAAAAABAAEAPUAAACGAwAAAAA=&#10;" path="m60,l54,3r-6,l42,5,38,8r-6,2l28,15,18,22,10,34,8,38,6,45,4,52,2,57,,64r,7l,78r2,7l4,92r2,8l8,107r2,4l18,123r10,7l32,135r6,2l42,140r6,2l54,142r6,l66,142r6,l78,140r6,-3l90,135r4,-5l104,123r6,-12l114,107r2,-7l118,92r2,-7l120,78r,-7l120,64r,-7l118,52r-2,-7l114,38r-4,-4l104,22,94,15,90,10,84,8,78,5,72,3r-6,l60,e" filled="f" strokecolor="#330" strokeweight=".6pt">
                  <v:path arrowok="t" o:connecttype="custom" o:connectlocs="87,0;78,4;70,4;61,6;55,10;46,13;41,19;26,28;15,43;12,48;9,56;6,65;3,71;0,80;0,89;0,98;3,107;6,115;9,125;12,134;15,139;26,154;41,163;46,169;55,172;61,175;70,178;78,178;87,178;96,178;104,178;113,175;122,172;131,169;136,163;151,154;160,139;165,134;168,125;171,115;174,107;174,98;174,89;174,80;174,71;171,65;168,56;165,48;160,43;151,28;136,19;131,13;122,10;113,6;104,4;96,4;87,0" o:connectangles="0,0,0,0,0,0,0,0,0,0,0,0,0,0,0,0,0,0,0,0,0,0,0,0,0,0,0,0,0,0,0,0,0,0,0,0,0,0,0,0,0,0,0,0,0,0,0,0,0,0,0,0,0,0,0,0,0"/>
                </v:shape>
                <v:shape id="Freeform 512" o:spid="_x0000_s2097" style="position:absolute;left:7556;top:2832;width:173;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ONMUA&#10;AADdAAAADwAAAGRycy9kb3ducmV2LnhtbESPQWvCQBCF70L/wzIFb7qpUgnRVYoQkOKl6sHjmB2T&#10;aHY2Zrea/vvOQfA2w3vz3jeLVe8adacu1J4NfIwTUMSFtzWXBg77fJSCChHZYuOZDPxRgNXybbDA&#10;zPoH/9B9F0slIRwyNFDF2GZah6Iih2HsW2LRzr5zGGXtSm07fEi4a/QkSWbaYc3SUGFL64qK6+7X&#10;GZhwOT2drrfDJb1sj4E+8+3mOzdm+N5/zUFF6uPL/LzeWMFPUsGVb2QE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c40xQAAAN0AAAAPAAAAAAAAAAAAAAAAAJgCAABkcnMv&#10;ZG93bnJldi54bWxQSwUGAAAAAAQABAD1AAAAigMAAAAA&#10;" path="m60,l54,3r-6,l42,5,38,8r-6,2l28,15,18,22,10,33,8,38,6,45,4,52,2,57,,64r,7l,78r2,7l4,92r2,8l8,107r2,4l18,123r10,7l32,135r6,2l42,140r6,2l54,142r6,l66,142r6,l78,140r6,-3l90,135r4,-5l104,123r6,-12l114,107r2,-7l118,92r2,-7l120,78r,-7l120,64r,-7l118,52r-2,-7l114,38r-4,-5l104,22,94,15,90,10,84,8,78,5,72,3r-6,l60,xe" fillcolor="black" stroked="f">
                  <v:path arrowok="t" o:connecttype="custom" o:connectlocs="87,0;78,4;69,4;61,6;55,10;46,13;40,19;26,28;14,41;12,48;9,56;6,65;3,71;0,80;0,89;0,98;3,107;6,115;9,125;12,134;14,139;26,154;40,163;46,169;55,172;61,175;69,178;78,178;87,178;95,178;104,178;112,175;121,172;130,169;136,163;150,154;159,139;164,134;167,125;170,115;173,107;173,98;173,89;173,80;173,71;170,65;167,56;164,48;159,41;150,28;136,19;130,13;121,10;112,6;104,4;95,4;87,0" o:connectangles="0,0,0,0,0,0,0,0,0,0,0,0,0,0,0,0,0,0,0,0,0,0,0,0,0,0,0,0,0,0,0,0,0,0,0,0,0,0,0,0,0,0,0,0,0,0,0,0,0,0,0,0,0,0,0,0,0"/>
                </v:shape>
                <v:shape id="Freeform 513" o:spid="_x0000_s2098" style="position:absolute;left:7556;top:2832;width:173;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VOn8EA&#10;AADdAAAADwAAAGRycy9kb3ducmV2LnhtbERPTYvCMBC9C/sfwizsTVP3sGg1ii6Ie7UKehybsS02&#10;k7aJNvvvjSB4m8f7nPkymFrcqXOVZQXjUQKCOLe64kLBYb8ZTkA4j6yxtkwK/snBcvExmGOqbc87&#10;ume+EDGEXYoKSu+bVEqXl2TQjWxDHLmL7Qz6CLtC6g77GG5q+Z0kP9JgxbGhxIZ+S8qv2c0oOO/b&#10;vF2FC5379WlzyPy2bcJRqa/PsJqB8BT8W/xy/+k4P5lM4flNPEE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FTp/BAAAA3QAAAA8AAAAAAAAAAAAAAAAAmAIAAGRycy9kb3du&#10;cmV2LnhtbFBLBQYAAAAABAAEAPUAAACGAwAAAAA=&#10;" path="m60,l54,3r-6,l42,5,38,8r-6,2l28,15,18,22,10,33,8,38,6,45,4,52,2,57,,64r,7l,78r2,7l4,92r2,8l8,107r2,4l18,123r10,7l32,135r6,2l42,140r6,2l54,142r6,l66,142r6,l78,140r6,-3l90,135r4,-5l104,123r6,-12l114,107r2,-7l118,92r2,-7l120,78r,-7l120,64r,-7l118,52r-2,-7l114,38r-4,-5l104,22,94,15,90,10,84,8,78,5,72,3r-6,l60,e" filled="f" strokecolor="#330" strokeweight=".6pt">
                  <v:path arrowok="t" o:connecttype="custom" o:connectlocs="87,0;78,4;69,4;61,6;55,10;46,13;40,19;26,28;14,41;12,48;9,56;6,65;3,71;0,80;0,89;0,98;3,107;6,115;9,125;12,134;14,139;26,154;40,163;46,169;55,172;61,175;69,178;78,178;87,178;95,178;104,178;112,175;121,172;130,169;136,163;150,154;159,139;164,134;167,125;170,115;173,107;173,98;173,89;173,80;173,71;170,65;167,56;164,48;159,41;150,28;136,19;130,13;121,10;112,6;104,4;95,4;87,0" o:connectangles="0,0,0,0,0,0,0,0,0,0,0,0,0,0,0,0,0,0,0,0,0,0,0,0,0,0,0,0,0,0,0,0,0,0,0,0,0,0,0,0,0,0,0,0,0,0,0,0,0,0,0,0,0,0,0,0,0"/>
                </v:shape>
                <v:line id="Line 514" o:spid="_x0000_s2099" style="position:absolute;flip:y;visibility:visible;mso-wrap-style:square" from="4966,2146" to="5311,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KsTckAAADdAAAADwAAAGRycy9kb3ducmV2LnhtbESPT2vCQBDF74V+h2UK3urGgmmNriIW&#10;Ueih+A/xNs1Ok7TZ2ZBdTfrtO4dCbzO8N+/9ZrboXa1u1IbKs4HRMAFFnHtbcWHgeFg/voAKEdli&#10;7ZkM/FCAxfz+boaZ9R3v6LaPhZIQDhkaKGNsMq1DXpLDMPQNsWifvnUYZW0LbVvsJNzV+ilJUu2w&#10;YmkosaFVSfn3/uoMPI/f0mXYrC8f6evXant+P3XnYmTM4KFfTkFF6uO/+e96awU/mQi/fCMj6Pk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CrE3JAAAA3QAAAA8AAAAA&#10;AAAAAAAAAAAAoQIAAGRycy9kb3ducmV2LnhtbFBLBQYAAAAABAAEAPkAAACXAwAAAAA=&#10;" strokecolor="#330" strokeweight=".6pt"/>
                <v:line id="Line 515" o:spid="_x0000_s2100" style="position:absolute;visibility:visible;mso-wrap-style:square" from="5348,2164" to="5694,2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2beMQAAADdAAAADwAAAGRycy9kb3ducmV2LnhtbERPTWvCQBC9F/oflin01mxUsBrdBGnT&#10;4qUHowjehuyYhO7OhuxW03/vCoXe5vE+Z12M1ogLDb5zrGCSpCCIa6c7bhQc9h8vCxA+IGs0jknB&#10;L3ko8seHNWbaXXlHlyo0Ioawz1BBG0KfSenrliz6xPXEkTu7wWKIcGikHvAaw62R0zSdS4sdx4YW&#10;e3prqf6ufqyCstOzqvycvZ++/Kvx09Isjxuj1PPTuFmBCDSGf/Gfe6vj/HQ5gfs38QSZ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nZt4xAAAAN0AAAAPAAAAAAAAAAAA&#10;AAAAAKECAABkcnMvZG93bnJldi54bWxQSwUGAAAAAAQABAD5AAAAkgMAAAAA&#10;" strokecolor="#330" strokeweight=".6pt"/>
                <v:line id="Line 516" o:spid="_x0000_s2101" style="position:absolute;visibility:visible;mso-wrap-style:square" from="5728,2164" to="6074,2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8FD8QAAADdAAAADwAAAGRycy9kb3ducmV2LnhtbERPTWvCQBC9F/oflil4000j1BqzEalR&#10;eunBVARvQ3aahO7Ohuyq8d93C4Xe5vE+J1+P1ogrDb5zrOB5loAgrp3uuFFw/NxNX0H4gKzROCYF&#10;d/KwLh4fcsy0u/GBrlVoRAxhn6GCNoQ+k9LXLVn0M9cTR+7LDRZDhEMj9YC3GG6NTJPkRVrsODa0&#10;2NNbS/V3dbEKyk7Pq3I/354//ML4tDTL08YoNXkaNysQgcbwL/5zv+s4P1mm8PtNPEE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TwUPxAAAAN0AAAAPAAAAAAAAAAAA&#10;AAAAAKECAABkcnMvZG93bnJldi54bWxQSwUGAAAAAAQABAD5AAAAkgMAAAAA&#10;" strokecolor="#330" strokeweight=".6pt"/>
                <v:line id="Line 517" o:spid="_x0000_s2102" style="position:absolute;visibility:visible;mso-wrap-style:square" from="6123,2552" to="6468,2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OglMQAAADdAAAADwAAAGRycy9kb3ducmV2LnhtbERPTWvCQBC9F/wPywi96UYDVdNsRDQt&#10;vfRgLIXehuyYBHdnQ3bV9N93C4Xe5vE+J9+O1ogbDb5zrGAxT0AQ10533Cj4OL3M1iB8QNZoHJOC&#10;b/KwLSYPOWba3flItyo0Ioawz1BBG0KfSenrliz6ueuJI3d2g8UQ4dBIPeA9hlsjl0nyJC12HBta&#10;7GnfUn2prlZB2em0Kl/Tw9e7Xxm/LM3mc2eUepyOu2cQgcbwL/5zv+k4P9mk8PtNPEE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A6CUxAAAAN0AAAAPAAAAAAAAAAAA&#10;AAAAAKECAABkcnMvZG93bnJldi54bWxQSwUGAAAAAAQABAD5AAAAkgMAAAAA&#10;" strokecolor="#330" strokeweight=".6pt"/>
                <v:line id="Line 518" o:spid="_x0000_s2103" style="position:absolute;visibility:visible;mso-wrap-style:square" from="6503,2927" to="6848,3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o44MQAAADdAAAADwAAAGRycy9kb3ducmV2LnhtbERPTWvCQBC9F/oflil4q5uqWI3ZiLRR&#10;vPTQVARvQ3ZMQndnQ3bV9N93hUJv83ifk60Ha8SVet86VvAyTkAQV063XCs4fG2fFyB8QNZoHJOC&#10;H/Kwzh8fMky1u/EnXctQixjCPkUFTQhdKqWvGrLox64jjtzZ9RZDhH0tdY+3GG6NnCTJXFpsOTY0&#10;2NFbQ9V3ebEKilZPy2I3fT99+FfjJ4VZHjdGqdHTsFmBCDSEf/Gfe6/j/GQ5g/s38QS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6jjgxAAAAN0AAAAPAAAAAAAAAAAA&#10;AAAAAKECAABkcnMvZG93bnJldi54bWxQSwUGAAAAAAQABAD5AAAAkgMAAAAA&#10;" strokecolor="#330" strokeweight=".6pt"/>
                <v:line id="Line 519" o:spid="_x0000_s2104" style="position:absolute;visibility:visible;mso-wrap-style:square" from="6958,3346" to="7130,3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ade8QAAADdAAAADwAAAGRycy9kb3ducmV2LnhtbERPTWvCQBC9F/oflil4q5sqWo3ZiLRR&#10;vPTQVARvQ3ZMQndnQ3bV9N93hUJv83ifk60Ha8SVet86VvAyTkAQV063XCs4fG2fFyB8QNZoHJOC&#10;H/Kwzh8fMky1u/EnXctQixjCPkUFTQhdKqWvGrLox64jjtzZ9RZDhH0tdY+3GG6NnCTJXFpsOTY0&#10;2NFbQ9V3ebEKilZPy2I3fT99+FfjJ4VZHjdGqdHTsFmBCDSEf/Gfe6/j/GQ5g/s38QS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17xAAAAN0AAAAPAAAAAAAAAAAA&#10;AAAAAKECAABkcnMvZG93bnJldi54bWxQSwUGAAAAAAQABAD5AAAAkgMAAAAA&#10;" strokecolor="#330" strokeweight=".6pt"/>
                <v:line id="Line 520" o:spid="_x0000_s2105" style="position:absolute;flip:x;visibility:visible;mso-wrap-style:square" from="7277,2945" to="7622,3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eRosYAAADdAAAADwAAAGRycy9kb3ducmV2LnhtbERPTWvCQBC9C/0Pywi96SZCU5u6BrFI&#10;BQ9SrYi3aXZMUrOzIbua9N93hUJv83ifM8t6U4sbta6yrCAeRyCIc6srLhR87lejKQjnkTXWlknB&#10;DznI5g+DGabadvxBt50vRAhhl6KC0vsmldLlJRl0Y9sQB+5sW4M+wLaQusUuhJtaTqIokQYrDg0l&#10;NrQsKb/srkbB89MmWbj31ekreftero/bQ3csYqUeh/3iFYSn3v+L/9xrHeZHLwncvwkn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nkaLGAAAA3QAAAA8AAAAAAAAA&#10;AAAAAAAAoQIAAGRycy9kb3ducmV2LnhtbFBLBQYAAAAABAAEAPkAAACUAwAAAAA=&#10;" strokecolor="#330" strokeweight=".6pt"/>
                <v:rect id="Rectangle 521" o:spid="_x0000_s2106" style="position:absolute;left:851;top:1032;width:7059;height:3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M/xsIA&#10;AADdAAAADwAAAGRycy9kb3ducmV2LnhtbERPPW/CMBDdK/U/WFepW7HDUJoUgypKBYxNWbKd4iOO&#10;iM9RbCD99xgJie2e3ufNl6PrxJmG0HrWkE0UCOLam5YbDfu/n7cPECEiG+w8k4Z/CrBcPD/NsTD+&#10;wr90LmMjUgiHAjXYGPtCylBbchgmvidO3MEPDmOCQyPNgJcU7jo5VepdOmw5NVjsaWWpPpYnp+FU&#10;ld/5drZa97tqU0mXqczme61fX8avTxCRxvgQ391bk+arfAa3b9IJcn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z/GwgAAAN0AAAAPAAAAAAAAAAAAAAAAAJgCAABkcnMvZG93&#10;bnJldi54bWxQSwUGAAAAAAQABAD1AAAAhwMAAAAA&#10;" filled="f">
                  <v:stroke dashstyle="1 1" endcap="round"/>
                </v:rect>
              </v:group>
            </w:pict>
          </mc:Fallback>
        </mc:AlternateContent>
      </w:r>
    </w:p>
    <w:p w14:paraId="77870549" w14:textId="77777777" w:rsidR="00F610CB" w:rsidRPr="00283743" w:rsidRDefault="00F610CB" w:rsidP="00F610CB">
      <w:pPr>
        <w:spacing w:before="120"/>
        <w:rPr>
          <w:rFonts w:ascii="Times New Roman" w:hAnsi="Times New Roman" w:cs="Times New Roman"/>
          <w:sz w:val="26"/>
          <w:szCs w:val="26"/>
        </w:rPr>
      </w:pPr>
    </w:p>
    <w:p w14:paraId="11E2C76B" w14:textId="77777777" w:rsidR="00F610CB" w:rsidRPr="00283743" w:rsidRDefault="00F610CB" w:rsidP="00F610CB">
      <w:pPr>
        <w:spacing w:before="120"/>
        <w:rPr>
          <w:rFonts w:ascii="Times New Roman" w:hAnsi="Times New Roman" w:cs="Times New Roman"/>
          <w:noProof/>
          <w:sz w:val="26"/>
          <w:szCs w:val="26"/>
        </w:rPr>
      </w:pPr>
    </w:p>
    <w:p w14:paraId="44091E20" w14:textId="77777777" w:rsidR="00F610CB" w:rsidRPr="00283743" w:rsidRDefault="00F610CB" w:rsidP="00F610CB">
      <w:pPr>
        <w:spacing w:before="120"/>
        <w:rPr>
          <w:rFonts w:ascii="Times New Roman" w:hAnsi="Times New Roman" w:cs="Times New Roman"/>
          <w:noProof/>
          <w:sz w:val="26"/>
          <w:szCs w:val="26"/>
        </w:rPr>
      </w:pPr>
    </w:p>
    <w:p w14:paraId="2CD58BB1" w14:textId="77777777" w:rsidR="00F610CB" w:rsidRPr="00283743" w:rsidRDefault="00F610CB" w:rsidP="00F610CB">
      <w:pPr>
        <w:spacing w:before="120"/>
        <w:rPr>
          <w:rFonts w:ascii="Times New Roman" w:hAnsi="Times New Roman" w:cs="Times New Roman"/>
          <w:noProof/>
          <w:sz w:val="26"/>
          <w:szCs w:val="26"/>
        </w:rPr>
      </w:pPr>
    </w:p>
    <w:p w14:paraId="175CC584" w14:textId="77777777" w:rsidR="00F610CB" w:rsidRPr="00283743" w:rsidRDefault="00F610CB" w:rsidP="00F610CB">
      <w:pPr>
        <w:spacing w:before="120"/>
        <w:rPr>
          <w:rFonts w:ascii="Times New Roman" w:hAnsi="Times New Roman" w:cs="Times New Roman"/>
          <w:noProof/>
          <w:sz w:val="26"/>
          <w:szCs w:val="26"/>
        </w:rPr>
      </w:pPr>
    </w:p>
    <w:p w14:paraId="5D1225FA" w14:textId="77777777" w:rsidR="00F610CB" w:rsidRPr="00283743" w:rsidRDefault="00F610CB" w:rsidP="00F610CB">
      <w:pPr>
        <w:pStyle w:val="Heading3"/>
        <w:ind w:left="720" w:hanging="720"/>
        <w:rPr>
          <w:rFonts w:ascii="Times New Roman" w:hAnsi="Times New Roman" w:cs="Times New Roman"/>
          <w:sz w:val="26"/>
          <w:szCs w:val="26"/>
        </w:rPr>
      </w:pPr>
      <w:bookmarkStart w:id="606" w:name="_Toc47424368"/>
      <w:bookmarkStart w:id="607" w:name="_Toc49745235"/>
      <w:bookmarkStart w:id="608" w:name="_Toc49829222"/>
      <w:bookmarkStart w:id="609" w:name="_Toc49850129"/>
      <w:bookmarkStart w:id="610" w:name="_Toc207379789"/>
    </w:p>
    <w:p w14:paraId="1C47DD89" w14:textId="77777777" w:rsidR="00B57A0D" w:rsidRPr="00283743" w:rsidRDefault="00B57A0D" w:rsidP="00F610CB">
      <w:pPr>
        <w:rPr>
          <w:rFonts w:ascii="Times New Roman" w:hAnsi="Times New Roman" w:cs="Times New Roman"/>
          <w:i/>
          <w:sz w:val="26"/>
          <w:szCs w:val="26"/>
        </w:rPr>
      </w:pPr>
    </w:p>
    <w:p w14:paraId="0C0A91F6" w14:textId="77777777" w:rsidR="00F610CB" w:rsidRPr="00283743" w:rsidRDefault="00F610CB" w:rsidP="00F610CB">
      <w:pPr>
        <w:rPr>
          <w:rFonts w:ascii="Times New Roman" w:hAnsi="Times New Roman" w:cs="Times New Roman"/>
          <w:i/>
          <w:sz w:val="26"/>
          <w:szCs w:val="26"/>
        </w:rPr>
      </w:pPr>
      <w:r w:rsidRPr="00283743">
        <w:rPr>
          <w:rFonts w:ascii="Times New Roman" w:hAnsi="Times New Roman" w:cs="Times New Roman"/>
          <w:i/>
          <w:sz w:val="26"/>
          <w:szCs w:val="26"/>
        </w:rPr>
        <w:t>c. Đối tượng vùng (Polygon objects)</w:t>
      </w:r>
      <w:bookmarkEnd w:id="606"/>
      <w:bookmarkEnd w:id="607"/>
      <w:bookmarkEnd w:id="608"/>
      <w:bookmarkEnd w:id="609"/>
      <w:bookmarkEnd w:id="610"/>
    </w:p>
    <w:p w14:paraId="0C8E3EE5" w14:textId="77777777" w:rsidR="00F610CB" w:rsidRPr="00283743" w:rsidRDefault="00F610CB" w:rsidP="00F610CB">
      <w:pPr>
        <w:spacing w:before="120"/>
        <w:ind w:firstLine="543"/>
        <w:jc w:val="both"/>
        <w:rPr>
          <w:rFonts w:ascii="Times New Roman" w:hAnsi="Times New Roman" w:cs="Times New Roman"/>
          <w:sz w:val="26"/>
          <w:szCs w:val="26"/>
        </w:rPr>
      </w:pPr>
      <w:r w:rsidRPr="00283743">
        <w:rPr>
          <w:rFonts w:ascii="Times New Roman" w:hAnsi="Times New Roman" w:cs="Times New Roman"/>
          <w:sz w:val="26"/>
          <w:szCs w:val="26"/>
        </w:rPr>
        <w:t xml:space="preserve">Trong cấu trúc raster, mỗi đối tượng vùng được gán ID vùng, hình dạng của vùng được xác định bởi tập các điểm ảnh thuộc vùng đó và vị trí được xác định bởi toạ độ của các điểm ảnh. </w:t>
      </w:r>
    </w:p>
    <w:p w14:paraId="480F9754" w14:textId="77777777" w:rsidR="00F610CB" w:rsidRPr="00283743" w:rsidRDefault="007C5BA4" w:rsidP="00F610CB">
      <w:pPr>
        <w:spacing w:before="120"/>
        <w:ind w:firstLine="543"/>
        <w:jc w:val="both"/>
        <w:rPr>
          <w:rFonts w:ascii="Times New Roman" w:hAnsi="Times New Roman" w:cs="Times New Roman"/>
          <w:sz w:val="26"/>
          <w:szCs w:val="26"/>
        </w:rPr>
      </w:pPr>
      <w:r>
        <w:rPr>
          <w:rFonts w:ascii="Times New Roman" w:hAnsi="Times New Roman" w:cs="Times New Roman"/>
          <w:noProof/>
          <w:sz w:val="26"/>
          <w:szCs w:val="26"/>
          <w:lang w:eastAsia="ja-JP"/>
        </w:rPr>
        <w:pict w14:anchorId="601E0EE0">
          <v:group id="_x0000_s1546" style="position:absolute;left:0;text-align:left;margin-left:9.05pt;margin-top:9.85pt;width:416.3pt;height:152.45pt;z-index:251676672" coordorigin="960,8903" coordsize="6878,3620">
            <v:shape id="_x0000_s1547" type="#_x0000_t202" style="position:absolute;left:1213;top:12116;width:6480;height:407" stroked="f">
              <v:textbox style="mso-next-textbox:#_x0000_s1547" inset=",.3mm,,.3mm">
                <w:txbxContent>
                  <w:p w14:paraId="13AB2CCD" w14:textId="77777777" w:rsidR="004D6677" w:rsidRDefault="004D6677"/>
                </w:txbxContent>
              </v:textbox>
            </v:shape>
            <v:shape id="_x0000_s1548" type="#_x0000_t75" style="position:absolute;left:1245;top:9080;width:6484;height:2745">
              <v:imagedata r:id="rId38" o:title="" cropright="2302f"/>
            </v:shape>
            <v:rect id="_x0000_s1549" style="position:absolute;left:960;top:8903;width:6878;height:3077" filled="f">
              <v:stroke dashstyle="1 1" endcap="round"/>
            </v:rect>
          </v:group>
        </w:pict>
      </w:r>
    </w:p>
    <w:p w14:paraId="192D5DF1" w14:textId="77777777" w:rsidR="00F610CB" w:rsidRPr="00283743" w:rsidRDefault="00F610CB" w:rsidP="00F610CB">
      <w:pPr>
        <w:spacing w:before="120"/>
        <w:ind w:firstLine="543"/>
        <w:jc w:val="both"/>
        <w:rPr>
          <w:rFonts w:ascii="Times New Roman" w:hAnsi="Times New Roman" w:cs="Times New Roman"/>
          <w:sz w:val="26"/>
          <w:szCs w:val="26"/>
        </w:rPr>
      </w:pPr>
    </w:p>
    <w:p w14:paraId="7C7993A7" w14:textId="77777777" w:rsidR="00F610CB" w:rsidRPr="00283743" w:rsidRDefault="00F610CB" w:rsidP="00F610CB">
      <w:pPr>
        <w:spacing w:before="120"/>
        <w:ind w:firstLine="360"/>
        <w:jc w:val="both"/>
        <w:rPr>
          <w:rFonts w:ascii="Times New Roman" w:hAnsi="Times New Roman" w:cs="Times New Roman"/>
          <w:sz w:val="26"/>
          <w:szCs w:val="26"/>
        </w:rPr>
      </w:pPr>
    </w:p>
    <w:p w14:paraId="5F227B35" w14:textId="77777777" w:rsidR="00F610CB" w:rsidRPr="00283743" w:rsidRDefault="00F610CB" w:rsidP="00F610CB">
      <w:pPr>
        <w:spacing w:before="120"/>
        <w:ind w:firstLine="360"/>
        <w:jc w:val="both"/>
        <w:rPr>
          <w:rFonts w:ascii="Times New Roman" w:hAnsi="Times New Roman" w:cs="Times New Roman"/>
          <w:sz w:val="26"/>
          <w:szCs w:val="26"/>
        </w:rPr>
      </w:pPr>
    </w:p>
    <w:p w14:paraId="48DD7EBD" w14:textId="77777777" w:rsidR="00F610CB" w:rsidRPr="00283743" w:rsidRDefault="00F610CB" w:rsidP="00F610CB">
      <w:pPr>
        <w:spacing w:before="120"/>
        <w:ind w:firstLine="360"/>
        <w:jc w:val="both"/>
        <w:rPr>
          <w:rFonts w:ascii="Times New Roman" w:hAnsi="Times New Roman" w:cs="Times New Roman"/>
          <w:sz w:val="26"/>
          <w:szCs w:val="26"/>
        </w:rPr>
      </w:pPr>
    </w:p>
    <w:p w14:paraId="7453F45F" w14:textId="77777777" w:rsidR="00F610CB" w:rsidRPr="00283743" w:rsidRDefault="00F610CB" w:rsidP="00F610CB">
      <w:pPr>
        <w:spacing w:before="120"/>
        <w:ind w:firstLine="360"/>
        <w:jc w:val="both"/>
        <w:rPr>
          <w:rFonts w:ascii="Times New Roman" w:hAnsi="Times New Roman" w:cs="Times New Roman"/>
          <w:sz w:val="26"/>
          <w:szCs w:val="26"/>
        </w:rPr>
      </w:pPr>
    </w:p>
    <w:p w14:paraId="53D2C6F0" w14:textId="77777777" w:rsidR="00F610CB" w:rsidRPr="00283743" w:rsidRDefault="00F610CB" w:rsidP="00F610CB">
      <w:pPr>
        <w:pStyle w:val="Heading2"/>
        <w:rPr>
          <w:rFonts w:ascii="Times New Roman" w:hAnsi="Times New Roman" w:cs="Times New Roman"/>
        </w:rPr>
      </w:pPr>
      <w:bookmarkStart w:id="611" w:name="_Toc49829223"/>
      <w:bookmarkStart w:id="612" w:name="_Toc49850130"/>
      <w:bookmarkStart w:id="613" w:name="_Toc207379790"/>
    </w:p>
    <w:p w14:paraId="5826CAB7" w14:textId="77777777" w:rsidR="00F610CB" w:rsidRPr="00283743" w:rsidRDefault="00F610CB" w:rsidP="005F5568">
      <w:pPr>
        <w:pStyle w:val="Heading3"/>
        <w:numPr>
          <w:ilvl w:val="2"/>
          <w:numId w:val="40"/>
        </w:numPr>
        <w:tabs>
          <w:tab w:val="left" w:pos="567"/>
        </w:tabs>
        <w:spacing w:before="120" w:after="120" w:line="240" w:lineRule="auto"/>
        <w:rPr>
          <w:rFonts w:ascii="Times New Roman" w:hAnsi="Times New Roman" w:cs="Times New Roman"/>
          <w:b/>
          <w:color w:val="auto"/>
          <w:sz w:val="26"/>
          <w:szCs w:val="26"/>
          <w:lang w:val="nb-NO"/>
        </w:rPr>
      </w:pPr>
      <w:bookmarkStart w:id="614" w:name="_Toc47424370"/>
      <w:bookmarkStart w:id="615" w:name="_Toc48702392"/>
      <w:bookmarkStart w:id="616" w:name="_Toc49745239"/>
      <w:bookmarkStart w:id="617" w:name="_Toc49829227"/>
      <w:bookmarkStart w:id="618" w:name="_Toc49850134"/>
      <w:bookmarkStart w:id="619" w:name="_Toc207379794"/>
      <w:bookmarkStart w:id="620" w:name="_Toc533410005"/>
      <w:bookmarkEnd w:id="611"/>
      <w:bookmarkEnd w:id="612"/>
      <w:bookmarkEnd w:id="613"/>
      <w:r w:rsidRPr="00283743">
        <w:rPr>
          <w:rFonts w:ascii="Times New Roman" w:hAnsi="Times New Roman" w:cs="Times New Roman"/>
          <w:b/>
          <w:color w:val="auto"/>
          <w:sz w:val="26"/>
          <w:szCs w:val="26"/>
          <w:lang w:val="nb-NO"/>
        </w:rPr>
        <w:t>Các thuật toán nén dữ liệu cấu trúc raster</w:t>
      </w:r>
      <w:bookmarkEnd w:id="614"/>
      <w:bookmarkEnd w:id="615"/>
      <w:bookmarkEnd w:id="616"/>
      <w:bookmarkEnd w:id="617"/>
      <w:bookmarkEnd w:id="618"/>
      <w:bookmarkEnd w:id="619"/>
      <w:bookmarkEnd w:id="620"/>
    </w:p>
    <w:p w14:paraId="633BAD0A" w14:textId="54CBBE7E" w:rsidR="00F610CB" w:rsidRPr="007C5BA4" w:rsidRDefault="00F610CB" w:rsidP="00F610CB">
      <w:pPr>
        <w:spacing w:before="120"/>
        <w:jc w:val="both"/>
        <w:rPr>
          <w:rFonts w:ascii="Times New Roman" w:hAnsi="Times New Roman" w:cs="Times New Roman"/>
          <w:sz w:val="26"/>
          <w:szCs w:val="26"/>
          <w:lang w:val="nb-NO"/>
          <w:rPrChange w:id="621" w:author="Windows User" w:date="2019-02-20T13:17:00Z">
            <w:rPr>
              <w:rFonts w:ascii="Times New Roman" w:hAnsi="Times New Roman" w:cs="Times New Roman"/>
              <w:sz w:val="26"/>
              <w:szCs w:val="26"/>
            </w:rPr>
          </w:rPrChange>
        </w:rPr>
      </w:pPr>
      <w:r w:rsidRPr="00283743">
        <w:rPr>
          <w:rFonts w:ascii="Times New Roman" w:hAnsi="Times New Roman" w:cs="Times New Roman"/>
          <w:sz w:val="26"/>
          <w:szCs w:val="26"/>
          <w:lang w:val="nb-NO"/>
        </w:rPr>
        <w:tab/>
      </w:r>
      <w:r w:rsidRPr="007C5BA4">
        <w:rPr>
          <w:rFonts w:ascii="Times New Roman" w:hAnsi="Times New Roman" w:cs="Times New Roman"/>
          <w:sz w:val="26"/>
          <w:szCs w:val="26"/>
          <w:lang w:val="nb-NO"/>
          <w:rPrChange w:id="622" w:author="Windows User" w:date="2019-02-20T13:17:00Z">
            <w:rPr>
              <w:rFonts w:ascii="Times New Roman" w:hAnsi="Times New Roman" w:cs="Times New Roman"/>
              <w:sz w:val="26"/>
              <w:szCs w:val="26"/>
            </w:rPr>
          </w:rPrChange>
        </w:rPr>
        <w:t>Để giảm dung lượng khi lưu trữ, dữ liệu ảnh raster có thể được nén theo các giải thuật mã hóa khác nhau như  mã run-length,  cây tứ phân</w:t>
      </w:r>
      <w:ins w:id="623" w:author="Windows User" w:date="2019-02-20T15:02:00Z">
        <w:r w:rsidR="00DC1AC7">
          <w:rPr>
            <w:rFonts w:ascii="Times New Roman" w:hAnsi="Times New Roman" w:cs="Times New Roman"/>
            <w:sz w:val="26"/>
            <w:szCs w:val="26"/>
            <w:lang w:val="nb-NO"/>
          </w:rPr>
          <w:t>.</w:t>
        </w:r>
      </w:ins>
      <w:del w:id="624" w:author="Windows User" w:date="2019-02-20T15:02:00Z">
        <w:r w:rsidRPr="007C5BA4" w:rsidDel="00DC1AC7">
          <w:rPr>
            <w:rFonts w:ascii="Times New Roman" w:hAnsi="Times New Roman" w:cs="Times New Roman"/>
            <w:sz w:val="26"/>
            <w:szCs w:val="26"/>
            <w:lang w:val="nb-NO"/>
            <w:rPrChange w:id="625" w:author="Windows User" w:date="2019-02-20T13:17:00Z">
              <w:rPr>
                <w:rFonts w:ascii="Times New Roman" w:hAnsi="Times New Roman" w:cs="Times New Roman"/>
                <w:sz w:val="26"/>
                <w:szCs w:val="26"/>
              </w:rPr>
            </w:rPrChange>
          </w:rPr>
          <w:delText>,...</w:delText>
        </w:r>
      </w:del>
    </w:p>
    <w:p w14:paraId="036A3B51" w14:textId="77777777" w:rsidR="00F610CB" w:rsidRPr="007C5BA4" w:rsidRDefault="00F610CB" w:rsidP="00F610CB">
      <w:pPr>
        <w:rPr>
          <w:rFonts w:ascii="Times New Roman" w:hAnsi="Times New Roman" w:cs="Times New Roman"/>
          <w:i/>
          <w:sz w:val="26"/>
          <w:szCs w:val="26"/>
          <w:lang w:val="nb-NO"/>
          <w:rPrChange w:id="626" w:author="Windows User" w:date="2019-02-20T13:17:00Z">
            <w:rPr>
              <w:rFonts w:ascii="Times New Roman" w:hAnsi="Times New Roman" w:cs="Times New Roman"/>
              <w:i/>
              <w:sz w:val="26"/>
              <w:szCs w:val="26"/>
            </w:rPr>
          </w:rPrChange>
        </w:rPr>
      </w:pPr>
      <w:bookmarkStart w:id="627" w:name="_Toc47424371"/>
      <w:bookmarkStart w:id="628" w:name="_Toc49745240"/>
      <w:bookmarkStart w:id="629" w:name="_Toc49829228"/>
      <w:bookmarkStart w:id="630" w:name="_Toc49850135"/>
      <w:bookmarkStart w:id="631" w:name="_Toc207379795"/>
      <w:r w:rsidRPr="007C5BA4">
        <w:rPr>
          <w:rFonts w:ascii="Times New Roman" w:hAnsi="Times New Roman" w:cs="Times New Roman"/>
          <w:i/>
          <w:sz w:val="26"/>
          <w:szCs w:val="26"/>
          <w:lang w:val="nb-NO"/>
          <w:rPrChange w:id="632" w:author="Windows User" w:date="2019-02-20T13:17:00Z">
            <w:rPr>
              <w:rFonts w:ascii="Times New Roman" w:hAnsi="Times New Roman" w:cs="Times New Roman"/>
              <w:i/>
              <w:sz w:val="26"/>
              <w:szCs w:val="26"/>
            </w:rPr>
          </w:rPrChange>
        </w:rPr>
        <w:t>a. Mã Run –length</w:t>
      </w:r>
      <w:bookmarkEnd w:id="627"/>
      <w:bookmarkEnd w:id="628"/>
      <w:bookmarkEnd w:id="629"/>
      <w:bookmarkEnd w:id="630"/>
      <w:bookmarkEnd w:id="631"/>
    </w:p>
    <w:p w14:paraId="1D724E5F" w14:textId="44785B64" w:rsidR="00F610CB" w:rsidRPr="007C5BA4" w:rsidRDefault="00F610CB" w:rsidP="00F610CB">
      <w:pPr>
        <w:spacing w:before="120"/>
        <w:jc w:val="both"/>
        <w:rPr>
          <w:rFonts w:ascii="Times New Roman" w:hAnsi="Times New Roman" w:cs="Times New Roman"/>
          <w:sz w:val="26"/>
          <w:szCs w:val="26"/>
          <w:lang w:val="nb-NO"/>
          <w:rPrChange w:id="633" w:author="Windows User" w:date="2019-02-20T13:17:00Z">
            <w:rPr>
              <w:rFonts w:ascii="Times New Roman" w:hAnsi="Times New Roman" w:cs="Times New Roman"/>
              <w:sz w:val="26"/>
              <w:szCs w:val="26"/>
            </w:rPr>
          </w:rPrChange>
        </w:rPr>
      </w:pPr>
      <w:r w:rsidRPr="007C5BA4">
        <w:rPr>
          <w:rFonts w:ascii="Times New Roman" w:hAnsi="Times New Roman" w:cs="Times New Roman"/>
          <w:sz w:val="26"/>
          <w:szCs w:val="26"/>
          <w:lang w:val="nb-NO"/>
          <w:rPrChange w:id="634" w:author="Windows User" w:date="2019-02-20T13:17:00Z">
            <w:rPr>
              <w:rFonts w:ascii="Times New Roman" w:hAnsi="Times New Roman" w:cs="Times New Roman"/>
              <w:sz w:val="26"/>
              <w:szCs w:val="26"/>
            </w:rPr>
          </w:rPrChange>
        </w:rPr>
        <w:tab/>
        <w:t>Mã run - length lợi dụng sự giống nhau của các pixel lân cận  để biểu diễn chúng từng loạt pixel có giá trị giống nhau theo từng hàng từ trái qua phải, từ trên xuống dưới</w:t>
      </w:r>
      <w:ins w:id="635" w:author="Windows User" w:date="2019-02-20T15:02:00Z">
        <w:r w:rsidR="00561FC7">
          <w:rPr>
            <w:rFonts w:ascii="Times New Roman" w:hAnsi="Times New Roman" w:cs="Times New Roman"/>
            <w:sz w:val="26"/>
            <w:szCs w:val="26"/>
            <w:lang w:val="nb-NO"/>
          </w:rPr>
          <w:t xml:space="preserve"> </w:t>
        </w:r>
      </w:ins>
      <w:del w:id="636" w:author="Windows User" w:date="2019-02-20T15:02:00Z">
        <w:r w:rsidRPr="007C5BA4" w:rsidDel="00561FC7">
          <w:rPr>
            <w:rFonts w:ascii="Times New Roman" w:hAnsi="Times New Roman" w:cs="Times New Roman"/>
            <w:sz w:val="26"/>
            <w:szCs w:val="26"/>
            <w:lang w:val="nb-NO"/>
            <w:rPrChange w:id="637" w:author="Windows User" w:date="2019-02-20T13:17:00Z">
              <w:rPr>
                <w:rFonts w:ascii="Times New Roman" w:hAnsi="Times New Roman" w:cs="Times New Roman"/>
                <w:sz w:val="26"/>
                <w:szCs w:val="26"/>
              </w:rPr>
            </w:rPrChange>
          </w:rPr>
          <w:delText xml:space="preserve">. Mỗi loạt pixel có giá trị giống nhau </w:delText>
        </w:r>
      </w:del>
      <w:r w:rsidRPr="007C5BA4">
        <w:rPr>
          <w:rFonts w:ascii="Times New Roman" w:hAnsi="Times New Roman" w:cs="Times New Roman"/>
          <w:sz w:val="26"/>
          <w:szCs w:val="26"/>
          <w:lang w:val="nb-NO"/>
          <w:rPrChange w:id="638" w:author="Windows User" w:date="2019-02-20T13:17:00Z">
            <w:rPr>
              <w:rFonts w:ascii="Times New Roman" w:hAnsi="Times New Roman" w:cs="Times New Roman"/>
              <w:sz w:val="26"/>
              <w:szCs w:val="26"/>
            </w:rPr>
          </w:rPrChange>
        </w:rPr>
        <w:t xml:space="preserve">được biểu diễn bằng một cặp số (chiều dài chuỗi, giá trị của pixel). </w:t>
      </w:r>
    </w:p>
    <w:p w14:paraId="453551FA" w14:textId="5856D68E" w:rsidR="00F610CB" w:rsidRPr="00283743" w:rsidRDefault="00F610CB" w:rsidP="002C7096">
      <w:pPr>
        <w:spacing w:before="120"/>
        <w:jc w:val="both"/>
        <w:rPr>
          <w:rFonts w:ascii="Times New Roman" w:hAnsi="Times New Roman" w:cs="Times New Roman"/>
          <w:sz w:val="26"/>
          <w:szCs w:val="26"/>
        </w:rPr>
      </w:pPr>
      <w:r w:rsidRPr="007C5BA4">
        <w:rPr>
          <w:rFonts w:ascii="Times New Roman" w:hAnsi="Times New Roman" w:cs="Times New Roman"/>
          <w:sz w:val="26"/>
          <w:szCs w:val="26"/>
          <w:lang w:val="nb-NO"/>
          <w:rPrChange w:id="639" w:author="Windows User" w:date="2019-02-20T13:17:00Z">
            <w:rPr>
              <w:rFonts w:ascii="Times New Roman" w:hAnsi="Times New Roman" w:cs="Times New Roman"/>
              <w:sz w:val="26"/>
              <w:szCs w:val="26"/>
            </w:rPr>
          </w:rPrChange>
        </w:rPr>
        <w:tab/>
      </w:r>
      <w:r w:rsidRPr="007C5BA4">
        <w:rPr>
          <w:rFonts w:ascii="Times New Roman" w:hAnsi="Times New Roman" w:cs="Times New Roman"/>
          <w:iCs/>
          <w:sz w:val="26"/>
          <w:szCs w:val="26"/>
          <w:lang w:val="nb-NO"/>
          <w:rPrChange w:id="640" w:author="Windows User" w:date="2019-02-20T13:17:00Z">
            <w:rPr>
              <w:rFonts w:ascii="Times New Roman" w:hAnsi="Times New Roman" w:cs="Times New Roman"/>
              <w:iCs/>
              <w:sz w:val="26"/>
              <w:szCs w:val="26"/>
            </w:rPr>
          </w:rPrChange>
        </w:rPr>
        <w:t>Mã này rất hữu hiệu khi thuộc tính của lớp dữ liệu ảnh (giá trị của pixel) ít thay đổi. Ngược lại, nếu giá trị thuộc tính thay đổi nhiều, sự hữu hiệu của mã không cao mà đôi khi còn làm tăng dung lượng dữ liệu.</w:t>
      </w:r>
      <w:r w:rsidRPr="007C5BA4">
        <w:rPr>
          <w:rFonts w:ascii="Times New Roman" w:hAnsi="Times New Roman" w:cs="Times New Roman"/>
          <w:iCs/>
          <w:sz w:val="26"/>
          <w:szCs w:val="26"/>
          <w:lang w:val="nb-NO"/>
          <w:rPrChange w:id="641" w:author="Windows User" w:date="2019-02-20T13:17:00Z">
            <w:rPr>
              <w:rFonts w:ascii="Times New Roman" w:hAnsi="Times New Roman" w:cs="Times New Roman"/>
              <w:iCs/>
              <w:sz w:val="26"/>
              <w:szCs w:val="26"/>
            </w:rPr>
          </w:rPrChange>
        </w:rPr>
        <w:br w:type="page"/>
      </w:r>
      <w:r w:rsidRPr="00283743">
        <w:rPr>
          <w:rFonts w:ascii="Times New Roman" w:hAnsi="Times New Roman" w:cs="Times New Roman"/>
          <w:noProof/>
          <w:sz w:val="26"/>
          <w:szCs w:val="26"/>
          <w:lang w:eastAsia="zh-CN"/>
        </w:rPr>
        <w:lastRenderedPageBreak/>
        <mc:AlternateContent>
          <mc:Choice Requires="wpg">
            <w:drawing>
              <wp:anchor distT="0" distB="0" distL="114300" distR="114300" simplePos="0" relativeHeight="251677696" behindDoc="0" locked="0" layoutInCell="1" allowOverlap="1" wp14:anchorId="7C2D9E6F" wp14:editId="7D23FA36">
                <wp:simplePos x="0" y="0"/>
                <wp:positionH relativeFrom="column">
                  <wp:posOffset>1551305</wp:posOffset>
                </wp:positionH>
                <wp:positionV relativeFrom="paragraph">
                  <wp:posOffset>-146050</wp:posOffset>
                </wp:positionV>
                <wp:extent cx="4482465" cy="3209290"/>
                <wp:effectExtent l="13335" t="12065" r="9525" b="0"/>
                <wp:wrapSquare wrapText="bothSides"/>
                <wp:docPr id="631" name="Group 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2465" cy="3209290"/>
                          <a:chOff x="1032" y="5739"/>
                          <a:chExt cx="7059" cy="5054"/>
                        </a:xfrm>
                      </wpg:grpSpPr>
                      <wps:wsp>
                        <wps:cNvPr id="632" name="Text Box 527"/>
                        <wps:cNvSpPr txBox="1">
                          <a:spLocks noChangeArrowheads="1"/>
                        </wps:cNvSpPr>
                        <wps:spPr bwMode="auto">
                          <a:xfrm>
                            <a:off x="5873" y="8169"/>
                            <a:ext cx="1991" cy="2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D50E9" w14:textId="77777777" w:rsidR="004D6677" w:rsidRDefault="004D6677" w:rsidP="00F610CB">
                              <w:pPr>
                                <w:pStyle w:val="BodyText2"/>
                                <w:jc w:val="both"/>
                                <w:rPr>
                                  <w:sz w:val="20"/>
                                </w:rPr>
                              </w:pPr>
                              <w:r>
                                <w:rPr>
                                  <w:sz w:val="20"/>
                                </w:rPr>
                                <w:t>Biểu diễn mã run-length của lớp dữ liệu ảnh raster hình bên:  (10,A) (10,A) (4,A) (6,B) (3,A) (7,B) (4,D) (6,B) (5,D) (5,B) (5,D) (5,C) (5,D) (5,C) (5,D) (5,C) (5,D) (5,C).</w:t>
                              </w:r>
                            </w:p>
                          </w:txbxContent>
                        </wps:txbx>
                        <wps:bodyPr rot="0" vert="horz" wrap="square" lIns="0" tIns="0" rIns="0" bIns="0" anchor="t" anchorCtr="0" upright="1">
                          <a:noAutofit/>
                        </wps:bodyPr>
                      </wps:wsp>
                      <wps:wsp>
                        <wps:cNvPr id="633" name="Text Box 528"/>
                        <wps:cNvSpPr txBox="1">
                          <a:spLocks noChangeArrowheads="1"/>
                        </wps:cNvSpPr>
                        <wps:spPr bwMode="auto">
                          <a:xfrm>
                            <a:off x="1078" y="10431"/>
                            <a:ext cx="6878" cy="3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23FBBC" w14:textId="77777777" w:rsidR="004D6677" w:rsidRDefault="004D6677" w:rsidP="00F610CB">
                              <w:pPr>
                                <w:jc w:val="center"/>
                              </w:pPr>
                              <w:r w:rsidRPr="00B64F7A">
                                <w:rPr>
                                  <w:bCs/>
                                  <w:i/>
                                  <w:iCs/>
                                </w:rPr>
                                <w:t>Hình 24</w:t>
                              </w:r>
                              <w:r w:rsidRPr="00B64F7A">
                                <w:rPr>
                                  <w:i/>
                                  <w:iCs/>
                                </w:rPr>
                                <w:t>.</w:t>
                              </w:r>
                              <w:r w:rsidRPr="008D3582">
                                <w:rPr>
                                  <w:i/>
                                  <w:iCs/>
                                </w:rPr>
                                <w:t xml:space="preserve"> </w:t>
                              </w:r>
                              <w:r w:rsidRPr="007244CD">
                                <w:rPr>
                                  <w:i/>
                                </w:rPr>
                                <w:t xml:space="preserve">Mã </w:t>
                              </w:r>
                              <w:r>
                                <w:rPr>
                                  <w:i/>
                                </w:rPr>
                                <w:t>R</w:t>
                              </w:r>
                              <w:r w:rsidRPr="007244CD">
                                <w:rPr>
                                  <w:i/>
                                </w:rPr>
                                <w:t>un-length</w:t>
                              </w:r>
                            </w:p>
                          </w:txbxContent>
                        </wps:txbx>
                        <wps:bodyPr rot="0" vert="horz" wrap="square" lIns="0" tIns="0" rIns="0" bIns="0" anchor="t" anchorCtr="0" upright="1">
                          <a:noAutofit/>
                        </wps:bodyPr>
                      </wps:wsp>
                      <wpg:grpSp>
                        <wpg:cNvPr id="634" name="Group 529"/>
                        <wpg:cNvGrpSpPr>
                          <a:grpSpLocks/>
                        </wpg:cNvGrpSpPr>
                        <wpg:grpSpPr bwMode="auto">
                          <a:xfrm>
                            <a:off x="1193" y="5854"/>
                            <a:ext cx="4499" cy="4381"/>
                            <a:chOff x="2016" y="1440"/>
                            <a:chExt cx="4752" cy="4752"/>
                          </a:xfrm>
                        </wpg:grpSpPr>
                        <wpg:grpSp>
                          <wpg:cNvPr id="635" name="Group 530"/>
                          <wpg:cNvGrpSpPr>
                            <a:grpSpLocks/>
                          </wpg:cNvGrpSpPr>
                          <wpg:grpSpPr bwMode="auto">
                            <a:xfrm>
                              <a:off x="2016" y="1440"/>
                              <a:ext cx="4752" cy="4752"/>
                              <a:chOff x="1728" y="1296"/>
                              <a:chExt cx="4752" cy="4752"/>
                            </a:xfrm>
                          </wpg:grpSpPr>
                          <wps:wsp>
                            <wps:cNvPr id="636" name="Text Box 531"/>
                            <wps:cNvSpPr txBox="1">
                              <a:spLocks noChangeArrowheads="1"/>
                            </wps:cNvSpPr>
                            <wps:spPr bwMode="auto">
                              <a:xfrm>
                                <a:off x="1728"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B4852D" w14:textId="77777777" w:rsidR="004D6677" w:rsidRDefault="004D6677" w:rsidP="00F610CB">
                                  <w:pPr>
                                    <w:jc w:val="center"/>
                                  </w:pPr>
                                </w:p>
                              </w:txbxContent>
                            </wps:txbx>
                            <wps:bodyPr rot="0" vert="horz" wrap="square" lIns="91440" tIns="45720" rIns="91440" bIns="45720" anchor="t" anchorCtr="0" upright="1">
                              <a:noAutofit/>
                            </wps:bodyPr>
                          </wps:wsp>
                          <wps:wsp>
                            <wps:cNvPr id="637" name="Text Box 532"/>
                            <wps:cNvSpPr txBox="1">
                              <a:spLocks noChangeArrowheads="1"/>
                            </wps:cNvSpPr>
                            <wps:spPr bwMode="auto">
                              <a:xfrm>
                                <a:off x="5184"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5FAE42"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38" name="Text Box 533"/>
                            <wps:cNvSpPr txBox="1">
                              <a:spLocks noChangeArrowheads="1"/>
                            </wps:cNvSpPr>
                            <wps:spPr bwMode="auto">
                              <a:xfrm>
                                <a:off x="2592"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F7DDB9" w14:textId="77777777" w:rsidR="004D6677" w:rsidRDefault="004D6677" w:rsidP="00F610CB">
                                  <w:pPr>
                                    <w:jc w:val="center"/>
                                  </w:pPr>
                                  <w:r>
                                    <w:t>1</w:t>
                                  </w:r>
                                </w:p>
                              </w:txbxContent>
                            </wps:txbx>
                            <wps:bodyPr rot="0" vert="horz" wrap="square" lIns="91440" tIns="45720" rIns="91440" bIns="45720" anchor="t" anchorCtr="0" upright="1">
                              <a:noAutofit/>
                            </wps:bodyPr>
                          </wps:wsp>
                          <wps:wsp>
                            <wps:cNvPr id="639" name="Text Box 534"/>
                            <wps:cNvSpPr txBox="1">
                              <a:spLocks noChangeArrowheads="1"/>
                            </wps:cNvSpPr>
                            <wps:spPr bwMode="auto">
                              <a:xfrm>
                                <a:off x="3024"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BCFD0B" w14:textId="77777777" w:rsidR="004D6677" w:rsidRDefault="004D6677" w:rsidP="00F610CB">
                                  <w:pPr>
                                    <w:jc w:val="center"/>
                                  </w:pPr>
                                  <w:r>
                                    <w:t>2</w:t>
                                  </w:r>
                                </w:p>
                              </w:txbxContent>
                            </wps:txbx>
                            <wps:bodyPr rot="0" vert="horz" wrap="square" lIns="91440" tIns="45720" rIns="91440" bIns="45720" anchor="t" anchorCtr="0" upright="1">
                              <a:noAutofit/>
                            </wps:bodyPr>
                          </wps:wsp>
                          <wps:wsp>
                            <wps:cNvPr id="640" name="Text Box 535"/>
                            <wps:cNvSpPr txBox="1">
                              <a:spLocks noChangeArrowheads="1"/>
                            </wps:cNvSpPr>
                            <wps:spPr bwMode="auto">
                              <a:xfrm>
                                <a:off x="3456"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31DA07" w14:textId="77777777" w:rsidR="004D6677" w:rsidRDefault="004D6677" w:rsidP="00F610CB">
                                  <w:pPr>
                                    <w:jc w:val="center"/>
                                  </w:pPr>
                                  <w:r>
                                    <w:t>3</w:t>
                                  </w:r>
                                </w:p>
                              </w:txbxContent>
                            </wps:txbx>
                            <wps:bodyPr rot="0" vert="horz" wrap="square" lIns="91440" tIns="45720" rIns="91440" bIns="45720" anchor="t" anchorCtr="0" upright="1">
                              <a:noAutofit/>
                            </wps:bodyPr>
                          </wps:wsp>
                          <wps:wsp>
                            <wps:cNvPr id="641" name="Text Box 536"/>
                            <wps:cNvSpPr txBox="1">
                              <a:spLocks noChangeArrowheads="1"/>
                            </wps:cNvSpPr>
                            <wps:spPr bwMode="auto">
                              <a:xfrm>
                                <a:off x="3888"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1D10DD" w14:textId="77777777" w:rsidR="004D6677" w:rsidRDefault="004D6677" w:rsidP="00F610CB">
                                  <w:pPr>
                                    <w:jc w:val="center"/>
                                  </w:pPr>
                                  <w:r>
                                    <w:t>4</w:t>
                                  </w:r>
                                </w:p>
                              </w:txbxContent>
                            </wps:txbx>
                            <wps:bodyPr rot="0" vert="horz" wrap="square" lIns="91440" tIns="45720" rIns="91440" bIns="45720" anchor="t" anchorCtr="0" upright="1">
                              <a:noAutofit/>
                            </wps:bodyPr>
                          </wps:wsp>
                          <wps:wsp>
                            <wps:cNvPr id="642" name="Text Box 537"/>
                            <wps:cNvSpPr txBox="1">
                              <a:spLocks noChangeArrowheads="1"/>
                            </wps:cNvSpPr>
                            <wps:spPr bwMode="auto">
                              <a:xfrm>
                                <a:off x="1728"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0182A3" w14:textId="77777777" w:rsidR="004D6677" w:rsidRDefault="004D6677" w:rsidP="00F610CB">
                                  <w:pPr>
                                    <w:jc w:val="center"/>
                                  </w:pPr>
                                  <w:r>
                                    <w:t>0</w:t>
                                  </w:r>
                                </w:p>
                              </w:txbxContent>
                            </wps:txbx>
                            <wps:bodyPr rot="0" vert="horz" wrap="square" lIns="91440" tIns="45720" rIns="91440" bIns="45720" anchor="t" anchorCtr="0" upright="1">
                              <a:noAutofit/>
                            </wps:bodyPr>
                          </wps:wsp>
                          <wps:wsp>
                            <wps:cNvPr id="643" name="Text Box 538"/>
                            <wps:cNvSpPr txBox="1">
                              <a:spLocks noChangeArrowheads="1"/>
                            </wps:cNvSpPr>
                            <wps:spPr bwMode="auto">
                              <a:xfrm>
                                <a:off x="2160"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8E36E5"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44" name="Text Box 539"/>
                            <wps:cNvSpPr txBox="1">
                              <a:spLocks noChangeArrowheads="1"/>
                            </wps:cNvSpPr>
                            <wps:spPr bwMode="auto">
                              <a:xfrm>
                                <a:off x="5616"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7054181"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45" name="Text Box 540"/>
                            <wps:cNvSpPr txBox="1">
                              <a:spLocks noChangeArrowheads="1"/>
                            </wps:cNvSpPr>
                            <wps:spPr bwMode="auto">
                              <a:xfrm>
                                <a:off x="3888"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FD733F"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46" name="Text Box 541"/>
                            <wps:cNvSpPr txBox="1">
                              <a:spLocks noChangeArrowheads="1"/>
                            </wps:cNvSpPr>
                            <wps:spPr bwMode="auto">
                              <a:xfrm>
                                <a:off x="3456" y="2592"/>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ED97B9"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47" name="Text Box 542"/>
                            <wps:cNvSpPr txBox="1">
                              <a:spLocks noChangeArrowheads="1"/>
                            </wps:cNvSpPr>
                            <wps:spPr bwMode="auto">
                              <a:xfrm>
                                <a:off x="3024" y="2592"/>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C22C49"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48" name="Text Box 543"/>
                            <wps:cNvSpPr txBox="1">
                              <a:spLocks noChangeArrowheads="1"/>
                            </wps:cNvSpPr>
                            <wps:spPr bwMode="auto">
                              <a:xfrm>
                                <a:off x="2592" y="2592"/>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CA79A1"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49" name="Text Box 544"/>
                            <wps:cNvSpPr txBox="1">
                              <a:spLocks noChangeArrowheads="1"/>
                            </wps:cNvSpPr>
                            <wps:spPr bwMode="auto">
                              <a:xfrm>
                                <a:off x="2160" y="2592"/>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30F5D0"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50" name="Text Box 545"/>
                            <wps:cNvSpPr txBox="1">
                              <a:spLocks noChangeArrowheads="1"/>
                            </wps:cNvSpPr>
                            <wps:spPr bwMode="auto">
                              <a:xfrm>
                                <a:off x="1728"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D612D7" w14:textId="77777777" w:rsidR="004D6677" w:rsidRDefault="004D6677" w:rsidP="00F610CB">
                                  <w:pPr>
                                    <w:jc w:val="center"/>
                                  </w:pPr>
                                  <w:r>
                                    <w:t>2</w:t>
                                  </w:r>
                                </w:p>
                              </w:txbxContent>
                            </wps:txbx>
                            <wps:bodyPr rot="0" vert="horz" wrap="square" lIns="91440" tIns="45720" rIns="91440" bIns="45720" anchor="t" anchorCtr="0" upright="1">
                              <a:noAutofit/>
                            </wps:bodyPr>
                          </wps:wsp>
                          <wps:wsp>
                            <wps:cNvPr id="651" name="Text Box 546"/>
                            <wps:cNvSpPr txBox="1">
                              <a:spLocks noChangeArrowheads="1"/>
                            </wps:cNvSpPr>
                            <wps:spPr bwMode="auto">
                              <a:xfrm>
                                <a:off x="4752"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F9D9A"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52" name="Text Box 547"/>
                            <wps:cNvSpPr txBox="1">
                              <a:spLocks noChangeArrowheads="1"/>
                            </wps:cNvSpPr>
                            <wps:spPr bwMode="auto">
                              <a:xfrm>
                                <a:off x="2160"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A54247"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53" name="Text Box 548"/>
                            <wps:cNvSpPr txBox="1">
                              <a:spLocks noChangeArrowheads="1"/>
                            </wps:cNvSpPr>
                            <wps:spPr bwMode="auto">
                              <a:xfrm>
                                <a:off x="3888"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7DEE8BC"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54" name="Text Box 549"/>
                            <wps:cNvSpPr txBox="1">
                              <a:spLocks noChangeArrowheads="1"/>
                            </wps:cNvSpPr>
                            <wps:spPr bwMode="auto">
                              <a:xfrm>
                                <a:off x="3456"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E4C084"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55" name="Text Box 550"/>
                            <wps:cNvSpPr txBox="1">
                              <a:spLocks noChangeArrowheads="1"/>
                            </wps:cNvSpPr>
                            <wps:spPr bwMode="auto">
                              <a:xfrm>
                                <a:off x="1728"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BAD153" w14:textId="77777777" w:rsidR="004D6677" w:rsidRDefault="004D6677" w:rsidP="00F610CB">
                                  <w:pPr>
                                    <w:jc w:val="center"/>
                                  </w:pPr>
                                  <w:r>
                                    <w:t>1</w:t>
                                  </w:r>
                                </w:p>
                              </w:txbxContent>
                            </wps:txbx>
                            <wps:bodyPr rot="0" vert="horz" wrap="square" lIns="91440" tIns="45720" rIns="91440" bIns="45720" anchor="t" anchorCtr="0" upright="1">
                              <a:noAutofit/>
                            </wps:bodyPr>
                          </wps:wsp>
                          <wps:wsp>
                            <wps:cNvPr id="656" name="Text Box 551"/>
                            <wps:cNvSpPr txBox="1">
                              <a:spLocks noChangeArrowheads="1"/>
                            </wps:cNvSpPr>
                            <wps:spPr bwMode="auto">
                              <a:xfrm>
                                <a:off x="3024"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36344F"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57" name="Text Box 552"/>
                            <wps:cNvSpPr txBox="1">
                              <a:spLocks noChangeArrowheads="1"/>
                            </wps:cNvSpPr>
                            <wps:spPr bwMode="auto">
                              <a:xfrm>
                                <a:off x="4752"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43F0CE" w14:textId="77777777" w:rsidR="004D6677" w:rsidRDefault="004D6677" w:rsidP="00F610CB">
                                  <w:pPr>
                                    <w:jc w:val="center"/>
                                  </w:pPr>
                                  <w:r>
                                    <w:t>6</w:t>
                                  </w:r>
                                </w:p>
                              </w:txbxContent>
                            </wps:txbx>
                            <wps:bodyPr rot="0" vert="horz" wrap="square" lIns="91440" tIns="45720" rIns="91440" bIns="45720" anchor="t" anchorCtr="0" upright="1">
                              <a:noAutofit/>
                            </wps:bodyPr>
                          </wps:wsp>
                          <wps:wsp>
                            <wps:cNvPr id="658" name="Text Box 553"/>
                            <wps:cNvSpPr txBox="1">
                              <a:spLocks noChangeArrowheads="1"/>
                            </wps:cNvSpPr>
                            <wps:spPr bwMode="auto">
                              <a:xfrm>
                                <a:off x="2592" y="3024"/>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AC1EBCE"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59" name="Text Box 554"/>
                            <wps:cNvSpPr txBox="1">
                              <a:spLocks noChangeArrowheads="1"/>
                            </wps:cNvSpPr>
                            <wps:spPr bwMode="auto">
                              <a:xfrm>
                                <a:off x="2160" y="3024"/>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774736"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60" name="Text Box 555"/>
                            <wps:cNvSpPr txBox="1">
                              <a:spLocks noChangeArrowheads="1"/>
                            </wps:cNvSpPr>
                            <wps:spPr bwMode="auto">
                              <a:xfrm>
                                <a:off x="1728"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B9B8DB" w14:textId="77777777" w:rsidR="004D6677" w:rsidRDefault="004D6677" w:rsidP="00F610CB">
                                  <w:pPr>
                                    <w:jc w:val="center"/>
                                  </w:pPr>
                                  <w:r>
                                    <w:t>3</w:t>
                                  </w:r>
                                </w:p>
                              </w:txbxContent>
                            </wps:txbx>
                            <wps:bodyPr rot="0" vert="horz" wrap="square" lIns="91440" tIns="45720" rIns="91440" bIns="45720" anchor="t" anchorCtr="0" upright="1">
                              <a:noAutofit/>
                            </wps:bodyPr>
                          </wps:wsp>
                          <wps:wsp>
                            <wps:cNvPr id="661" name="Text Box 556"/>
                            <wps:cNvSpPr txBox="1">
                              <a:spLocks noChangeArrowheads="1"/>
                            </wps:cNvSpPr>
                            <wps:spPr bwMode="auto">
                              <a:xfrm>
                                <a:off x="3888"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4E96C6"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62" name="Text Box 557"/>
                            <wps:cNvSpPr txBox="1">
                              <a:spLocks noChangeArrowheads="1"/>
                            </wps:cNvSpPr>
                            <wps:spPr bwMode="auto">
                              <a:xfrm>
                                <a:off x="4320"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1244B0"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63" name="Text Box 558"/>
                            <wps:cNvSpPr txBox="1">
                              <a:spLocks noChangeArrowheads="1"/>
                            </wps:cNvSpPr>
                            <wps:spPr bwMode="auto">
                              <a:xfrm>
                                <a:off x="4320"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830F5" w14:textId="77777777" w:rsidR="004D6677" w:rsidRDefault="004D6677" w:rsidP="00F610CB">
                                  <w:pPr>
                                    <w:jc w:val="center"/>
                                    <w:rPr>
                                      <w:color w:val="FFFFFF"/>
                                    </w:rPr>
                                  </w:pPr>
                                  <w:r>
                                    <w:rPr>
                                      <w:color w:val="FFFFFF"/>
                                    </w:rPr>
                                    <w:t>BC</w:t>
                                  </w:r>
                                </w:p>
                              </w:txbxContent>
                            </wps:txbx>
                            <wps:bodyPr rot="0" vert="horz" wrap="square" lIns="91440" tIns="45720" rIns="91440" bIns="45720" anchor="t" anchorCtr="0" upright="1">
                              <a:noAutofit/>
                            </wps:bodyPr>
                          </wps:wsp>
                          <wps:wsp>
                            <wps:cNvPr id="664" name="Text Box 559"/>
                            <wps:cNvSpPr txBox="1">
                              <a:spLocks noChangeArrowheads="1"/>
                            </wps:cNvSpPr>
                            <wps:spPr bwMode="auto">
                              <a:xfrm>
                                <a:off x="4320"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8966F9"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65" name="Text Box 560"/>
                            <wps:cNvSpPr txBox="1">
                              <a:spLocks noChangeArrowheads="1"/>
                            </wps:cNvSpPr>
                            <wps:spPr bwMode="auto">
                              <a:xfrm>
                                <a:off x="4320"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D029D8"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66" name="Text Box 561"/>
                            <wps:cNvSpPr txBox="1">
                              <a:spLocks noChangeArrowheads="1"/>
                            </wps:cNvSpPr>
                            <wps:spPr bwMode="auto">
                              <a:xfrm>
                                <a:off x="4320" y="1296"/>
                                <a:ext cx="432" cy="432"/>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C0C0C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BB8CA4" w14:textId="77777777" w:rsidR="004D6677" w:rsidRDefault="004D6677" w:rsidP="00F610CB">
                                  <w:pPr>
                                    <w:jc w:val="center"/>
                                  </w:pPr>
                                  <w:r>
                                    <w:t>5</w:t>
                                  </w:r>
                                </w:p>
                              </w:txbxContent>
                            </wps:txbx>
                            <wps:bodyPr rot="0" vert="horz" wrap="square" lIns="91440" tIns="45720" rIns="91440" bIns="45720" anchor="t" anchorCtr="0" upright="1">
                              <a:noAutofit/>
                            </wps:bodyPr>
                          </wps:wsp>
                          <wps:wsp>
                            <wps:cNvPr id="667" name="Text Box 562"/>
                            <wps:cNvSpPr txBox="1">
                              <a:spLocks noChangeArrowheads="1"/>
                            </wps:cNvSpPr>
                            <wps:spPr bwMode="auto">
                              <a:xfrm>
                                <a:off x="3024" y="3024"/>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437FCE"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68" name="Text Box 563"/>
                            <wps:cNvSpPr txBox="1">
                              <a:spLocks noChangeArrowheads="1"/>
                            </wps:cNvSpPr>
                            <wps:spPr bwMode="auto">
                              <a:xfrm>
                                <a:off x="1728"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A1BE77" w14:textId="77777777" w:rsidR="004D6677" w:rsidRDefault="004D6677" w:rsidP="00F610CB">
                                  <w:pPr>
                                    <w:jc w:val="center"/>
                                  </w:pPr>
                                  <w:r>
                                    <w:t>5</w:t>
                                  </w:r>
                                </w:p>
                              </w:txbxContent>
                            </wps:txbx>
                            <wps:bodyPr rot="0" vert="horz" wrap="square" lIns="91440" tIns="45720" rIns="91440" bIns="45720" anchor="t" anchorCtr="0" upright="1">
                              <a:noAutofit/>
                            </wps:bodyPr>
                          </wps:wsp>
                          <wps:wsp>
                            <wps:cNvPr id="669" name="Text Box 564"/>
                            <wps:cNvSpPr txBox="1">
                              <a:spLocks noChangeArrowheads="1"/>
                            </wps:cNvSpPr>
                            <wps:spPr bwMode="auto">
                              <a:xfrm>
                                <a:off x="1728"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0CA36C" w14:textId="77777777" w:rsidR="004D6677" w:rsidRDefault="004D6677" w:rsidP="00F610CB">
                                  <w:pPr>
                                    <w:jc w:val="center"/>
                                  </w:pPr>
                                  <w:r>
                                    <w:t>4</w:t>
                                  </w:r>
                                </w:p>
                              </w:txbxContent>
                            </wps:txbx>
                            <wps:bodyPr rot="0" vert="horz" wrap="square" lIns="91440" tIns="45720" rIns="91440" bIns="45720" anchor="t" anchorCtr="0" upright="1">
                              <a:noAutofit/>
                            </wps:bodyPr>
                          </wps:wsp>
                          <wps:wsp>
                            <wps:cNvPr id="670" name="Text Box 565"/>
                            <wps:cNvSpPr txBox="1">
                              <a:spLocks noChangeArrowheads="1"/>
                            </wps:cNvSpPr>
                            <wps:spPr bwMode="auto">
                              <a:xfrm>
                                <a:off x="5184"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81034C"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71" name="Text Box 566"/>
                            <wps:cNvSpPr txBox="1">
                              <a:spLocks noChangeArrowheads="1"/>
                            </wps:cNvSpPr>
                            <wps:spPr bwMode="auto">
                              <a:xfrm>
                                <a:off x="4752"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57E12D" w14:textId="77777777" w:rsidR="004D6677" w:rsidRDefault="004D6677" w:rsidP="00F610CB">
                                  <w:r>
                                    <w:t>A</w:t>
                                  </w:r>
                                </w:p>
                              </w:txbxContent>
                            </wps:txbx>
                            <wps:bodyPr rot="0" vert="horz" wrap="square" lIns="91440" tIns="45720" rIns="91440" bIns="45720" anchor="t" anchorCtr="0" upright="1">
                              <a:noAutofit/>
                            </wps:bodyPr>
                          </wps:wsp>
                          <wps:wsp>
                            <wps:cNvPr id="672" name="Text Box 567"/>
                            <wps:cNvSpPr txBox="1">
                              <a:spLocks noChangeArrowheads="1"/>
                            </wps:cNvSpPr>
                            <wps:spPr bwMode="auto">
                              <a:xfrm>
                                <a:off x="5616"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FCFEE5"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73" name="Text Box 568"/>
                            <wps:cNvSpPr txBox="1">
                              <a:spLocks noChangeArrowheads="1"/>
                            </wps:cNvSpPr>
                            <wps:spPr bwMode="auto">
                              <a:xfrm>
                                <a:off x="5184"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067746"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74" name="Text Box 569"/>
                            <wps:cNvSpPr txBox="1">
                              <a:spLocks noChangeArrowheads="1"/>
                            </wps:cNvSpPr>
                            <wps:spPr bwMode="auto">
                              <a:xfrm>
                                <a:off x="5616" y="1296"/>
                                <a:ext cx="432" cy="432"/>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969696"/>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25E3E2" w14:textId="77777777" w:rsidR="004D6677" w:rsidRDefault="004D6677" w:rsidP="00F610CB">
                                  <w:pPr>
                                    <w:jc w:val="center"/>
                                  </w:pPr>
                                  <w:r>
                                    <w:t>88</w:t>
                                  </w:r>
                                </w:p>
                              </w:txbxContent>
                            </wps:txbx>
                            <wps:bodyPr rot="0" vert="horz" wrap="square" lIns="91440" tIns="45720" rIns="91440" bIns="45720" anchor="t" anchorCtr="0" upright="1">
                              <a:noAutofit/>
                            </wps:bodyPr>
                          </wps:wsp>
                          <wps:wsp>
                            <wps:cNvPr id="675" name="Text Box 570"/>
                            <wps:cNvSpPr txBox="1">
                              <a:spLocks noChangeArrowheads="1"/>
                            </wps:cNvSpPr>
                            <wps:spPr bwMode="auto">
                              <a:xfrm>
                                <a:off x="5184"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8FF1E6" w14:textId="77777777" w:rsidR="004D6677" w:rsidRDefault="004D6677" w:rsidP="00F610CB">
                                  <w:pPr>
                                    <w:jc w:val="center"/>
                                  </w:pPr>
                                  <w:r>
                                    <w:t>7</w:t>
                                  </w:r>
                                </w:p>
                              </w:txbxContent>
                            </wps:txbx>
                            <wps:bodyPr rot="0" vert="horz" wrap="square" lIns="91440" tIns="45720" rIns="91440" bIns="45720" anchor="t" anchorCtr="0" upright="1">
                              <a:noAutofit/>
                            </wps:bodyPr>
                          </wps:wsp>
                          <wps:wsp>
                            <wps:cNvPr id="676" name="Text Box 571"/>
                            <wps:cNvSpPr txBox="1">
                              <a:spLocks noChangeArrowheads="1"/>
                            </wps:cNvSpPr>
                            <wps:spPr bwMode="auto">
                              <a:xfrm>
                                <a:off x="2160"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7ABA6F" w14:textId="77777777" w:rsidR="004D6677" w:rsidRDefault="004D6677" w:rsidP="00F610CB">
                                  <w:pPr>
                                    <w:jc w:val="center"/>
                                  </w:pPr>
                                  <w:r>
                                    <w:t>0</w:t>
                                  </w:r>
                                </w:p>
                              </w:txbxContent>
                            </wps:txbx>
                            <wps:bodyPr rot="0" vert="horz" wrap="square" lIns="91440" tIns="45720" rIns="91440" bIns="45720" anchor="t" anchorCtr="0" upright="1">
                              <a:noAutofit/>
                            </wps:bodyPr>
                          </wps:wsp>
                          <wps:wsp>
                            <wps:cNvPr id="677" name="Text Box 572"/>
                            <wps:cNvSpPr txBox="1">
                              <a:spLocks noChangeArrowheads="1"/>
                            </wps:cNvSpPr>
                            <wps:spPr bwMode="auto">
                              <a:xfrm>
                                <a:off x="5184"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7CC95C"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78" name="Text Box 573"/>
                            <wps:cNvSpPr txBox="1">
                              <a:spLocks noChangeArrowheads="1"/>
                            </wps:cNvSpPr>
                            <wps:spPr bwMode="auto">
                              <a:xfrm>
                                <a:off x="4752"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AA9D99"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79" name="Text Box 574"/>
                            <wps:cNvSpPr txBox="1">
                              <a:spLocks noChangeArrowheads="1"/>
                            </wps:cNvSpPr>
                            <wps:spPr bwMode="auto">
                              <a:xfrm>
                                <a:off x="5616"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BFE949"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80" name="Text Box 575"/>
                            <wps:cNvSpPr txBox="1">
                              <a:spLocks noChangeArrowheads="1"/>
                            </wps:cNvSpPr>
                            <wps:spPr bwMode="auto">
                              <a:xfrm>
                                <a:off x="2592"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246207"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81" name="Text Box 576"/>
                            <wps:cNvSpPr txBox="1">
                              <a:spLocks noChangeArrowheads="1"/>
                            </wps:cNvSpPr>
                            <wps:spPr bwMode="auto">
                              <a:xfrm>
                                <a:off x="2592"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84F4CD"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82" name="Text Box 577"/>
                            <wps:cNvSpPr txBox="1">
                              <a:spLocks noChangeArrowheads="1"/>
                            </wps:cNvSpPr>
                            <wps:spPr bwMode="auto">
                              <a:xfrm>
                                <a:off x="3024"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53FEE5"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83" name="Text Box 578"/>
                            <wps:cNvSpPr txBox="1">
                              <a:spLocks noChangeArrowheads="1"/>
                            </wps:cNvSpPr>
                            <wps:spPr bwMode="auto">
                              <a:xfrm>
                                <a:off x="1728"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E530BA" w14:textId="77777777" w:rsidR="004D6677" w:rsidRDefault="004D6677" w:rsidP="00F610CB">
                                  <w:pPr>
                                    <w:jc w:val="center"/>
                                  </w:pPr>
                                  <w:r>
                                    <w:t>8</w:t>
                                  </w:r>
                                </w:p>
                              </w:txbxContent>
                            </wps:txbx>
                            <wps:bodyPr rot="0" vert="horz" wrap="square" lIns="91440" tIns="45720" rIns="91440" bIns="45720" anchor="t" anchorCtr="0" upright="1">
                              <a:noAutofit/>
                            </wps:bodyPr>
                          </wps:wsp>
                          <wps:wsp>
                            <wps:cNvPr id="684" name="Text Box 579"/>
                            <wps:cNvSpPr txBox="1">
                              <a:spLocks noChangeArrowheads="1"/>
                            </wps:cNvSpPr>
                            <wps:spPr bwMode="auto">
                              <a:xfrm>
                                <a:off x="1728"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B4455" w14:textId="77777777" w:rsidR="004D6677" w:rsidRDefault="004D6677" w:rsidP="00F610CB">
                                  <w:pPr>
                                    <w:jc w:val="center"/>
                                  </w:pPr>
                                  <w:r>
                                    <w:t>7</w:t>
                                  </w:r>
                                </w:p>
                              </w:txbxContent>
                            </wps:txbx>
                            <wps:bodyPr rot="0" vert="horz" wrap="square" lIns="91440" tIns="45720" rIns="91440" bIns="45720" anchor="t" anchorCtr="0" upright="1">
                              <a:noAutofit/>
                            </wps:bodyPr>
                          </wps:wsp>
                          <wps:wsp>
                            <wps:cNvPr id="685" name="Text Box 580"/>
                            <wps:cNvSpPr txBox="1">
                              <a:spLocks noChangeArrowheads="1"/>
                            </wps:cNvSpPr>
                            <wps:spPr bwMode="auto">
                              <a:xfrm>
                                <a:off x="1728"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6145B1" w14:textId="77777777" w:rsidR="004D6677" w:rsidRDefault="004D6677" w:rsidP="00F610CB">
                                  <w:pPr>
                                    <w:jc w:val="center"/>
                                  </w:pPr>
                                  <w:r>
                                    <w:t>6</w:t>
                                  </w:r>
                                </w:p>
                              </w:txbxContent>
                            </wps:txbx>
                            <wps:bodyPr rot="0" vert="horz" wrap="square" lIns="91440" tIns="45720" rIns="91440" bIns="45720" anchor="t" anchorCtr="0" upright="1">
                              <a:noAutofit/>
                            </wps:bodyPr>
                          </wps:wsp>
                          <wps:wsp>
                            <wps:cNvPr id="686" name="Text Box 581"/>
                            <wps:cNvSpPr txBox="1">
                              <a:spLocks noChangeArrowheads="1"/>
                            </wps:cNvSpPr>
                            <wps:spPr bwMode="auto">
                              <a:xfrm>
                                <a:off x="3456"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F428AE"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87" name="Text Box 582"/>
                            <wps:cNvSpPr txBox="1">
                              <a:spLocks noChangeArrowheads="1"/>
                            </wps:cNvSpPr>
                            <wps:spPr bwMode="auto">
                              <a:xfrm>
                                <a:off x="6048" y="1296"/>
                                <a:ext cx="432" cy="432"/>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969696"/>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03953B" w14:textId="77777777" w:rsidR="004D6677" w:rsidRDefault="004D6677" w:rsidP="00F610CB">
                                  <w:pPr>
                                    <w:jc w:val="center"/>
                                  </w:pPr>
                                  <w:r>
                                    <w:t>98</w:t>
                                  </w:r>
                                </w:p>
                              </w:txbxContent>
                            </wps:txbx>
                            <wps:bodyPr rot="0" vert="horz" wrap="square" lIns="91440" tIns="45720" rIns="91440" bIns="45720" anchor="t" anchorCtr="0" upright="1">
                              <a:noAutofit/>
                            </wps:bodyPr>
                          </wps:wsp>
                          <wps:wsp>
                            <wps:cNvPr id="688" name="Text Box 583"/>
                            <wps:cNvSpPr txBox="1">
                              <a:spLocks noChangeArrowheads="1"/>
                            </wps:cNvSpPr>
                            <wps:spPr bwMode="auto">
                              <a:xfrm>
                                <a:off x="1728" y="5616"/>
                                <a:ext cx="432" cy="432"/>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969696"/>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88D634" w14:textId="77777777" w:rsidR="004D6677" w:rsidRDefault="004D6677" w:rsidP="00F610CB">
                                  <w:pPr>
                                    <w:jc w:val="center"/>
                                  </w:pPr>
                                  <w:r>
                                    <w:t>98</w:t>
                                  </w:r>
                                </w:p>
                              </w:txbxContent>
                            </wps:txbx>
                            <wps:bodyPr rot="0" vert="horz" wrap="square" lIns="91440" tIns="45720" rIns="91440" bIns="45720" anchor="t" anchorCtr="0" upright="1">
                              <a:noAutofit/>
                            </wps:bodyPr>
                          </wps:wsp>
                          <wps:wsp>
                            <wps:cNvPr id="689" name="Text Box 584"/>
                            <wps:cNvSpPr txBox="1">
                              <a:spLocks noChangeArrowheads="1"/>
                            </wps:cNvSpPr>
                            <wps:spPr bwMode="auto">
                              <a:xfrm>
                                <a:off x="6048"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978958" w14:textId="77777777" w:rsidR="004D6677" w:rsidRDefault="004D6677" w:rsidP="00F610CB">
                                  <w:pPr>
                                    <w:jc w:val="center"/>
                                  </w:pPr>
                                  <w:r>
                                    <w:t>A8</w:t>
                                  </w:r>
                                </w:p>
                              </w:txbxContent>
                            </wps:txbx>
                            <wps:bodyPr rot="0" vert="horz" wrap="square" lIns="91440" tIns="45720" rIns="91440" bIns="45720" anchor="t" anchorCtr="0" upright="1">
                              <a:noAutofit/>
                            </wps:bodyPr>
                          </wps:wsp>
                          <wps:wsp>
                            <wps:cNvPr id="690" name="Text Box 585"/>
                            <wps:cNvSpPr txBox="1">
                              <a:spLocks noChangeArrowheads="1"/>
                            </wps:cNvSpPr>
                            <wps:spPr bwMode="auto">
                              <a:xfrm>
                                <a:off x="6048"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BD3A03" w14:textId="77777777" w:rsidR="004D6677" w:rsidRDefault="004D6677" w:rsidP="00F610CB">
                                  <w:pPr>
                                    <w:jc w:val="center"/>
                                  </w:pPr>
                                  <w:r>
                                    <w:t>AA8</w:t>
                                  </w:r>
                                </w:p>
                              </w:txbxContent>
                            </wps:txbx>
                            <wps:bodyPr rot="0" vert="horz" wrap="square" lIns="91440" tIns="45720" rIns="91440" bIns="45720" anchor="t" anchorCtr="0" upright="1">
                              <a:noAutofit/>
                            </wps:bodyPr>
                          </wps:wsp>
                          <wps:wsp>
                            <wps:cNvPr id="691" name="Text Box 586"/>
                            <wps:cNvSpPr txBox="1">
                              <a:spLocks noChangeArrowheads="1"/>
                            </wps:cNvSpPr>
                            <wps:spPr bwMode="auto">
                              <a:xfrm>
                                <a:off x="6048"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2ADF3B" w14:textId="77777777" w:rsidR="004D6677" w:rsidRDefault="004D6677" w:rsidP="00F610CB">
                                  <w:pPr>
                                    <w:jc w:val="center"/>
                                  </w:pPr>
                                  <w:r>
                                    <w:rPr>
                                      <w:color w:val="FFFFFF"/>
                                    </w:rPr>
                                    <w:t>B</w:t>
                                  </w:r>
                                  <w:r>
                                    <w:t>8</w:t>
                                  </w:r>
                                </w:p>
                              </w:txbxContent>
                            </wps:txbx>
                            <wps:bodyPr rot="0" vert="horz" wrap="square" lIns="91440" tIns="45720" rIns="91440" bIns="45720" anchor="t" anchorCtr="0" upright="1">
                              <a:noAutofit/>
                            </wps:bodyPr>
                          </wps:wsp>
                          <wps:wsp>
                            <wps:cNvPr id="692" name="Text Box 587"/>
                            <wps:cNvSpPr txBox="1">
                              <a:spLocks noChangeArrowheads="1"/>
                            </wps:cNvSpPr>
                            <wps:spPr bwMode="auto">
                              <a:xfrm>
                                <a:off x="3456"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7388A1" w14:textId="77777777" w:rsidR="004D6677" w:rsidRDefault="004D6677" w:rsidP="00F610CB">
                                  <w:pPr>
                                    <w:jc w:val="center"/>
                                  </w:pPr>
                                  <w:r>
                                    <w:t>A</w:t>
                                  </w:r>
                                </w:p>
                              </w:txbxContent>
                            </wps:txbx>
                            <wps:bodyPr rot="0" vert="horz" wrap="square" lIns="91440" tIns="45720" rIns="91440" bIns="45720" anchor="t" anchorCtr="0" upright="1">
                              <a:noAutofit/>
                            </wps:bodyPr>
                          </wps:wsp>
                          <wps:wsp>
                            <wps:cNvPr id="693" name="Text Box 588"/>
                            <wps:cNvSpPr txBox="1">
                              <a:spLocks noChangeArrowheads="1"/>
                            </wps:cNvSpPr>
                            <wps:spPr bwMode="auto">
                              <a:xfrm>
                                <a:off x="3888"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A8E862" w14:textId="77777777" w:rsidR="004D6677" w:rsidRDefault="004D6677" w:rsidP="00F610CB">
                                  <w:pPr>
                                    <w:jc w:val="center"/>
                                  </w:pPr>
                                  <w:r>
                                    <w:t>A8</w:t>
                                  </w:r>
                                </w:p>
                              </w:txbxContent>
                            </wps:txbx>
                            <wps:bodyPr rot="0" vert="horz" wrap="square" lIns="91440" tIns="45720" rIns="91440" bIns="45720" anchor="t" anchorCtr="0" upright="1">
                              <a:noAutofit/>
                            </wps:bodyPr>
                          </wps:wsp>
                          <wps:wsp>
                            <wps:cNvPr id="694" name="Text Box 589"/>
                            <wps:cNvSpPr txBox="1">
                              <a:spLocks noChangeArrowheads="1"/>
                            </wps:cNvSpPr>
                            <wps:spPr bwMode="auto">
                              <a:xfrm>
                                <a:off x="4752"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97B371"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95" name="Text Box 590"/>
                            <wps:cNvSpPr txBox="1">
                              <a:spLocks noChangeArrowheads="1"/>
                            </wps:cNvSpPr>
                            <wps:spPr bwMode="auto">
                              <a:xfrm>
                                <a:off x="5616"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C83CF4"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96" name="Text Box 591"/>
                            <wps:cNvSpPr txBox="1">
                              <a:spLocks noChangeArrowheads="1"/>
                            </wps:cNvSpPr>
                            <wps:spPr bwMode="auto">
                              <a:xfrm>
                                <a:off x="4752"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7DD5F8"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97" name="Text Box 592"/>
                            <wps:cNvSpPr txBox="1">
                              <a:spLocks noChangeArrowheads="1"/>
                            </wps:cNvSpPr>
                            <wps:spPr bwMode="auto">
                              <a:xfrm>
                                <a:off x="4320"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23ACD0"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98" name="Text Box 593"/>
                            <wps:cNvSpPr txBox="1">
                              <a:spLocks noChangeArrowheads="1"/>
                            </wps:cNvSpPr>
                            <wps:spPr bwMode="auto">
                              <a:xfrm>
                                <a:off x="5184"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71571B"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99" name="Text Box 594"/>
                            <wps:cNvSpPr txBox="1">
                              <a:spLocks noChangeArrowheads="1"/>
                            </wps:cNvSpPr>
                            <wps:spPr bwMode="auto">
                              <a:xfrm>
                                <a:off x="6048"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932590"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0" name="Text Box 595"/>
                            <wps:cNvSpPr txBox="1">
                              <a:spLocks noChangeArrowheads="1"/>
                            </wps:cNvSpPr>
                            <wps:spPr bwMode="auto">
                              <a:xfrm>
                                <a:off x="6048"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E48250"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1" name="Text Box 596"/>
                            <wps:cNvSpPr txBox="1">
                              <a:spLocks noChangeArrowheads="1"/>
                            </wps:cNvSpPr>
                            <wps:spPr bwMode="auto">
                              <a:xfrm>
                                <a:off x="5616"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950DB4"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2" name="Text Box 597"/>
                            <wps:cNvSpPr txBox="1">
                              <a:spLocks noChangeArrowheads="1"/>
                            </wps:cNvSpPr>
                            <wps:spPr bwMode="auto">
                              <a:xfrm>
                                <a:off x="4752" y="3888"/>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C1CDA4"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3" name="Text Box 598"/>
                            <wps:cNvSpPr txBox="1">
                              <a:spLocks noChangeArrowheads="1"/>
                            </wps:cNvSpPr>
                            <wps:spPr bwMode="auto">
                              <a:xfrm>
                                <a:off x="4320" y="3888"/>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D9635E"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4" name="Text Box 599"/>
                            <wps:cNvSpPr txBox="1">
                              <a:spLocks noChangeArrowheads="1"/>
                            </wps:cNvSpPr>
                            <wps:spPr bwMode="auto">
                              <a:xfrm>
                                <a:off x="5184" y="3888"/>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4DBE0"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5" name="Text Box 600"/>
                            <wps:cNvSpPr txBox="1">
                              <a:spLocks noChangeArrowheads="1"/>
                            </wps:cNvSpPr>
                            <wps:spPr bwMode="auto">
                              <a:xfrm>
                                <a:off x="3888"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D4B836"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6" name="Text Box 601"/>
                            <wps:cNvSpPr txBox="1">
                              <a:spLocks noChangeArrowheads="1"/>
                            </wps:cNvSpPr>
                            <wps:spPr bwMode="auto">
                              <a:xfrm>
                                <a:off x="5616" y="3888"/>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33F57B"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7" name="Text Box 602"/>
                            <wps:cNvSpPr txBox="1">
                              <a:spLocks noChangeArrowheads="1"/>
                            </wps:cNvSpPr>
                            <wps:spPr bwMode="auto">
                              <a:xfrm>
                                <a:off x="6048" y="3888"/>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B61218" w14:textId="77777777" w:rsidR="004D6677" w:rsidRDefault="004D6677"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8" name="Text Box 603"/>
                            <wps:cNvSpPr txBox="1">
                              <a:spLocks noChangeArrowheads="1"/>
                            </wps:cNvSpPr>
                            <wps:spPr bwMode="auto">
                              <a:xfrm>
                                <a:off x="2160" y="4320"/>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FAE37A"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09" name="Text Box 604"/>
                            <wps:cNvSpPr txBox="1">
                              <a:spLocks noChangeArrowheads="1"/>
                            </wps:cNvSpPr>
                            <wps:spPr bwMode="auto">
                              <a:xfrm>
                                <a:off x="3888" y="3888"/>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869F2C"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0" name="Text Box 605"/>
                            <wps:cNvSpPr txBox="1">
                              <a:spLocks noChangeArrowheads="1"/>
                            </wps:cNvSpPr>
                            <wps:spPr bwMode="auto">
                              <a:xfrm>
                                <a:off x="3456" y="3888"/>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7B4080"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1" name="Text Box 606"/>
                            <wps:cNvSpPr txBox="1">
                              <a:spLocks noChangeArrowheads="1"/>
                            </wps:cNvSpPr>
                            <wps:spPr bwMode="auto">
                              <a:xfrm>
                                <a:off x="3024" y="3888"/>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B0944B"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2" name="Text Box 607"/>
                            <wps:cNvSpPr txBox="1">
                              <a:spLocks noChangeArrowheads="1"/>
                            </wps:cNvSpPr>
                            <wps:spPr bwMode="auto">
                              <a:xfrm>
                                <a:off x="2592" y="3888"/>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DD58C0"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3" name="Text Box 608"/>
                            <wps:cNvSpPr txBox="1">
                              <a:spLocks noChangeArrowheads="1"/>
                            </wps:cNvSpPr>
                            <wps:spPr bwMode="auto">
                              <a:xfrm>
                                <a:off x="2160" y="3888"/>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6DF242"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4" name="Text Box 609"/>
                            <wps:cNvSpPr txBox="1">
                              <a:spLocks noChangeArrowheads="1"/>
                            </wps:cNvSpPr>
                            <wps:spPr bwMode="auto">
                              <a:xfrm>
                                <a:off x="3456" y="345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942FF8"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5" name="Text Box 610"/>
                            <wps:cNvSpPr txBox="1">
                              <a:spLocks noChangeArrowheads="1"/>
                            </wps:cNvSpPr>
                            <wps:spPr bwMode="auto">
                              <a:xfrm>
                                <a:off x="3024" y="345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64F65E"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6" name="Text Box 611"/>
                            <wps:cNvSpPr txBox="1">
                              <a:spLocks noChangeArrowheads="1"/>
                            </wps:cNvSpPr>
                            <wps:spPr bwMode="auto">
                              <a:xfrm>
                                <a:off x="2592" y="345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2A5FA1"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7" name="Text Box 612"/>
                            <wps:cNvSpPr txBox="1">
                              <a:spLocks noChangeArrowheads="1"/>
                            </wps:cNvSpPr>
                            <wps:spPr bwMode="auto">
                              <a:xfrm>
                                <a:off x="2160" y="345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6A2A64"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8" name="Text Box 613"/>
                            <wps:cNvSpPr txBox="1">
                              <a:spLocks noChangeArrowheads="1"/>
                            </wps:cNvSpPr>
                            <wps:spPr bwMode="auto">
                              <a:xfrm>
                                <a:off x="2160" y="5184"/>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F24B12"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9" name="Text Box 614"/>
                            <wps:cNvSpPr txBox="1">
                              <a:spLocks noChangeArrowheads="1"/>
                            </wps:cNvSpPr>
                            <wps:spPr bwMode="auto">
                              <a:xfrm>
                                <a:off x="3888" y="4752"/>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AF13B4"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0" name="Text Box 615"/>
                            <wps:cNvSpPr txBox="1">
                              <a:spLocks noChangeArrowheads="1"/>
                            </wps:cNvSpPr>
                            <wps:spPr bwMode="auto">
                              <a:xfrm>
                                <a:off x="3456" y="4752"/>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65063A"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1" name="Text Box 616"/>
                            <wps:cNvSpPr txBox="1">
                              <a:spLocks noChangeArrowheads="1"/>
                            </wps:cNvSpPr>
                            <wps:spPr bwMode="auto">
                              <a:xfrm>
                                <a:off x="3024" y="4752"/>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8C0563"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2" name="Text Box 617"/>
                            <wps:cNvSpPr txBox="1">
                              <a:spLocks noChangeArrowheads="1"/>
                            </wps:cNvSpPr>
                            <wps:spPr bwMode="auto">
                              <a:xfrm>
                                <a:off x="2592" y="4752"/>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EB8182"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3" name="Text Box 618"/>
                            <wps:cNvSpPr txBox="1">
                              <a:spLocks noChangeArrowheads="1"/>
                            </wps:cNvSpPr>
                            <wps:spPr bwMode="auto">
                              <a:xfrm>
                                <a:off x="2160" y="4752"/>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F62352"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4" name="Text Box 619"/>
                            <wps:cNvSpPr txBox="1">
                              <a:spLocks noChangeArrowheads="1"/>
                            </wps:cNvSpPr>
                            <wps:spPr bwMode="auto">
                              <a:xfrm>
                                <a:off x="3888" y="4320"/>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E17507"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5" name="Text Box 620"/>
                            <wps:cNvSpPr txBox="1">
                              <a:spLocks noChangeArrowheads="1"/>
                            </wps:cNvSpPr>
                            <wps:spPr bwMode="auto">
                              <a:xfrm>
                                <a:off x="3456" y="4320"/>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1BF077"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6" name="Text Box 621"/>
                            <wps:cNvSpPr txBox="1">
                              <a:spLocks noChangeArrowheads="1"/>
                            </wps:cNvSpPr>
                            <wps:spPr bwMode="auto">
                              <a:xfrm>
                                <a:off x="3024" y="4320"/>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702C1B"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7" name="Text Box 622"/>
                            <wps:cNvSpPr txBox="1">
                              <a:spLocks noChangeArrowheads="1"/>
                            </wps:cNvSpPr>
                            <wps:spPr bwMode="auto">
                              <a:xfrm>
                                <a:off x="2592" y="4320"/>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FCD39D"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8" name="Text Box 623"/>
                            <wps:cNvSpPr txBox="1">
                              <a:spLocks noChangeArrowheads="1"/>
                            </wps:cNvSpPr>
                            <wps:spPr bwMode="auto">
                              <a:xfrm>
                                <a:off x="3888" y="5184"/>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D920EA"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9" name="Text Box 624"/>
                            <wps:cNvSpPr txBox="1">
                              <a:spLocks noChangeArrowheads="1"/>
                            </wps:cNvSpPr>
                            <wps:spPr bwMode="auto">
                              <a:xfrm>
                                <a:off x="3456" y="5184"/>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88B9BE"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30" name="Text Box 625"/>
                            <wps:cNvSpPr txBox="1">
                              <a:spLocks noChangeArrowheads="1"/>
                            </wps:cNvSpPr>
                            <wps:spPr bwMode="auto">
                              <a:xfrm>
                                <a:off x="3024" y="5184"/>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F7F5BA"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31" name="Text Box 626"/>
                            <wps:cNvSpPr txBox="1">
                              <a:spLocks noChangeArrowheads="1"/>
                            </wps:cNvSpPr>
                            <wps:spPr bwMode="auto">
                              <a:xfrm>
                                <a:off x="2592" y="5184"/>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38B0F2"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32" name="Text Box 627"/>
                            <wps:cNvSpPr txBox="1">
                              <a:spLocks noChangeArrowheads="1"/>
                            </wps:cNvSpPr>
                            <wps:spPr bwMode="auto">
                              <a:xfrm>
                                <a:off x="5616" y="5184"/>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A7EEF9"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3" name="Text Box 628"/>
                            <wps:cNvSpPr txBox="1">
                              <a:spLocks noChangeArrowheads="1"/>
                            </wps:cNvSpPr>
                            <wps:spPr bwMode="auto">
                              <a:xfrm>
                                <a:off x="4320" y="5184"/>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CDB275"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4" name="Text Box 629"/>
                            <wps:cNvSpPr txBox="1">
                              <a:spLocks noChangeArrowheads="1"/>
                            </wps:cNvSpPr>
                            <wps:spPr bwMode="auto">
                              <a:xfrm>
                                <a:off x="5616" y="4752"/>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B28D2E"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5" name="Text Box 630"/>
                            <wps:cNvSpPr txBox="1">
                              <a:spLocks noChangeArrowheads="1"/>
                            </wps:cNvSpPr>
                            <wps:spPr bwMode="auto">
                              <a:xfrm>
                                <a:off x="5184" y="4752"/>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598C9F"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6" name="Text Box 631"/>
                            <wps:cNvSpPr txBox="1">
                              <a:spLocks noChangeArrowheads="1"/>
                            </wps:cNvSpPr>
                            <wps:spPr bwMode="auto">
                              <a:xfrm>
                                <a:off x="4752" y="4752"/>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914704"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7" name="Text Box 632"/>
                            <wps:cNvSpPr txBox="1">
                              <a:spLocks noChangeArrowheads="1"/>
                            </wps:cNvSpPr>
                            <wps:spPr bwMode="auto">
                              <a:xfrm>
                                <a:off x="4320" y="4752"/>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AECCC9"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8" name="Text Box 633"/>
                            <wps:cNvSpPr txBox="1">
                              <a:spLocks noChangeArrowheads="1"/>
                            </wps:cNvSpPr>
                            <wps:spPr bwMode="auto">
                              <a:xfrm>
                                <a:off x="5616" y="4320"/>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707FAE"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9" name="Text Box 634"/>
                            <wps:cNvSpPr txBox="1">
                              <a:spLocks noChangeArrowheads="1"/>
                            </wps:cNvSpPr>
                            <wps:spPr bwMode="auto">
                              <a:xfrm>
                                <a:off x="5184" y="4320"/>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629BD4"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0" name="Text Box 635"/>
                            <wps:cNvSpPr txBox="1">
                              <a:spLocks noChangeArrowheads="1"/>
                            </wps:cNvSpPr>
                            <wps:spPr bwMode="auto">
                              <a:xfrm>
                                <a:off x="4752" y="4320"/>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A1568F"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1" name="Text Box 636"/>
                            <wps:cNvSpPr txBox="1">
                              <a:spLocks noChangeArrowheads="1"/>
                            </wps:cNvSpPr>
                            <wps:spPr bwMode="auto">
                              <a:xfrm>
                                <a:off x="4320" y="4320"/>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B14AD6E"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2" name="Text Box 637"/>
                            <wps:cNvSpPr txBox="1">
                              <a:spLocks noChangeArrowheads="1"/>
                            </wps:cNvSpPr>
                            <wps:spPr bwMode="auto">
                              <a:xfrm>
                                <a:off x="5184" y="5184"/>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971DF3"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3" name="Text Box 638"/>
                            <wps:cNvSpPr txBox="1">
                              <a:spLocks noChangeArrowheads="1"/>
                            </wps:cNvSpPr>
                            <wps:spPr bwMode="auto">
                              <a:xfrm>
                                <a:off x="4752" y="5184"/>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4CA10E"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4" name="Text Box 639"/>
                            <wps:cNvSpPr txBox="1">
                              <a:spLocks noChangeArrowheads="1"/>
                            </wps:cNvSpPr>
                            <wps:spPr bwMode="auto">
                              <a:xfrm>
                                <a:off x="6048" y="5616"/>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3C4633"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5" name="Text Box 640"/>
                            <wps:cNvSpPr txBox="1">
                              <a:spLocks noChangeArrowheads="1"/>
                            </wps:cNvSpPr>
                            <wps:spPr bwMode="auto">
                              <a:xfrm>
                                <a:off x="6048" y="5184"/>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58A2C9"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6" name="Text Box 641"/>
                            <wps:cNvSpPr txBox="1">
                              <a:spLocks noChangeArrowheads="1"/>
                            </wps:cNvSpPr>
                            <wps:spPr bwMode="auto">
                              <a:xfrm>
                                <a:off x="5616" y="5616"/>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88CB10"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7" name="Text Box 642"/>
                            <wps:cNvSpPr txBox="1">
                              <a:spLocks noChangeArrowheads="1"/>
                            </wps:cNvSpPr>
                            <wps:spPr bwMode="auto">
                              <a:xfrm>
                                <a:off x="6048" y="4752"/>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FAE747"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8" name="Text Box 643"/>
                            <wps:cNvSpPr txBox="1">
                              <a:spLocks noChangeArrowheads="1"/>
                            </wps:cNvSpPr>
                            <wps:spPr bwMode="auto">
                              <a:xfrm>
                                <a:off x="6048" y="4320"/>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2FA80"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9" name="Text Box 644"/>
                            <wps:cNvSpPr txBox="1">
                              <a:spLocks noChangeArrowheads="1"/>
                            </wps:cNvSpPr>
                            <wps:spPr bwMode="auto">
                              <a:xfrm>
                                <a:off x="5184" y="5616"/>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BAF261"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50" name="Text Box 645"/>
                            <wps:cNvSpPr txBox="1">
                              <a:spLocks noChangeArrowheads="1"/>
                            </wps:cNvSpPr>
                            <wps:spPr bwMode="auto">
                              <a:xfrm>
                                <a:off x="4752" y="5616"/>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216138"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51" name="Text Box 646"/>
                            <wps:cNvSpPr txBox="1">
                              <a:spLocks noChangeArrowheads="1"/>
                            </wps:cNvSpPr>
                            <wps:spPr bwMode="auto">
                              <a:xfrm>
                                <a:off x="4320" y="5616"/>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EEF87F" w14:textId="77777777" w:rsidR="004D6677" w:rsidRDefault="004D6677"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52" name="Text Box 647"/>
                            <wps:cNvSpPr txBox="1">
                              <a:spLocks noChangeArrowheads="1"/>
                            </wps:cNvSpPr>
                            <wps:spPr bwMode="auto">
                              <a:xfrm>
                                <a:off x="2592" y="561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0BF55C"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53" name="Text Box 648"/>
                            <wps:cNvSpPr txBox="1">
                              <a:spLocks noChangeArrowheads="1"/>
                            </wps:cNvSpPr>
                            <wps:spPr bwMode="auto">
                              <a:xfrm>
                                <a:off x="3456" y="561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7F15F7"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54" name="Text Box 649"/>
                            <wps:cNvSpPr txBox="1">
                              <a:spLocks noChangeArrowheads="1"/>
                            </wps:cNvSpPr>
                            <wps:spPr bwMode="auto">
                              <a:xfrm>
                                <a:off x="3024" y="561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4B7BC2"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55" name="Text Box 650"/>
                            <wps:cNvSpPr txBox="1">
                              <a:spLocks noChangeArrowheads="1"/>
                            </wps:cNvSpPr>
                            <wps:spPr bwMode="auto">
                              <a:xfrm>
                                <a:off x="3888" y="561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00DD81"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56" name="Text Box 651"/>
                            <wps:cNvSpPr txBox="1">
                              <a:spLocks noChangeArrowheads="1"/>
                            </wps:cNvSpPr>
                            <wps:spPr bwMode="auto">
                              <a:xfrm>
                                <a:off x="2160" y="561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B46664" w14:textId="77777777" w:rsidR="004D6677" w:rsidRDefault="004D6677" w:rsidP="00F610CB">
                                  <w:pPr>
                                    <w:jc w:val="center"/>
                                    <w:rPr>
                                      <w:color w:val="FFFFFF"/>
                                    </w:rPr>
                                  </w:pPr>
                                  <w:r>
                                    <w:rPr>
                                      <w:color w:val="FFFFFF"/>
                                    </w:rPr>
                                    <w:t>D</w:t>
                                  </w:r>
                                </w:p>
                              </w:txbxContent>
                            </wps:txbx>
                            <wps:bodyPr rot="0" vert="horz" wrap="square" lIns="91440" tIns="45720" rIns="91440" bIns="45720" anchor="t" anchorCtr="0" upright="1">
                              <a:noAutofit/>
                            </wps:bodyPr>
                          </wps:wsp>
                        </wpg:grpSp>
                        <wps:wsp>
                          <wps:cNvPr id="757" name="Line 652"/>
                          <wps:cNvCnPr>
                            <a:cxnSpLocks noChangeShapeType="1"/>
                          </wps:cNvCnPr>
                          <wps:spPr bwMode="auto">
                            <a:xfrm flipV="1">
                              <a:off x="2448" y="3456"/>
                              <a:ext cx="864" cy="28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8" name="Line 653"/>
                          <wps:cNvCnPr>
                            <a:cxnSpLocks noChangeShapeType="1"/>
                          </wps:cNvCnPr>
                          <wps:spPr bwMode="auto">
                            <a:xfrm>
                              <a:off x="3312" y="3456"/>
                              <a:ext cx="43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9" name="Line 654"/>
                          <wps:cNvCnPr>
                            <a:cxnSpLocks noChangeShapeType="1"/>
                          </wps:cNvCnPr>
                          <wps:spPr bwMode="auto">
                            <a:xfrm flipV="1">
                              <a:off x="3744" y="2592"/>
                              <a:ext cx="72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0" name="Line 655"/>
                          <wps:cNvCnPr>
                            <a:cxnSpLocks noChangeShapeType="1"/>
                          </wps:cNvCnPr>
                          <wps:spPr bwMode="auto">
                            <a:xfrm>
                              <a:off x="4464" y="2592"/>
                              <a:ext cx="2304" cy="14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1" name="Line 656"/>
                          <wps:cNvCnPr>
                            <a:cxnSpLocks noChangeShapeType="1"/>
                          </wps:cNvCnPr>
                          <wps:spPr bwMode="auto">
                            <a:xfrm>
                              <a:off x="3600" y="3456"/>
                              <a:ext cx="1152" cy="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2" name="Line 657"/>
                          <wps:cNvCnPr>
                            <a:cxnSpLocks noChangeShapeType="1"/>
                          </wps:cNvCnPr>
                          <wps:spPr bwMode="auto">
                            <a:xfrm>
                              <a:off x="4752" y="4176"/>
                              <a:ext cx="432"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3" name="Line 658"/>
                          <wps:cNvCnPr>
                            <a:cxnSpLocks noChangeShapeType="1"/>
                          </wps:cNvCnPr>
                          <wps:spPr bwMode="auto">
                            <a:xfrm flipV="1">
                              <a:off x="5184" y="4320"/>
                              <a:ext cx="1584" cy="28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64" name="Group 659"/>
                        <wpg:cNvGrpSpPr>
                          <a:grpSpLocks/>
                        </wpg:cNvGrpSpPr>
                        <wpg:grpSpPr bwMode="auto">
                          <a:xfrm>
                            <a:off x="5873" y="6434"/>
                            <a:ext cx="1938" cy="1371"/>
                            <a:chOff x="7776" y="2448"/>
                            <a:chExt cx="2448" cy="1296"/>
                          </a:xfrm>
                        </wpg:grpSpPr>
                        <wps:wsp>
                          <wps:cNvPr id="765" name="Line 660"/>
                          <wps:cNvCnPr>
                            <a:cxnSpLocks noChangeShapeType="1"/>
                          </wps:cNvCnPr>
                          <wps:spPr bwMode="auto">
                            <a:xfrm>
                              <a:off x="7776" y="2448"/>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6" name="Line 661"/>
                          <wps:cNvCnPr>
                            <a:cxnSpLocks noChangeShapeType="1"/>
                          </wps:cNvCnPr>
                          <wps:spPr bwMode="auto">
                            <a:xfrm>
                              <a:off x="7776" y="2592"/>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7" name="Line 662"/>
                          <wps:cNvCnPr>
                            <a:cxnSpLocks noChangeShapeType="1"/>
                          </wps:cNvCnPr>
                          <wps:spPr bwMode="auto">
                            <a:xfrm>
                              <a:off x="7776" y="2736"/>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8" name="Line 663"/>
                          <wps:cNvCnPr>
                            <a:cxnSpLocks noChangeShapeType="1"/>
                          </wps:cNvCnPr>
                          <wps:spPr bwMode="auto">
                            <a:xfrm>
                              <a:off x="7776" y="2880"/>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9" name="Line 664"/>
                          <wps:cNvCnPr>
                            <a:cxnSpLocks noChangeShapeType="1"/>
                          </wps:cNvCnPr>
                          <wps:spPr bwMode="auto">
                            <a:xfrm>
                              <a:off x="7776" y="3024"/>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0" name="Line 665"/>
                          <wps:cNvCnPr>
                            <a:cxnSpLocks noChangeShapeType="1"/>
                          </wps:cNvCnPr>
                          <wps:spPr bwMode="auto">
                            <a:xfrm>
                              <a:off x="7776" y="3168"/>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1" name="Line 666"/>
                          <wps:cNvCnPr>
                            <a:cxnSpLocks noChangeShapeType="1"/>
                          </wps:cNvCnPr>
                          <wps:spPr bwMode="auto">
                            <a:xfrm>
                              <a:off x="7776" y="3312"/>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2" name="Line 667"/>
                          <wps:cNvCnPr>
                            <a:cxnSpLocks noChangeShapeType="1"/>
                          </wps:cNvCnPr>
                          <wps:spPr bwMode="auto">
                            <a:xfrm>
                              <a:off x="7776" y="3456"/>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3" name="Line 668"/>
                          <wps:cNvCnPr>
                            <a:cxnSpLocks noChangeShapeType="1"/>
                          </wps:cNvCnPr>
                          <wps:spPr bwMode="auto">
                            <a:xfrm>
                              <a:off x="7776" y="3744"/>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4" name="Line 669"/>
                          <wps:cNvCnPr>
                            <a:cxnSpLocks noChangeShapeType="1"/>
                          </wps:cNvCnPr>
                          <wps:spPr bwMode="auto">
                            <a:xfrm>
                              <a:off x="7776" y="3600"/>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75" name="Text Box 670"/>
                        <wps:cNvSpPr txBox="1">
                          <a:spLocks noChangeArrowheads="1"/>
                        </wps:cNvSpPr>
                        <wps:spPr bwMode="auto">
                          <a:xfrm>
                            <a:off x="5873" y="5800"/>
                            <a:ext cx="1810" cy="5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BFDF80" w14:textId="77777777" w:rsidR="004D6677" w:rsidRDefault="004D6677" w:rsidP="00F610CB">
                              <w:pPr>
                                <w:pStyle w:val="BodyText2"/>
                                <w:jc w:val="both"/>
                                <w:rPr>
                                  <w:sz w:val="18"/>
                                </w:rPr>
                              </w:pPr>
                              <w:r>
                                <w:rPr>
                                  <w:sz w:val="18"/>
                                </w:rPr>
                                <w:t>Hướng đọc các pixel theo mã run-length</w:t>
                              </w:r>
                            </w:p>
                          </w:txbxContent>
                        </wps:txbx>
                        <wps:bodyPr rot="0" vert="horz" wrap="square" lIns="0" tIns="0" rIns="0" bIns="0" anchor="t" anchorCtr="0" upright="1">
                          <a:noAutofit/>
                        </wps:bodyPr>
                      </wps:wsp>
                      <wps:wsp>
                        <wps:cNvPr id="776" name="Rectangle 671"/>
                        <wps:cNvSpPr>
                          <a:spLocks noChangeArrowheads="1"/>
                        </wps:cNvSpPr>
                        <wps:spPr bwMode="auto">
                          <a:xfrm>
                            <a:off x="1032" y="5739"/>
                            <a:ext cx="7059" cy="4630"/>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D9E6F" id="Group 631" o:spid="_x0000_s2107" style="position:absolute;left:0;text-align:left;margin-left:122.15pt;margin-top:-11.5pt;width:352.95pt;height:252.7pt;z-index:251677696;mso-position-horizontal-relative:text;mso-position-vertical-relative:text" coordorigin="1032,5739" coordsize="7059,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">
                <v:shape id="Text Box 527" o:spid="_x0000_s2108" type="#_x0000_t202" style="position:absolute;left:5873;top:8169;width:1991;height: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Zt28UA&#10;AADcAAAADwAAAGRycy9kb3ducmV2LnhtbESPQWvCQBSE7wX/w/KE3upGC6FGVxFpQSgUYzx4fGaf&#10;yWL2bcyumv77rlDwOMzMN8x82dtG3KjzxrGC8SgBQVw6bbhSsC++3j5A+ICssXFMCn7Jw3IxeJlj&#10;pt2dc7rtQiUihH2GCuoQ2kxKX9Zk0Y9cSxy9k+sshii7SuoO7xFuGzlJklRaNBwXamxpXVN53l2t&#10;gtWB809z+Tlu81NuimKa8Hd6Vup12K9mIAL14Rn+b2+0gvR9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m3bxQAAANwAAAAPAAAAAAAAAAAAAAAAAJgCAABkcnMv&#10;ZG93bnJldi54bWxQSwUGAAAAAAQABAD1AAAAigMAAAAA&#10;" filled="f" stroked="f">
                  <v:textbox inset="0,0,0,0">
                    <w:txbxContent>
                      <w:p w14:paraId="0FDD50E9" w14:textId="77777777" w:rsidR="004D6677" w:rsidRDefault="004D6677" w:rsidP="00F610CB">
                        <w:pPr>
                          <w:pStyle w:val="BodyText2"/>
                          <w:jc w:val="both"/>
                          <w:rPr>
                            <w:sz w:val="20"/>
                          </w:rPr>
                        </w:pPr>
                        <w:r>
                          <w:rPr>
                            <w:sz w:val="20"/>
                          </w:rPr>
                          <w:t>Biểu diễn mã run-length của lớp dữ liệu ảnh raster hình bên:  (10,A) (10,A) (4,A) (6,B) (3,A) (7,B) (4,D) (6,B) (5,D) (5,B) (5,D) (5,C) (5,D) (5,C) (5,D) (5,C) (5,D) (5,C).</w:t>
                        </w:r>
                      </w:p>
                    </w:txbxContent>
                  </v:textbox>
                </v:shape>
                <v:shape id="Text Box 528" o:spid="_x0000_s2109" type="#_x0000_t202" style="position:absolute;left:1078;top:10431;width:6878;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rIQMUA&#10;AADcAAAADwAAAGRycy9kb3ducmV2LnhtbESPQWvCQBSE70L/w/IKvelGhaDRVUQsFArSGA89vmaf&#10;yWL2bcxuNf33bkHwOMzMN8xy3dtGXKnzxrGC8SgBQVw6bbhScCzehzMQPiBrbByTgj/ysF69DJaY&#10;aXfjnK6HUIkIYZ+hgjqENpPSlzVZ9CPXEkfv5DqLIcqukrrDW4TbRk6SJJUWDceFGlva1lSeD79W&#10;weab85257H++8lNuimKe8Gd6Vurttd8sQATqwzP8aH9oBel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shAxQAAANwAAAAPAAAAAAAAAAAAAAAAAJgCAABkcnMv&#10;ZG93bnJldi54bWxQSwUGAAAAAAQABAD1AAAAigMAAAAA&#10;" filled="f" stroked="f">
                  <v:textbox inset="0,0,0,0">
                    <w:txbxContent>
                      <w:p w14:paraId="1723FBBC" w14:textId="77777777" w:rsidR="004D6677" w:rsidRDefault="004D6677" w:rsidP="00F610CB">
                        <w:pPr>
                          <w:jc w:val="center"/>
                        </w:pPr>
                        <w:r w:rsidRPr="00B64F7A">
                          <w:rPr>
                            <w:bCs/>
                            <w:i/>
                            <w:iCs/>
                          </w:rPr>
                          <w:t>Hình 24</w:t>
                        </w:r>
                        <w:r w:rsidRPr="00B64F7A">
                          <w:rPr>
                            <w:i/>
                            <w:iCs/>
                          </w:rPr>
                          <w:t>.</w:t>
                        </w:r>
                        <w:r w:rsidRPr="008D3582">
                          <w:rPr>
                            <w:i/>
                            <w:iCs/>
                          </w:rPr>
                          <w:t xml:space="preserve"> </w:t>
                        </w:r>
                        <w:r w:rsidRPr="007244CD">
                          <w:rPr>
                            <w:i/>
                          </w:rPr>
                          <w:t xml:space="preserve">Mã </w:t>
                        </w:r>
                        <w:r>
                          <w:rPr>
                            <w:i/>
                          </w:rPr>
                          <w:t>R</w:t>
                        </w:r>
                        <w:r w:rsidRPr="007244CD">
                          <w:rPr>
                            <w:i/>
                          </w:rPr>
                          <w:t>un-length</w:t>
                        </w:r>
                      </w:p>
                    </w:txbxContent>
                  </v:textbox>
                </v:shape>
                <v:group id="Group 529" o:spid="_x0000_s2110" style="position:absolute;left:1193;top:5854;width:4499;height:4381" coordorigin="2016,1440" coordsize="4752,4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bh8YAAADcAAAADwAAAGRycy9kb3ducmV2LnhtbESPQWvCQBSE7wX/w/IK&#10;3ppNtA2SZhWRKh5CoSqU3h7ZZxLMvg3ZbRL/fbdQ6HGYmW+YfDOZVgzUu8aygiSKQRCXVjdcKbic&#10;908rEM4ja2wtk4I7OdisZw85ZtqO/EHDyVciQNhlqKD2vsukdGVNBl1kO+LgXW1v0AfZV1L3OAa4&#10;aeUijlNpsOGwUGNHu5rK2+nbKDiMOG6XydtQ3K67+9f55f2zSEip+eO0fQXhafL/4b/2UStIl8/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OZuHxgAAANwA&#10;AAAPAAAAAAAAAAAAAAAAAKoCAABkcnMvZG93bnJldi54bWxQSwUGAAAAAAQABAD6AAAAnQMAAAAA&#10;">
                  <v:group id="Group 530" o:spid="_x0000_s2111" style="position:absolute;left:2016;top:1440;width:4752;height:4752" coordorigin="1728,1296" coordsize="4752,4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U+HMYAAADcAAAADwAAAGRycy9kb3ducmV2LnhtbESPQWuDQBSE74X+h+UV&#10;emtWG5RisxEJbekhBGIKpbeH+6IS9624WzX/PhsI5DjMzDfMKp9NJ0YaXGtZQbyIQBBXVrdcK/g5&#10;fL68gXAeWWNnmRScyUG+fnxYYabtxHsaS1+LAGGXoYLG+z6T0lUNGXQL2xMH72gHgz7IoZZ6wCnA&#10;TSdfoyiVBlsOCw32tGmoOpX/RsHXhFOxjD/G7em4Of8dkt3vNialnp/m4h2Ep9nfw7f2t1aQLh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dT4cxgAAANwA&#10;AAAPAAAAAAAAAAAAAAAAAKoCAABkcnMvZG93bnJldi54bWxQSwUGAAAAAAQABAD6AAAAnQMAAAAA&#10;">
                    <v:shape id="Text Box 531" o:spid="_x0000_s2112" type="#_x0000_t202" style="position:absolute;left:1728;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MGEcUA&#10;AADcAAAADwAAAGRycy9kb3ducmV2LnhtbESPQWvCQBSE7wX/w/IKvRTdWCXV6Cql0GJvmopeH9ln&#10;Epp9m+5uY/z3bkHwOMzMN8xy3ZtGdOR8bVnBeJSAIC6srrlUsP/+GM5A+ICssbFMCi7kYb0aPCwx&#10;0/bMO+ryUIoIYZ+hgiqENpPSFxUZ9CPbEkfvZJ3BEKUrpXZ4jnDTyJckSaXBmuNChS29V1T85H9G&#10;wWy66Y7+a7I9FOmpmYfn1+7z1yn19Ni/LUAE6sM9fGtvtIJ0ksL/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swYRxQAAANwAAAAPAAAAAAAAAAAAAAAAAJgCAABkcnMv&#10;ZG93bnJldi54bWxQSwUGAAAAAAQABAD1AAAAigMAAAAA&#10;">
                      <v:textbox>
                        <w:txbxContent>
                          <w:p w14:paraId="0EB4852D" w14:textId="77777777" w:rsidR="004D6677" w:rsidRDefault="004D6677" w:rsidP="00F610CB">
                            <w:pPr>
                              <w:jc w:val="center"/>
                            </w:pPr>
                          </w:p>
                        </w:txbxContent>
                      </v:textbox>
                    </v:shape>
                    <v:shape id="Text Box 532" o:spid="_x0000_s2113" type="#_x0000_t202" style="position:absolute;left:5184;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WncsUA&#10;AADcAAAADwAAAGRycy9kb3ducmV2LnhtbESPQWvCQBSE74X+h+UVeqsbLaSSuglSqgheNAq2t0f2&#10;NYlm34bdVdN/3xUKHoeZ+YaZFYPpxIWcby0rGI8SEMSV1S3XCva7xcsUhA/IGjvLpOCXPBT548MM&#10;M22vvKVLGWoRIewzVNCE0GdS+qohg35ke+Lo/VhnMETpaqkdXiPcdHKSJKk02HJcaLCnj4aqU3k2&#10;Cr7kerluF99psjluXbmfHj6dZqWen4b5O4hAQ7iH/9srrSB9fYP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adyxQAAANwAAAAPAAAAAAAAAAAAAAAAAJgCAABkcnMv&#10;ZG93bnJldi54bWxQSwUGAAAAAAQABAD1AAAAigMAAAAA&#10;" fillcolor="#333">
                      <v:textbox>
                        <w:txbxContent>
                          <w:p w14:paraId="635FAE42" w14:textId="77777777" w:rsidR="004D6677" w:rsidRDefault="004D6677" w:rsidP="00F610CB">
                            <w:pPr>
                              <w:jc w:val="center"/>
                              <w:rPr>
                                <w:color w:val="FFFFFF"/>
                              </w:rPr>
                            </w:pPr>
                            <w:r>
                              <w:rPr>
                                <w:color w:val="FFFFFF"/>
                              </w:rPr>
                              <w:t>B</w:t>
                            </w:r>
                          </w:p>
                        </w:txbxContent>
                      </v:textbox>
                    </v:shape>
                    <v:shape id="Text Box 533" o:spid="_x0000_s2114" type="#_x0000_t202" style="position:absolute;left:2592;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3+MMA&#10;AADcAAAADwAAAGRycy9kb3ducmV2LnhtbERPy2oCMRTdC/2HcAtuxMm0lqmdGkUKit2plXZ7mdx5&#10;0MnNmMRx+vfNQnB5OO/FajCt6Mn5xrKCpyQFQVxY3XCl4PS1mc5B+ICssbVMCv7Iw2r5MFpgru2V&#10;D9QfQyViCPscFdQhdLmUvqjJoE9sRxy50jqDIUJXSe3wGsNNK5/TNJMGG44NNXb0UVPxe7wYBfOX&#10;Xf/jP2f77yIr27cwee23Z6fU+HFYv4MINIS7+ObeaQXZLK6N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A3+MMAAADcAAAADwAAAAAAAAAAAAAAAACYAgAAZHJzL2Rv&#10;d25yZXYueG1sUEsFBgAAAAAEAAQA9QAAAIgDAAAAAA==&#10;">
                      <v:textbox>
                        <w:txbxContent>
                          <w:p w14:paraId="51F7DDB9" w14:textId="77777777" w:rsidR="004D6677" w:rsidRDefault="004D6677" w:rsidP="00F610CB">
                            <w:pPr>
                              <w:jc w:val="center"/>
                            </w:pPr>
                            <w:r>
                              <w:t>1</w:t>
                            </w:r>
                          </w:p>
                        </w:txbxContent>
                      </v:textbox>
                    </v:shape>
                    <v:shape id="Text Box 534" o:spid="_x0000_s2115" type="#_x0000_t202" style="position:absolute;left:3024;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SY8UA&#10;AADcAAAADwAAAGRycy9kb3ducmV2LnhtbESPQWvCQBSE74X+h+UVvBTdVEvU1FVEUPTWWrHXR/aZ&#10;hGbfxt01xn/vCoUeh5n5hpktOlOLlpyvLCt4GyQgiHOrKy4UHL7X/QkIH5A11pZJwY08LObPTzPM&#10;tL3yF7X7UIgIYZ+hgjKEJpPS5yUZ9APbEEfvZJ3BEKUrpHZ4jXBTy2GSpNJgxXGhxIZWJeW/+4tR&#10;MHnftj9+N/o85umpnobXcbs5O6V6L93yA0SgLvyH/9pbrSAdTe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LJJjxQAAANwAAAAPAAAAAAAAAAAAAAAAAJgCAABkcnMv&#10;ZG93bnJldi54bWxQSwUGAAAAAAQABAD1AAAAigMAAAAA&#10;">
                      <v:textbox>
                        <w:txbxContent>
                          <w:p w14:paraId="39BCFD0B" w14:textId="77777777" w:rsidR="004D6677" w:rsidRDefault="004D6677" w:rsidP="00F610CB">
                            <w:pPr>
                              <w:jc w:val="center"/>
                            </w:pPr>
                            <w:r>
                              <w:t>2</w:t>
                            </w:r>
                          </w:p>
                        </w:txbxContent>
                      </v:textbox>
                    </v:shape>
                    <v:shape id="Text Box 535" o:spid="_x0000_s2116" type="#_x0000_t202" style="position:absolute;left:3456;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g8MA&#10;AADcAAAADwAAAGRycy9kb3ducmV2LnhtbERPy2oCMRTdF/oP4QpuipNplamdGqUUFN21VnR7mdx5&#10;4ORmmsRx/HuzKHR5OO/FajCt6Mn5xrKC5yQFQVxY3XCl4PCznsxB+ICssbVMCm7kYbV8fFhgru2V&#10;v6nfh0rEEPY5KqhD6HIpfVGTQZ/YjjhypXUGQ4SuktrhNYabVr6kaSYNNhwbauzos6bivL8YBfPZ&#10;tj/53fTrWGRl+xaeXvvNr1NqPBo+3kEEGsK/+M+91QqyW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Ig8MAAADcAAAADwAAAAAAAAAAAAAAAACYAgAAZHJzL2Rv&#10;d25yZXYueG1sUEsFBgAAAAAEAAQA9QAAAIgDAAAAAA==&#10;">
                      <v:textbox>
                        <w:txbxContent>
                          <w:p w14:paraId="3431DA07" w14:textId="77777777" w:rsidR="004D6677" w:rsidRDefault="004D6677" w:rsidP="00F610CB">
                            <w:pPr>
                              <w:jc w:val="center"/>
                            </w:pPr>
                            <w:r>
                              <w:t>3</w:t>
                            </w:r>
                          </w:p>
                        </w:txbxContent>
                      </v:textbox>
                    </v:shape>
                    <v:shape id="Text Box 536" o:spid="_x0000_s2117" type="#_x0000_t202" style="position:absolute;left:3888;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ztGMYA&#10;AADcAAAADwAAAGRycy9kb3ducmV2LnhtbESPT2vCQBTE74LfYXmCF6kb/5Da1FWKoNibtaW9PrLP&#10;JDT7Nt1dY/z2rlDwOMzMb5jlujO1aMn5yrKCyTgBQZxbXXGh4Otz+7QA4QOyxtoyKbiSh/Wq31ti&#10;pu2FP6g9hkJECPsMFZQhNJmUPi/JoB/bhjh6J+sMhihdIbXDS4SbWk6TJJUGK44LJTa0KSn/PZ6N&#10;gsV83/7499nhO09P9UsYPbe7P6fUcNC9vYII1IVH+L+91wrS+Q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ztGMYAAADcAAAADwAAAAAAAAAAAAAAAACYAgAAZHJz&#10;L2Rvd25yZXYueG1sUEsFBgAAAAAEAAQA9QAAAIsDAAAAAA==&#10;">
                      <v:textbox>
                        <w:txbxContent>
                          <w:p w14:paraId="6F1D10DD" w14:textId="77777777" w:rsidR="004D6677" w:rsidRDefault="004D6677" w:rsidP="00F610CB">
                            <w:pPr>
                              <w:jc w:val="center"/>
                            </w:pPr>
                            <w:r>
                              <w:t>4</w:t>
                            </w:r>
                          </w:p>
                        </w:txbxContent>
                      </v:textbox>
                    </v:shape>
                    <v:shape id="Text Box 537" o:spid="_x0000_s2118" type="#_x0000_t202" style="position:absolute;left:1728;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5zb8YA&#10;AADcAAAADwAAAGRycy9kb3ducmV2LnhtbESPT2vCQBTE74V+h+UVeil14x9Sja5SCi16q7HU6yP7&#10;TILZt3F3G+O3dwWhx2FmfsMsVr1pREfO15YVDAcJCOLC6ppLBT+7z9cpCB+QNTaWScGFPKyWjw8L&#10;zLQ985a6PJQiQthnqKAKoc2k9EVFBv3AtsTRO1hnMETpSqkdniPcNHKUJKk0WHNcqLClj4qKY/5n&#10;FEwn627vN+Pv3yI9NLPw8tZ9nZxSz0/9+xxEoD78h+/ttVaQTkZ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5zb8YAAADcAAAADwAAAAAAAAAAAAAAAACYAgAAZHJz&#10;L2Rvd25yZXYueG1sUEsFBgAAAAAEAAQA9QAAAIsDAAAAAA==&#10;">
                      <v:textbox>
                        <w:txbxContent>
                          <w:p w14:paraId="760182A3" w14:textId="77777777" w:rsidR="004D6677" w:rsidRDefault="004D6677" w:rsidP="00F610CB">
                            <w:pPr>
                              <w:jc w:val="center"/>
                            </w:pPr>
                            <w:r>
                              <w:t>0</w:t>
                            </w:r>
                          </w:p>
                        </w:txbxContent>
                      </v:textbox>
                    </v:shape>
                    <v:shape id="Text Box 538" o:spid="_x0000_s2119" type="#_x0000_t202" style="position:absolute;left:2160;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mYsMA&#10;AADcAAAADwAAAGRycy9kb3ducmV2LnhtbESPQYvCMBSE7wv+h/AEb2uqLiLVKFIQ9bRsrfdn82yr&#10;zUtpou3++82C4HGYmW+Y1aY3tXhS6yrLCibjCARxbnXFhYLstPtcgHAeWWNtmRT8koPNevCxwljb&#10;jn/omfpCBAi7GBWU3jexlC4vyaAb24Y4eFfbGvRBtoXULXYBbmo5jaK5NFhxWCixoaSk/J4+jILj&#10;45bby/kS7ZvEJN9dmh1Ou0yp0bDfLkF46v07/GoftIL51wz+z4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mYsMAAADcAAAADwAAAAAAAAAAAAAAAACYAgAAZHJzL2Rv&#10;d25yZXYueG1sUEsFBgAAAAAEAAQA9QAAAIgDAAAAAA==&#10;" fillcolor="silver">
                      <v:textbox>
                        <w:txbxContent>
                          <w:p w14:paraId="468E36E5" w14:textId="77777777" w:rsidR="004D6677" w:rsidRDefault="004D6677" w:rsidP="00F610CB">
                            <w:pPr>
                              <w:jc w:val="center"/>
                            </w:pPr>
                            <w:r>
                              <w:t>A</w:t>
                            </w:r>
                          </w:p>
                        </w:txbxContent>
                      </v:textbox>
                    </v:shape>
                    <v:shape id="Text Box 539" o:spid="_x0000_s2120" type="#_x0000_t202" style="position:absolute;left:5616;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KeMQA&#10;AADcAAAADwAAAGRycy9kb3ducmV2LnhtbESPQWvCQBSE70L/w/IK3nRTkSDRVYpUKXipMaC9PbKv&#10;SWr2bdjdavz3XUHwOMzMN8xi1ZtWXMj5xrKCt3ECgri0uuFKQXHYjGYgfEDW2FomBTfysFq+DBaY&#10;aXvlPV3yUIkIYZ+hgjqELpPSlzUZ9GPbEUfvxzqDIUpXSe3wGuGmlZMkSaXBhuNCjR2tayrP+Z9R&#10;cJK77a7ZfKfJ1+/e5cXs+OE0KzV87d/nIAL14Rl+tD+1gnQ6hf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BSnjEAAAA3AAAAA8AAAAAAAAAAAAAAAAAmAIAAGRycy9k&#10;b3ducmV2LnhtbFBLBQYAAAAABAAEAPUAAACJAwAAAAA=&#10;" fillcolor="#333">
                      <v:textbox>
                        <w:txbxContent>
                          <w:p w14:paraId="27054181" w14:textId="77777777" w:rsidR="004D6677" w:rsidRDefault="004D6677" w:rsidP="00F610CB">
                            <w:pPr>
                              <w:jc w:val="center"/>
                              <w:rPr>
                                <w:color w:val="FFFFFF"/>
                              </w:rPr>
                            </w:pPr>
                            <w:r>
                              <w:rPr>
                                <w:color w:val="FFFFFF"/>
                              </w:rPr>
                              <w:t>B</w:t>
                            </w:r>
                          </w:p>
                        </w:txbxContent>
                      </v:textbox>
                    </v:shape>
                    <v:shape id="Text Box 540" o:spid="_x0000_s2121" type="#_x0000_t202" style="position:absolute;left:3888;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3v48UA&#10;AADcAAAADwAAAGRycy9kb3ducmV2LnhtbESPQWvCQBSE74L/YXmCN91UbJDoKkVUBC81Faq3R/aZ&#10;pM2+Dburpv++Wyh4HGbmG2ax6kwj7uR8bVnByzgBQVxYXXOp4PSxHc1A+ICssbFMCn7Iw2rZ7y0w&#10;0/bBR7rnoRQRwj5DBVUIbSalLyoy6Me2JY7e1TqDIUpXSu3wEeGmkZMkSaXBmuNChS2tKyq+85tR&#10;cJaH3aHeXtLk/evo8tPsc+M0KzUcdG9zEIG68Az/t/daQTp9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e/jxQAAANwAAAAPAAAAAAAAAAAAAAAAAJgCAABkcnMv&#10;ZG93bnJldi54bWxQSwUGAAAAAAQABAD1AAAAigMAAAAA&#10;" fillcolor="#333">
                      <v:textbox>
                        <w:txbxContent>
                          <w:p w14:paraId="3EFD733F" w14:textId="77777777" w:rsidR="004D6677" w:rsidRDefault="004D6677" w:rsidP="00F610CB">
                            <w:pPr>
                              <w:jc w:val="center"/>
                              <w:rPr>
                                <w:color w:val="FFFFFF"/>
                              </w:rPr>
                            </w:pPr>
                            <w:r>
                              <w:rPr>
                                <w:color w:val="FFFFFF"/>
                              </w:rPr>
                              <w:t>B</w:t>
                            </w:r>
                          </w:p>
                        </w:txbxContent>
                      </v:textbox>
                    </v:shape>
                    <v:shape id="Text Box 541" o:spid="_x0000_s2122" type="#_x0000_t202" style="position:absolute;left:3456;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6F+sMA&#10;AADcAAAADwAAAGRycy9kb3ducmV2LnhtbESPQYvCMBSE78L+h/AW9qbpylKkaxQpyOpJrN37s3m2&#10;1ealNNHWf28EweMwM98w8+VgGnGjztWWFXxPIhDEhdU1lwryw3o8A+E8ssbGMim4k4Pl4mM0x0Tb&#10;nvd0y3wpAoRdggoq79tESldUZNBNbEscvJPtDPogu1LqDvsAN42cRlEsDdYcFipsKa2ouGRXo2B7&#10;PRf2+H+M/trUpLs+yzeHda7U1+ew+gXhafDv8Ku90QrinxieZ8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6F+sMAAADcAAAADwAAAAAAAAAAAAAAAACYAgAAZHJzL2Rv&#10;d25yZXYueG1sUEsFBgAAAAAEAAQA9QAAAIgDAAAAAA==&#10;" fillcolor="silver">
                      <v:textbox>
                        <w:txbxContent>
                          <w:p w14:paraId="1EED97B9" w14:textId="77777777" w:rsidR="004D6677" w:rsidRDefault="004D6677" w:rsidP="00F610CB">
                            <w:pPr>
                              <w:jc w:val="center"/>
                            </w:pPr>
                            <w:r>
                              <w:t>A</w:t>
                            </w:r>
                          </w:p>
                        </w:txbxContent>
                      </v:textbox>
                    </v:shape>
                    <v:shape id="Text Box 542" o:spid="_x0000_s2123" type="#_x0000_t202" style="position:absolute;left:3024;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YcMA&#10;AADcAAAADwAAAGRycy9kb3ducmV2LnhtbESPQYvCMBSE7wv+h/AEb2uqLK5Uo0hBVk+ytd6fzbOt&#10;Ni+libb+eyMs7HGYmW+Y5bo3tXhQ6yrLCibjCARxbnXFhYLsuP2cg3AeWWNtmRQ8ycF6NfhYYqxt&#10;x7/0SH0hAoRdjApK75tYSpeXZNCNbUMcvIttDfog20LqFrsAN7WcRtFMGqw4LJTYUFJSfkvvRsH+&#10;fs3t+XSOfprEJIcuzXbHbabUaNhvFiA89f4//NfeaQWzr294nw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gYcMAAADcAAAADwAAAAAAAAAAAAAAAACYAgAAZHJzL2Rv&#10;d25yZXYueG1sUEsFBgAAAAAEAAQA9QAAAIgDAAAAAA==&#10;" fillcolor="silver">
                      <v:textbox>
                        <w:txbxContent>
                          <w:p w14:paraId="53C22C49" w14:textId="77777777" w:rsidR="004D6677" w:rsidRDefault="004D6677" w:rsidP="00F610CB">
                            <w:pPr>
                              <w:jc w:val="center"/>
                            </w:pPr>
                            <w:r>
                              <w:t>A</w:t>
                            </w:r>
                          </w:p>
                        </w:txbxContent>
                      </v:textbox>
                    </v:shape>
                    <v:shape id="Text Box 543" o:spid="_x0000_s2124" type="#_x0000_t202" style="position:absolute;left:2592;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20E8EA&#10;AADcAAAADwAAAGRycy9kb3ducmV2LnhtbERPTWuDQBC9F/IflgnkVteGEorJJhQhxJ5KjbmP7kRN&#10;3Flx12j+ffdQ6PHxvneH2XTiQYNrLSt4i2IQxJXVLdcKivPx9QOE88gaO8uk4EkODvvFyw4TbSf+&#10;oUfuaxFC2CWooPG+T6R0VUMGXWR74sBd7WDQBzjUUg84hXDTyXUcb6TBlkNDgz2lDVX3fDQKvsZb&#10;ZctLGZ/61KTfU15k52Oh1Go5f25BeJr9v/jPnWkFm/ewNpwJR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ttBPBAAAA3AAAAA8AAAAAAAAAAAAAAAAAmAIAAGRycy9kb3du&#10;cmV2LnhtbFBLBQYAAAAABAAEAPUAAACGAwAAAAA=&#10;" fillcolor="silver">
                      <v:textbox>
                        <w:txbxContent>
                          <w:p w14:paraId="70CA79A1" w14:textId="77777777" w:rsidR="004D6677" w:rsidRDefault="004D6677" w:rsidP="00F610CB">
                            <w:pPr>
                              <w:jc w:val="center"/>
                            </w:pPr>
                            <w:r>
                              <w:t>A</w:t>
                            </w:r>
                          </w:p>
                        </w:txbxContent>
                      </v:textbox>
                    </v:shape>
                    <v:shape id="Text Box 544" o:spid="_x0000_s2125" type="#_x0000_t202" style="position:absolute;left:2160;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ERiMMA&#10;AADcAAAADwAAAGRycy9kb3ducmV2LnhtbESPQYvCMBSE7wv+h/AEb2uqLLJWo0hBVk+ytd6fzbOt&#10;Ni+libb+eyMs7HGYmW+Y5bo3tXhQ6yrLCibjCARxbnXFhYLsuP38BuE8ssbaMil4koP1avCxxFjb&#10;jn/pkfpCBAi7GBWU3jexlC4vyaAb24Y4eBfbGvRBtoXULXYBbmo5jaKZNFhxWCixoaSk/JbejYL9&#10;/Zrb8+kc/TSJSQ5dmu2O20yp0bDfLEB46v1/+K+90wpmX3N4nw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ERiMMAAADcAAAADwAAAAAAAAAAAAAAAACYAgAAZHJzL2Rv&#10;d25yZXYueG1sUEsFBgAAAAAEAAQA9QAAAIgDAAAAAA==&#10;" fillcolor="silver">
                      <v:textbox>
                        <w:txbxContent>
                          <w:p w14:paraId="4930F5D0" w14:textId="77777777" w:rsidR="004D6677" w:rsidRDefault="004D6677" w:rsidP="00F610CB">
                            <w:pPr>
                              <w:jc w:val="center"/>
                            </w:pPr>
                            <w:r>
                              <w:t>A</w:t>
                            </w:r>
                          </w:p>
                        </w:txbxContent>
                      </v:textbox>
                    </v:shape>
                    <v:shape id="Text Box 545" o:spid="_x0000_s2126" type="#_x0000_t202" style="position:absolute;left:1728;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eXsIA&#10;AADcAAAADwAAAGRycy9kb3ducmV2LnhtbERPz2vCMBS+D/wfwhN2GTN10+o6o4gwcbfpRK+P5tkW&#10;m5eaxFr/e3MY7Pjx/Z4tOlOLlpyvLCsYDhIQxLnVFRcK9r9fr1MQPiBrrC2Tgjt5WMx7TzPMtL3x&#10;ltpdKEQMYZ+hgjKEJpPS5yUZ9APbEEfuZJ3BEKErpHZ4i+Gmlm9JkkqDFceGEhtalZSfd1ejYDra&#10;tEf//f5zyNNT/RFeJu364pR67nfLTxCBuvAv/nNvtIJ0HOfH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yd5ewgAAANwAAAAPAAAAAAAAAAAAAAAAAJgCAABkcnMvZG93&#10;bnJldi54bWxQSwUGAAAAAAQABAD1AAAAhwMAAAAA&#10;">
                      <v:textbox>
                        <w:txbxContent>
                          <w:p w14:paraId="69D612D7" w14:textId="77777777" w:rsidR="004D6677" w:rsidRDefault="004D6677" w:rsidP="00F610CB">
                            <w:pPr>
                              <w:jc w:val="center"/>
                            </w:pPr>
                            <w:r>
                              <w:t>2</w:t>
                            </w:r>
                          </w:p>
                        </w:txbxContent>
                      </v:textbox>
                    </v:shape>
                    <v:shape id="Text Box 546" o:spid="_x0000_s2127" type="#_x0000_t202" style="position:absolute;left:4752;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6LU8MA&#10;AADcAAAADwAAAGRycy9kb3ducmV2LnhtbESPQYvCMBSE78L+h/AW9qapwopUoywFWT0t1np/bZ5t&#10;tXkpTbTdf28EweMwM98wq81gGnGnztWWFUwnEQjiwuqaSwXZcTtegHAeWWNjmRT8k4PN+mO0wljb&#10;ng90T30pAoRdjAoq79tYSldUZNBNbEscvLPtDPogu1LqDvsAN42cRdFcGqw5LFTYUlJRcU1vRsH+&#10;dilsfsqj3zYxyV+fZrvjNlPq63P4WYLwNPh3+NXeaQXz7yk8z4Qj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6LU8MAAADcAAAADwAAAAAAAAAAAAAAAACYAgAAZHJzL2Rv&#10;d25yZXYueG1sUEsFBgAAAAAEAAQA9QAAAIgDAAAAAA==&#10;" fillcolor="silver">
                      <v:textbox>
                        <w:txbxContent>
                          <w:p w14:paraId="3E0F9D9A" w14:textId="77777777" w:rsidR="004D6677" w:rsidRDefault="004D6677" w:rsidP="00F610CB">
                            <w:pPr>
                              <w:jc w:val="center"/>
                            </w:pPr>
                            <w:r>
                              <w:t>A</w:t>
                            </w:r>
                          </w:p>
                        </w:txbxContent>
                      </v:textbox>
                    </v:shape>
                    <v:shape id="Text Box 547" o:spid="_x0000_s2128" type="#_x0000_t202" style="position:absolute;left:2160;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wVJMQA&#10;AADcAAAADwAAAGRycy9kb3ducmV2LnhtbESPzWrDMBCE74W8g9hAb42cQE1xooRgCHFOpY5z31gb&#10;2621Mpb807evCoUeh5n5htkdZtOKkXrXWFawXkUgiEurG64UFNfTyxsI55E1tpZJwTc5OOwXTztM&#10;tJ34g8bcVyJA2CWooPa+S6R0ZU0G3cp2xMF72N6gD7KvpO5xCnDTyk0UxdJgw2Ghxo7SmsqvfDAK&#10;LsNnae+3e3TuUpO+T3mRXU+FUs/L+bgF4Wn2/+G/dqYVxK8b+D0Tj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cFSTEAAAA3AAAAA8AAAAAAAAAAAAAAAAAmAIAAGRycy9k&#10;b3ducmV2LnhtbFBLBQYAAAAABAAEAPUAAACJAwAAAAA=&#10;" fillcolor="silver">
                      <v:textbox>
                        <w:txbxContent>
                          <w:p w14:paraId="31A54247" w14:textId="77777777" w:rsidR="004D6677" w:rsidRDefault="004D6677" w:rsidP="00F610CB">
                            <w:pPr>
                              <w:jc w:val="center"/>
                            </w:pPr>
                            <w:r>
                              <w:t>A</w:t>
                            </w:r>
                          </w:p>
                        </w:txbxContent>
                      </v:textbox>
                    </v:shape>
                    <v:shape id="Text Box 548" o:spid="_x0000_s2129" type="#_x0000_t202" style="position:absolute;left:3888;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wv8MA&#10;AADcAAAADwAAAGRycy9kb3ducmV2LnhtbESPQYvCMBSE7wv+h/AEb2uqsiLVKFIQ9bRsrfdn82yr&#10;zUtpou3++82C4HGYmW+Y1aY3tXhS6yrLCibjCARxbnXFhYLstPtcgHAeWWNtmRT8koPNevCxwljb&#10;jn/omfpCBAi7GBWU3jexlC4vyaAb24Y4eFfbGvRBtoXULXYBbmo5jaK5NFhxWCixoaSk/J4+jILj&#10;45bby/kS7ZvEJN9dmh1Ou0yp0bDfLkF46v07/GoftIL51wz+z4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Cwv8MAAADcAAAADwAAAAAAAAAAAAAAAACYAgAAZHJzL2Rv&#10;d25yZXYueG1sUEsFBgAAAAAEAAQA9QAAAIgDAAAAAA==&#10;" fillcolor="silver">
                      <v:textbox>
                        <w:txbxContent>
                          <w:p w14:paraId="27DEE8BC" w14:textId="77777777" w:rsidR="004D6677" w:rsidRDefault="004D6677" w:rsidP="00F610CB">
                            <w:pPr>
                              <w:jc w:val="center"/>
                            </w:pPr>
                            <w:r>
                              <w:t>A</w:t>
                            </w:r>
                          </w:p>
                        </w:txbxContent>
                      </v:textbox>
                    </v:shape>
                    <v:shape id="Text Box 549" o:spid="_x0000_s2130" type="#_x0000_t202" style="position:absolute;left:3456;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koy8MA&#10;AADcAAAADwAAAGRycy9kb3ducmV2LnhtbESPQYvCMBSE7wv+h/AEb2uquCLVKFIQ9bRsrfdn82yr&#10;zUtpou3++82C4HGYmW+Y1aY3tXhS6yrLCibjCARxbnXFhYLstPtcgHAeWWNtmRT8koPNevCxwljb&#10;jn/omfpCBAi7GBWU3jexlC4vyaAb24Y4eFfbGvRBtoXULXYBbmo5jaK5NFhxWCixoaSk/J4+jILj&#10;45bby/kS7ZvEJN9dmh1Ou0yp0bDfLkF46v07/GoftIL51wz+z4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koy8MAAADcAAAADwAAAAAAAAAAAAAAAACYAgAAZHJzL2Rv&#10;d25yZXYueG1sUEsFBgAAAAAEAAQA9QAAAIgDAAAAAA==&#10;" fillcolor="silver">
                      <v:textbox>
                        <w:txbxContent>
                          <w:p w14:paraId="04E4C084" w14:textId="77777777" w:rsidR="004D6677" w:rsidRDefault="004D6677" w:rsidP="00F610CB">
                            <w:pPr>
                              <w:jc w:val="center"/>
                            </w:pPr>
                            <w:r>
                              <w:t>A</w:t>
                            </w:r>
                          </w:p>
                        </w:txbxContent>
                      </v:textbox>
                    </v:shape>
                    <v:shape id="Text Box 550" o:spid="_x0000_s2131" type="#_x0000_t202" style="position:absolute;left:172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59xsYA&#10;AADcAAAADwAAAGRycy9kb3ducmV2LnhtbESPT2vCQBTE74V+h+UVvJS68V9qU1eRgqK31pb2+sg+&#10;k2D2bdzdxvjtXUHwOMzMb5jZojO1aMn5yrKCQT8BQZxbXXGh4Od79TIF4QOyxtoyKTiTh8X88WGG&#10;mbYn/qJ2FwoRIewzVFCG0GRS+rwkg75vG+Lo7a0zGKJ0hdQOTxFuajlMklQarDgulNjQR0n5Yfdv&#10;FEzHm/bPb0efv3m6r9/C82u7Pjqlek/d8h1EoC7cw7f2RitIJxO4nolH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59xsYAAADcAAAADwAAAAAAAAAAAAAAAACYAgAAZHJz&#10;L2Rvd25yZXYueG1sUEsFBgAAAAAEAAQA9QAAAIsDAAAAAA==&#10;">
                      <v:textbox>
                        <w:txbxContent>
                          <w:p w14:paraId="3FBAD153" w14:textId="77777777" w:rsidR="004D6677" w:rsidRDefault="004D6677" w:rsidP="00F610CB">
                            <w:pPr>
                              <w:jc w:val="center"/>
                            </w:pPr>
                            <w:r>
                              <w:t>1</w:t>
                            </w:r>
                          </w:p>
                        </w:txbxContent>
                      </v:textbox>
                    </v:shape>
                    <v:shape id="Text Box 551" o:spid="_x0000_s2132" type="#_x0000_t202" style="position:absolute;left:3024;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TJ8MA&#10;AADcAAAADwAAAGRycy9kb3ducmV2LnhtbESPQYvCMBSE78L+h/AW9qbpClukaxQpyOpJrN37s3m2&#10;1ealNNHWf28EweMwM98w8+VgGnGjztWWFXxPIhDEhdU1lwryw3o8A+E8ssbGMim4k4Pl4mM0x0Tb&#10;nvd0y3wpAoRdggoq79tESldUZNBNbEscvJPtDPogu1LqDvsAN42cRlEsDdYcFipsKa2ouGRXo2B7&#10;PRf2+H+M/trUpLs+yzeHda7U1+ew+gXhafDv8Ku90QrinxieZ8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cTJ8MAAADcAAAADwAAAAAAAAAAAAAAAACYAgAAZHJzL2Rv&#10;d25yZXYueG1sUEsFBgAAAAAEAAQA9QAAAIgDAAAAAA==&#10;" fillcolor="silver">
                      <v:textbox>
                        <w:txbxContent>
                          <w:p w14:paraId="1A36344F" w14:textId="77777777" w:rsidR="004D6677" w:rsidRDefault="004D6677" w:rsidP="00F610CB">
                            <w:pPr>
                              <w:jc w:val="center"/>
                            </w:pPr>
                            <w:r>
                              <w:t>A</w:t>
                            </w:r>
                          </w:p>
                        </w:txbxContent>
                      </v:textbox>
                    </v:shape>
                    <v:shape id="Text Box 552" o:spid="_x0000_s2133" type="#_x0000_t202" style="position:absolute;left:4752;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BGKsYA&#10;AADcAAAADwAAAGRycy9kb3ducmV2LnhtbESPQWvCQBSE74L/YXmCl1I3tTVqdBURLPZWbanXR/aZ&#10;BLNv0901pv++Wyh4HGbmG2a57kwtWnK+sqzgaZSAIM6trrhQ8Pmxe5yB8AFZY22ZFPyQh/Wq31ti&#10;pu2ND9QeQyEihH2GCsoQmkxKn5dk0I9sQxy9s3UGQ5SukNrhLcJNLcdJkkqDFceFEhvalpRfjlej&#10;YPayb0/+7fn9K0/P9Tw8TNvXb6fUcNBtFiACdeEe/m/vtYJ0MoW/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BGKsYAAADcAAAADwAAAAAAAAAAAAAAAACYAgAAZHJz&#10;L2Rvd25yZXYueG1sUEsFBgAAAAAEAAQA9QAAAIsDAAAAAA==&#10;">
                      <v:textbox>
                        <w:txbxContent>
                          <w:p w14:paraId="7E43F0CE" w14:textId="77777777" w:rsidR="004D6677" w:rsidRDefault="004D6677" w:rsidP="00F610CB">
                            <w:pPr>
                              <w:jc w:val="center"/>
                            </w:pPr>
                            <w:r>
                              <w:t>6</w:t>
                            </w:r>
                          </w:p>
                        </w:txbxContent>
                      </v:textbox>
                    </v:shape>
                    <v:shape id="Text Box 553" o:spid="_x0000_s2134" type="#_x0000_t202" style="position:absolute;left:2592;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izsEA&#10;AADcAAAADwAAAGRycy9kb3ducmV2LnhtbERPTWuDQBC9F/IflgnkVtcGGorJJhQhxJ5KjbmP7kRN&#10;3Flx12j+ffdQ6PHxvneH2XTiQYNrLSt4i2IQxJXVLdcKivPx9QOE88gaO8uk4EkODvvFyw4TbSf+&#10;oUfuaxFC2CWooPG+T6R0VUMGXWR74sBd7WDQBzjUUg84hXDTyXUcb6TBlkNDgz2lDVX3fDQKvsZb&#10;ZctLGZ/61KTfU15k52Oh1Go5f25BeJr9v/jPnWkFm/ewNpwJR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0Is7BAAAA3AAAAA8AAAAAAAAAAAAAAAAAmAIAAGRycy9kb3du&#10;cmV2LnhtbFBLBQYAAAAABAAEAPUAAACGAwAAAAA=&#10;" fillcolor="silver">
                      <v:textbox>
                        <w:txbxContent>
                          <w:p w14:paraId="5AC1EBCE" w14:textId="77777777" w:rsidR="004D6677" w:rsidRDefault="004D6677" w:rsidP="00F610CB">
                            <w:pPr>
                              <w:jc w:val="center"/>
                            </w:pPr>
                            <w:r>
                              <w:t>A</w:t>
                            </w:r>
                          </w:p>
                        </w:txbxContent>
                      </v:textbox>
                    </v:shape>
                    <v:shape id="Text Box 554" o:spid="_x0000_s2135" type="#_x0000_t202" style="position:absolute;left:2160;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iHVcMA&#10;AADcAAAADwAAAGRycy9kb3ducmV2LnhtbESPQYvCMBSE7wv+h/AEb2uqsLJWo0hBVk+ytd6fzbOt&#10;Ni+libb+eyMs7HGYmW+Y5bo3tXhQ6yrLCibjCARxbnXFhYLsuP38BuE8ssbaMil4koP1avCxxFjb&#10;jn/pkfpCBAi7GBWU3jexlC4vyaAb24Y4eBfbGvRBtoXULXYBbmo5jaKZNFhxWCixoaSk/JbejYL9&#10;/Zrb8+kc/TSJSQ5dmu2O20yp0bDfLEB46v1/+K+90wpmX3N4nw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iHVcMAAADcAAAADwAAAAAAAAAAAAAAAACYAgAAZHJzL2Rv&#10;d25yZXYueG1sUEsFBgAAAAAEAAQA9QAAAIgDAAAAAA==&#10;" fillcolor="silver">
                      <v:textbox>
                        <w:txbxContent>
                          <w:p w14:paraId="3D774736" w14:textId="77777777" w:rsidR="004D6677" w:rsidRDefault="004D6677" w:rsidP="00F610CB">
                            <w:pPr>
                              <w:jc w:val="center"/>
                            </w:pPr>
                            <w:r>
                              <w:t>A</w:t>
                            </w:r>
                          </w:p>
                        </w:txbxContent>
                      </v:textbox>
                    </v:shape>
                    <v:shape id="Text Box 555" o:spid="_x0000_s2136" type="#_x0000_t202" style="position:absolute;left:1728;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U48MA&#10;AADcAAAADwAAAGRycy9kb3ducmV2LnhtbERPz2vCMBS+D/Y/hDfYRTTdJlW7piKCQ2/OiV4fzbMt&#10;a166JNbuv18Owo4f3+98OZhW9OR8Y1nByyQBQVxa3XCl4Pi1Gc9B+ICssbVMCn7Jw7J4fMgx0/bG&#10;n9QfQiViCPsMFdQhdJmUvqzJoJ/YjjhyF+sMhghdJbXDWww3rXxNklQabDg21NjRuqby+3A1CubT&#10;bX/2u7f9qUwv7SKMZv3Hj1Pq+WlYvYMINIR/8d291QrSNM6P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UU48MAAADcAAAADwAAAAAAAAAAAAAAAACYAgAAZHJzL2Rv&#10;d25yZXYueG1sUEsFBgAAAAAEAAQA9QAAAIgDAAAAAA==&#10;">
                      <v:textbox>
                        <w:txbxContent>
                          <w:p w14:paraId="59B9B8DB" w14:textId="77777777" w:rsidR="004D6677" w:rsidRDefault="004D6677" w:rsidP="00F610CB">
                            <w:pPr>
                              <w:jc w:val="center"/>
                            </w:pPr>
                            <w:r>
                              <w:t>3</w:t>
                            </w:r>
                          </w:p>
                        </w:txbxContent>
                      </v:textbox>
                    </v:shape>
                    <v:shape id="Text Box 556" o:spid="_x0000_s2137" type="#_x0000_t202" style="position:absolute;left:3888;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O1gMMA&#10;AADcAAAADwAAAGRycy9kb3ducmV2LnhtbESPQYvCMBSE78L+h/AWvGnqHopUo4joInjRKqi3R/Ns&#10;u9u8lCRq/fdmYcHjMDPfMNN5ZxpxJ+drywpGwwQEcWF1zaWC42E9GIPwAVljY5kUPMnDfPbRm2Km&#10;7YP3dM9DKSKEfYYKqhDaTEpfVGTQD21LHL2rdQZDlK6U2uEjwk0jv5IklQZrjgsVtrSsqPjNb0bB&#10;WW6/t/X6kia7n73Lj+PTymlWqv/ZLSYgAnXhHf5vb7SCNB3B35l4BO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O1gMMAAADcAAAADwAAAAAAAAAAAAAAAACYAgAAZHJzL2Rv&#10;d25yZXYueG1sUEsFBgAAAAAEAAQA9QAAAIgDAAAAAA==&#10;" fillcolor="#333">
                      <v:textbox>
                        <w:txbxContent>
                          <w:p w14:paraId="194E96C6" w14:textId="77777777" w:rsidR="004D6677" w:rsidRDefault="004D6677" w:rsidP="00F610CB">
                            <w:pPr>
                              <w:jc w:val="center"/>
                              <w:rPr>
                                <w:color w:val="FFFFFF"/>
                              </w:rPr>
                            </w:pPr>
                            <w:r>
                              <w:rPr>
                                <w:color w:val="FFFFFF"/>
                              </w:rPr>
                              <w:t>B</w:t>
                            </w:r>
                          </w:p>
                        </w:txbxContent>
                      </v:textbox>
                    </v:shape>
                    <v:shape id="Text Box 557" o:spid="_x0000_s2138" type="#_x0000_t202" style="position:absolute;left:4320;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Er98UA&#10;AADcAAAADwAAAGRycy9kb3ducmV2LnhtbESPQWvCQBSE7wX/w/IEb3WjhxBSV5FSpeDFpELb2yP7&#10;TKLZt2F3m6T/vlso9DjMzDfMZjeZTgzkfGtZwWqZgCCurG65VnB5OzxmIHxA1thZJgXf5GG3nT1s&#10;MNd25IKGMtQiQtjnqKAJoc+l9FVDBv3S9sTRu1pnMETpaqkdjhFuOrlOklQabDkuNNjTc0PVvfwy&#10;Cj7k6XhqD59pcr4Vrrxk7y9Os1KL+bR/AhFoCv/hv/arVpCma/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0Sv3xQAAANwAAAAPAAAAAAAAAAAAAAAAAJgCAABkcnMv&#10;ZG93bnJldi54bWxQSwUGAAAAAAQABAD1AAAAigMAAAAA&#10;" fillcolor="#333">
                      <v:textbox>
                        <w:txbxContent>
                          <w:p w14:paraId="121244B0" w14:textId="77777777" w:rsidR="004D6677" w:rsidRDefault="004D6677" w:rsidP="00F610CB">
                            <w:pPr>
                              <w:jc w:val="center"/>
                              <w:rPr>
                                <w:color w:val="FFFFFF"/>
                              </w:rPr>
                            </w:pPr>
                            <w:r>
                              <w:rPr>
                                <w:color w:val="FFFFFF"/>
                              </w:rPr>
                              <w:t>B</w:t>
                            </w:r>
                          </w:p>
                        </w:txbxContent>
                      </v:textbox>
                    </v:shape>
                    <v:shape id="Text Box 558" o:spid="_x0000_s2139" type="#_x0000_t202" style="position:absolute;left:4320;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2ObMUA&#10;AADcAAAADwAAAGRycy9kb3ducmV2LnhtbESPQWvCQBSE7wX/w/KE3upGC0GimyCipeClpoHW2yP7&#10;mqRm34bdrab/visIPQ4z8w2zLkbTiws531lWMJ8lIIhrqztuFFTv+6clCB+QNfaWScEveSjyycMa&#10;M22vfKRLGRoRIewzVNCGMGRS+rolg35mB+LofVlnMETpGqkdXiPc9HKRJKk02HFcaHGgbUv1ufwx&#10;Cj7l4eXQ7U9p8vZ9dGW1/Ng5zUo9TsfNCkSgMfyH7+1XrSBNn+F2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Y5sxQAAANwAAAAPAAAAAAAAAAAAAAAAAJgCAABkcnMv&#10;ZG93bnJldi54bWxQSwUGAAAAAAQABAD1AAAAigMAAAAA&#10;" fillcolor="#333">
                      <v:textbox>
                        <w:txbxContent>
                          <w:p w14:paraId="2EE830F5" w14:textId="77777777" w:rsidR="004D6677" w:rsidRDefault="004D6677" w:rsidP="00F610CB">
                            <w:pPr>
                              <w:jc w:val="center"/>
                              <w:rPr>
                                <w:color w:val="FFFFFF"/>
                              </w:rPr>
                            </w:pPr>
                            <w:r>
                              <w:rPr>
                                <w:color w:val="FFFFFF"/>
                              </w:rPr>
                              <w:t>BC</w:t>
                            </w:r>
                          </w:p>
                        </w:txbxContent>
                      </v:textbox>
                    </v:shape>
                    <v:shape id="Text Box 559" o:spid="_x0000_s2140" type="#_x0000_t202" style="position:absolute;left:4320;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idsMA&#10;AADcAAAADwAAAGRycy9kb3ducmV2LnhtbESPQYvCMBSE78L+h/AW9qbpylKkaxQpyOpJrN37s3m2&#10;1ealNNHWf28EweMwM98w8+VgGnGjztWWFXxPIhDEhdU1lwryw3o8A+E8ssbGMim4k4Pl4mM0x0Tb&#10;nvd0y3wpAoRdggoq79tESldUZNBNbEscvJPtDPogu1LqDvsAN42cRlEsDdYcFipsKa2ouGRXo2B7&#10;PRf2+H+M/trUpLs+yzeHda7U1+ew+gXhafDv8Ku90Qri+AeeZ8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XidsMAAADcAAAADwAAAAAAAAAAAAAAAACYAgAAZHJzL2Rv&#10;d25yZXYueG1sUEsFBgAAAAAEAAQA9QAAAIgDAAAAAA==&#10;" fillcolor="silver">
                      <v:textbox>
                        <w:txbxContent>
                          <w:p w14:paraId="628966F9" w14:textId="77777777" w:rsidR="004D6677" w:rsidRDefault="004D6677" w:rsidP="00F610CB">
                            <w:pPr>
                              <w:jc w:val="center"/>
                            </w:pPr>
                            <w:r>
                              <w:t>A</w:t>
                            </w:r>
                          </w:p>
                        </w:txbxContent>
                      </v:textbox>
                    </v:shape>
                    <v:shape id="Text Box 560" o:spid="_x0000_s2141" type="#_x0000_t202" style="position:absolute;left:4320;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lH7cMA&#10;AADcAAAADwAAAGRycy9kb3ducmV2LnhtbESPQYvCMBSE78L+h/AW9qbpClukaxQpyOpJrN37s3m2&#10;1ealNNHWf28EweMwM98w8+VgGnGjztWWFXxPIhDEhdU1lwryw3o8A+E8ssbGMim4k4Pl4mM0x0Tb&#10;nvd0y3wpAoRdggoq79tESldUZNBNbEscvJPtDPogu1LqDvsAN42cRlEsDdYcFipsKa2ouGRXo2B7&#10;PRf2+H+M/trUpLs+yzeHda7U1+ew+gXhafDv8Ku90Qri+AeeZ8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lH7cMAAADcAAAADwAAAAAAAAAAAAAAAACYAgAAZHJzL2Rv&#10;d25yZXYueG1sUEsFBgAAAAAEAAQA9QAAAIgDAAAAAA==&#10;" fillcolor="silver">
                      <v:textbox>
                        <w:txbxContent>
                          <w:p w14:paraId="59D029D8" w14:textId="77777777" w:rsidR="004D6677" w:rsidRDefault="004D6677" w:rsidP="00F610CB">
                            <w:pPr>
                              <w:jc w:val="center"/>
                            </w:pPr>
                            <w:r>
                              <w:t>A</w:t>
                            </w:r>
                          </w:p>
                        </w:txbxContent>
                      </v:textbox>
                    </v:shape>
                    <v:shape id="Text Box 561" o:spid="_x0000_s2142" type="#_x0000_t202" style="position:absolute;left:4320;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hs74A&#10;AADcAAAADwAAAGRycy9kb3ducmV2LnhtbESPzarCMBSE9xd8h3AEd9dEwSDVKCIIdekPrg/NsS02&#10;J6WJWt/eCILLYWa+YZbr3jXiQV2oPRuYjBUI4sLbmksD59Pufw4iRGSLjWcy8KIA69Xgb4mZ9U8+&#10;0OMYS5EgHDI0UMXYZlKGoiKHYexb4uRdfecwJtmV0nb4THDXyKlSWjqsOS1U2NK2ouJ2vDsDOI3O&#10;5reTw9khr/Xmclb3vTJmNOw3CxCR+vgLf9u5NaC1hs+ZdAT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VLYbO+AAAA3AAAAA8AAAAAAAAAAAAAAAAAmAIAAGRycy9kb3ducmV2&#10;LnhtbFBLBQYAAAAABAAEAPUAAACDAwAAAAA=&#10;" filled="f" fillcolor="silver">
                      <v:textbox>
                        <w:txbxContent>
                          <w:p w14:paraId="7DBB8CA4" w14:textId="77777777" w:rsidR="004D6677" w:rsidRDefault="004D6677" w:rsidP="00F610CB">
                            <w:pPr>
                              <w:jc w:val="center"/>
                            </w:pPr>
                            <w:r>
                              <w:t>5</w:t>
                            </w:r>
                          </w:p>
                        </w:txbxContent>
                      </v:textbox>
                    </v:shape>
                    <v:shape id="Text Box 562" o:spid="_x0000_s2143" type="#_x0000_t202" style="position:absolute;left:3024;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8AcQA&#10;AADcAAAADwAAAGRycy9kb3ducmV2LnhtbESPQWuDQBSE74X8h+UFcqtrerDFZBOKEJKeStXcn+6r&#10;2rpvxd2o+ffdQqHHYWa+YfbHxfRiotF1lhVsoxgEcW11x42Csjg9voBwHlljb5kU3MnB8bB62GOq&#10;7cwfNOW+EQHCLkUFrfdDKqWrWzLoIjsQB+/TjgZ9kGMj9YhzgJtePsVxIg12HBZaHChrqf7Ob0bB&#10;2+2rttW1is9DZrL3OS8vxalUarNeXncgPC3+P/zXvmgFSfIMv2fCEZ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HfAHEAAAA3AAAAA8AAAAAAAAAAAAAAAAAmAIAAGRycy9k&#10;b3ducmV2LnhtbFBLBQYAAAAABAAEAPUAAACJAwAAAAA=&#10;" fillcolor="silver">
                      <v:textbox>
                        <w:txbxContent>
                          <w:p w14:paraId="2B437FCE" w14:textId="77777777" w:rsidR="004D6677" w:rsidRDefault="004D6677" w:rsidP="00F610CB">
                            <w:pPr>
                              <w:jc w:val="center"/>
                            </w:pPr>
                            <w:r>
                              <w:t>A</w:t>
                            </w:r>
                          </w:p>
                        </w:txbxContent>
                      </v:textbox>
                    </v:shape>
                    <v:shape id="Text Box 563" o:spid="_x0000_s2144" type="#_x0000_t202" style="position:absolute;left:1728;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MY5cMA&#10;AADcAAAADwAAAGRycy9kb3ducmV2LnhtbERPz2vCMBS+D/Y/hDfYRTTdJlW7piKCQ2/OiV4fzbMt&#10;a166JNbuv18Owo4f3+98OZhW9OR8Y1nByyQBQVxa3XCl4Pi1Gc9B+ICssbVMCn7Jw7J4fMgx0/bG&#10;n9QfQiViCPsMFdQhdJmUvqzJoJ/YjjhyF+sMhghdJbXDWww3rXxNklQabDg21NjRuqby+3A1CubT&#10;bX/2u7f9qUwv7SKMZv3Hj1Pq+WlYvYMINIR/8d291QrSNK6N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MY5cMAAADcAAAADwAAAAAAAAAAAAAAAACYAgAAZHJzL2Rv&#10;d25yZXYueG1sUEsFBgAAAAAEAAQA9QAAAIgDAAAAAA==&#10;">
                      <v:textbox>
                        <w:txbxContent>
                          <w:p w14:paraId="03A1BE77" w14:textId="77777777" w:rsidR="004D6677" w:rsidRDefault="004D6677" w:rsidP="00F610CB">
                            <w:pPr>
                              <w:jc w:val="center"/>
                            </w:pPr>
                            <w:r>
                              <w:t>5</w:t>
                            </w:r>
                          </w:p>
                        </w:txbxContent>
                      </v:textbox>
                    </v:shape>
                    <v:shape id="Text Box 564" o:spid="_x0000_s2145" type="#_x0000_t202" style="position:absolute;left:1728;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fsUA&#10;AADcAAAADwAAAGRycy9kb3ducmV2LnhtbESPQWvCQBSE7wX/w/IEL0U3tZJq6ioitOjNWtHrI/tM&#10;QrNv091tjP/eFYQeh5n5hpkvO1OLlpyvLCt4GSUgiHOrKy4UHL4/hlMQPiBrrC2Tgit5WC56T3PM&#10;tL3wF7X7UIgIYZ+hgjKEJpPS5yUZ9CPbEEfvbJ3BEKUrpHZ4iXBTy3GSpNJgxXGhxIbWJeU/+z+j&#10;YDrZtCe/fd0d8/Rcz8LzW/v565Qa9LvVO4hAXfgPP9obrSBNZ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71+xQAAANwAAAAPAAAAAAAAAAAAAAAAAJgCAABkcnMv&#10;ZG93bnJldi54bWxQSwUGAAAAAAQABAD1AAAAigMAAAAA&#10;">
                      <v:textbox>
                        <w:txbxContent>
                          <w:p w14:paraId="030CA36C" w14:textId="77777777" w:rsidR="004D6677" w:rsidRDefault="004D6677" w:rsidP="00F610CB">
                            <w:pPr>
                              <w:jc w:val="center"/>
                            </w:pPr>
                            <w:r>
                              <w:t>4</w:t>
                            </w:r>
                          </w:p>
                        </w:txbxContent>
                      </v:textbox>
                    </v:shape>
                    <v:shape id="Text Box 565" o:spid="_x0000_s2146" type="#_x0000_t202" style="position:absolute;left:5184;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yqL8A&#10;AADcAAAADwAAAGRycy9kb3ducmV2LnhtbERPTYvCMBC9L/gfwgje1lQPKtUoUhD1JFvrfWzGttpM&#10;ShNt/febg+Dx8b5Xm97U4kWtqywrmIwjEMS51RUXCrLz7ncBwnlkjbVlUvAmB5v14GeFsbYd/9Er&#10;9YUIIexiVFB638RSurwkg25sG+LA3Wxr0AfYFlK32IVwU8tpFM2kwYpDQ4kNJSXlj/RpFByf99xe&#10;L9do3yQmOXVpdjjvMqVGw367BOGp91/xx33QCmbzMD+cCUd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N3KovwAAANwAAAAPAAAAAAAAAAAAAAAAAJgCAABkcnMvZG93bnJl&#10;di54bWxQSwUGAAAAAAQABAD1AAAAhAMAAAAA&#10;" fillcolor="silver">
                      <v:textbox>
                        <w:txbxContent>
                          <w:p w14:paraId="1281034C" w14:textId="77777777" w:rsidR="004D6677" w:rsidRDefault="004D6677" w:rsidP="00F610CB">
                            <w:pPr>
                              <w:jc w:val="center"/>
                            </w:pPr>
                            <w:r>
                              <w:t>A</w:t>
                            </w:r>
                          </w:p>
                        </w:txbxContent>
                      </v:textbox>
                    </v:shape>
                    <v:shape id="Text Box 566" o:spid="_x0000_s2147" type="#_x0000_t202" style="position:absolute;left:4752;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vXM8MA&#10;AADcAAAADwAAAGRycy9kb3ducmV2LnhtbESPQYvCMBSE78L+h/AW9qapHlSqUZaCrJ4Wa70/m2db&#10;bV5Kk9ruv98IgsdhZr5h1tvB1OJBrassK5hOIhDEudUVFwqy0268BOE8ssbaMin4IwfbzcdojbG2&#10;PR/pkfpCBAi7GBWU3jexlC4vyaCb2IY4eFfbGvRBtoXULfYBbmo5i6K5NFhxWCixoaSk/J52RsGh&#10;u+X2cr5EP01ikt8+zfanXabU1+fwvQLhafDv8Ku91wrmiyk8z4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vXM8MAAADcAAAADwAAAAAAAAAAAAAAAACYAgAAZHJzL2Rv&#10;d25yZXYueG1sUEsFBgAAAAAEAAQA9QAAAIgDAAAAAA==&#10;" fillcolor="silver">
                      <v:textbox>
                        <w:txbxContent>
                          <w:p w14:paraId="0B57E12D" w14:textId="77777777" w:rsidR="004D6677" w:rsidRDefault="004D6677" w:rsidP="00F610CB">
                            <w:r>
                              <w:t>A</w:t>
                            </w:r>
                          </w:p>
                        </w:txbxContent>
                      </v:textbox>
                    </v:shape>
                    <v:shape id="Text Box 567" o:spid="_x0000_s2148" type="#_x0000_t202" style="position:absolute;left:5616;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lJRMQA&#10;AADcAAAADwAAAGRycy9kb3ducmV2LnhtbESPzWrDMBCE74G+g9hCb7GcHNziRgnBEJqeSh3nvra2&#10;thNrZSz5p29fFQo9DjPzDbM7LKYTEw2utaxgE8UgiCurW64VFJfT+gWE88gaO8uk4JscHPYPqx2m&#10;2s78SVPuaxEg7FJU0Hjfp1K6qiGDLrI9cfC+7GDQBznUUg84B7jp5DaOE2mw5bDQYE9ZQ9U9H42C&#10;9/FW2fJaxm99ZrKPOS/Ol1Oh1NPjcnwF4Wnx/+G/9lkrSJ638Hs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pSUTEAAAA3AAAAA8AAAAAAAAAAAAAAAAAmAIAAGRycy9k&#10;b3ducmV2LnhtbFBLBQYAAAAABAAEAPUAAACJAwAAAAA=&#10;" fillcolor="silver">
                      <v:textbox>
                        <w:txbxContent>
                          <w:p w14:paraId="79FCFEE5" w14:textId="77777777" w:rsidR="004D6677" w:rsidRDefault="004D6677" w:rsidP="00F610CB">
                            <w:pPr>
                              <w:jc w:val="center"/>
                            </w:pPr>
                            <w:r>
                              <w:t>A</w:t>
                            </w:r>
                          </w:p>
                        </w:txbxContent>
                      </v:textbox>
                    </v:shape>
                    <v:shape id="Text Box 568" o:spid="_x0000_s2149" type="#_x0000_t202" style="position:absolute;left:5184;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Xs38MA&#10;AADcAAAADwAAAGRycy9kb3ducmV2LnhtbESPQYvCMBSE7wv+h/AEb2uqC65Uo0hBVk+ytd6fzbOt&#10;Ni+libb+eyMs7HGYmW+Y5bo3tXhQ6yrLCibjCARxbnXFhYLsuP2cg3AeWWNtmRQ8ycF6NfhYYqxt&#10;x7/0SH0hAoRdjApK75tYSpeXZNCNbUMcvIttDfog20LqFrsAN7WcRtFMGqw4LJTYUFJSfkvvRsH+&#10;fs3t+XSOfprEJIcuzXbHbabUaNhvFiA89f4//NfeaQWz7y94nw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Xs38MAAADcAAAADwAAAAAAAAAAAAAAAACYAgAAZHJzL2Rv&#10;d25yZXYueG1sUEsFBgAAAAAEAAQA9QAAAIgDAAAAAA==&#10;" fillcolor="silver">
                      <v:textbox>
                        <w:txbxContent>
                          <w:p w14:paraId="0F067746" w14:textId="77777777" w:rsidR="004D6677" w:rsidRDefault="004D6677" w:rsidP="00F610CB">
                            <w:pPr>
                              <w:jc w:val="center"/>
                            </w:pPr>
                            <w:r>
                              <w:t>A</w:t>
                            </w:r>
                          </w:p>
                        </w:txbxContent>
                      </v:textbox>
                    </v:shape>
                    <v:shape id="Text Box 569" o:spid="_x0000_s2150" type="#_x0000_t202" style="position:absolute;left:5616;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qF8MA&#10;AADcAAAADwAAAGRycy9kb3ducmV2LnhtbESPT2sCMRTE74V+h/CEXopmLWJlNUpbKHjx4J/eH5vn&#10;ZnHzsiRPd/vtjVDocZiZ3zCrzeBbdaOYmsAGppMCFHEVbMO1gdPxe7wAlQTZYhuYDPxSgs36+WmF&#10;pQ097+l2kFplCKcSDTiRrtQ6VY48pknoiLN3DtGjZBlrbSP2Ge5b/VYUc+2x4bzgsKMvR9XlcPUG&#10;9F6mnz3Ga//qtqfdT5SgK2vMy2j4WIISGuQ//NfeWgPz9xk8zuQj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cqF8MAAADcAAAADwAAAAAAAAAAAAAAAACYAgAAZHJzL2Rv&#10;d25yZXYueG1sUEsFBgAAAAAEAAQA9QAAAIgDAAAAAA==&#10;" filled="f" fillcolor="#969696">
                      <v:textbox>
                        <w:txbxContent>
                          <w:p w14:paraId="4025E3E2" w14:textId="77777777" w:rsidR="004D6677" w:rsidRDefault="004D6677" w:rsidP="00F610CB">
                            <w:pPr>
                              <w:jc w:val="center"/>
                            </w:pPr>
                            <w:r>
                              <w:t>88</w:t>
                            </w:r>
                          </w:p>
                        </w:txbxContent>
                      </v:textbox>
                    </v:shape>
                    <v:shape id="Text Box 570" o:spid="_x0000_s2151" type="#_x0000_t202" style="position:absolute;left:5184;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shpsYA&#10;AADcAAAADwAAAGRycy9kb3ducmV2LnhtbESPQWvCQBSE74L/YXmCl1I3tTVqdBURLPZWbanXR/aZ&#10;BLNv0901pv++Wyh4HGbmG2a57kwtWnK+sqzgaZSAIM6trrhQ8Pmxe5yB8AFZY22ZFPyQh/Wq31ti&#10;pu2ND9QeQyEihH2GCsoQmkxKn5dk0I9sQxy9s3UGQ5SukNrhLcJNLcdJkkqDFceFEhvalpRfjlej&#10;YPayb0/+7fn9K0/P9Tw8TNvXb6fUcNBtFiACdeEe/m/vtYJ0OoG/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shpsYAAADcAAAADwAAAAAAAAAAAAAAAACYAgAAZHJz&#10;L2Rvd25yZXYueG1sUEsFBgAAAAAEAAQA9QAAAIsDAAAAAA==&#10;">
                      <v:textbox>
                        <w:txbxContent>
                          <w:p w14:paraId="1C8FF1E6" w14:textId="77777777" w:rsidR="004D6677" w:rsidRDefault="004D6677" w:rsidP="00F610CB">
                            <w:pPr>
                              <w:jc w:val="center"/>
                            </w:pPr>
                            <w:r>
                              <w:t>7</w:t>
                            </w:r>
                          </w:p>
                        </w:txbxContent>
                      </v:textbox>
                    </v:shape>
                    <v:shape id="Text Box 571" o:spid="_x0000_s2152" type="#_x0000_t202" style="position:absolute;left:2160;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m/0cUA&#10;AADcAAAADwAAAGRycy9kb3ducmV2LnhtbESPQWvCQBSE7wX/w/IEL0U3tRJt6ioitOjNqtjrI/tM&#10;QrNv091tjP/eFYQeh5n5hpkvO1OLlpyvLCt4GSUgiHOrKy4UHA8fwxkIH5A11pZJwZU8LBe9pzlm&#10;2l74i9p9KESEsM9QQRlCk0np85IM+pFtiKN3ts5giNIVUju8RLip5ThJUmmw4rhQYkPrkvKf/Z9R&#10;MJts2m+/fd2d8vRcv4Xnafv565Qa9LvVO4hAXfgPP9obrSCdpn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2b/RxQAAANwAAAAPAAAAAAAAAAAAAAAAAJgCAABkcnMv&#10;ZG93bnJldi54bWxQSwUGAAAAAAQABAD1AAAAigMAAAAA&#10;">
                      <v:textbox>
                        <w:txbxContent>
                          <w:p w14:paraId="7F7ABA6F" w14:textId="77777777" w:rsidR="004D6677" w:rsidRDefault="004D6677" w:rsidP="00F610CB">
                            <w:pPr>
                              <w:jc w:val="center"/>
                            </w:pPr>
                            <w:r>
                              <w:t>0</w:t>
                            </w:r>
                          </w:p>
                        </w:txbxContent>
                      </v:textbox>
                    </v:shape>
                    <v:shape id="Text Box 572" o:spid="_x0000_s2153" type="#_x0000_t202" style="position:absolute;left:5184;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ssQA&#10;AADcAAAADwAAAGRycy9kb3ducmV2LnhtbESPQWvCQBSE70L/w/IK3nTTHqKkriKlFsGLRsF6e2Sf&#10;SWz2bdhdNf57VxA8DjPzDTOZdaYRF3K+tqzgY5iAIC6srrlUsNsuBmMQPiBrbCyTght5mE3fehPM&#10;tL3yhi55KEWEsM9QQRVCm0npi4oM+qFtiaN3tM5giNKVUju8Rrhp5GeSpNJgzXGhwpa+Kyr+87NR&#10;8CdXv6t6cUiT9Wnj8t14/+M0K9V/7+ZfIAJ14RV+tpdaQToaweNMPA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HrLEAAAA3AAAAA8AAAAAAAAAAAAAAAAAmAIAAGRycy9k&#10;b3ducmV2LnhtbFBLBQYAAAAABAAEAPUAAACJAwAAAAA=&#10;" fillcolor="#333">
                      <v:textbox>
                        <w:txbxContent>
                          <w:p w14:paraId="517CC95C" w14:textId="77777777" w:rsidR="004D6677" w:rsidRDefault="004D6677" w:rsidP="00F610CB">
                            <w:pPr>
                              <w:jc w:val="center"/>
                              <w:rPr>
                                <w:color w:val="FFFFFF"/>
                              </w:rPr>
                            </w:pPr>
                            <w:r>
                              <w:rPr>
                                <w:color w:val="FFFFFF"/>
                              </w:rPr>
                              <w:t>B</w:t>
                            </w:r>
                          </w:p>
                        </w:txbxContent>
                      </v:textbox>
                    </v:shape>
                    <v:shape id="Text Box 573" o:spid="_x0000_s2154" type="#_x0000_t202" style="position:absolute;left:4752;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KwMMA&#10;AADcAAAADwAAAGRycy9kb3ducmV2LnhtbERPz2vCMBS+D/wfwhN2m+k8dFKNMoYdg17WKqi3R/Ns&#10;65qXkmS2+++Xw2DHj+/3ZjeZXtzJ+c6ygudFAoK4trrjRsHxkD+tQPiArLG3TAp+yMNuO3vYYKbt&#10;yCXdq9CIGMI+QwVtCEMmpa9bMugXdiCO3NU6gyFC10jtcIzhppfLJEmlwY5jQ4sDvbVUf1XfRsFZ&#10;Fu9Fl1/S5PNWuuq4Ou2dZqUe59PrGkSgKfyL/9wfWkH6EtfG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CKwMMAAADcAAAADwAAAAAAAAAAAAAAAACYAgAAZHJzL2Rv&#10;d25yZXYueG1sUEsFBgAAAAAEAAQA9QAAAIgDAAAAAA==&#10;" fillcolor="#333">
                      <v:textbox>
                        <w:txbxContent>
                          <w:p w14:paraId="7DAA9D99" w14:textId="77777777" w:rsidR="004D6677" w:rsidRDefault="004D6677" w:rsidP="00F610CB">
                            <w:pPr>
                              <w:jc w:val="center"/>
                              <w:rPr>
                                <w:color w:val="FFFFFF"/>
                              </w:rPr>
                            </w:pPr>
                            <w:r>
                              <w:rPr>
                                <w:color w:val="FFFFFF"/>
                              </w:rPr>
                              <w:t>B</w:t>
                            </w:r>
                          </w:p>
                        </w:txbxContent>
                      </v:textbox>
                    </v:shape>
                    <v:shape id="Text Box 574" o:spid="_x0000_s2155" type="#_x0000_t202" style="position:absolute;left:5616;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3bNcMA&#10;AADcAAAADwAAAGRycy9kb3ducmV2LnhtbESPT4vCMBTE78J+h/AWvGm6e/BPNcpSEN2TWOv92Tzb&#10;us1LaaLtfnsjCB6HmfkNs1z3phZ3al1lWcHXOAJBnFtdcaEgO25GMxDOI2usLZOCf3KwXn0Mlhhr&#10;2/GB7qkvRICwi1FB6X0TS+nykgy6sW2Ig3exrUEfZFtI3WIX4KaW31E0kQYrDgslNpSUlP+lN6Pg&#10;93bN7fl0jrZNYpJ9l2a74yZTavjZ/yxAeOr9O/xq77SCyXQOz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3bNcMAAADcAAAADwAAAAAAAAAAAAAAAACYAgAAZHJzL2Rv&#10;d25yZXYueG1sUEsFBgAAAAAEAAQA9QAAAIgDAAAAAA==&#10;" fillcolor="silver">
                      <v:textbox>
                        <w:txbxContent>
                          <w:p w14:paraId="10BFE949" w14:textId="77777777" w:rsidR="004D6677" w:rsidRDefault="004D6677" w:rsidP="00F610CB">
                            <w:pPr>
                              <w:jc w:val="center"/>
                            </w:pPr>
                            <w:r>
                              <w:t>A</w:t>
                            </w:r>
                          </w:p>
                        </w:txbxContent>
                      </v:textbox>
                    </v:shape>
                    <v:shape id="Text Box 575" o:spid="_x0000_s2156" type="#_x0000_t202" style="position:absolute;left:2592;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Cj8AA&#10;AADcAAAADwAAAGRycy9kb3ducmV2LnhtbERPTWuDQBC9F/oflin0Vtf2IGKzShGk5hRqzH3iTtXW&#10;nRV3E+2/7x4COT7e967YzCSutLjRsoLXKAZB3Fk9cq+gPVYvKQjnkTVOlknBHzko8seHHWbarvxF&#10;18b3IoSwy1DB4P2cSem6gQy6yM7Egfu2i0Ef4NJLveAaws0k3+I4kQZHDg0DzlQO1P02F6Ngf/np&#10;7Pl0jj/n0pSHtWnrY9Uq9fy0fbyD8LT5u/jmrrWCJA3zw5lwBG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eICj8AAAADcAAAADwAAAAAAAAAAAAAAAACYAgAAZHJzL2Rvd25y&#10;ZXYueG1sUEsFBgAAAAAEAAQA9QAAAIUDAAAAAA==&#10;" fillcolor="silver">
                      <v:textbox>
                        <w:txbxContent>
                          <w:p w14:paraId="20246207" w14:textId="77777777" w:rsidR="004D6677" w:rsidRDefault="004D6677" w:rsidP="00F610CB">
                            <w:pPr>
                              <w:jc w:val="center"/>
                            </w:pPr>
                            <w:r>
                              <w:t>A</w:t>
                            </w:r>
                          </w:p>
                        </w:txbxContent>
                      </v:textbox>
                    </v:shape>
                    <v:shape id="Text Box 576" o:spid="_x0000_s2157" type="#_x0000_t202" style="position:absolute;left:2592;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6nFMEA&#10;AADcAAAADwAAAGRycy9kb3ducmV2LnhtbESPQYvCMBSE78L+h/AEb5rqQaQaRQqyehJrvT+bZ9vd&#10;5qU00dZ/bwTB4zAz3zCrTW9q8aDWVZYVTCcRCOLc6ooLBdl5N16AcB5ZY22ZFDzJwWb9M1hhrG3H&#10;J3qkvhABwi5GBaX3TSyly0sy6Ca2IQ7ezbYGfZBtIXWLXYCbWs6iaC4NVhwWSmwoKSn/T+9GweH+&#10;l9vr5Rr9NolJjl2a7c+7TKnRsN8uQXjq/Tf8ae+1gvliCu8z4Qj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upxTBAAAA3AAAAA8AAAAAAAAAAAAAAAAAmAIAAGRycy9kb3du&#10;cmV2LnhtbFBLBQYAAAAABAAEAPUAAACGAwAAAAA=&#10;" fillcolor="silver">
                      <v:textbox>
                        <w:txbxContent>
                          <w:p w14:paraId="3484F4CD" w14:textId="77777777" w:rsidR="004D6677" w:rsidRDefault="004D6677" w:rsidP="00F610CB">
                            <w:pPr>
                              <w:jc w:val="center"/>
                            </w:pPr>
                            <w:r>
                              <w:t>A</w:t>
                            </w:r>
                          </w:p>
                        </w:txbxContent>
                      </v:textbox>
                    </v:shape>
                    <v:shape id="Text Box 577" o:spid="_x0000_s2158" type="#_x0000_t202" style="position:absolute;left:3024;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5Y8EA&#10;AADcAAAADwAAAGRycy9kb3ducmV2LnhtbESPQYvCMBSE74L/ITxhb5rqQaQaRQqinhZrvT+bZ9vd&#10;5qU00dZ/bwTB4zAz3zCrTW9q8aDWVZYVTCcRCOLc6ooLBdl5N16AcB5ZY22ZFDzJwWY9HKww1rbj&#10;Ez1SX4gAYRejgtL7JpbS5SUZdBPbEAfvZluDPsi2kLrFLsBNLWdRNJcGKw4LJTaUlJT/p3ej4Hj/&#10;y+31co32TWKS3y7NDuddptTPqN8uQXjq/Tf8aR+0gvliBu8z4Qj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8OWPBAAAA3AAAAA8AAAAAAAAAAAAAAAAAmAIAAGRycy9kb3du&#10;cmV2LnhtbFBLBQYAAAAABAAEAPUAAACGAwAAAAA=&#10;" fillcolor="silver">
                      <v:textbox>
                        <w:txbxContent>
                          <w:p w14:paraId="6353FEE5" w14:textId="77777777" w:rsidR="004D6677" w:rsidRDefault="004D6677" w:rsidP="00F610CB">
                            <w:pPr>
                              <w:jc w:val="center"/>
                            </w:pPr>
                            <w:r>
                              <w:t>A</w:t>
                            </w:r>
                          </w:p>
                        </w:txbxContent>
                      </v:textbox>
                    </v:shape>
                    <v:shape id="Text Box 578" o:spid="_x0000_s2159" type="#_x0000_t202" style="position:absolute;left:1728;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sbsUA&#10;AADcAAAADwAAAGRycy9kb3ducmV2LnhtbESPQWvCQBSE7wX/w/IKvRTdqCVNU1cRoUVvaqW9PrLP&#10;JDT7Nu5uY/z3rlDwOMzMN8xs0ZtGdOR8bVnBeJSAIC6srrlUcPj6GGYgfEDW2FgmBRfysJgPHmaY&#10;a3vmHXX7UIoIYZ+jgiqENpfSFxUZ9CPbEkfvaJ3BEKUrpXZ4jnDTyEmSpNJgzXGhwpZWFRW/+z+j&#10;IHtZdz9+M91+F+mxeQvPr93nySn19Ngv30EE6sM9/N9eawVpNoX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e2xuxQAAANwAAAAPAAAAAAAAAAAAAAAAAJgCAABkcnMv&#10;ZG93bnJldi54bWxQSwUGAAAAAAQABAD1AAAAigMAAAAA&#10;">
                      <v:textbox>
                        <w:txbxContent>
                          <w:p w14:paraId="7FE530BA" w14:textId="77777777" w:rsidR="004D6677" w:rsidRDefault="004D6677" w:rsidP="00F610CB">
                            <w:pPr>
                              <w:jc w:val="center"/>
                            </w:pPr>
                            <w:r>
                              <w:t>8</w:t>
                            </w:r>
                          </w:p>
                        </w:txbxContent>
                      </v:textbox>
                    </v:shape>
                    <v:shape id="Text Box 579" o:spid="_x0000_s2160" type="#_x0000_t202" style="position:absolute;left:1728;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L0GsYA&#10;AADcAAAADwAAAGRycy9kb3ducmV2LnhtbESPT2vCQBTE7wW/w/IKvRTd+Ic0TV2lCC16Uyvt9ZF9&#10;JqHZt+nuNsZv7wqCx2FmfsPMl71pREfO15YVjEcJCOLC6ppLBYevj2EGwgdkjY1lUnAmD8vF4GGO&#10;ubYn3lG3D6WIEPY5KqhCaHMpfVGRQT+yLXH0jtYZDFG6UmqHpwg3jZwkSSoN1hwXKmxpVVHxu/83&#10;CrLZuvvxm+n2u0iPzWt4fuk+/5xST4/9+xuIQH24h2/ttVaQZjO4nolH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L0GsYAAADcAAAADwAAAAAAAAAAAAAAAACYAgAAZHJz&#10;L2Rvd25yZXYueG1sUEsFBgAAAAAEAAQA9QAAAIsDAAAAAA==&#10;">
                      <v:textbox>
                        <w:txbxContent>
                          <w:p w14:paraId="77CB4455" w14:textId="77777777" w:rsidR="004D6677" w:rsidRDefault="004D6677" w:rsidP="00F610CB">
                            <w:pPr>
                              <w:jc w:val="center"/>
                            </w:pPr>
                            <w:r>
                              <w:t>7</w:t>
                            </w:r>
                          </w:p>
                        </w:txbxContent>
                      </v:textbox>
                    </v:shape>
                    <v:shape id="Text Box 580" o:spid="_x0000_s2161" type="#_x0000_t202" style="position:absolute;left:1728;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5RgcYA&#10;AADcAAAADwAAAGRycy9kb3ducmV2LnhtbESPQUvDQBSE74L/YXkFL8Vu1BrTNJsigtLetC32+si+&#10;JsHs27i7pvHfu4WCx2FmvmGK1Wg6MZDzrWUFd7MEBHFldcu1gv3u9TYD4QOyxs4yKfglD6vy+qrA&#10;XNsTf9CwDbWIEPY5KmhC6HMpfdWQQT+zPXH0jtYZDFG6WmqHpwg3nbxPklQabDkuNNjTS0PV1/bH&#10;KMjm6+HgNw/vn1V67BZh+jS8fTulbibj8xJEoDH8hy/ttVaQZo9wPhOPg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5RgcYAAADcAAAADwAAAAAAAAAAAAAAAACYAgAAZHJz&#10;L2Rvd25yZXYueG1sUEsFBgAAAAAEAAQA9QAAAIsDAAAAAA==&#10;">
                      <v:textbox>
                        <w:txbxContent>
                          <w:p w14:paraId="1E6145B1" w14:textId="77777777" w:rsidR="004D6677" w:rsidRDefault="004D6677" w:rsidP="00F610CB">
                            <w:pPr>
                              <w:jc w:val="center"/>
                            </w:pPr>
                            <w:r>
                              <w:t>6</w:t>
                            </w:r>
                          </w:p>
                        </w:txbxContent>
                      </v:textbox>
                    </v:shape>
                    <v:shape id="Text Box 581" o:spid="_x0000_s2162" type="#_x0000_t202" style="position:absolute;left:3456;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bLDsQA&#10;AADcAAAADwAAAGRycy9kb3ducmV2LnhtbESPQWvCQBSE74L/YXmCN93UQwipq5RSRfCiacD29si+&#10;Jmmzb8PuqvHfu4LQ4zAz3zDL9WA6cSHnW8sKXuYJCOLK6pZrBeXnZpaB8AFZY2eZFNzIw3o1Hi0x&#10;1/bKR7oUoRYRwj5HBU0IfS6lrxoy6Oe2J47ej3UGQ5SultrhNcJNJxdJkkqDLceFBnt6b6j6K85G&#10;wZfcb/ft5jtNDr9HV5TZ6cNpVmo6Gd5eQQQawn/42d5pBWmWwuNMP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yw7EAAAA3AAAAA8AAAAAAAAAAAAAAAAAmAIAAGRycy9k&#10;b3ducmV2LnhtbFBLBQYAAAAABAAEAPUAAACJAwAAAAA=&#10;" fillcolor="#333">
                      <v:textbox>
                        <w:txbxContent>
                          <w:p w14:paraId="6FF428AE" w14:textId="77777777" w:rsidR="004D6677" w:rsidRDefault="004D6677" w:rsidP="00F610CB">
                            <w:pPr>
                              <w:jc w:val="center"/>
                              <w:rPr>
                                <w:color w:val="FFFFFF"/>
                              </w:rPr>
                            </w:pPr>
                            <w:r>
                              <w:rPr>
                                <w:color w:val="FFFFFF"/>
                              </w:rPr>
                              <w:t>B</w:t>
                            </w:r>
                          </w:p>
                        </w:txbxContent>
                      </v:textbox>
                    </v:shape>
                    <v:shape id="Text Box 582" o:spid="_x0000_s2163" type="#_x0000_t202" style="position:absolute;left:6048;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ER8IA&#10;AADcAAAADwAAAGRycy9kb3ducmV2LnhtbESPT2sCMRTE74V+h/AKXkrN2oPK1iitIHjx4L/7Y/Pc&#10;LG5eluTpbr+9EQo9DjPzG2axGnyr7hRTE9jAZFyAIq6Cbbg2cDpuPuagkiBbbAOTgV9KsFq+viyw&#10;tKHnPd0PUqsM4VSiASfSlVqnypHHNA4dcfYuIXqULGOtbcQ+w32rP4tiqj02nBccdrR2VF0PN29A&#10;72Xy02O89e9ue9qdowRdWWNGb8P3FyihQf7Df+2tNTCdz+B5Jh8Bv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AMRHwgAAANwAAAAPAAAAAAAAAAAAAAAAAJgCAABkcnMvZG93&#10;bnJldi54bWxQSwUGAAAAAAQABAD1AAAAhwMAAAAA&#10;" filled="f" fillcolor="#969696">
                      <v:textbox>
                        <w:txbxContent>
                          <w:p w14:paraId="4103953B" w14:textId="77777777" w:rsidR="004D6677" w:rsidRDefault="004D6677" w:rsidP="00F610CB">
                            <w:pPr>
                              <w:jc w:val="center"/>
                            </w:pPr>
                            <w:r>
                              <w:t>98</w:t>
                            </w:r>
                          </w:p>
                        </w:txbxContent>
                      </v:textbox>
                    </v:shape>
                    <v:shape id="Text Box 583" o:spid="_x0000_s2164" type="#_x0000_t202" style="position:absolute;left:1728;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QNb4A&#10;AADcAAAADwAAAGRycy9kb3ducmV2LnhtbERPTYvCMBC9C/6HMMJeRFM9iFSj7AqCFw+6eh+a2aZs&#10;MynJaOu/N4eFPT7e93Y/+FY9KaYmsIHFvABFXAXbcG3g9n2crUElQbbYBiYDL0qw341HWyxt6PlC&#10;z6vUKodwKtGAE+lKrVPlyGOah444cz8hepQMY61txD6H+1Yvi2KlPTacGxx2dHBU/V4f3oC+yOKr&#10;x/jop+50O9+jBF1ZYz4mw+cGlNAg/+I/98kaWK3z2nwmHwG9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fUDW+AAAA3AAAAA8AAAAAAAAAAAAAAAAAmAIAAGRycy9kb3ducmV2&#10;LnhtbFBLBQYAAAAABAAEAPUAAACDAwAAAAA=&#10;" filled="f" fillcolor="#969696">
                      <v:textbox>
                        <w:txbxContent>
                          <w:p w14:paraId="0388D634" w14:textId="77777777" w:rsidR="004D6677" w:rsidRDefault="004D6677" w:rsidP="00F610CB">
                            <w:pPr>
                              <w:jc w:val="center"/>
                            </w:pPr>
                            <w:r>
                              <w:t>98</w:t>
                            </w:r>
                          </w:p>
                        </w:txbxContent>
                      </v:textbox>
                    </v:shape>
                    <v:shape id="Text Box 584" o:spid="_x0000_s2165" type="#_x0000_t202" style="position:absolute;left:6048;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rEsQA&#10;AADcAAAADwAAAGRycy9kb3ducmV2LnhtbESPQWuDQBSE74X8h+UFeqtrcxBrsglFCElPocbcn+6L&#10;2rpvxd1E8++7hUKPw8x8w2x2s+nFnUbXWVbwGsUgiGurO24UlOf9SwrCeWSNvWVS8CAHu+3iaYOZ&#10;thN/0r3wjQgQdhkqaL0fMild3ZJBF9mBOHhXOxr0QY6N1CNOAW56uYrjRBrsOCy0OFDeUv1d3IyC&#10;j9tXbatLFR+G3OSnqSiP532p1PNyfl+D8DT7//Bf+6gVJOkb/J4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YqxLEAAAA3AAAAA8AAAAAAAAAAAAAAAAAmAIAAGRycy9k&#10;b3ducmV2LnhtbFBLBQYAAAAABAAEAPUAAACJAwAAAAA=&#10;" fillcolor="silver">
                      <v:textbox>
                        <w:txbxContent>
                          <w:p w14:paraId="73978958" w14:textId="77777777" w:rsidR="004D6677" w:rsidRDefault="004D6677" w:rsidP="00F610CB">
                            <w:pPr>
                              <w:jc w:val="center"/>
                            </w:pPr>
                            <w:r>
                              <w:t>A8</w:t>
                            </w:r>
                          </w:p>
                        </w:txbxContent>
                      </v:textbox>
                    </v:shape>
                    <v:shape id="Text Box 585" o:spid="_x0000_s2166" type="#_x0000_t202" style="position:absolute;left:604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uUUr8A&#10;AADcAAAADwAAAGRycy9kb3ducmV2LnhtbERPTYvCMBC9L/gfwgje1lQPotUoUhD1JFvrfWzGttpM&#10;ShNt/febg+Dx8b5Xm97U4kWtqywrmIwjEMS51RUXCrLz7ncOwnlkjbVlUvAmB5v14GeFsbYd/9Er&#10;9YUIIexiVFB638RSurwkg25sG+LA3Wxr0AfYFlK32IVwU8tpFM2kwYpDQ4kNJSXlj/RpFByf99xe&#10;L9do3yQmOXVpdjjvMqVGw367BOGp91/xx33QCmaLMD+cCUd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O5RSvwAAANwAAAAPAAAAAAAAAAAAAAAAAJgCAABkcnMvZG93bnJl&#10;di54bWxQSwUGAAAAAAQABAD1AAAAhAMAAAAA&#10;" fillcolor="silver">
                      <v:textbox>
                        <w:txbxContent>
                          <w:p w14:paraId="2BBD3A03" w14:textId="77777777" w:rsidR="004D6677" w:rsidRDefault="004D6677" w:rsidP="00F610CB">
                            <w:pPr>
                              <w:jc w:val="center"/>
                            </w:pPr>
                            <w:r>
                              <w:t>AA8</w:t>
                            </w:r>
                          </w:p>
                        </w:txbxContent>
                      </v:textbox>
                    </v:shape>
                    <v:shape id="Text Box 586" o:spid="_x0000_s2167" type="#_x0000_t202" style="position:absolute;left:6048;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Fp8QA&#10;AADcAAAADwAAAGRycy9kb3ducmV2LnhtbESPQWvCQBSE7wX/w/KE3upGD8FGVxFRKXjRVKjeHtln&#10;Es2+Dburxn/fLRQ8DjPzDTOdd6YRd3K+tqxgOEhAEBdW11wqOHyvP8YgfEDW2FgmBU/yMJ/13qaY&#10;afvgPd3zUIoIYZ+hgiqENpPSFxUZ9APbEkfvbJ3BEKUrpXb4iHDTyFGSpNJgzXGhwpaWFRXX/GYU&#10;HOV2s63XpzTZXfYuP4x/Vk6zUu/9bjEBEagLr/B/+0srSD+H8Hc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WxafEAAAA3AAAAA8AAAAAAAAAAAAAAAAAmAIAAGRycy9k&#10;b3ducmV2LnhtbFBLBQYAAAAABAAEAPUAAACJAwAAAAA=&#10;" fillcolor="#333">
                      <v:textbox>
                        <w:txbxContent>
                          <w:p w14:paraId="372ADF3B" w14:textId="77777777" w:rsidR="004D6677" w:rsidRDefault="004D6677" w:rsidP="00F610CB">
                            <w:pPr>
                              <w:jc w:val="center"/>
                            </w:pPr>
                            <w:r>
                              <w:rPr>
                                <w:color w:val="FFFFFF"/>
                              </w:rPr>
                              <w:t>B</w:t>
                            </w:r>
                            <w:r>
                              <w:t>8</w:t>
                            </w:r>
                          </w:p>
                        </w:txbxContent>
                      </v:textbox>
                    </v:shape>
                    <v:shape id="Text Box 587" o:spid="_x0000_s2168" type="#_x0000_t202" style="position:absolute;left:3456;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WvvsQA&#10;AADcAAAADwAAAGRycy9kb3ducmV2LnhtbESPzWrDMBCE74G+g9hCb7GcHEzrRgnBEJqeSh3nvra2&#10;thNrZSz5p29fFQo9DjPzDbM7LKYTEw2utaxgE8UgiCurW64VFJfT+hmE88gaO8uk4JscHPYPqx2m&#10;2s78SVPuaxEg7FJU0Hjfp1K6qiGDLrI9cfC+7GDQBznUUg84B7jp5DaOE2mw5bDQYE9ZQ9U9H42C&#10;9/FW2fJaxm99ZrKPOS/Ol1Oh1NPjcnwF4Wnx/+G/9lkrSF628Hs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lr77EAAAA3AAAAA8AAAAAAAAAAAAAAAAAmAIAAGRycy9k&#10;b3ducmV2LnhtbFBLBQYAAAAABAAEAPUAAACJAwAAAAA=&#10;" fillcolor="silver">
                      <v:textbox>
                        <w:txbxContent>
                          <w:p w14:paraId="037388A1" w14:textId="77777777" w:rsidR="004D6677" w:rsidRDefault="004D6677" w:rsidP="00F610CB">
                            <w:pPr>
                              <w:jc w:val="center"/>
                            </w:pPr>
                            <w:r>
                              <w:t>A</w:t>
                            </w:r>
                          </w:p>
                        </w:txbxContent>
                      </v:textbox>
                    </v:shape>
                    <v:shape id="Text Box 588" o:spid="_x0000_s2169" type="#_x0000_t202" style="position:absolute;left:388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JcMA&#10;AADcAAAADwAAAGRycy9kb3ducmV2LnhtbESPQYvCMBSE7wv+h/AEb2uqC7JWo0hBVk+ytd6fzbOt&#10;Ni+libb+eyMs7HGYmW+Y5bo3tXhQ6yrLCibjCARxbnXFhYLsuP38BuE8ssbaMil4koP1avCxxFjb&#10;jn/pkfpCBAi7GBWU3jexlC4vyaAb24Y4eBfbGvRBtoXULXYBbmo5jaKZNFhxWCixoaSk/JbejYL9&#10;/Zrb8+kc/TSJSQ5dmu2O20yp0bDfLEB46v1/+K+90wpm8y94nw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KJcMAAADcAAAADwAAAAAAAAAAAAAAAACYAgAAZHJzL2Rv&#10;d25yZXYueG1sUEsFBgAAAAAEAAQA9QAAAIgDAAAAAA==&#10;" fillcolor="silver">
                      <v:textbox>
                        <w:txbxContent>
                          <w:p w14:paraId="69A8E862" w14:textId="77777777" w:rsidR="004D6677" w:rsidRDefault="004D6677" w:rsidP="00F610CB">
                            <w:pPr>
                              <w:jc w:val="center"/>
                            </w:pPr>
                            <w:r>
                              <w:t>A8</w:t>
                            </w:r>
                          </w:p>
                        </w:txbxContent>
                      </v:textbox>
                    </v:shape>
                    <v:shape id="Text Box 589" o:spid="_x0000_s2170" type="#_x0000_t202" style="position:absolute;left:4752;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mP8UA&#10;AADcAAAADwAAAGRycy9kb3ducmV2LnhtbESPQWvCQBSE70L/w/IKvemmIsFG11CKEcFLTQX19si+&#10;Jmmzb8PuVuO/7xYKHoeZ+YZZ5oPpxIWcby0reJ4kIIgrq1uuFRw+ivEchA/IGjvLpOBGHvLVw2iJ&#10;mbZX3tOlDLWIEPYZKmhC6DMpfdWQQT+xPXH0Pq0zGKJ0tdQOrxFuOjlNklQabDkuNNjTW0PVd/lj&#10;FJzkbrNri3OavH/tXXmYH9dOs1JPj8PrAkSgIdzD/+2tVpC+zO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WY/xQAAANwAAAAPAAAAAAAAAAAAAAAAAJgCAABkcnMv&#10;ZG93bnJldi54bWxQSwUGAAAAAAQABAD1AAAAigMAAAAA&#10;" fillcolor="#333">
                      <v:textbox>
                        <w:txbxContent>
                          <w:p w14:paraId="4E97B371" w14:textId="77777777" w:rsidR="004D6677" w:rsidRDefault="004D6677" w:rsidP="00F610CB">
                            <w:pPr>
                              <w:jc w:val="center"/>
                              <w:rPr>
                                <w:color w:val="FFFFFF"/>
                              </w:rPr>
                            </w:pPr>
                            <w:r>
                              <w:rPr>
                                <w:color w:val="FFFFFF"/>
                              </w:rPr>
                              <w:t>B</w:t>
                            </w:r>
                          </w:p>
                        </w:txbxContent>
                      </v:textbox>
                    </v:shape>
                    <v:shape id="Text Box 590" o:spid="_x0000_s2171" type="#_x0000_t202" style="position:absolute;left:5616;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DpMUA&#10;AADcAAAADwAAAGRycy9kb3ducmV2LnhtbESPQWvCQBSE70L/w/IKvemmgsFG11CKEcFLTQX19si+&#10;Jmmzb8PuVuO/7xYKHoeZ+YZZ5oPpxIWcby0reJ4kIIgrq1uuFRw+ivEchA/IGjvLpOBGHvLVw2iJ&#10;mbZX3tOlDLWIEPYZKmhC6DMpfdWQQT+xPXH0Pq0zGKJ0tdQOrxFuOjlNklQabDkuNNjTW0PVd/lj&#10;FJzkbrNri3OavH/tXXmYH9dOs1JPj8PrAkSgIdzD/+2tVpC+zO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7cOkxQAAANwAAAAPAAAAAAAAAAAAAAAAAJgCAABkcnMv&#10;ZG93bnJldi54bWxQSwUGAAAAAAQABAD1AAAAigMAAAAA&#10;" fillcolor="#333">
                      <v:textbox>
                        <w:txbxContent>
                          <w:p w14:paraId="20C83CF4" w14:textId="77777777" w:rsidR="004D6677" w:rsidRDefault="004D6677" w:rsidP="00F610CB">
                            <w:pPr>
                              <w:jc w:val="center"/>
                              <w:rPr>
                                <w:color w:val="FFFFFF"/>
                              </w:rPr>
                            </w:pPr>
                            <w:r>
                              <w:rPr>
                                <w:color w:val="FFFFFF"/>
                              </w:rPr>
                              <w:t>B</w:t>
                            </w:r>
                          </w:p>
                        </w:txbxContent>
                      </v:textbox>
                    </v:shape>
                    <v:shape id="Text Box 591" o:spid="_x0000_s2172" type="#_x0000_t202" style="position:absolute;left:4752;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9d08UA&#10;AADcAAAADwAAAGRycy9kb3ducmV2LnhtbESPQWvCQBSE70L/w/IKvemmPQSNrlJKUwpeNAZab4/s&#10;a5I2+zbsbmP8964geBxm5htmtRlNJwZyvrWs4HmWgCCurG65VlAe8ukchA/IGjvLpOBMHjbrh8kK&#10;M21PvKehCLWIEPYZKmhC6DMpfdWQQT+zPXH0fqwzGKJ0tdQOTxFuOvmSJKk02HJcaLCnt4aqv+Lf&#10;KPiW249tmx/TZPe7d0U5/3p3mpV6ehxflyACjeEevrU/tYJ0kcL1TDw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13TxQAAANwAAAAPAAAAAAAAAAAAAAAAAJgCAABkcnMv&#10;ZG93bnJldi54bWxQSwUGAAAAAAQABAD1AAAAigMAAAAA&#10;" fillcolor="#333">
                      <v:textbox>
                        <w:txbxContent>
                          <w:p w14:paraId="227DD5F8" w14:textId="77777777" w:rsidR="004D6677" w:rsidRDefault="004D6677" w:rsidP="00F610CB">
                            <w:pPr>
                              <w:jc w:val="center"/>
                              <w:rPr>
                                <w:color w:val="FFFFFF"/>
                              </w:rPr>
                            </w:pPr>
                            <w:r>
                              <w:rPr>
                                <w:color w:val="FFFFFF"/>
                              </w:rPr>
                              <w:t>B</w:t>
                            </w:r>
                          </w:p>
                        </w:txbxContent>
                      </v:textbox>
                    </v:shape>
                    <v:shape id="Text Box 592" o:spid="_x0000_s2173" type="#_x0000_t202" style="position:absolute;left:4320;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4SMUA&#10;AADcAAAADwAAAGRycy9kb3ducmV2LnhtbESPQWvCQBSE74X+h+UJvdWNPaQaXUMpTSl4qVFQb4/s&#10;M4nNvg27W03/fVcQPA4z8w2zyAfTiTM531pWMBknIIgrq1uuFWw3xfMUhA/IGjvLpOCPPOTLx4cF&#10;ZtpeeE3nMtQiQthnqKAJoc+k9FVDBv3Y9sTRO1pnMETpaqkdXiLcdPIlSVJpsOW40GBP7w1VP+Wv&#10;UbCXq89VWxzS5Pu0duV2uvtwmpV6Gg1vcxCBhnAP39pfWkE6e4Xr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hIxQAAANwAAAAPAAAAAAAAAAAAAAAAAJgCAABkcnMv&#10;ZG93bnJldi54bWxQSwUGAAAAAAQABAD1AAAAigMAAAAA&#10;" fillcolor="#333">
                      <v:textbox>
                        <w:txbxContent>
                          <w:p w14:paraId="4A23ACD0" w14:textId="77777777" w:rsidR="004D6677" w:rsidRDefault="004D6677" w:rsidP="00F610CB">
                            <w:pPr>
                              <w:jc w:val="center"/>
                              <w:rPr>
                                <w:color w:val="FFFFFF"/>
                              </w:rPr>
                            </w:pPr>
                            <w:r>
                              <w:rPr>
                                <w:color w:val="FFFFFF"/>
                              </w:rPr>
                              <w:t>B</w:t>
                            </w:r>
                          </w:p>
                        </w:txbxContent>
                      </v:textbox>
                    </v:shape>
                    <v:shape id="Text Box 593" o:spid="_x0000_s2174" type="#_x0000_t202" style="position:absolute;left:5184;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sOsMA&#10;AADcAAAADwAAAGRycy9kb3ducmV2LnhtbERPz2vCMBS+C/sfwhvspul2KLUzyhjrGPRiq7Dt9mie&#10;bV3zUpJM639vDoLHj+/3ajOZQZzI+d6ygudFAoK4sbrnVsF+V8wzED4gaxwsk4ILedisH2YrzLU9&#10;c0WnOrQihrDPUUEXwphL6ZuODPqFHYkjd7DOYIjQtVI7PMdwM8iXJEmlwZ5jQ4cjvXfU/NX/RsGP&#10;LD/LvvhNk+2xcvU++/5wmpV6epzeXkEEmsJdfHN/aQXpMq6NZ+IR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xsOsMAAADcAAAADwAAAAAAAAAAAAAAAACYAgAAZHJzL2Rv&#10;d25yZXYueG1sUEsFBgAAAAAEAAQA9QAAAIgDAAAAAA==&#10;" fillcolor="#333">
                      <v:textbox>
                        <w:txbxContent>
                          <w:p w14:paraId="6371571B" w14:textId="77777777" w:rsidR="004D6677" w:rsidRDefault="004D6677" w:rsidP="00F610CB">
                            <w:pPr>
                              <w:jc w:val="center"/>
                              <w:rPr>
                                <w:color w:val="FFFFFF"/>
                              </w:rPr>
                            </w:pPr>
                            <w:r>
                              <w:rPr>
                                <w:color w:val="FFFFFF"/>
                              </w:rPr>
                              <w:t>B</w:t>
                            </w:r>
                          </w:p>
                        </w:txbxContent>
                      </v:textbox>
                    </v:shape>
                    <v:shape id="Text Box 594" o:spid="_x0000_s2175" type="#_x0000_t202" style="position:absolute;left:6048;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JocQA&#10;AADcAAAADwAAAGRycy9kb3ducmV2LnhtbESPQWvCQBSE70L/w/IK3nTTHoKmriKlFsGLRsF6e2Sf&#10;SWz2bdhdNf57VxA8DjPzDTOZdaYRF3K+tqzgY5iAIC6srrlUsNsuBiMQPiBrbCyTght5mE3fehPM&#10;tL3yhi55KEWEsM9QQRVCm0npi4oM+qFtiaN3tM5giNKVUju8Rrhp5GeSpNJgzXGhwpa+Kyr+87NR&#10;8CdXv6t6cUiT9Wnj8t1o/+M0K9V/7+ZfIAJ14RV+tpdaQToew+NMPA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gyaHEAAAA3AAAAA8AAAAAAAAAAAAAAAAAmAIAAGRycy9k&#10;b3ducmV2LnhtbFBLBQYAAAAABAAEAPUAAACJAwAAAAA=&#10;" fillcolor="#333">
                      <v:textbox>
                        <w:txbxContent>
                          <w:p w14:paraId="1D932590" w14:textId="77777777" w:rsidR="004D6677" w:rsidRDefault="004D6677" w:rsidP="00F610CB">
                            <w:pPr>
                              <w:jc w:val="center"/>
                              <w:rPr>
                                <w:color w:val="FFFFFF"/>
                              </w:rPr>
                            </w:pPr>
                            <w:r>
                              <w:rPr>
                                <w:color w:val="FFFFFF"/>
                              </w:rPr>
                              <w:t>B</w:t>
                            </w:r>
                          </w:p>
                        </w:txbxContent>
                      </v:textbox>
                    </v:shape>
                    <v:shape id="Text Box 595" o:spid="_x0000_s2176" type="#_x0000_t202" style="position:absolute;left:6048;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6JsEA&#10;AADcAAAADwAAAGRycy9kb3ducmV2LnhtbERPTWsCMRC9F/wPYQRvNdGDla1RRFQEL7oK2tuwme5u&#10;3UyWJOr675tDocfH+54tOtuIB/lQO9YwGioQxIUzNZcazqfN+xREiMgGG8ek4UUBFvPe2wwz4558&#10;pEceS5FCOGSooYqxzaQMRUUWw9C1xIn7dt5iTNCX0nh8pnDbyLFSE2mx5tRQYUuriopbfrcarnK/&#10;3debr4k6/Bx9fp5e1t6w1oN+t/wEEamL/+I/985o+FBpfjqTjoC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x+ibBAAAA3AAAAA8AAAAAAAAAAAAAAAAAmAIAAGRycy9kb3du&#10;cmV2LnhtbFBLBQYAAAAABAAEAPUAAACGAwAAAAA=&#10;" fillcolor="#333">
                      <v:textbox>
                        <w:txbxContent>
                          <w:p w14:paraId="06E48250" w14:textId="77777777" w:rsidR="004D6677" w:rsidRDefault="004D6677" w:rsidP="00F610CB">
                            <w:pPr>
                              <w:jc w:val="center"/>
                              <w:rPr>
                                <w:color w:val="FFFFFF"/>
                              </w:rPr>
                            </w:pPr>
                            <w:r>
                              <w:rPr>
                                <w:color w:val="FFFFFF"/>
                              </w:rPr>
                              <w:t>B</w:t>
                            </w:r>
                          </w:p>
                        </w:txbxContent>
                      </v:textbox>
                    </v:shape>
                    <v:shape id="Text Box 596" o:spid="_x0000_s2177" type="#_x0000_t202" style="position:absolute;left:5616;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fvcQA&#10;AADcAAAADwAAAGRycy9kb3ducmV2LnhtbESPQWsCMRSE74L/ITzBmyb2oLI1SpFaBC+6FVpvj81z&#10;d+vmZUlSXf+9KRQ8DjPzDbNYdbYRV/KhdqxhMlYgiAtnai41HD83ozmIEJENNo5Jw50CrJb93gIz&#10;4258oGseS5EgHDLUUMXYZlKGoiKLYexa4uSdnbcYk/SlNB5vCW4b+aLUVFqsOS1U2NK6ouKS/1oN&#10;33L3sas3p6na/xx8fpx/vXvDWg8H3dsriEhdfIb/21ujYaYm8HcmHQ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9X73EAAAA3AAAAA8AAAAAAAAAAAAAAAAAmAIAAGRycy9k&#10;b3ducmV2LnhtbFBLBQYAAAAABAAEAPUAAACJAwAAAAA=&#10;" fillcolor="#333">
                      <v:textbox>
                        <w:txbxContent>
                          <w:p w14:paraId="37950DB4" w14:textId="77777777" w:rsidR="004D6677" w:rsidRDefault="004D6677" w:rsidP="00F610CB">
                            <w:pPr>
                              <w:jc w:val="center"/>
                              <w:rPr>
                                <w:color w:val="FFFFFF"/>
                              </w:rPr>
                            </w:pPr>
                            <w:r>
                              <w:rPr>
                                <w:color w:val="FFFFFF"/>
                              </w:rPr>
                              <w:t>B</w:t>
                            </w:r>
                          </w:p>
                        </w:txbxContent>
                      </v:textbox>
                    </v:shape>
                    <v:shape id="Text Box 597" o:spid="_x0000_s2178" type="#_x0000_t202" style="position:absolute;left:4752;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ysQA&#10;AADcAAAADwAAAGRycy9kb3ducmV2LnhtbESPQWsCMRSE7wX/Q3hCbzXRg8rWKEW0FLzUVbDeHpvn&#10;7tbNy5Kkuv33RhA8DjPzDTNbdLYRF/KhdqxhOFAgiAtnai417HfrtymIEJENNo5Jwz8FWMx7LzPM&#10;jLvyli55LEWCcMhQQxVjm0kZiooshoFriZN3ct5iTNKX0ni8Jrht5EipsbRYc1qosKVlRcU5/7Ma&#10;fuTmc1Ovj2P1/bv1+X56WHnDWr/2u493EJG6+Aw/2l9Gw0SN4H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vwcrEAAAA3AAAAA8AAAAAAAAAAAAAAAAAmAIAAGRycy9k&#10;b3ducmV2LnhtbFBLBQYAAAAABAAEAPUAAACJAwAAAAA=&#10;" fillcolor="#333">
                      <v:textbox>
                        <w:txbxContent>
                          <w:p w14:paraId="42C1CDA4" w14:textId="77777777" w:rsidR="004D6677" w:rsidRDefault="004D6677" w:rsidP="00F610CB">
                            <w:pPr>
                              <w:jc w:val="center"/>
                              <w:rPr>
                                <w:color w:val="FFFFFF"/>
                              </w:rPr>
                            </w:pPr>
                            <w:r>
                              <w:rPr>
                                <w:color w:val="FFFFFF"/>
                              </w:rPr>
                              <w:t>B</w:t>
                            </w:r>
                          </w:p>
                        </w:txbxContent>
                      </v:textbox>
                    </v:shape>
                    <v:shape id="Text Box 598" o:spid="_x0000_s2179" type="#_x0000_t202" style="position:absolute;left:4320;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kUcQA&#10;AADcAAAADwAAAGRycy9kb3ducmV2LnhtbESPQWsCMRSE70L/Q3iF3jSxBSurUaTUInjRrVC9PTbP&#10;3dXNy5JE3f77Rih4HGbmG2Y672wjruRD7VjDcKBAEBfO1Fxq2H0v+2MQISIbbByThl8KMJ899aaY&#10;GXfjLV3zWIoE4ZChhirGNpMyFBVZDAPXEifv6LzFmKQvpfF4S3DbyFelRtJizWmhwpY+KirO+cVq&#10;2Mv117peHkZqc9r6fDf++fSGtX557hYTEJG6+Aj/t1dGw7t6g/uZd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jZFHEAAAA3AAAAA8AAAAAAAAAAAAAAAAAmAIAAGRycy9k&#10;b3ducmV2LnhtbFBLBQYAAAAABAAEAPUAAACJAwAAAAA=&#10;" fillcolor="#333">
                      <v:textbox>
                        <w:txbxContent>
                          <w:p w14:paraId="77D9635E" w14:textId="77777777" w:rsidR="004D6677" w:rsidRDefault="004D6677" w:rsidP="00F610CB">
                            <w:pPr>
                              <w:jc w:val="center"/>
                              <w:rPr>
                                <w:color w:val="FFFFFF"/>
                              </w:rPr>
                            </w:pPr>
                            <w:r>
                              <w:rPr>
                                <w:color w:val="FFFFFF"/>
                              </w:rPr>
                              <w:t>B</w:t>
                            </w:r>
                          </w:p>
                        </w:txbxContent>
                      </v:textbox>
                    </v:shape>
                    <v:shape id="Text Box 599" o:spid="_x0000_s2180" type="#_x0000_t202" style="position:absolute;left:5184;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8JcQA&#10;AADcAAAADwAAAGRycy9kb3ducmV2LnhtbESPQWsCMRSE70L/Q3iF3jSxFCurUaTUInjRrVC9PTbP&#10;3dXNy5JE3f77Rih4HGbmG2Y672wjruRD7VjDcKBAEBfO1Fxq2H0v+2MQISIbbByThl8KMJ899aaY&#10;GXfjLV3zWIoE4ZChhirGNpMyFBVZDAPXEifv6LzFmKQvpfF4S3DbyFelRtJizWmhwpY+KirO+cVq&#10;2Mv117peHkZqc9r6fDf++fSGtX557hYTEJG6+Aj/t1dGw7t6g/uZd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K/CXEAAAA3AAAAA8AAAAAAAAAAAAAAAAAmAIAAGRycy9k&#10;b3ducmV2LnhtbFBLBQYAAAAABAAEAPUAAACJAwAAAAA=&#10;" fillcolor="#333">
                      <v:textbox>
                        <w:txbxContent>
                          <w:p w14:paraId="6C34DBE0" w14:textId="77777777" w:rsidR="004D6677" w:rsidRDefault="004D6677" w:rsidP="00F610CB">
                            <w:pPr>
                              <w:jc w:val="center"/>
                              <w:rPr>
                                <w:color w:val="FFFFFF"/>
                              </w:rPr>
                            </w:pPr>
                            <w:r>
                              <w:rPr>
                                <w:color w:val="FFFFFF"/>
                              </w:rPr>
                              <w:t>B</w:t>
                            </w:r>
                          </w:p>
                        </w:txbxContent>
                      </v:textbox>
                    </v:shape>
                    <v:shape id="Text Box 600" o:spid="_x0000_s2181" type="#_x0000_t202" style="position:absolute;left:3888;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ZvsQA&#10;AADcAAAADwAAAGRycy9kb3ducmV2LnhtbESPQWsCMRSE70L/Q3iF3jSxUCurUaTUInjRrVC9PTbP&#10;3dXNy5JE3f77Rih4HGbmG2Y672wjruRD7VjDcKBAEBfO1Fxq2H0v+2MQISIbbByThl8KMJ899aaY&#10;GXfjLV3zWIoE4ZChhirGNpMyFBVZDAPXEifv6LzFmKQvpfF4S3DbyFelRtJizWmhwpY+KirO+cVq&#10;2Mv117peHkZqc9r6fDf++fSGtX557hYTEJG6+Aj/t1dGw7t6g/uZd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GWb7EAAAA3AAAAA8AAAAAAAAAAAAAAAAAmAIAAGRycy9k&#10;b3ducmV2LnhtbFBLBQYAAAAABAAEAPUAAACJAwAAAAA=&#10;" fillcolor="#333">
                      <v:textbox>
                        <w:txbxContent>
                          <w:p w14:paraId="3FD4B836" w14:textId="77777777" w:rsidR="004D6677" w:rsidRDefault="004D6677" w:rsidP="00F610CB">
                            <w:pPr>
                              <w:jc w:val="center"/>
                              <w:rPr>
                                <w:color w:val="FFFFFF"/>
                              </w:rPr>
                            </w:pPr>
                            <w:r>
                              <w:rPr>
                                <w:color w:val="FFFFFF"/>
                              </w:rPr>
                              <w:t>B</w:t>
                            </w:r>
                          </w:p>
                        </w:txbxContent>
                      </v:textbox>
                    </v:shape>
                    <v:shape id="Text Box 601" o:spid="_x0000_s2182" type="#_x0000_t202" style="position:absolute;left:5616;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HycQA&#10;AADcAAAADwAAAGRycy9kb3ducmV2LnhtbESPQWsCMRSE7wX/Q3iCt5rYw1ZWoxSpInipW0G9PTbP&#10;3bWblyWJuv33TaHQ4zAz3zDzZW9bcScfGscaJmMFgrh0puFKw+Fz/TwFESKywdYxafimAMvF4GmO&#10;uXEP3tO9iJVIEA45aqhj7HIpQ1mTxTB2HXHyLs5bjEn6ShqPjwS3rXxRKpMWG04LNXa0qqn8Km5W&#10;w0nuNrtmfc7Ux3Xvi8P0+O4Naz0a9m8zEJH6+B/+a2+NhleVwe+ZdAT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Ux8nEAAAA3AAAAA8AAAAAAAAAAAAAAAAAmAIAAGRycy9k&#10;b3ducmV2LnhtbFBLBQYAAAAABAAEAPUAAACJAwAAAAA=&#10;" fillcolor="#333">
                      <v:textbox>
                        <w:txbxContent>
                          <w:p w14:paraId="0033F57B" w14:textId="77777777" w:rsidR="004D6677" w:rsidRDefault="004D6677" w:rsidP="00F610CB">
                            <w:pPr>
                              <w:jc w:val="center"/>
                              <w:rPr>
                                <w:color w:val="FFFFFF"/>
                              </w:rPr>
                            </w:pPr>
                            <w:r>
                              <w:rPr>
                                <w:color w:val="FFFFFF"/>
                              </w:rPr>
                              <w:t>B</w:t>
                            </w:r>
                          </w:p>
                        </w:txbxContent>
                      </v:textbox>
                    </v:shape>
                    <v:shape id="Text Box 602" o:spid="_x0000_s2183" type="#_x0000_t202" style="position:absolute;left:6048;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iUsQA&#10;AADcAAAADwAAAGRycy9kb3ducmV2LnhtbESPQWsCMRSE74X+h/AEbzWxB5XVKCK1FLzUrVC9PTbP&#10;3dXNy5Kkuv77RhA8DjPzDTNbdLYRF/KhdqxhOFAgiAtnai417H7WbxMQISIbbByThhsFWMxfX2aY&#10;GXflLV3yWIoE4ZChhirGNpMyFBVZDAPXEifv6LzFmKQvpfF4TXDbyHelRtJizWmhwpZWFRXn/M9q&#10;2MvN56ZeH0bq+7T1+W7y++ENa93vdcspiEhdfIYf7S+jYazGcD+Tj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YYlLEAAAA3AAAAA8AAAAAAAAAAAAAAAAAmAIAAGRycy9k&#10;b3ducmV2LnhtbFBLBQYAAAAABAAEAPUAAACJAwAAAAA=&#10;" fillcolor="#333">
                      <v:textbox>
                        <w:txbxContent>
                          <w:p w14:paraId="63B61218" w14:textId="77777777" w:rsidR="004D6677" w:rsidRDefault="004D6677" w:rsidP="00F610CB">
                            <w:pPr>
                              <w:jc w:val="center"/>
                              <w:rPr>
                                <w:color w:val="FFFFFF"/>
                              </w:rPr>
                            </w:pPr>
                            <w:r>
                              <w:rPr>
                                <w:color w:val="FFFFFF"/>
                              </w:rPr>
                              <w:t>B</w:t>
                            </w:r>
                          </w:p>
                        </w:txbxContent>
                      </v:textbox>
                    </v:shape>
                    <v:shape id="Text Box 603" o:spid="_x0000_s2184" type="#_x0000_t202" style="position:absolute;left:2160;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ZU8MA&#10;AADcAAAADwAAAGRycy9kb3ducmV2LnhtbERPS2vCQBC+F/oflil4q5tK0RpdRdoKYlF8gR6H7DRJ&#10;m50N2VXTf+8chB4/vvd42rpKXagJpWcDL90EFHHmbcm5gcN+/vwGKkRki5VnMvBHAaaTx4cxptZf&#10;eUuXXcyVhHBI0UARY51qHbKCHIaur4mF+/aNwyiwybVt8CrhrtK9JOlrhyVLQ4E1vReU/e7OTkqO&#10;/XDS64/hT/m6XGc9mn2tPjfGdJ7a2QhUpDb+i+/uhTUwSGStnJEjoC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zZU8MAAADcAAAADwAAAAAAAAAAAAAAAACYAgAAZHJzL2Rv&#10;d25yZXYueG1sUEsFBgAAAAAEAAQA9QAAAIgDAAAAAA==&#10;" fillcolor="gray">
                      <v:textbox>
                        <w:txbxContent>
                          <w:p w14:paraId="04FAE37A" w14:textId="77777777" w:rsidR="004D6677" w:rsidRDefault="004D6677" w:rsidP="00F610CB">
                            <w:pPr>
                              <w:jc w:val="center"/>
                              <w:rPr>
                                <w:color w:val="FFFFFF"/>
                              </w:rPr>
                            </w:pPr>
                            <w:r>
                              <w:rPr>
                                <w:color w:val="FFFFFF"/>
                              </w:rPr>
                              <w:t>D</w:t>
                            </w:r>
                          </w:p>
                        </w:txbxContent>
                      </v:textbox>
                    </v:shape>
                    <v:shape id="Text Box 604" o:spid="_x0000_s2185" type="#_x0000_t202" style="position:absolute;left:3888;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B8yMUA&#10;AADcAAAADwAAAGRycy9kb3ducmV2LnhtbESPX2vCMBTF34V9h3AHe9PUIrpWo5TNgSjK1MF8vDTX&#10;tltzU5qo3bc3g8EeD+fPjzNbdKYWV2pdZVnBcBCBIM6trrhQ8HF86z+DcB5ZY22ZFPyQg8X8oTfD&#10;VNsb7+l68IUII+xSVFB636RSurwkg25gG+LgnW1r0AfZFlK3eAvjppZxFI2lwYoDocSGXkrKvw8X&#10;EyCfY3eSu9fkqxqtd3lM2Wa7fFfq6bHLpiA8df4//NdeaQWTKIHf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HzIxQAAANwAAAAPAAAAAAAAAAAAAAAAAJgCAABkcnMv&#10;ZG93bnJldi54bWxQSwUGAAAAAAQABAD1AAAAigMAAAAA&#10;" fillcolor="gray">
                      <v:textbox>
                        <w:txbxContent>
                          <w:p w14:paraId="0F869F2C" w14:textId="77777777" w:rsidR="004D6677" w:rsidRDefault="004D6677" w:rsidP="00F610CB">
                            <w:pPr>
                              <w:jc w:val="center"/>
                              <w:rPr>
                                <w:color w:val="FFFFFF"/>
                              </w:rPr>
                            </w:pPr>
                            <w:r>
                              <w:rPr>
                                <w:color w:val="FFFFFF"/>
                              </w:rPr>
                              <w:t>D</w:t>
                            </w:r>
                          </w:p>
                        </w:txbxContent>
                      </v:textbox>
                    </v:shape>
                    <v:shape id="Text Box 605" o:spid="_x0000_s2186" type="#_x0000_t202" style="position:absolute;left:3456;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NDiMMA&#10;AADcAAAADwAAAGRycy9kb3ducmV2LnhtbERPTWvCQBC9C/0PyxS86UYp2kZXkbaCKJXWFvQ4ZMck&#10;bXY2ZFeN/945CD0+3vd03rpKnakJpWcDg34CijjztuTcwM/3svcMKkRki5VnMnClAPPZQ2eKqfUX&#10;/qLzLuZKQjikaKCIsU61DllBDkPf18TCHX3jMApscm0bvEi4q/QwSUbaYcnSUGBNrwVlf7uTk5L9&#10;KBz09u3lt3xab7MhLTYf75/GdB/bxQRUpDb+i+/ulTUwHsh8OSNHQM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NDiMMAAADcAAAADwAAAAAAAAAAAAAAAACYAgAAZHJzL2Rv&#10;d25yZXYueG1sUEsFBgAAAAAEAAQA9QAAAIgDAAAAAA==&#10;" fillcolor="gray">
                      <v:textbox>
                        <w:txbxContent>
                          <w:p w14:paraId="027B4080" w14:textId="77777777" w:rsidR="004D6677" w:rsidRDefault="004D6677" w:rsidP="00F610CB">
                            <w:pPr>
                              <w:jc w:val="center"/>
                              <w:rPr>
                                <w:color w:val="FFFFFF"/>
                              </w:rPr>
                            </w:pPr>
                            <w:r>
                              <w:rPr>
                                <w:color w:val="FFFFFF"/>
                              </w:rPr>
                              <w:t>D</w:t>
                            </w:r>
                          </w:p>
                        </w:txbxContent>
                      </v:textbox>
                    </v:shape>
                    <v:shape id="Text Box 606" o:spid="_x0000_s2187" type="#_x0000_t202" style="position:absolute;left:3024;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E8UA&#10;AADcAAAADwAAAGRycy9kb3ducmV2LnhtbESPX2vCMBTF3wW/Q7jC3jStDHXVKOI2kImibjAfL821&#10;rTY3pcm0+/ZGEHw8nD8/zmTWmFJcqHaFZQVxLwJBnFpdcKbg5/uzOwLhPLLG0jIp+CcHs2m7NcFE&#10;2yvv6LL3mQgj7BJUkHtfJVK6NCeDrmcr4uAdbW3QB1lnUtd4DeOmlP0oGkiDBQdCjhUtckrP+z8T&#10;IL8Dd5Cb97dT8fq1Sfs0X60/tkq9dJr5GISnxj/Dj/ZSKxjGMdzPhCM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YTxQAAANwAAAAPAAAAAAAAAAAAAAAAAJgCAABkcnMv&#10;ZG93bnJldi54bWxQSwUGAAAAAAQABAD1AAAAigMAAAAA&#10;" fillcolor="gray">
                      <v:textbox>
                        <w:txbxContent>
                          <w:p w14:paraId="63B0944B" w14:textId="77777777" w:rsidR="004D6677" w:rsidRDefault="004D6677" w:rsidP="00F610CB">
                            <w:pPr>
                              <w:jc w:val="center"/>
                              <w:rPr>
                                <w:color w:val="FFFFFF"/>
                              </w:rPr>
                            </w:pPr>
                            <w:r>
                              <w:rPr>
                                <w:color w:val="FFFFFF"/>
                              </w:rPr>
                              <w:t>D</w:t>
                            </w:r>
                          </w:p>
                        </w:txbxContent>
                      </v:textbox>
                    </v:shape>
                    <v:shape id="Text Box 607" o:spid="_x0000_s2188" type="#_x0000_t202" style="position:absolute;left:2592;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14ZMUA&#10;AADcAAAADwAAAGRycy9kb3ducmV2LnhtbESPW2vCQBCF3wX/wzJC3+rGUGwbXUW8QFEUtYX6OGTH&#10;JJqdDdlV47/vCgUfD+fycYbjxpTiSrUrLCvodSMQxKnVBWcKfr4Xrx8gnEfWWFomBXdyMB61W0NM&#10;tL3xjq57n4kwwi5BBbn3VSKlS3My6Lq2Ig7e0dYGfZB1JnWNtzBuShlHUV8aLDgQcqxomlN63l9M&#10;gPz23UFuZp+n4m25SWOarNbzrVIvnWYyAOGp8c/wf/tLK3jvxfA4E46AH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XhkxQAAANwAAAAPAAAAAAAAAAAAAAAAAJgCAABkcnMv&#10;ZG93bnJldi54bWxQSwUGAAAAAAQABAD1AAAAigMAAAAA&#10;" fillcolor="gray">
                      <v:textbox>
                        <w:txbxContent>
                          <w:p w14:paraId="16DD58C0" w14:textId="77777777" w:rsidR="004D6677" w:rsidRDefault="004D6677" w:rsidP="00F610CB">
                            <w:pPr>
                              <w:jc w:val="center"/>
                              <w:rPr>
                                <w:color w:val="FFFFFF"/>
                              </w:rPr>
                            </w:pPr>
                            <w:r>
                              <w:rPr>
                                <w:color w:val="FFFFFF"/>
                              </w:rPr>
                              <w:t>D</w:t>
                            </w:r>
                          </w:p>
                        </w:txbxContent>
                      </v:textbox>
                    </v:shape>
                    <v:shape id="Text Box 608" o:spid="_x0000_s2189" type="#_x0000_t202" style="position:absolute;left:2160;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Hd/8YA&#10;AADcAAAADwAAAGRycy9kb3ducmV2LnhtbESPW2vCQBCF3wX/wzJC33SjFVvTbES8QKko1RbaxyE7&#10;TaLZ2ZBdNf57t1Do4+FcPk4ya00lLtS40rKC4SACQZxZXXKu4PNj3X8G4TyyxsoyKbiRg1na7SQY&#10;a3vlPV0OPhdhhF2MCgrv61hKlxVk0A1sTRy8H9sY9EE2udQNXsO4qeQoiibSYMmBUGBNi4Ky0+Fs&#10;AuRr4r7lbjk9luO3XTai+Wa7elfqodfOX0B4av1/+K/9qhU8DR/h90w4AjK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Hd/8YAAADcAAAADwAAAAAAAAAAAAAAAACYAgAAZHJz&#10;L2Rvd25yZXYueG1sUEsFBgAAAAAEAAQA9QAAAIsDAAAAAA==&#10;" fillcolor="gray">
                      <v:textbox>
                        <w:txbxContent>
                          <w:p w14:paraId="296DF242" w14:textId="77777777" w:rsidR="004D6677" w:rsidRDefault="004D6677" w:rsidP="00F610CB">
                            <w:pPr>
                              <w:jc w:val="center"/>
                              <w:rPr>
                                <w:color w:val="FFFFFF"/>
                              </w:rPr>
                            </w:pPr>
                            <w:r>
                              <w:rPr>
                                <w:color w:val="FFFFFF"/>
                              </w:rPr>
                              <w:t>D</w:t>
                            </w:r>
                          </w:p>
                        </w:txbxContent>
                      </v:textbox>
                    </v:shape>
                    <v:shape id="Text Box 609" o:spid="_x0000_s2190" type="#_x0000_t202" style="position:absolute;left:3456;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hFi8YA&#10;AADcAAAADwAAAGRycy9kb3ducmV2LnhtbESPX2vCMBTF3wd+h3AF39a0Im7rTEXUwVCUTYXt8dLc&#10;tdXmpjSZ1m+/CMIeD+fPjzOZdqYWZ2pdZVlBEsUgiHOrKy4UHPZvj88gnEfWWFsmBVdyMM16DxNM&#10;tb3wJ513vhBhhF2KCkrvm1RKl5dk0EW2IQ7ej20N+iDbQuoWL2Hc1HIYx2NpsOJAKLGheUn5afdr&#10;AuRr7L7ldvFyrEarbT6k2Xqz/FBq0O9mryA8df4/fG+/awVPyQhuZ8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hFi8YAAADcAAAADwAAAAAAAAAAAAAAAACYAgAAZHJz&#10;L2Rvd25yZXYueG1sUEsFBgAAAAAEAAQA9QAAAIsDAAAAAA==&#10;" fillcolor="gray">
                      <v:textbox>
                        <w:txbxContent>
                          <w:p w14:paraId="10942FF8" w14:textId="77777777" w:rsidR="004D6677" w:rsidRDefault="004D6677" w:rsidP="00F610CB">
                            <w:pPr>
                              <w:jc w:val="center"/>
                              <w:rPr>
                                <w:color w:val="FFFFFF"/>
                              </w:rPr>
                            </w:pPr>
                            <w:r>
                              <w:rPr>
                                <w:color w:val="FFFFFF"/>
                              </w:rPr>
                              <w:t>D</w:t>
                            </w:r>
                          </w:p>
                        </w:txbxContent>
                      </v:textbox>
                    </v:shape>
                    <v:shape id="Text Box 610" o:spid="_x0000_s2191" type="#_x0000_t202" style="position:absolute;left:3024;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gEMYA&#10;AADcAAAADwAAAGRycy9kb3ducmV2LnhtbESPW2vCQBCF3wX/wzJC33SjVFvTbES8QKko1RbaxyE7&#10;TaLZ2ZBdNf57t1Do4+FcPk4ya00lLtS40rKC4SACQZxZXXKu4PNj3X8G4TyyxsoyKbiRg1na7SQY&#10;a3vlPV0OPhdhhF2MCgrv61hKlxVk0A1sTRy8H9sY9EE2udQNXsO4qeQoiibSYMmBUGBNi4Ky0+Fs&#10;AuRr4r7lbjk9lo9vu2xE88129a7UQ6+dv4Dw1Pr/8F/7VSt4Go7h90w4AjK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TgEMYAAADcAAAADwAAAAAAAAAAAAAAAACYAgAAZHJz&#10;L2Rvd25yZXYueG1sUEsFBgAAAAAEAAQA9QAAAIsDAAAAAA==&#10;" fillcolor="gray">
                      <v:textbox>
                        <w:txbxContent>
                          <w:p w14:paraId="5D64F65E" w14:textId="77777777" w:rsidR="004D6677" w:rsidRDefault="004D6677" w:rsidP="00F610CB">
                            <w:pPr>
                              <w:jc w:val="center"/>
                              <w:rPr>
                                <w:color w:val="FFFFFF"/>
                              </w:rPr>
                            </w:pPr>
                            <w:r>
                              <w:rPr>
                                <w:color w:val="FFFFFF"/>
                              </w:rPr>
                              <w:t>D</w:t>
                            </w:r>
                          </w:p>
                        </w:txbxContent>
                      </v:textbox>
                    </v:shape>
                    <v:shape id="Text Box 611" o:spid="_x0000_s2192" type="#_x0000_t202" style="position:absolute;left:2592;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Z8UA&#10;AADcAAAADwAAAGRycy9kb3ducmV2LnhtbESPW4vCMBCF3xf8D2EE3zRVpLrVKLIXEEVRd2F9HJqx&#10;rdtMSpPV+u+NIOzj4Vw+znTemFJcqHaFZQX9XgSCOLW64EzB99dndwzCeWSNpWVScCMH81nrZYqJ&#10;tlfe0+XgMxFG2CWoIPe+SqR0aU4GXc9WxME72dqgD7LOpK7xGsZNKQdRFEuDBQdCjhW95ZT+Hv5M&#10;gPzE7ii376/nYrjapgNarDcfO6U67WYxAeGp8f/hZ3upFYz6MTzOh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n5nxQAAANwAAAAPAAAAAAAAAAAAAAAAAJgCAABkcnMv&#10;ZG93bnJldi54bWxQSwUGAAAAAAQABAD1AAAAigMAAAAA&#10;" fillcolor="gray">
                      <v:textbox>
                        <w:txbxContent>
                          <w:p w14:paraId="5D2A5FA1" w14:textId="77777777" w:rsidR="004D6677" w:rsidRDefault="004D6677" w:rsidP="00F610CB">
                            <w:pPr>
                              <w:jc w:val="center"/>
                              <w:rPr>
                                <w:color w:val="FFFFFF"/>
                              </w:rPr>
                            </w:pPr>
                            <w:r>
                              <w:rPr>
                                <w:color w:val="FFFFFF"/>
                              </w:rPr>
                              <w:t>D</w:t>
                            </w:r>
                          </w:p>
                        </w:txbxContent>
                      </v:textbox>
                    </v:shape>
                    <v:shape id="Text Box 612" o:spid="_x0000_s2193" type="#_x0000_t202" style="position:absolute;left:2160;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b/MUA&#10;AADcAAAADwAAAGRycy9kb3ducmV2LnhtbESPWWvCQBSF3wv+h+EKvtWJIi7RUcQFSkvFDfTxkrkm&#10;0cydkJlq/PcdodDHw1k+zmRWm0LcqXK5ZQWddgSCOLE651TB8bB+H4JwHlljYZkUPMnBbNp4m2Cs&#10;7YN3dN/7VIQRdjEqyLwvYyldkpFB17YlcfAutjLog6xSqSt8hHFTyG4U9aXBnAMhw5IWGSW3/Y8J&#10;kFPfneVmObrmvc9N0qX51/dqq1SrWc/HIDzV/j/81/7QCgadAbzOhCM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itv8xQAAANwAAAAPAAAAAAAAAAAAAAAAAJgCAABkcnMv&#10;ZG93bnJldi54bWxQSwUGAAAAAAQABAD1AAAAigMAAAAA&#10;" fillcolor="gray">
                      <v:textbox>
                        <w:txbxContent>
                          <w:p w14:paraId="476A2A64" w14:textId="77777777" w:rsidR="004D6677" w:rsidRDefault="004D6677" w:rsidP="00F610CB">
                            <w:pPr>
                              <w:jc w:val="center"/>
                              <w:rPr>
                                <w:color w:val="FFFFFF"/>
                              </w:rPr>
                            </w:pPr>
                            <w:r>
                              <w:rPr>
                                <w:color w:val="FFFFFF"/>
                              </w:rPr>
                              <w:t>D</w:t>
                            </w:r>
                          </w:p>
                        </w:txbxContent>
                      </v:textbox>
                    </v:shape>
                    <v:shape id="Text Box 613" o:spid="_x0000_s2194" type="#_x0000_t202" style="position:absolute;left:2160;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PjsMA&#10;AADcAAAADwAAAGRycy9kb3ducmV2LnhtbERPTWvCQBC9C/0PyxS86UYp2kZXkbaCKJXWFvQ4ZMck&#10;bXY2ZFeN/945CD0+3vd03rpKnakJpWcDg34CijjztuTcwM/3svcMKkRki5VnMnClAPPZQ2eKqfUX&#10;/qLzLuZKQjikaKCIsU61DllBDkPf18TCHX3jMApscm0bvEi4q/QwSUbaYcnSUGBNrwVlf7uTk5L9&#10;KBz09u3lt3xab7MhLTYf75/GdB/bxQRUpDb+i+/ulTUwHshaOSNHQM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VPjsMAAADcAAAADwAAAAAAAAAAAAAAAACYAgAAZHJzL2Rv&#10;d25yZXYueG1sUEsFBgAAAAAEAAQA9QAAAIgDAAAAAA==&#10;" fillcolor="gray">
                      <v:textbox>
                        <w:txbxContent>
                          <w:p w14:paraId="5DF24B12" w14:textId="77777777" w:rsidR="004D6677" w:rsidRDefault="004D6677" w:rsidP="00F610CB">
                            <w:pPr>
                              <w:jc w:val="center"/>
                              <w:rPr>
                                <w:color w:val="FFFFFF"/>
                              </w:rPr>
                            </w:pPr>
                            <w:r>
                              <w:rPr>
                                <w:color w:val="FFFFFF"/>
                              </w:rPr>
                              <w:t>D</w:t>
                            </w:r>
                          </w:p>
                        </w:txbxContent>
                      </v:textbox>
                    </v:shape>
                    <v:shape id="Text Box 614" o:spid="_x0000_s2195" type="#_x0000_t202" style="position:absolute;left:3888;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qFcUA&#10;AADcAAAADwAAAGRycy9kb3ducmV2LnhtbESPW2vCQBCF3wv+h2UE3+pGEavRVcQLlJaKN9DHITsm&#10;0exsyG41/vuuUPDxcC4fZzytTSFuVLncsoJOOwJBnFidc6rgsF+9D0A4j6yxsEwKHuRgOmm8jTHW&#10;9s5buu18KsIIuxgVZN6XsZQuyciga9uSOHhnWxn0QVap1BXew7gpZDeK+tJgzoGQYUnzjJLr7tcE&#10;yLHvTnK9GF7y3tc66dLs+2e5UarVrGcjEJ5q/wr/tz+1go/OEJ5nwhGQ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eoVxQAAANwAAAAPAAAAAAAAAAAAAAAAAJgCAABkcnMv&#10;ZG93bnJldi54bWxQSwUGAAAAAAQABAD1AAAAigMAAAAA&#10;" fillcolor="gray">
                      <v:textbox>
                        <w:txbxContent>
                          <w:p w14:paraId="58AF13B4" w14:textId="77777777" w:rsidR="004D6677" w:rsidRDefault="004D6677" w:rsidP="00F610CB">
                            <w:pPr>
                              <w:jc w:val="center"/>
                              <w:rPr>
                                <w:color w:val="FFFFFF"/>
                              </w:rPr>
                            </w:pPr>
                            <w:r>
                              <w:rPr>
                                <w:color w:val="FFFFFF"/>
                              </w:rPr>
                              <w:t>D</w:t>
                            </w:r>
                          </w:p>
                        </w:txbxContent>
                      </v:textbox>
                    </v:shape>
                    <v:shape id="Text Box 615" o:spid="_x0000_s2196" type="#_x0000_t202" style="position:absolute;left:3456;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JNcMA&#10;AADcAAAADwAAAGRycy9kb3ducmV2LnhtbERPS2vCQBC+F/oflin0VjcGsRpdRVoLpUXxBXocsmOS&#10;NjsbsltN/33nUPD48b2n887V6kJtqDwb6PcSUMS5txUXBg77t6cRqBCRLdaeycAvBZjP7u+mmFl/&#10;5S1ddrFQEsIhQwNljE2mdchLchh6viEW7uxbh1FgW2jb4lXCXa3TJBlqhxVLQ4kNvZSUf+9+nJQc&#10;h+Gk16/jr2rwsc5TWnyulhtjHh+6xQRUpC7exP/ud2vgOZX5ckaOgJ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JNcMAAADcAAAADwAAAAAAAAAAAAAAAACYAgAAZHJzL2Rv&#10;d25yZXYueG1sUEsFBgAAAAAEAAQA9QAAAIgDAAAAAA==&#10;" fillcolor="gray">
                      <v:textbox>
                        <w:txbxContent>
                          <w:p w14:paraId="7065063A" w14:textId="77777777" w:rsidR="004D6677" w:rsidRDefault="004D6677" w:rsidP="00F610CB">
                            <w:pPr>
                              <w:jc w:val="center"/>
                              <w:rPr>
                                <w:color w:val="FFFFFF"/>
                              </w:rPr>
                            </w:pPr>
                            <w:r>
                              <w:rPr>
                                <w:color w:val="FFFFFF"/>
                              </w:rPr>
                              <w:t>D</w:t>
                            </w:r>
                          </w:p>
                        </w:txbxContent>
                      </v:textbox>
                    </v:shape>
                    <v:shape id="Text Box 616" o:spid="_x0000_s2197" type="#_x0000_t202" style="position:absolute;left:3024;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srsUA&#10;AADcAAAADwAAAGRycy9kb3ducmV2LnhtbESPW2vCQBCF3wX/wzJC3+rGUGwbXUW8QFEUtYX6OGTH&#10;JJqdDdlV47/vCgUfD+fycYbjxpTiSrUrLCvodSMQxKnVBWcKfr4Xrx8gnEfWWFomBXdyMB61W0NM&#10;tL3xjq57n4kwwi5BBbn3VSKlS3My6Lq2Ig7e0dYGfZB1JnWNtzBuShlHUV8aLDgQcqxomlN63l9M&#10;gPz23UFuZp+n4m25SWOarNbzrVIvnWYyAOGp8c/wf/tLK3iPe/A4E46AH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yyuxQAAANwAAAAPAAAAAAAAAAAAAAAAAJgCAABkcnMv&#10;ZG93bnJldi54bWxQSwUGAAAAAAQABAD1AAAAigMAAAAA&#10;" fillcolor="gray">
                      <v:textbox>
                        <w:txbxContent>
                          <w:p w14:paraId="748C0563" w14:textId="77777777" w:rsidR="004D6677" w:rsidRDefault="004D6677" w:rsidP="00F610CB">
                            <w:pPr>
                              <w:jc w:val="center"/>
                              <w:rPr>
                                <w:color w:val="FFFFFF"/>
                              </w:rPr>
                            </w:pPr>
                            <w:r>
                              <w:rPr>
                                <w:color w:val="FFFFFF"/>
                              </w:rPr>
                              <w:t>D</w:t>
                            </w:r>
                          </w:p>
                        </w:txbxContent>
                      </v:textbox>
                    </v:shape>
                    <v:shape id="Text Box 617" o:spid="_x0000_s2198" type="#_x0000_t202" style="position:absolute;left:2592;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y2cUA&#10;AADcAAAADwAAAGRycy9kb3ducmV2LnhtbESPX2vCMBTF34V9h3AHe9N0ZejWNRVxE0RRNhW2x0tz&#10;13Y2N6WJWr+9EQQfD+fPj5OOO1OLI7WusqzgeRCBIM6trrhQsNvO+q8gnEfWWFsmBWdyMM4eeikm&#10;2p74m44bX4gwwi5BBaX3TSKly0sy6Aa2IQ7en20N+iDbQuoWT2Hc1DKOoqE0WHEglNjQtKR8vzmY&#10;APkZul+5/nj7r14W6zymyXL1+aXU02M3eQfhqfP38K091wpGcQzXM+EIy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bLZxQAAANwAAAAPAAAAAAAAAAAAAAAAAJgCAABkcnMv&#10;ZG93bnJldi54bWxQSwUGAAAAAAQABAD1AAAAigMAAAAA&#10;" fillcolor="gray">
                      <v:textbox>
                        <w:txbxContent>
                          <w:p w14:paraId="30EB8182" w14:textId="77777777" w:rsidR="004D6677" w:rsidRDefault="004D6677" w:rsidP="00F610CB">
                            <w:pPr>
                              <w:jc w:val="center"/>
                              <w:rPr>
                                <w:color w:val="FFFFFF"/>
                              </w:rPr>
                            </w:pPr>
                            <w:r>
                              <w:rPr>
                                <w:color w:val="FFFFFF"/>
                              </w:rPr>
                              <w:t>D</w:t>
                            </w:r>
                          </w:p>
                        </w:txbxContent>
                      </v:textbox>
                    </v:shape>
                    <v:shape id="Text Box 618" o:spid="_x0000_s2199" type="#_x0000_t202" style="position:absolute;left:2160;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0XQsYA&#10;AADcAAAADwAAAGRycy9kb3ducmV2LnhtbESPX2vCMBTF3wW/Q7iCbzZdHW6rRpFNQSYT5wR9vDR3&#10;bbfmpjSZ1m9vhIGPh/Pnx5nMWlOJEzWutKzgIYpBEGdWl5wr2H8tB88gnEfWWFkmBRdyMJt2OxNM&#10;tT3zJ512PhdhhF2KCgrv61RKlxVk0EW2Jg7et20M+iCbXOoGz2HcVDKJ45E0WHIgFFjTa0HZ7+7P&#10;BMhh5I5y8/byUz6+b7KE5uuPxVapfq+dj0F4av09/N9eaQVPyRBuZ8IR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0XQsYAAADcAAAADwAAAAAAAAAAAAAAAACYAgAAZHJz&#10;L2Rvd25yZXYueG1sUEsFBgAAAAAEAAQA9QAAAIsDAAAAAA==&#10;" fillcolor="gray">
                      <v:textbox>
                        <w:txbxContent>
                          <w:p w14:paraId="48F62352" w14:textId="77777777" w:rsidR="004D6677" w:rsidRDefault="004D6677" w:rsidP="00F610CB">
                            <w:pPr>
                              <w:jc w:val="center"/>
                              <w:rPr>
                                <w:color w:val="FFFFFF"/>
                              </w:rPr>
                            </w:pPr>
                            <w:r>
                              <w:rPr>
                                <w:color w:val="FFFFFF"/>
                              </w:rPr>
                              <w:t>D</w:t>
                            </w:r>
                          </w:p>
                        </w:txbxContent>
                      </v:textbox>
                    </v:shape>
                    <v:shape id="Text Box 619" o:spid="_x0000_s2200" type="#_x0000_t202" style="position:absolute;left:3888;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SPNsUA&#10;AADcAAAADwAAAGRycy9kb3ducmV2LnhtbESPX2vCMBTF3wd+h3AF32ZqEeeqUUQdDEVRN5iPl+ba&#10;Vpub0mRav/0iCHs8nD8/znjamFJcqXaFZQW9bgSCOLW64EzB99fH6xCE88gaS8uk4E4OppPWyxgT&#10;bW+8p+vBZyKMsEtQQe59lUjp0pwMuq6tiIN3srVBH2SdSV3jLYybUsZRNJAGCw6EHCua55ReDr8m&#10;QH4G7ii3i/dz0V9t05hm681yp1Sn3cxGIDw1/j/8bH9qBW9xHx5nwhGQ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82xQAAANwAAAAPAAAAAAAAAAAAAAAAAJgCAABkcnMv&#10;ZG93bnJldi54bWxQSwUGAAAAAAQABAD1AAAAigMAAAAA&#10;" fillcolor="gray">
                      <v:textbox>
                        <w:txbxContent>
                          <w:p w14:paraId="4DE17507" w14:textId="77777777" w:rsidR="004D6677" w:rsidRDefault="004D6677" w:rsidP="00F610CB">
                            <w:pPr>
                              <w:jc w:val="center"/>
                              <w:rPr>
                                <w:color w:val="FFFFFF"/>
                              </w:rPr>
                            </w:pPr>
                            <w:r>
                              <w:rPr>
                                <w:color w:val="FFFFFF"/>
                              </w:rPr>
                              <w:t>D</w:t>
                            </w:r>
                          </w:p>
                        </w:txbxContent>
                      </v:textbox>
                    </v:shape>
                    <v:shape id="Text Box 620" o:spid="_x0000_s2201" type="#_x0000_t202" style="position:absolute;left:3456;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qrcYA&#10;AADcAAAADwAAAGRycy9kb3ducmV2LnhtbESPX2vCMBTF3wW/Q7iCbzZdcW6rRpFNQSYT5wR9vDR3&#10;bbfmpjSZ1m9vhIGPh/Pnx5nMWlOJEzWutKzgIYpBEGdWl5wr2H8tB88gnEfWWFkmBRdyMJt2OxNM&#10;tT3zJ512PhdhhF2KCgrv61RKlxVk0EW2Jg7et20M+iCbXOoGz2HcVDKJ45E0WHIgFFjTa0HZ7+7P&#10;BMhh5I5y8/byUw7fN1lC8/XHYqtUv9fOxyA8tf4e/m+vtIKn5BFuZ8IR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gqrcYAAADcAAAADwAAAAAAAAAAAAAAAACYAgAAZHJz&#10;L2Rvd25yZXYueG1sUEsFBgAAAAAEAAQA9QAAAIsDAAAAAA==&#10;" fillcolor="gray">
                      <v:textbox>
                        <w:txbxContent>
                          <w:p w14:paraId="661BF077" w14:textId="77777777" w:rsidR="004D6677" w:rsidRDefault="004D6677" w:rsidP="00F610CB">
                            <w:pPr>
                              <w:jc w:val="center"/>
                              <w:rPr>
                                <w:color w:val="FFFFFF"/>
                              </w:rPr>
                            </w:pPr>
                            <w:r>
                              <w:rPr>
                                <w:color w:val="FFFFFF"/>
                              </w:rPr>
                              <w:t>D</w:t>
                            </w:r>
                          </w:p>
                        </w:txbxContent>
                      </v:textbox>
                    </v:shape>
                    <v:shape id="Text Box 621" o:spid="_x0000_s2202" type="#_x0000_t202" style="position:absolute;left:3024;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q02sUA&#10;AADcAAAADwAAAGRycy9kb3ducmV2LnhtbESPW2vCQBCF3wX/wzJC38zGUKKmriK2hdKieIP2cchO&#10;k2h2NmS3mv77bkHw8XAuH2e26EwtLtS6yrKCURSDIM6trrhQcDy8DicgnEfWWFsmBb/kYDHv92aY&#10;aXvlHV32vhBhhF2GCkrvm0xKl5dk0EW2IQ7et20N+iDbQuoWr2Hc1DKJ41QarDgQSmxoVVJ+3v+Y&#10;APlM3ZfcPE9P1eP7Jk9o+bF+2Sr1MOiWTyA8df4evrXftIJxksL/mX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rTaxQAAANwAAAAPAAAAAAAAAAAAAAAAAJgCAABkcnMv&#10;ZG93bnJldi54bWxQSwUGAAAAAAQABAD1AAAAigMAAAAA&#10;" fillcolor="gray">
                      <v:textbox>
                        <w:txbxContent>
                          <w:p w14:paraId="64702C1B" w14:textId="77777777" w:rsidR="004D6677" w:rsidRDefault="004D6677" w:rsidP="00F610CB">
                            <w:pPr>
                              <w:jc w:val="center"/>
                              <w:rPr>
                                <w:color w:val="FFFFFF"/>
                              </w:rPr>
                            </w:pPr>
                            <w:r>
                              <w:rPr>
                                <w:color w:val="FFFFFF"/>
                              </w:rPr>
                              <w:t>D</w:t>
                            </w:r>
                          </w:p>
                        </w:txbxContent>
                      </v:textbox>
                    </v:shape>
                    <v:shape id="Text Box 622" o:spid="_x0000_s2203" type="#_x0000_t202" style="position:absolute;left:2592;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RQcYA&#10;AADcAAAADwAAAGRycy9kb3ducmV2LnhtbESPW2vCQBCF3wv+h2UE3+rGINqm2Yh4gdKitLbQPg7Z&#10;MYlmZ0N21fjvXaHQx8O5fJx01planKl1lWUFo2EEgji3uuJCwffX+vEJhPPIGmvLpOBKDmZZ7yHF&#10;RNsLf9J55wsRRtglqKD0vkmkdHlJBt3QNsTB29vWoA+yLaRu8RLGTS3jKJpIgxUHQokNLUrKj7uT&#10;CZCfifuV2+XzoRq/bfOY5u+b1YdSg343fwHhqfP/4b/2q1YwjadwPxOO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YRQcYAAADcAAAADwAAAAAAAAAAAAAAAACYAgAAZHJz&#10;L2Rvd25yZXYueG1sUEsFBgAAAAAEAAQA9QAAAIsDAAAAAA==&#10;" fillcolor="gray">
                      <v:textbox>
                        <w:txbxContent>
                          <w:p w14:paraId="77FCD39D" w14:textId="77777777" w:rsidR="004D6677" w:rsidRDefault="004D6677" w:rsidP="00F610CB">
                            <w:pPr>
                              <w:jc w:val="center"/>
                              <w:rPr>
                                <w:color w:val="FFFFFF"/>
                              </w:rPr>
                            </w:pPr>
                            <w:r>
                              <w:rPr>
                                <w:color w:val="FFFFFF"/>
                              </w:rPr>
                              <w:t>D</w:t>
                            </w:r>
                          </w:p>
                        </w:txbxContent>
                      </v:textbox>
                    </v:shape>
                    <v:shape id="Text Box 623" o:spid="_x0000_s2204" type="#_x0000_t202" style="position:absolute;left:3888;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mFM8MA&#10;AADcAAAADwAAAGRycy9kb3ducmV2LnhtbERPS2vCQBC+F/oflin0VjcGsRpdRVoLpUXxBXocsmOS&#10;NjsbsltN/33nUPD48b2n887V6kJtqDwb6PcSUMS5txUXBg77t6cRqBCRLdaeycAvBZjP7u+mmFl/&#10;5S1ddrFQEsIhQwNljE2mdchLchh6viEW7uxbh1FgW2jb4lXCXa3TJBlqhxVLQ4kNvZSUf+9+nJQc&#10;h+Gk16/jr2rwsc5TWnyulhtjHh+6xQRUpC7exP/ud2vgOZW1ckaOgJ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3mFM8MAAADcAAAADwAAAAAAAAAAAAAAAACYAgAAZHJzL2Rv&#10;d25yZXYueG1sUEsFBgAAAAAEAAQA9QAAAIgDAAAAAA==&#10;" fillcolor="gray">
                      <v:textbox>
                        <w:txbxContent>
                          <w:p w14:paraId="2BD920EA" w14:textId="77777777" w:rsidR="004D6677" w:rsidRDefault="004D6677" w:rsidP="00F610CB">
                            <w:pPr>
                              <w:jc w:val="center"/>
                              <w:rPr>
                                <w:color w:val="FFFFFF"/>
                              </w:rPr>
                            </w:pPr>
                            <w:r>
                              <w:rPr>
                                <w:color w:val="FFFFFF"/>
                              </w:rPr>
                              <w:t>D</w:t>
                            </w:r>
                          </w:p>
                        </w:txbxContent>
                      </v:textbox>
                    </v:shape>
                    <v:shape id="Text Box 624" o:spid="_x0000_s2205" type="#_x0000_t202" style="position:absolute;left:3456;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gqMYA&#10;AADcAAAADwAAAGRycy9kb3ducmV2LnhtbESPW2vCQBCF3wv+h2UE3+rGILam2Yh4gdKitLbQPg7Z&#10;MYlmZ0N21fjvXaHQx8O5fJx01planKl1lWUFo2EEgji3uuJCwffX+vEZhPPIGmvLpOBKDmZZ7yHF&#10;RNsLf9J55wsRRtglqKD0vkmkdHlJBt3QNsTB29vWoA+yLaRu8RLGTS3jKJpIgxUHQokNLUrKj7uT&#10;CZCfifuV2+X0UI3ftnlM8/fN6kOpQb+bv4Dw1Pn/8F/7VSt4iqdwPxOO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UgqMYAAADcAAAADwAAAAAAAAAAAAAAAACYAgAAZHJz&#10;L2Rvd25yZXYueG1sUEsFBgAAAAAEAAQA9QAAAIsDAAAAAA==&#10;" fillcolor="gray">
                      <v:textbox>
                        <w:txbxContent>
                          <w:p w14:paraId="2F88B9BE" w14:textId="77777777" w:rsidR="004D6677" w:rsidRDefault="004D6677" w:rsidP="00F610CB">
                            <w:pPr>
                              <w:jc w:val="center"/>
                              <w:rPr>
                                <w:color w:val="FFFFFF"/>
                              </w:rPr>
                            </w:pPr>
                            <w:r>
                              <w:rPr>
                                <w:color w:val="FFFFFF"/>
                              </w:rPr>
                              <w:t>D</w:t>
                            </w:r>
                          </w:p>
                        </w:txbxContent>
                      </v:textbox>
                    </v:shape>
                    <v:shape id="Text Box 625" o:spid="_x0000_s2206" type="#_x0000_t202" style="position:absolute;left:3024;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f6MMA&#10;AADcAAAADwAAAGRycy9kb3ducmV2LnhtbERPTWvCQBC9F/oflil4q5uq2DZ1FakKRVFaFfQ4ZKdJ&#10;2uxsyG41/nvnIPT4eN+jSesqdaImlJ4NPHUTUMSZtyXnBva7xeMLqBCRLVaeycCFAkzG93cjTK0/&#10;8xedtjFXEsIhRQNFjHWqdcgKchi6viYW7ts3DqPAJte2wbOEu0r3kmSoHZYsDQXW9F5Q9rv9c1Jy&#10;GIaj3sxef8rBcpP1aLpazz+N6Ty00zdQkdr4L765P6yB577MlzNyBPT4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Yf6MMAAADcAAAADwAAAAAAAAAAAAAAAACYAgAAZHJzL2Rv&#10;d25yZXYueG1sUEsFBgAAAAAEAAQA9QAAAIgDAAAAAA==&#10;" fillcolor="gray">
                      <v:textbox>
                        <w:txbxContent>
                          <w:p w14:paraId="62F7F5BA" w14:textId="77777777" w:rsidR="004D6677" w:rsidRDefault="004D6677" w:rsidP="00F610CB">
                            <w:pPr>
                              <w:jc w:val="center"/>
                              <w:rPr>
                                <w:color w:val="FFFFFF"/>
                              </w:rPr>
                            </w:pPr>
                            <w:r>
                              <w:rPr>
                                <w:color w:val="FFFFFF"/>
                              </w:rPr>
                              <w:t>D</w:t>
                            </w:r>
                          </w:p>
                        </w:txbxContent>
                      </v:textbox>
                    </v:shape>
                    <v:shape id="Text Box 626" o:spid="_x0000_s2207" type="#_x0000_t202" style="position:absolute;left:2592;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6c8YA&#10;AADcAAAADwAAAGRycy9kb3ducmV2LnhtbESPW2vCQBCF3wX/wzJC33SjFVvTbES8QKko1RbaxyE7&#10;TaLZ2ZBdNf57t1Do4+FcPk4ya00lLtS40rKC4SACQZxZXXKu4PNj3X8G4TyyxsoyKbiRg1na7SQY&#10;a3vlPV0OPhdhhF2MCgrv61hKlxVk0A1sTRy8H9sY9EE2udQNXsO4qeQoiibSYMmBUGBNi4Ky0+Fs&#10;AuRr4r7lbjk9luO3XTai+Wa7elfqodfOX0B4av1/+K/9qhU8PQ7h90w4AjK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6c8YAAADcAAAADwAAAAAAAAAAAAAAAACYAgAAZHJz&#10;L2Rvd25yZXYueG1sUEsFBgAAAAAEAAQA9QAAAIsDAAAAAA==&#10;" fillcolor="gray">
                      <v:textbox>
                        <w:txbxContent>
                          <w:p w14:paraId="1538B0F2" w14:textId="77777777" w:rsidR="004D6677" w:rsidRDefault="004D6677" w:rsidP="00F610CB">
                            <w:pPr>
                              <w:jc w:val="center"/>
                              <w:rPr>
                                <w:color w:val="FFFFFF"/>
                              </w:rPr>
                            </w:pPr>
                            <w:r>
                              <w:rPr>
                                <w:color w:val="FFFFFF"/>
                              </w:rPr>
                              <w:t>D</w:t>
                            </w:r>
                          </w:p>
                        </w:txbxContent>
                      </v:textbox>
                    </v:shape>
                    <v:shape id="Text Box 627" o:spid="_x0000_s2208" type="#_x0000_t202" style="position:absolute;left:5616;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x8sEA&#10;AADcAAAADwAAAGRycy9kb3ducmV2LnhtbESP0YrCMBRE3xf8h3AF39ZUhSrVKCIIyr5o9QOuzbWN&#10;NjeliVr/frOw4OMwM2eYxaqztXhS641jBaNhAoK4cNpwqeB82n7PQPiArLF2TAre5GG17H0tMNPu&#10;xUd65qEUEcI+QwVVCE0mpS8qsuiHriGO3tW1FkOUbSl1i68It7UcJ0kqLRqOCxU2tKmouOcPqyBN&#10;eWYPdLsefsw+x7qY8shclBr0u/UcRKAufML/7Z1WMJ2M4e9MP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m8fLBAAAA3AAAAA8AAAAAAAAAAAAAAAAAmAIAAGRycy9kb3du&#10;cmV2LnhtbFBLBQYAAAAABAAEAPUAAACGAwAAAAA=&#10;" fillcolor="#ff9">
                      <v:textbox>
                        <w:txbxContent>
                          <w:p w14:paraId="17A7EEF9" w14:textId="77777777" w:rsidR="004D6677" w:rsidRDefault="004D6677" w:rsidP="00F610CB">
                            <w:pPr>
                              <w:jc w:val="center"/>
                              <w:rPr>
                                <w:color w:val="FFFFFF"/>
                              </w:rPr>
                            </w:pPr>
                            <w:r>
                              <w:rPr>
                                <w:color w:val="000000"/>
                              </w:rPr>
                              <w:t>C</w:t>
                            </w:r>
                            <w:r>
                              <w:rPr>
                                <w:color w:val="FFFFFF"/>
                              </w:rPr>
                              <w:t>D</w:t>
                            </w:r>
                          </w:p>
                        </w:txbxContent>
                      </v:textbox>
                    </v:shape>
                    <v:shape id="Text Box 628" o:spid="_x0000_s2209" type="#_x0000_t202" style="position:absolute;left:4320;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UacEA&#10;AADcAAAADwAAAGRycy9kb3ducmV2LnhtbESP0YrCMBRE3xf8h3CFfVtTFapUo4ggKL5o9QOuzbWN&#10;Njelidr9e7Ow4OMwM2eY+bKztXhS641jBcNBAoK4cNpwqeB82vxMQfiArLF2TAp+ycNy0fuaY6bd&#10;i4/0zEMpIoR9hgqqEJpMSl9UZNEPXEMcvatrLYYo21LqFl8Rbms5SpJUWjQcFypsaF1Rcc8fVkGa&#10;8tQe6HY97M0ux7qY8NBclPrud6sZiEBd+IT/21utYDIew9+ZeAT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qVGnBAAAA3AAAAA8AAAAAAAAAAAAAAAAAmAIAAGRycy9kb3du&#10;cmV2LnhtbFBLBQYAAAAABAAEAPUAAACGAwAAAAA=&#10;" fillcolor="#ff9">
                      <v:textbox>
                        <w:txbxContent>
                          <w:p w14:paraId="08CDB275" w14:textId="77777777" w:rsidR="004D6677" w:rsidRDefault="004D6677" w:rsidP="00F610CB">
                            <w:pPr>
                              <w:jc w:val="center"/>
                              <w:rPr>
                                <w:color w:val="FFFFFF"/>
                              </w:rPr>
                            </w:pPr>
                            <w:r>
                              <w:rPr>
                                <w:color w:val="000000"/>
                              </w:rPr>
                              <w:t>C</w:t>
                            </w:r>
                            <w:r>
                              <w:rPr>
                                <w:color w:val="FFFFFF"/>
                              </w:rPr>
                              <w:t>D</w:t>
                            </w:r>
                          </w:p>
                        </w:txbxContent>
                      </v:textbox>
                    </v:shape>
                    <v:shape id="Text Box 629" o:spid="_x0000_s2210" type="#_x0000_t202" style="position:absolute;left:5616;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MHcIA&#10;AADcAAAADwAAAGRycy9kb3ducmV2LnhtbESP0YrCMBRE3wX/IdwF3zRVlyrVKCIIyr5o3Q+421zb&#10;uM1NaaJ2/34jCD4OM3OGWa47W4s7td44VjAeJSCIC6cNlwq+z7vhHIQPyBprx6TgjzysV/3eEjPt&#10;Hnyiex5KESHsM1RQhdBkUvqiIot+5Bri6F1cazFE2ZZSt/iIcFvLSZKk0qLhuFBhQ9uKit/8ZhWk&#10;Kc/tka6X45c55FgXMx6bH6UGH91mASJQF97hV3uvFcymn/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w8wdwgAAANwAAAAPAAAAAAAAAAAAAAAAAJgCAABkcnMvZG93&#10;bnJldi54bWxQSwUGAAAAAAQABAD1AAAAhwMAAAAA&#10;" fillcolor="#ff9">
                      <v:textbox>
                        <w:txbxContent>
                          <w:p w14:paraId="04B28D2E" w14:textId="77777777" w:rsidR="004D6677" w:rsidRDefault="004D6677" w:rsidP="00F610CB">
                            <w:pPr>
                              <w:jc w:val="center"/>
                              <w:rPr>
                                <w:color w:val="FFFFFF"/>
                              </w:rPr>
                            </w:pPr>
                            <w:r>
                              <w:rPr>
                                <w:color w:val="000000"/>
                              </w:rPr>
                              <w:t>C</w:t>
                            </w:r>
                            <w:r>
                              <w:rPr>
                                <w:color w:val="FFFFFF"/>
                              </w:rPr>
                              <w:t>D</w:t>
                            </w:r>
                          </w:p>
                        </w:txbxContent>
                      </v:textbox>
                    </v:shape>
                    <v:shape id="Text Box 630" o:spid="_x0000_s2211" type="#_x0000_t202" style="position:absolute;left:5184;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9phsIA&#10;AADcAAAADwAAAGRycy9kb3ducmV2LnhtbESP0YrCMBRE3wX/IdwF3zRV2SrVKCIIyr5o3Q+421zb&#10;uM1NaaJ2/34jCD4OM3OGWa47W4s7td44VjAeJSCIC6cNlwq+z7vhHIQPyBprx6TgjzysV/3eEjPt&#10;Hnyiex5KESHsM1RQhdBkUvqiIot+5Bri6F1cazFE2ZZSt/iIcFvLSZKk0qLhuFBhQ9uKit/8ZhWk&#10;Kc/tka6X45c55FgXMx6bH6UGH91mASJQF97hV3uvFcymn/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2mGwgAAANwAAAAPAAAAAAAAAAAAAAAAAJgCAABkcnMvZG93&#10;bnJldi54bWxQSwUGAAAAAAQABAD1AAAAhwMAAAAA&#10;" fillcolor="#ff9">
                      <v:textbox>
                        <w:txbxContent>
                          <w:p w14:paraId="0F598C9F" w14:textId="77777777" w:rsidR="004D6677" w:rsidRDefault="004D6677" w:rsidP="00F610CB">
                            <w:pPr>
                              <w:jc w:val="center"/>
                              <w:rPr>
                                <w:color w:val="FFFFFF"/>
                              </w:rPr>
                            </w:pPr>
                            <w:r>
                              <w:rPr>
                                <w:color w:val="000000"/>
                              </w:rPr>
                              <w:t>C</w:t>
                            </w:r>
                            <w:r>
                              <w:rPr>
                                <w:color w:val="FFFFFF"/>
                              </w:rPr>
                              <w:t>D</w:t>
                            </w:r>
                          </w:p>
                        </w:txbxContent>
                      </v:textbox>
                    </v:shape>
                    <v:shape id="Text Box 631" o:spid="_x0000_s2212" type="#_x0000_t202" style="position:absolute;left:4752;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338cIA&#10;AADcAAAADwAAAGRycy9kb3ducmV2LnhtbESP0YrCMBRE3wX/IVxh3zRVoZauUUQQlH3R6gfcba5t&#10;dpub0kTt/v1GEHwcZuYMs1z3thF36rxxrGA6SUAQl04brhRczrtxBsIHZI2NY1LwRx7Wq+Fgibl2&#10;Dz7RvQiViBD2OSqoQ2hzKX1Zk0U/cS1x9K6usxii7CqpO3xEuG3kLElSadFwXKixpW1N5W9xswrS&#10;lDN7pJ/r8cscCmzKBU/Nt1Ifo37zCSJQH97hV3uvFSzmKTzPx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ffxwgAAANwAAAAPAAAAAAAAAAAAAAAAAJgCAABkcnMvZG93&#10;bnJldi54bWxQSwUGAAAAAAQABAD1AAAAhwMAAAAA&#10;" fillcolor="#ff9">
                      <v:textbox>
                        <w:txbxContent>
                          <w:p w14:paraId="01914704" w14:textId="77777777" w:rsidR="004D6677" w:rsidRDefault="004D6677" w:rsidP="00F610CB">
                            <w:pPr>
                              <w:jc w:val="center"/>
                              <w:rPr>
                                <w:color w:val="FFFFFF"/>
                              </w:rPr>
                            </w:pPr>
                            <w:r>
                              <w:rPr>
                                <w:color w:val="000000"/>
                              </w:rPr>
                              <w:t>C</w:t>
                            </w:r>
                            <w:r>
                              <w:rPr>
                                <w:color w:val="FFFFFF"/>
                              </w:rPr>
                              <w:t>D</w:t>
                            </w:r>
                          </w:p>
                        </w:txbxContent>
                      </v:textbox>
                    </v:shape>
                    <v:shape id="Text Box 632" o:spid="_x0000_s2213" type="#_x0000_t202" style="position:absolute;left:4320;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SasMA&#10;AADcAAAADwAAAGRycy9kb3ducmV2LnhtbESPwWrDMBBE74X8g9hAb7XsBmzjRAkhUGjoJXX7ARtr&#10;YyuxVsZSHffvq0Khx2Fm3jCb3Wx7MdHojWMFWZKCIG6cNtwq+Px4eSpB+ICssXdMCr7Jw267eNhg&#10;pd2d32mqQysihH2FCroQhkpK33Rk0SduII7exY0WQ5RjK/WI9wi3vXxO01xaNBwXOhzo0FFzq7+s&#10;gjzn0p7oejm9mWONfVNwZs5KPS7n/RpEoDn8h//ar1pBsSr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FSasMAAADcAAAADwAAAAAAAAAAAAAAAACYAgAAZHJzL2Rv&#10;d25yZXYueG1sUEsFBgAAAAAEAAQA9QAAAIgDAAAAAA==&#10;" fillcolor="#ff9">
                      <v:textbox>
                        <w:txbxContent>
                          <w:p w14:paraId="5EAECCC9" w14:textId="77777777" w:rsidR="004D6677" w:rsidRDefault="004D6677" w:rsidP="00F610CB">
                            <w:pPr>
                              <w:jc w:val="center"/>
                              <w:rPr>
                                <w:color w:val="FFFFFF"/>
                              </w:rPr>
                            </w:pPr>
                            <w:r>
                              <w:rPr>
                                <w:color w:val="000000"/>
                              </w:rPr>
                              <w:t>C</w:t>
                            </w:r>
                            <w:r>
                              <w:rPr>
                                <w:color w:val="FFFFFF"/>
                              </w:rPr>
                              <w:t>D</w:t>
                            </w:r>
                          </w:p>
                        </w:txbxContent>
                      </v:textbox>
                    </v:shape>
                    <v:shape id="Text Box 633" o:spid="_x0000_s2214" type="#_x0000_t202" style="position:absolute;left:5616;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7GGL4A&#10;AADcAAAADwAAAGRycy9kb3ducmV2LnhtbERPzYrCMBC+C75DGMGbpipU6RplEQTFi1YfYGzGNrvN&#10;pDRR69ubg+Dx4/tfrjtbiwe13jhWMBknIIgLpw2XCi7n7WgBwgdkjbVjUvAiD+tVv7fETLsnn+iR&#10;h1LEEPYZKqhCaDIpfVGRRT92DXHkbq61GCJsS6lbfMZwW8tpkqTSouHYUGFDm4qK//xuFaQpL+yR&#10;/m7Hg9nnWBdznpirUsNB9/sDIlAXvuKPe6cVzGdxbTwTj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Oxhi+AAAA3AAAAA8AAAAAAAAAAAAAAAAAmAIAAGRycy9kb3ducmV2&#10;LnhtbFBLBQYAAAAABAAEAPUAAACDAwAAAAA=&#10;" fillcolor="#ff9">
                      <v:textbox>
                        <w:txbxContent>
                          <w:p w14:paraId="76707FAE" w14:textId="77777777" w:rsidR="004D6677" w:rsidRDefault="004D6677" w:rsidP="00F610CB">
                            <w:pPr>
                              <w:jc w:val="center"/>
                              <w:rPr>
                                <w:color w:val="FFFFFF"/>
                              </w:rPr>
                            </w:pPr>
                            <w:r>
                              <w:rPr>
                                <w:color w:val="000000"/>
                              </w:rPr>
                              <w:t>C</w:t>
                            </w:r>
                            <w:r>
                              <w:rPr>
                                <w:color w:val="FFFFFF"/>
                              </w:rPr>
                              <w:t>D</w:t>
                            </w:r>
                          </w:p>
                        </w:txbxContent>
                      </v:textbox>
                    </v:shape>
                    <v:shape id="Text Box 634" o:spid="_x0000_s2215" type="#_x0000_t202" style="position:absolute;left:5184;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Jjg8IA&#10;AADcAAAADwAAAGRycy9kb3ducmV2LnhtbESP0YrCMBRE3xf8h3AF39ZUharVKCIILvui1Q+4Ntc2&#10;2tyUJmr37zcLCz4OM3OGWa47W4sntd44VjAaJiCIC6cNlwrOp93nDIQPyBprx6TghzysV72PJWba&#10;vfhIzzyUIkLYZ6igCqHJpPRFRRb90DXE0bu61mKIsi2lbvEV4baW4yRJpUXDcaHChrYVFff8YRWk&#10;Kc/sgW7Xw7f5yrEupjwyF6UG/W6zABGoC+/wf3uvFUwnc/g7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mODwgAAANwAAAAPAAAAAAAAAAAAAAAAAJgCAABkcnMvZG93&#10;bnJldi54bWxQSwUGAAAAAAQABAD1AAAAhwMAAAAA&#10;" fillcolor="#ff9">
                      <v:textbox>
                        <w:txbxContent>
                          <w:p w14:paraId="11629BD4" w14:textId="77777777" w:rsidR="004D6677" w:rsidRDefault="004D6677" w:rsidP="00F610CB">
                            <w:pPr>
                              <w:jc w:val="center"/>
                              <w:rPr>
                                <w:color w:val="FFFFFF"/>
                              </w:rPr>
                            </w:pPr>
                            <w:r>
                              <w:rPr>
                                <w:color w:val="000000"/>
                              </w:rPr>
                              <w:t>C</w:t>
                            </w:r>
                            <w:r>
                              <w:rPr>
                                <w:color w:val="FFFFFF"/>
                              </w:rPr>
                              <w:t>D</w:t>
                            </w:r>
                          </w:p>
                        </w:txbxContent>
                      </v:textbox>
                    </v:shape>
                    <v:shape id="Text Box 635" o:spid="_x0000_s2216" type="#_x0000_t202" style="position:absolute;left:4752;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65Y74A&#10;AADcAAAADwAAAGRycy9kb3ducmV2LnhtbERPzYrCMBC+C75DGMGbpopU6RplEQTFi1YfYGzGNrvN&#10;pDRR69ubg+Dx4/tfrjtbiwe13jhWMBknIIgLpw2XCi7n7WgBwgdkjbVjUvAiD+tVv7fETLsnn+iR&#10;h1LEEPYZKqhCaDIpfVGRRT92DXHkbq61GCJsS6lbfMZwW8tpkqTSouHYUGFDm4qK//xuFaQpL+yR&#10;/m7Hg9nnWBdznpirUsNB9/sDIlAXvuKPe6cVzGdxfjwTj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r+uWO+AAAA3AAAAA8AAAAAAAAAAAAAAAAAmAIAAGRycy9kb3ducmV2&#10;LnhtbFBLBQYAAAAABAAEAPUAAACDAwAAAAA=&#10;" fillcolor="#ff9">
                      <v:textbox>
                        <w:txbxContent>
                          <w:p w14:paraId="2CA1568F" w14:textId="77777777" w:rsidR="004D6677" w:rsidRDefault="004D6677" w:rsidP="00F610CB">
                            <w:pPr>
                              <w:jc w:val="center"/>
                              <w:rPr>
                                <w:color w:val="FFFFFF"/>
                              </w:rPr>
                            </w:pPr>
                            <w:r>
                              <w:rPr>
                                <w:color w:val="000000"/>
                              </w:rPr>
                              <w:t>C</w:t>
                            </w:r>
                            <w:r>
                              <w:rPr>
                                <w:color w:val="FFFFFF"/>
                              </w:rPr>
                              <w:t>D</w:t>
                            </w:r>
                          </w:p>
                        </w:txbxContent>
                      </v:textbox>
                    </v:shape>
                    <v:shape id="Text Box 636" o:spid="_x0000_s2217" type="#_x0000_t202" style="position:absolute;left:4320;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c+MIA&#10;AADcAAAADwAAAGRycy9kb3ducmV2LnhtbESP0YrCMBRE3xf8h3AF39a0i1SpRhFhQfFFu/sB1+ba&#10;Rpub0kStf28WFnwcZuYMs1j1thF36rxxrCAdJyCIS6cNVwp+f74/ZyB8QNbYOCYFT/KwWg4+Fphr&#10;9+Aj3YtQiQhhn6OCOoQ2l9KXNVn0Y9cSR+/sOoshyq6SusNHhNtGfiVJJi0ajgs1trSpqbwWN6sg&#10;y3hmD3Q5H/ZmV2BTTjk1J6VGw349BxGoD+/wf3urFUwnKfyd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hz4wgAAANwAAAAPAAAAAAAAAAAAAAAAAJgCAABkcnMvZG93&#10;bnJldi54bWxQSwUGAAAAAAQABAD1AAAAhwMAAAAA&#10;" fillcolor="#ff9">
                      <v:textbox>
                        <w:txbxContent>
                          <w:p w14:paraId="5B14AD6E" w14:textId="77777777" w:rsidR="004D6677" w:rsidRDefault="004D6677" w:rsidP="00F610CB">
                            <w:pPr>
                              <w:jc w:val="center"/>
                              <w:rPr>
                                <w:color w:val="FFFFFF"/>
                              </w:rPr>
                            </w:pPr>
                            <w:r>
                              <w:rPr>
                                <w:color w:val="000000"/>
                              </w:rPr>
                              <w:t>C</w:t>
                            </w:r>
                            <w:r>
                              <w:rPr>
                                <w:color w:val="FFFFFF"/>
                              </w:rPr>
                              <w:t>D</w:t>
                            </w:r>
                          </w:p>
                        </w:txbxContent>
                      </v:textbox>
                    </v:shape>
                    <v:shape id="Text Box 637" o:spid="_x0000_s2218" type="#_x0000_t202" style="position:absolute;left:5184;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CCj8EA&#10;AADcAAAADwAAAGRycy9kb3ducmV2LnhtbESP0YrCMBRE3xf8h3AF39ZUkSrVKCIIyr5o9QOuzbWN&#10;NjeliVr/frOw4OMwM2eYxaqztXhS641jBaNhAoK4cNpwqeB82n7PQPiArLF2TAre5GG17H0tMNPu&#10;xUd65qEUEcI+QwVVCE0mpS8qsuiHriGO3tW1FkOUbSl1i68It7UcJ0kqLRqOCxU2tKmouOcPqyBN&#10;eWYPdLsefsw+x7qY8shclBr0u/UcRKAufML/7Z1WMJ2M4e9MP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ggo/BAAAA3AAAAA8AAAAAAAAAAAAAAAAAmAIAAGRycy9kb3du&#10;cmV2LnhtbFBLBQYAAAAABAAEAPUAAACGAwAAAAA=&#10;" fillcolor="#ff9">
                      <v:textbox>
                        <w:txbxContent>
                          <w:p w14:paraId="29971DF3" w14:textId="77777777" w:rsidR="004D6677" w:rsidRDefault="004D6677" w:rsidP="00F610CB">
                            <w:pPr>
                              <w:jc w:val="center"/>
                              <w:rPr>
                                <w:color w:val="FFFFFF"/>
                              </w:rPr>
                            </w:pPr>
                            <w:r>
                              <w:rPr>
                                <w:color w:val="000000"/>
                              </w:rPr>
                              <w:t>C</w:t>
                            </w:r>
                            <w:r>
                              <w:rPr>
                                <w:color w:val="FFFFFF"/>
                              </w:rPr>
                              <w:t>D</w:t>
                            </w:r>
                          </w:p>
                        </w:txbxContent>
                      </v:textbox>
                    </v:shape>
                    <v:shape id="Text Box 638" o:spid="_x0000_s2219" type="#_x0000_t202" style="position:absolute;left:4752;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wnFMIA&#10;AADcAAAADwAAAGRycy9kb3ducmV2LnhtbESP0YrCMBRE3wX/IdwF3zRVlyrVKCIIyr5o3Q+421zb&#10;uM1NaaJ2/34jCD4OM3OGWa47W4s7td44VjAeJSCIC6cNlwq+z7vhHIQPyBprx6TgjzysV/3eEjPt&#10;Hnyiex5KESHsM1RQhdBkUvqiIot+5Bri6F1cazFE2ZZSt/iIcFvLSZKk0qLhuFBhQ9uKit/8ZhWk&#10;Kc/tka6X45c55FgXMx6bH6UGH91mASJQF97hV3uvFcw+p/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CcUwgAAANwAAAAPAAAAAAAAAAAAAAAAAJgCAABkcnMvZG93&#10;bnJldi54bWxQSwUGAAAAAAQABAD1AAAAhwMAAAAA&#10;" fillcolor="#ff9">
                      <v:textbox>
                        <w:txbxContent>
                          <w:p w14:paraId="224CA10E" w14:textId="77777777" w:rsidR="004D6677" w:rsidRDefault="004D6677" w:rsidP="00F610CB">
                            <w:pPr>
                              <w:jc w:val="center"/>
                              <w:rPr>
                                <w:color w:val="FFFFFF"/>
                              </w:rPr>
                            </w:pPr>
                            <w:r>
                              <w:rPr>
                                <w:color w:val="000000"/>
                              </w:rPr>
                              <w:t>C</w:t>
                            </w:r>
                            <w:r>
                              <w:rPr>
                                <w:color w:val="FFFFFF"/>
                              </w:rPr>
                              <w:t>D</w:t>
                            </w:r>
                          </w:p>
                        </w:txbxContent>
                      </v:textbox>
                    </v:shape>
                    <v:shape id="Text Box 639" o:spid="_x0000_s2220" type="#_x0000_t202" style="position:absolute;left:6048;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YMEA&#10;AADcAAAADwAAAGRycy9kb3ducmV2LnhtbESP0YrCMBRE3xf8h3CFfVtTRapUo4ggKL5o9QOuzbWN&#10;Njelidr9e7Ow4OMwM2eY+bKztXhS641jBcNBAoK4cNpwqeB82vxMQfiArLF2TAp+ycNy0fuaY6bd&#10;i4/0zEMpIoR9hgqqEJpMSl9UZNEPXEMcvatrLYYo21LqFl8Rbms5SpJUWjQcFypsaF1Rcc8fVkGa&#10;8tQe6HY97M0ux7qY8NBclPrud6sZiEBd+IT/21utYDIew9+ZeAT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Fv2DBAAAA3AAAAA8AAAAAAAAAAAAAAAAAmAIAAGRycy9kb3du&#10;cmV2LnhtbFBLBQYAAAAABAAEAPUAAACGAwAAAAA=&#10;" fillcolor="#ff9">
                      <v:textbox>
                        <w:txbxContent>
                          <w:p w14:paraId="423C4633" w14:textId="77777777" w:rsidR="004D6677" w:rsidRDefault="004D6677" w:rsidP="00F610CB">
                            <w:pPr>
                              <w:jc w:val="center"/>
                              <w:rPr>
                                <w:color w:val="FFFFFF"/>
                              </w:rPr>
                            </w:pPr>
                            <w:r>
                              <w:rPr>
                                <w:color w:val="000000"/>
                              </w:rPr>
                              <w:t>C</w:t>
                            </w:r>
                            <w:r>
                              <w:rPr>
                                <w:color w:val="FFFFFF"/>
                              </w:rPr>
                              <w:t>D</w:t>
                            </w:r>
                          </w:p>
                        </w:txbxContent>
                      </v:textbox>
                    </v:shape>
                    <v:shape id="Text Box 640" o:spid="_x0000_s2221" type="#_x0000_t202" style="position:absolute;left:6048;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ka+8IA&#10;AADcAAAADwAAAGRycy9kb3ducmV2LnhtbESP0YrCMBRE3wX/IdwF3zRV3CrVKCIIyr5o3Q+421zb&#10;uM1NaaJ2/34jCD4OM3OGWa47W4s7td44VjAeJSCIC6cNlwq+z7vhHIQPyBprx6TgjzysV/3eEjPt&#10;Hnyiex5KESHsM1RQhdBkUvqiIot+5Bri6F1cazFE2ZZSt/iIcFvLSZKk0qLhuFBhQ9uKit/8ZhWk&#10;Kc/tka6X45c55FgXMx6bH6UGH91mASJQF97hV3uvFcymn/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Rr7wgAAANwAAAAPAAAAAAAAAAAAAAAAAJgCAABkcnMvZG93&#10;bnJldi54bWxQSwUGAAAAAAQABAD1AAAAhwMAAAAA&#10;" fillcolor="#ff9">
                      <v:textbox>
                        <w:txbxContent>
                          <w:p w14:paraId="3758A2C9" w14:textId="77777777" w:rsidR="004D6677" w:rsidRDefault="004D6677" w:rsidP="00F610CB">
                            <w:pPr>
                              <w:jc w:val="center"/>
                              <w:rPr>
                                <w:color w:val="FFFFFF"/>
                              </w:rPr>
                            </w:pPr>
                            <w:r>
                              <w:rPr>
                                <w:color w:val="000000"/>
                              </w:rPr>
                              <w:t>C</w:t>
                            </w:r>
                            <w:r>
                              <w:rPr>
                                <w:color w:val="FFFFFF"/>
                              </w:rPr>
                              <w:t>D</w:t>
                            </w:r>
                          </w:p>
                        </w:txbxContent>
                      </v:textbox>
                    </v:shape>
                    <v:shape id="Text Box 641" o:spid="_x0000_s2222" type="#_x0000_t202" style="position:absolute;left:5616;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EjMIA&#10;AADcAAAADwAAAGRycy9kb3ducmV2LnhtbESP0YrCMBRE3wX/IVxh3zRVpJauUUQQlH3R6gfcba5t&#10;dpub0kTt/v1GEHwcZuYMs1z3thF36rxxrGA6SUAQl04brhRczrtxBsIHZI2NY1LwRx7Wq+Fgibl2&#10;Dz7RvQiViBD2OSqoQ2hzKX1Zk0U/cS1x9K6usxii7CqpO3xEuG3kLElSadFwXKixpW1N5W9xswrS&#10;lDN7pJ/r8cscCmzKBU/Nt1Ifo37zCSJQH97hV3uvFSzmKTzPx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W4SMwgAAANwAAAAPAAAAAAAAAAAAAAAAAJgCAABkcnMvZG93&#10;bnJldi54bWxQSwUGAAAAAAQABAD1AAAAhwMAAAAA&#10;" fillcolor="#ff9">
                      <v:textbox>
                        <w:txbxContent>
                          <w:p w14:paraId="1D88CB10" w14:textId="77777777" w:rsidR="004D6677" w:rsidRDefault="004D6677" w:rsidP="00F610CB">
                            <w:pPr>
                              <w:jc w:val="center"/>
                              <w:rPr>
                                <w:color w:val="FFFFFF"/>
                              </w:rPr>
                            </w:pPr>
                            <w:r>
                              <w:rPr>
                                <w:color w:val="000000"/>
                              </w:rPr>
                              <w:t>C</w:t>
                            </w:r>
                            <w:r>
                              <w:rPr>
                                <w:color w:val="FFFFFF"/>
                              </w:rPr>
                              <w:t>D</w:t>
                            </w:r>
                          </w:p>
                        </w:txbxContent>
                      </v:textbox>
                    </v:shape>
                    <v:shape id="Text Box 642" o:spid="_x0000_s2223" type="#_x0000_t202" style="position:absolute;left:6048;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hF8MA&#10;AADcAAAADwAAAGRycy9kb3ducmV2LnhtbESPwWrDMBBE74X8g9hAb7XsEmzjRAkhUGjoJXX7ARtr&#10;YyuxVsZSHffvq0Khx2Fm3jCb3Wx7MdHojWMFWZKCIG6cNtwq+Px4eSpB+ICssXdMCr7Jw267eNhg&#10;pd2d32mqQysihH2FCroQhkpK33Rk0SduII7exY0WQ5RjK/WI9wi3vXxO01xaNBwXOhzo0FFzq7+s&#10;gjzn0p7oejm9mWONfVNwZs5KPS7n/RpEoDn8h//ar1pBsSr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chF8MAAADcAAAADwAAAAAAAAAAAAAAAACYAgAAZHJzL2Rv&#10;d25yZXYueG1sUEsFBgAAAAAEAAQA9QAAAIgDAAAAAA==&#10;" fillcolor="#ff9">
                      <v:textbox>
                        <w:txbxContent>
                          <w:p w14:paraId="4FFAE747" w14:textId="77777777" w:rsidR="004D6677" w:rsidRDefault="004D6677" w:rsidP="00F610CB">
                            <w:pPr>
                              <w:jc w:val="center"/>
                              <w:rPr>
                                <w:color w:val="FFFFFF"/>
                              </w:rPr>
                            </w:pPr>
                            <w:r>
                              <w:rPr>
                                <w:color w:val="000000"/>
                              </w:rPr>
                              <w:t>C</w:t>
                            </w:r>
                            <w:r>
                              <w:rPr>
                                <w:color w:val="FFFFFF"/>
                              </w:rPr>
                              <w:t>D</w:t>
                            </w:r>
                          </w:p>
                        </w:txbxContent>
                      </v:textbox>
                    </v:shape>
                    <v:shape id="Text Box 643" o:spid="_x0000_s2224" type="#_x0000_t202" style="position:absolute;left:6048;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i1Zb4A&#10;AADcAAAADwAAAGRycy9kb3ducmV2LnhtbERPzYrCMBC+C75DGMGbpopU6RplEQTFi1YfYGzGNrvN&#10;pDRR69ubg+Dx4/tfrjtbiwe13jhWMBknIIgLpw2XCi7n7WgBwgdkjbVjUvAiD+tVv7fETLsnn+iR&#10;h1LEEPYZKqhCaDIpfVGRRT92DXHkbq61GCJsS6lbfMZwW8tpkqTSouHYUGFDm4qK//xuFaQpL+yR&#10;/m7Hg9nnWBdznpirUsNB9/sDIlAXvuKPe6cVzGdxbTwTj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ItWW+AAAA3AAAAA8AAAAAAAAAAAAAAAAAmAIAAGRycy9kb3ducmV2&#10;LnhtbFBLBQYAAAAABAAEAPUAAACDAwAAAAA=&#10;" fillcolor="#ff9">
                      <v:textbox>
                        <w:txbxContent>
                          <w:p w14:paraId="5412FA80" w14:textId="77777777" w:rsidR="004D6677" w:rsidRDefault="004D6677" w:rsidP="00F610CB">
                            <w:pPr>
                              <w:jc w:val="center"/>
                              <w:rPr>
                                <w:color w:val="FFFFFF"/>
                              </w:rPr>
                            </w:pPr>
                            <w:r>
                              <w:rPr>
                                <w:color w:val="000000"/>
                              </w:rPr>
                              <w:t>C</w:t>
                            </w:r>
                            <w:r>
                              <w:rPr>
                                <w:color w:val="FFFFFF"/>
                              </w:rPr>
                              <w:t>D</w:t>
                            </w:r>
                          </w:p>
                        </w:txbxContent>
                      </v:textbox>
                    </v:shape>
                    <v:shape id="Text Box 644" o:spid="_x0000_s2225" type="#_x0000_t202" style="position:absolute;left:5184;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QQ/sIA&#10;AADcAAAADwAAAGRycy9kb3ducmV2LnhtbESP0YrCMBRE3xf8h3AF39ZUkarVKCIILvui1Q+4Ntc2&#10;2tyUJmr37zcLCz4OM3OGWa47W4sntd44VjAaJiCIC6cNlwrOp93nDIQPyBprx6TghzysV72PJWba&#10;vfhIzzyUIkLYZ6igCqHJpPRFRRb90DXE0bu61mKIsi2lbvEV4baW4yRJpUXDcaHChrYVFff8YRWk&#10;Kc/sgW7Xw7f5yrEupjwyF6UG/W6zABGoC+/wf3uvFUwnc/g7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xBD+wgAAANwAAAAPAAAAAAAAAAAAAAAAAJgCAABkcnMvZG93&#10;bnJldi54bWxQSwUGAAAAAAQABAD1AAAAhwMAAAAA&#10;" fillcolor="#ff9">
                      <v:textbox>
                        <w:txbxContent>
                          <w:p w14:paraId="44BAF261" w14:textId="77777777" w:rsidR="004D6677" w:rsidRDefault="004D6677" w:rsidP="00F610CB">
                            <w:pPr>
                              <w:jc w:val="center"/>
                              <w:rPr>
                                <w:color w:val="FFFFFF"/>
                              </w:rPr>
                            </w:pPr>
                            <w:r>
                              <w:rPr>
                                <w:color w:val="000000"/>
                              </w:rPr>
                              <w:t>C</w:t>
                            </w:r>
                            <w:r>
                              <w:rPr>
                                <w:color w:val="FFFFFF"/>
                              </w:rPr>
                              <w:t>D</w:t>
                            </w:r>
                          </w:p>
                        </w:txbxContent>
                      </v:textbox>
                    </v:shape>
                    <v:shape id="Text Box 645" o:spid="_x0000_s2226" type="#_x0000_t202" style="position:absolute;left:4752;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cvvr4A&#10;AADcAAAADwAAAGRycy9kb3ducmV2LnhtbERPzYrCMBC+C75DGMGbpgpW6RplEQTFi1YfYGzGNrvN&#10;pDRR69ubg+Dx4/tfrjtbiwe13jhWMBknIIgLpw2XCi7n7WgBwgdkjbVjUvAiD+tVv7fETLsnn+iR&#10;h1LEEPYZKqhCaDIpfVGRRT92DXHkbq61GCJsS6lbfMZwW8tpkqTSouHYUGFDm4qK//xuFaQpL+yR&#10;/m7Hg9nnWBdznpirUsNB9/sDIlAXvuKPe6cVzGdxfjwTj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nL76+AAAA3AAAAA8AAAAAAAAAAAAAAAAAmAIAAGRycy9kb3ducmV2&#10;LnhtbFBLBQYAAAAABAAEAPUAAACDAwAAAAA=&#10;" fillcolor="#ff9">
                      <v:textbox>
                        <w:txbxContent>
                          <w:p w14:paraId="0C216138" w14:textId="77777777" w:rsidR="004D6677" w:rsidRDefault="004D6677" w:rsidP="00F610CB">
                            <w:pPr>
                              <w:jc w:val="center"/>
                              <w:rPr>
                                <w:color w:val="FFFFFF"/>
                              </w:rPr>
                            </w:pPr>
                            <w:r>
                              <w:rPr>
                                <w:color w:val="000000"/>
                              </w:rPr>
                              <w:t>C</w:t>
                            </w:r>
                            <w:r>
                              <w:rPr>
                                <w:color w:val="FFFFFF"/>
                              </w:rPr>
                              <w:t>D</w:t>
                            </w:r>
                          </w:p>
                        </w:txbxContent>
                      </v:textbox>
                    </v:shape>
                    <v:shape id="Text Box 646" o:spid="_x0000_s2227" type="#_x0000_t202" style="position:absolute;left:4320;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uKJcIA&#10;AADcAAAADwAAAGRycy9kb3ducmV2LnhtbESP0YrCMBRE3xf8h3AF39a0C1apRhFhQfFFu/sB1+ba&#10;Rpub0kStf28WFnwcZuYMs1j1thF36rxxrCAdJyCIS6cNVwp+f74/ZyB8QNbYOCYFT/KwWg4+Fphr&#10;9+Aj3YtQiQhhn6OCOoQ2l9KXNVn0Y9cSR+/sOoshyq6SusNHhNtGfiVJJi0ajgs1trSpqbwWN6sg&#10;y3hmD3Q5H/ZmV2BTTjk1J6VGw349BxGoD+/wf3urFUwnKfyd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4olwgAAANwAAAAPAAAAAAAAAAAAAAAAAJgCAABkcnMvZG93&#10;bnJldi54bWxQSwUGAAAAAAQABAD1AAAAhwMAAAAA&#10;" fillcolor="#ff9">
                      <v:textbox>
                        <w:txbxContent>
                          <w:p w14:paraId="1EEEF87F" w14:textId="77777777" w:rsidR="004D6677" w:rsidRDefault="004D6677" w:rsidP="00F610CB">
                            <w:pPr>
                              <w:jc w:val="center"/>
                              <w:rPr>
                                <w:color w:val="FFFFFF"/>
                              </w:rPr>
                            </w:pPr>
                            <w:r>
                              <w:rPr>
                                <w:color w:val="000000"/>
                              </w:rPr>
                              <w:t>C</w:t>
                            </w:r>
                            <w:r>
                              <w:rPr>
                                <w:color w:val="FFFFFF"/>
                              </w:rPr>
                              <w:t>D</w:t>
                            </w:r>
                          </w:p>
                        </w:txbxContent>
                      </v:textbox>
                    </v:shape>
                    <v:shape id="Text Box 647" o:spid="_x0000_s2228" type="#_x0000_t202" style="position:absolute;left:2592;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BpMYA&#10;AADcAAAADwAAAGRycy9kb3ducmV2LnhtbESPX2vCMBTF3wW/Q7iCbzZdcW6rRpFNQSYT5wR9vDR3&#10;bbfmpjSZ1m9vhIGPh/Pnx5nMWlOJEzWutKzgIYpBEGdWl5wr2H8tB88gnEfWWFkmBRdyMJt2OxNM&#10;tT3zJ512PhdhhF2KCgrv61RKlxVk0EW2Jg7et20M+iCbXOoGz2HcVDKJ45E0WHIgFFjTa0HZ7+7P&#10;BMhh5I5y8/byUw7fN1lC8/XHYqtUv9fOxyA8tf4e/m+vtIKnxwRuZ8IR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fBpMYAAADcAAAADwAAAAAAAAAAAAAAAACYAgAAZHJz&#10;L2Rvd25yZXYueG1sUEsFBgAAAAAEAAQA9QAAAIsDAAAAAA==&#10;" fillcolor="gray">
                      <v:textbox>
                        <w:txbxContent>
                          <w:p w14:paraId="6B0BF55C" w14:textId="77777777" w:rsidR="004D6677" w:rsidRDefault="004D6677" w:rsidP="00F610CB">
                            <w:pPr>
                              <w:jc w:val="center"/>
                              <w:rPr>
                                <w:color w:val="FFFFFF"/>
                              </w:rPr>
                            </w:pPr>
                            <w:r>
                              <w:rPr>
                                <w:color w:val="FFFFFF"/>
                              </w:rPr>
                              <w:t>D</w:t>
                            </w:r>
                          </w:p>
                        </w:txbxContent>
                      </v:textbox>
                    </v:shape>
                    <v:shape id="Text Box 648" o:spid="_x0000_s2229" type="#_x0000_t202" style="position:absolute;left:3456;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tkP8YA&#10;AADcAAAADwAAAGRycy9kb3ducmV2LnhtbESPW2vCQBCF3wv9D8sIvjUbL7Vt6iriBURR1BbaxyE7&#10;TVKzsyG7avz3rlDo4+FcPs5w3JhSnKl2hWUFnSgGQZxaXXCm4PNj8fQKwnlkjaVlUnAlB+PR48MQ&#10;E20vvKfzwWcijLBLUEHufZVI6dKcDLrIVsTB+7G1QR9knUld4yWMm1J243ggDRYcCDlWNM0pPR5O&#10;JkC+Bu5bbmdvv0V/tU27NFlv5jul2q1m8g7CU+P/w3/tpVbw8tyD+5lwBOTo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tkP8YAAADcAAAADwAAAAAAAAAAAAAAAACYAgAAZHJz&#10;L2Rvd25yZXYueG1sUEsFBgAAAAAEAAQA9QAAAIsDAAAAAA==&#10;" fillcolor="gray">
                      <v:textbox>
                        <w:txbxContent>
                          <w:p w14:paraId="157F15F7" w14:textId="77777777" w:rsidR="004D6677" w:rsidRDefault="004D6677" w:rsidP="00F610CB">
                            <w:pPr>
                              <w:jc w:val="center"/>
                              <w:rPr>
                                <w:color w:val="FFFFFF"/>
                              </w:rPr>
                            </w:pPr>
                            <w:r>
                              <w:rPr>
                                <w:color w:val="FFFFFF"/>
                              </w:rPr>
                              <w:t>D</w:t>
                            </w:r>
                          </w:p>
                        </w:txbxContent>
                      </v:textbox>
                    </v:shape>
                    <v:shape id="Text Box 649" o:spid="_x0000_s2230" type="#_x0000_t202" style="position:absolute;left:3024;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L8S8YA&#10;AADcAAAADwAAAGRycy9kb3ducmV2LnhtbESPX2vCMBTF3wd+h3AF32aqqJu1qYhOGBNlusH2eGmu&#10;bbW5KU3U7tubwWCPh/Pnx0nmranElRpXWlYw6EcgiDOrS84VfH6sH59BOI+ssbJMCn7IwTztPCQY&#10;a3vjPV0PPhdhhF2MCgrv61hKlxVk0PVtTRy8o20M+iCbXOoGb2HcVHIYRRNpsORAKLCmZUHZ+XAx&#10;AfI1cd9yt5qeytHbLhvSYrN9eVeq120XMxCeWv8f/mu/agVP4xH8nglHQK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L8S8YAAADcAAAADwAAAAAAAAAAAAAAAACYAgAAZHJz&#10;L2Rvd25yZXYueG1sUEsFBgAAAAAEAAQA9QAAAIsDAAAAAA==&#10;" fillcolor="gray">
                      <v:textbox>
                        <w:txbxContent>
                          <w:p w14:paraId="3E4B7BC2" w14:textId="77777777" w:rsidR="004D6677" w:rsidRDefault="004D6677" w:rsidP="00F610CB">
                            <w:pPr>
                              <w:jc w:val="center"/>
                              <w:rPr>
                                <w:color w:val="FFFFFF"/>
                              </w:rPr>
                            </w:pPr>
                            <w:r>
                              <w:rPr>
                                <w:color w:val="FFFFFF"/>
                              </w:rPr>
                              <w:t>D</w:t>
                            </w:r>
                          </w:p>
                        </w:txbxContent>
                      </v:textbox>
                    </v:shape>
                    <v:shape id="Text Box 650" o:spid="_x0000_s2231" type="#_x0000_t202" style="position:absolute;left:3888;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5Z0MYA&#10;AADcAAAADwAAAGRycy9kb3ducmV2LnhtbESPX2vCMBTF3wW/Q7jC3jRV1M3aVEQdjIky3WB7vDTX&#10;ttrclCbT7tubwWCPh/Pnx0kWranElRpXWlYwHEQgiDOrS84VfLw/959AOI+ssbJMCn7IwSLtdhKM&#10;tb3xga5Hn4swwi5GBYX3dSylywoy6Aa2Jg7eyTYGfZBNLnWDtzBuKjmKoqk0WHIgFFjTqqDscvw2&#10;AfI5dV9yv56dy/HrPhvRcrvbvCn10GuXcxCeWv8f/mu/aAWPkwn8nglHQK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5Z0MYAAADcAAAADwAAAAAAAAAAAAAAAACYAgAAZHJz&#10;L2Rvd25yZXYueG1sUEsFBgAAAAAEAAQA9QAAAIsDAAAAAA==&#10;" fillcolor="gray">
                      <v:textbox>
                        <w:txbxContent>
                          <w:p w14:paraId="1B00DD81" w14:textId="77777777" w:rsidR="004D6677" w:rsidRDefault="004D6677" w:rsidP="00F610CB">
                            <w:pPr>
                              <w:jc w:val="center"/>
                              <w:rPr>
                                <w:color w:val="FFFFFF"/>
                              </w:rPr>
                            </w:pPr>
                            <w:r>
                              <w:rPr>
                                <w:color w:val="FFFFFF"/>
                              </w:rPr>
                              <w:t>D</w:t>
                            </w:r>
                          </w:p>
                        </w:txbxContent>
                      </v:textbox>
                    </v:shape>
                    <v:shape id="Text Box 651" o:spid="_x0000_s2232" type="#_x0000_t202" style="position:absolute;left:2160;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zHp8UA&#10;AADcAAAADwAAAGRycy9kb3ducmV2LnhtbESPW2vCQBCF3wv+h2UE3+pG0aipq0gvUBSlXsA+Dtkx&#10;iWZnQ3bV9N93C0IfD+fycabzxpTiRrUrLCvodSMQxKnVBWcKDvuP5zEI55E1lpZJwQ85mM9aT1NM&#10;tL3zlm47n4kwwi5BBbn3VSKlS3My6Lq2Ig7eydYGfZB1JnWN9zBuStmPolgaLDgQcqzoNaf0srua&#10;ADnG7ltu3ibnYrDcpH1arNbvX0p12s3iBYSnxv+HH+1PrWA0jOHvTDg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MenxQAAANwAAAAPAAAAAAAAAAAAAAAAAJgCAABkcnMv&#10;ZG93bnJldi54bWxQSwUGAAAAAAQABAD1AAAAigMAAAAA&#10;" fillcolor="gray">
                      <v:textbox>
                        <w:txbxContent>
                          <w:p w14:paraId="73B46664" w14:textId="77777777" w:rsidR="004D6677" w:rsidRDefault="004D6677" w:rsidP="00F610CB">
                            <w:pPr>
                              <w:jc w:val="center"/>
                              <w:rPr>
                                <w:color w:val="FFFFFF"/>
                              </w:rPr>
                            </w:pPr>
                            <w:r>
                              <w:rPr>
                                <w:color w:val="FFFFFF"/>
                              </w:rPr>
                              <w:t>D</w:t>
                            </w:r>
                          </w:p>
                        </w:txbxContent>
                      </v:textbox>
                    </v:shape>
                  </v:group>
                  <v:line id="Line 652" o:spid="_x0000_s2233" style="position:absolute;flip:y;visibility:visible;mso-wrap-style:square" from="2448,3456" to="3312,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z0MMcAAADcAAAADwAAAGRycy9kb3ducmV2LnhtbESPQWsCMRSE70L/Q3iFXqRmW7TarVGk&#10;IHjwUltWvD03r5tlNy/bJOr23zcFweMwM98w82VvW3EmH2rHCp5GGQji0umaKwVfn+vHGYgQkTW2&#10;jknBLwVYLu4Gc8y1u/AHnXexEgnCIUcFJsYulzKUhiyGkeuIk/ftvMWYpK+k9nhJcNvK5yx7kRZr&#10;TgsGO3o3VDa7k1UgZ9vhj18dx03R7PevpiiL7rBV6uG+X72BiNTHW/ja3mgF08kU/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zPQwxwAAANwAAAAPAAAAAAAA&#10;AAAAAAAAAKECAABkcnMvZG93bnJldi54bWxQSwUGAAAAAAQABAD5AAAAlQMAAAAA&#10;"/>
                  <v:line id="Line 653" o:spid="_x0000_s2234" style="position:absolute;visibility:visible;mso-wrap-style:square" from="3312,3456" to="3744,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hPcQAAADcAAAADwAAAGRycy9kb3ducmV2LnhtbERPz2vCMBS+D/wfwht4m+km60ZnFHEI&#10;usNQN9Djs3lrq81LSWJb/3tzGHj8+H5PZr2pRUvOV5YVPI8SEMS51RUXCn5/lk/vIHxA1lhbJgVX&#10;8jCbDh4mmGnb8ZbaXShEDGGfoYIyhCaT0uclGfQj2xBH7s86gyFCV0jtsIvhppYvSZJKgxXHhhIb&#10;WpSUn3cXo+B7vEnb+fpr1e/X6TH/3B4Pp84pNXzs5x8gAvXhLv53r7SCt9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d+E9xAAAANwAAAAPAAAAAAAAAAAA&#10;AAAAAKECAABkcnMvZG93bnJldi54bWxQSwUGAAAAAAQABAD5AAAAkgMAAAAA&#10;"/>
                  <v:line id="Line 654" o:spid="_x0000_s2235" style="position:absolute;flip:y;visibility:visible;mso-wrap-style:square" from="3744,2592" to="4464,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F2ccAAADcAAAADwAAAGRycy9kb3ducmV2LnhtbESPQWsCMRSE74X+h/AKvRTNtrRVt0aR&#10;QqEHL1pZ8fbcPDfLbl62SarrvzeC0OMwM98w03lvW3EkH2rHCp6HGQji0umaKwWbn6/BGESIyBpb&#10;x6TgTAHms/u7KebanXhFx3WsRIJwyFGBibHLpQylIYth6Dri5B2ctxiT9JXUHk8Jblv5kmXv0mLN&#10;acFgR5+Gymb9ZxXI8fLp1y/2r03RbLcTU5RFt1sq9fjQLz5AROrjf/jW/tYKRm8TuJ5JR0DO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H8XZxwAAANwAAAAPAAAAAAAA&#10;AAAAAAAAAKECAABkcnMvZG93bnJldi54bWxQSwUGAAAAAAQABAD5AAAAlQMAAAAA&#10;"/>
                  <v:line id="Line 655" o:spid="_x0000_s2236" style="position:absolute;visibility:visible;mso-wrap-style:square" from="4464,2592" to="6768,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nhsQAAADcAAAADwAAAGRycy9kb3ducmV2LnhtbERPy2rCQBTdF/yH4Qru6sQKqU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bSeGxAAAANwAAAAPAAAAAAAAAAAA&#10;AAAAAKECAABkcnMvZG93bnJldi54bWxQSwUGAAAAAAQABAD5AAAAkgMAAAAA&#10;"/>
                  <v:line id="Line 656" o:spid="_x0000_s2237" style="position:absolute;visibility:visible;mso-wrap-style:square" from="3600,3456" to="4752,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GCHcYAAADcAAAADwAAAGRycy9kb3ducmV2LnhtbESPQWvCQBSE7wX/w/IKvdWNFlJJXUVa&#10;BPUg1Rba4zP7mqRm34bdNYn/3hUEj8PMfMNM572pRUvOV5YVjIYJCOLc6ooLBd9fy+cJCB+QNdaW&#10;ScGZPMxng4cpZtp2vKN2HwoRIewzVFCG0GRS+rwkg35oG+Lo/VlnMETpCqkddhFuajlOklQarDgu&#10;lNjQe0n5cX8yCrYvn2m7WG9W/c86PeQfu8Pvf+eUenrsF28gAvXhHr61V1rBaz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hgh3GAAAA3AAAAA8AAAAAAAAA&#10;AAAAAAAAoQIAAGRycy9kb3ducmV2LnhtbFBLBQYAAAAABAAEAPkAAACUAwAAAAA=&#10;"/>
                  <v:line id="Line 657" o:spid="_x0000_s2238" style="position:absolute;visibility:visible;mso-wrap-style:square" from="4752,4176" to="5184,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McasYAAADcAAAADwAAAGRycy9kb3ducmV2LnhtbESPQWvCQBSE7wX/w/IEb3VThbREVxFL&#10;QT2Uagt6fGafSWr2bdhdk/TfdwtCj8PMfMPMl72pRUvOV5YVPI0TEMS51RUXCr4+3x5fQPiArLG2&#10;TAp+yMNyMXiYY6Ztx3tqD6EQEcI+QwVlCE0mpc9LMujHtiGO3sU6gyFKV0jtsItwU8tJkqTSYMVx&#10;ocSG1iXl18PNKHiffqTtarvb9Mdtes5f9+fTd+eUGg371QxEoD78h+/tjVbwnE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zHGrGAAAA3AAAAA8AAAAAAAAA&#10;AAAAAAAAoQIAAGRycy9kb3ducmV2LnhtbFBLBQYAAAAABAAEAPkAAACUAwAAAAA=&#10;"/>
                  <v:line id="Line 658" o:spid="_x0000_s2239" style="position:absolute;flip:y;visibility:visible;mso-wrap-style:square" from="5184,4320" to="6768,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s4jscAAADcAAAADwAAAGRycy9kb3ducmV2LnhtbESPzWsCMRTE74X+D+EVvBTN9gM/tkaR&#10;guDBS62seHtuXjfLbl62SdTtf98UhB6HmfkNM1/2thUX8qF2rOBplIEgLp2uuVKw/1wPpyBCRNbY&#10;OiYFPxRgubi/m2Ou3ZU/6LKLlUgQDjkqMDF2uZShNGQxjFxHnLwv5y3GJH0ltcdrgttWPmfZWFqs&#10;OS0Y7OjdUNnszlaBnG4fv/3q9NoUzeEwM0VZdMetUoOHfvUGIlIf/8O39kYrmIxf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mziOxwAAANwAAAAPAAAAAAAA&#10;AAAAAAAAAKECAABkcnMvZG93bnJldi54bWxQSwUGAAAAAAQABAD5AAAAlQMAAAAA&#10;"/>
                </v:group>
                <v:group id="Group 659" o:spid="_x0000_s2240" style="position:absolute;left:5873;top:6434;width:1938;height:1371" coordorigin="7776,2448" coordsize="2448,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u7B8YAAADcAAAADwAAAGRycy9kb3ducmV2LnhtbESPQWvCQBSE74L/YXlC&#10;b3UTa22JWUVEpQcpVAvF2yP7TEKyb0N2TeK/7xYKHoeZ+YZJ14OpRUetKy0riKcRCOLM6pJzBd/n&#10;/fM7COeRNdaWScGdHKxX41GKibY9f1F38rkIEHYJKii8bxIpXVaQQTe1DXHwrrY16INsc6lb7APc&#10;1HIWRQtpsOSwUGBD24Ky6nQzCg499puXeNcdq+v2fjm/fv4cY1LqaTJsliA8Df4R/m9/aAV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a7sHxgAAANwA&#10;AAAPAAAAAAAAAAAAAAAAAKoCAABkcnMvZG93bnJldi54bWxQSwUGAAAAAAQABAD6AAAAnQMAAAAA&#10;">
                  <v:line id="Line 660" o:spid="_x0000_s2241" style="position:absolute;visibility:visible;mso-wrap-style:square" from="7776,2448" to="10224,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JUisUAAADcAAAADwAAAGRycy9kb3ducmV2LnhtbESPzWrDMBCE74G+g9hCbomcQP7cKKHE&#10;BHpoC3FCz1tra5laK2Mpjvr2VaGQ4zDzzTDbfbStGKj3jWMFs2kGgrhyuuFaweV8nKxB+ICssXVM&#10;Cn7Iw373MNpirt2NTzSUoRaphH2OCkwIXS6lrwxZ9FPXESfvy/UWQ5J9LXWPt1RuWznPsqW02HBa&#10;MNjRwVD1XV6tgpUpTnIli9fzezE0s018ix+fG6XGj/H5CUSgGO7hf/pFJ265gL8z6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SJUisUAAADcAAAADwAAAAAAAAAA&#10;AAAAAAChAgAAZHJzL2Rvd25yZXYueG1sUEsFBgAAAAAEAAQA+QAAAJMDAAAAAA==&#10;">
                    <v:stroke endarrow="block"/>
                  </v:line>
                  <v:line id="Line 661" o:spid="_x0000_s2242" style="position:absolute;visibility:visible;mso-wrap-style:square" from="7776,2592" to="1022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K/cQAAADcAAAADwAAAGRycy9kb3ducmV2LnhtbESPQWvCQBSE74L/YXlCb7qxh6ipq4ih&#10;0EMrGEvPr9nXbGj2bchu4/bfdwuCx2Hmm2G2+2g7MdLgW8cKlosMBHHtdMuNgvfL83wNwgdkjZ1j&#10;UvBLHva76WSLhXZXPtNYhUakEvYFKjAh9IWUvjZk0S9cT5y8LzdYDEkOjdQDXlO57eRjluXSYstp&#10;wWBPR0P1d/VjFaxMeZYrWb5eTuXYLjfxLX58bpR6mMXDE4hAMdzDN/pFJy7P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8Mr9xAAAANwAAAAPAAAAAAAAAAAA&#10;AAAAAKECAABkcnMvZG93bnJldi54bWxQSwUGAAAAAAQABAD5AAAAkgMAAAAA&#10;">
                    <v:stroke endarrow="block"/>
                  </v:line>
                  <v:line id="Line 662" o:spid="_x0000_s2243" style="position:absolute;visibility:visible;mso-wrap-style:square" from="7776,2736" to="10224,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xvZsQAAADcAAAADwAAAGRycy9kb3ducmV2LnhtbESPQWvCQBSE74L/YXlCb7qxB6Opq4ih&#10;0ENbMIrn1+xrNjT7NmS3cfvvu4WCx2Hmm2G2+2g7MdLgW8cKlosMBHHtdMuNgsv5eb4G4QOyxs4x&#10;KfghD/vddLLFQrsbn2isQiNSCfsCFZgQ+kJKXxuy6BeuJ07epxsshiSHRuoBb6ncdvIxy1bSYstp&#10;wWBPR0P1V/VtFeSmPMlclq/n93Jsl5v4Fq8fG6UeZvHwBCJQDPfwP/2iE7fK4e9MOgJy9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G9mxAAAANwAAAAPAAAAAAAAAAAA&#10;AAAAAKECAABkcnMvZG93bnJldi54bWxQSwUGAAAAAAQABAD5AAAAkgMAAAAA&#10;">
                    <v:stroke endarrow="block"/>
                  </v:line>
                  <v:line id="Line 663" o:spid="_x0000_s2244" style="position:absolute;visibility:visible;mso-wrap-style:square" from="7776,2880" to="10224,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P7FMIAAADcAAAADwAAAGRycy9kb3ducmV2LnhtbERPS0sDMRC+C/6HMII3m20Prd02LdJF&#10;8KBCH/Q83Uw3i5vJsonb+O+dg+Dx43uvt9l3aqQhtoENTCcFKOI62JYbA6fj69MzqJiQLXaBycAP&#10;Rdhu7u/WWNpw4z2Nh9QoCeFYogGXUl9qHWtHHuMk9MTCXcPgMQkcGm0HvEm47/SsKObaY8vS4LCn&#10;naP66/DtDSxctdcLXb0fP6uxnS7zRz5flsY8PuSXFahEOf2L/9xvVnxzWStn5Ajo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P7FMIAAADcAAAADwAAAAAAAAAAAAAA&#10;AAChAgAAZHJzL2Rvd25yZXYueG1sUEsFBgAAAAAEAAQA+QAAAJADAAAAAA==&#10;">
                    <v:stroke endarrow="block"/>
                  </v:line>
                  <v:line id="Line 664" o:spid="_x0000_s2245" style="position:absolute;visibility:visible;mso-wrap-style:square" from="7776,3024" to="1022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ej8QAAADcAAAADwAAAGRycy9kb3ducmV2LnhtbESPQWvCQBSE74L/YXlCb7qxBzWpq4ih&#10;0EMrGEvPr9nXbGj2bchu4/bfdwuCx2Hmm2G2+2g7MdLgW8cKlosMBHHtdMuNgvfL83wDwgdkjZ1j&#10;UvBLHva76WSLhXZXPtNYhUakEvYFKjAh9IWUvjZk0S9cT5y8LzdYDEkOjdQDXlO57eRjlq2kxZbT&#10;gsGejobq7+rHKlib8izXsny9nMqxXebxLX585ko9zOLhCUSgGO7hG/2iE7fK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16PxAAAANwAAAAPAAAAAAAAAAAA&#10;AAAAAKECAABkcnMvZG93bnJldi54bWxQSwUGAAAAAAQABAD5AAAAkgMAAAAA&#10;">
                    <v:stroke endarrow="block"/>
                  </v:line>
                  <v:line id="Line 665" o:spid="_x0000_s2246" style="position:absolute;visibility:visible;mso-wrap-style:square" from="7776,3168" to="1022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xhz8EAAADcAAAADwAAAGRycy9kb3ducmV2LnhtbERPTUvDQBC9C/0Pywje7KYejI3dFmkQ&#10;elChrXges9NsaHY2ZLfp+u+dg+Dx8b5Xm+x7NdEYu8AGFvMCFHETbMetgc/j6/0TqJiQLfaBycAP&#10;RdisZzcrrGy48p6mQ2qVhHCs0IBLaai0jo0jj3EeBmLhTmH0mASOrbYjXiXc9/qhKB61x46lweFA&#10;W0fN+XDxBkpX73Wp67fjRz11i2V+z1/fS2PubvPLM6hEOf2L/9w7K75S5ssZOQJ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GHPwQAAANwAAAAPAAAAAAAAAAAAAAAA&#10;AKECAABkcnMvZG93bnJldi54bWxQSwUGAAAAAAQABAD5AAAAjwMAAAAA&#10;">
                    <v:stroke endarrow="block"/>
                  </v:line>
                  <v:line id="Line 666" o:spid="_x0000_s2247" style="position:absolute;visibility:visible;mso-wrap-style:square" from="7776,3312" to="10224,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DEVMQAAADcAAAADwAAAGRycy9kb3ducmV2LnhtbESPzWrDMBCE74G+g9hCb4nsHurEiRJK&#10;TaCHtpAfet5aG8vUWhlLcZS3jwqFHIeZb4ZZbaLtxEiDbx0ryGcZCOLa6ZYbBcfDdjoH4QOyxs4x&#10;KbiSh836YbLCUrsL72jch0akEvYlKjAh9KWUvjZk0c9cT5y8kxsshiSHRuoBL6ncdvI5y16kxZbT&#10;gsGe3gzVv/uzVVCYaicLWX0cvqqxzRfxM37/LJR6eoyvSxCBYriH/+l3nbgih78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MRUxAAAANwAAAAPAAAAAAAAAAAA&#10;AAAAAKECAABkcnMvZG93bnJldi54bWxQSwUGAAAAAAQABAD5AAAAkgMAAAAA&#10;">
                    <v:stroke endarrow="block"/>
                  </v:line>
                  <v:line id="Line 667" o:spid="_x0000_s2248" style="position:absolute;visibility:visible;mso-wrap-style:square" from="7776,3456" to="10224,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aI8QAAADcAAAADwAAAGRycy9kb3ducmV2LnhtbESPQWsCMRSE7wX/Q3iCt5rVg1u3RhGX&#10;ggctqKXn183rZunmZdmka/z3Rij0OMx8M8xqE20rBup941jBbJqBIK6cbrhW8HF5e34B4QOyxtYx&#10;KbiRh8169LTCQrsrn2g4h1qkEvYFKjAhdIWUvjJk0U9dR5y8b9dbDEn2tdQ9XlO5beU8yxbSYsNp&#10;wWBHO0PVz/nXKshNeZK5LA+X93JoZst4jJ9fS6Um47h9BREohv/wH73Xicvn8DiTj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ElojxAAAANwAAAAPAAAAAAAAAAAA&#10;AAAAAKECAABkcnMvZG93bnJldi54bWxQSwUGAAAAAAQABAD5AAAAkgMAAAAA&#10;">
                    <v:stroke endarrow="block"/>
                  </v:line>
                  <v:line id="Line 668" o:spid="_x0000_s2249" style="position:absolute;visibility:visible;mso-wrap-style:square" from="7776,3744" to="10224,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7/uMQAAADcAAAADwAAAGRycy9kb3ducmV2LnhtbESPQWsCMRSE70L/Q3iF3jSrBbdujSIu&#10;hR5qQS09v26em8XNy7KJa/rvjVDocZj5ZpjlOtpWDNT7xrGC6SQDQVw53XCt4Ov4Nn4B4QOyxtYx&#10;KfglD+vVw2iJhXZX3tNwCLVIJewLVGBC6AopfWXIop+4jjh5J9dbDEn2tdQ9XlO5beUsy+bSYsNp&#10;wWBHW0PV+XCxCnJT7mUuy4/jZzk000Xcxe+fhVJPj3HzCiJQDP/hP/pdJy5/hvuZd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v+4xAAAANwAAAAPAAAAAAAAAAAA&#10;AAAAAKECAABkcnMvZG93bnJldi54bWxQSwUGAAAAAAQABAD5AAAAkgMAAAAA&#10;">
                    <v:stroke endarrow="block"/>
                  </v:line>
                  <v:line id="Line 669" o:spid="_x0000_s2250" style="position:absolute;visibility:visible;mso-wrap-style:square" from="7776,3600" to="10224,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dnzMQAAADcAAAADwAAAGRycy9kb3ducmV2LnhtbESPQWsCMRSE70L/Q3iF3jSrFLdujSIu&#10;hR5qQS09v26em8XNy7KJa/rvjVDocZj5ZpjlOtpWDNT7xrGC6SQDQVw53XCt4Ov4Nn4B4QOyxtYx&#10;KfglD+vVw2iJhXZX3tNwCLVIJewLVGBC6AopfWXIop+4jjh5J9dbDEn2tdQ9XlO5beUsy+bSYsNp&#10;wWBHW0PV+XCxCnJT7mUuy4/jZzk000Xcxe+fhVJPj3HzCiJQDP/hP/pdJy5/hvuZd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t2fMxAAAANwAAAAPAAAAAAAAAAAA&#10;AAAAAKECAABkcnMvZG93bnJldi54bWxQSwUGAAAAAAQABAD5AAAAkgMAAAAA&#10;">
                    <v:stroke endarrow="block"/>
                  </v:line>
                </v:group>
                <v:shape id="Text Box 670" o:spid="_x0000_s2251" type="#_x0000_t202" style="position:absolute;left:5873;top:5800;width:1810;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8sYA&#10;AADcAAAADwAAAGRycy9kb3ducmV2LnhtbESPT2vCQBTE74V+h+UVvNVNC/5p6kakKAhCaUwPPb5m&#10;n8mS7NuYXTV+e7dQ8DjMzG+YxXKwrThT741jBS/jBARx6bThSsF3sXmeg/ABWWPrmBRcycMye3xY&#10;YKrdhXM670MlIoR9igrqELpUSl/WZNGPXUccvYPrLYYo+0rqHi8Rblv5miRTadFwXKixo4+aymZ/&#10;sgpWP5yvzfHz9ys/5KYo3hLeTRulRk/D6h1EoCHcw//trVYwm03g70w8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D8sYAAADcAAAADwAAAAAAAAAAAAAAAACYAgAAZHJz&#10;L2Rvd25yZXYueG1sUEsFBgAAAAAEAAQA9QAAAIsDAAAAAA==&#10;" filled="f" stroked="f">
                  <v:textbox inset="0,0,0,0">
                    <w:txbxContent>
                      <w:p w14:paraId="3CBFDF80" w14:textId="77777777" w:rsidR="004D6677" w:rsidRDefault="004D6677" w:rsidP="00F610CB">
                        <w:pPr>
                          <w:pStyle w:val="BodyText2"/>
                          <w:jc w:val="both"/>
                          <w:rPr>
                            <w:sz w:val="18"/>
                          </w:rPr>
                        </w:pPr>
                        <w:r>
                          <w:rPr>
                            <w:sz w:val="18"/>
                          </w:rPr>
                          <w:t>Hướng đọc các pixel theo mã run-length</w:t>
                        </w:r>
                      </w:p>
                    </w:txbxContent>
                  </v:textbox>
                </v:shape>
                <v:rect id="Rectangle 671" o:spid="_x0000_s2252" style="position:absolute;left:1032;top:5739;width:7059;height:4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Y3sQA&#10;AADcAAAADwAAAGRycy9kb3ducmV2LnhtbESPwW7CMBBE70j9B2sr9QZOOBASMKiCVqVHApfcVvES&#10;R43XUWwg/fsaCanH0cy80ay3o+3EjQbfOlaQzhIQxLXTLTcKzqfP6RKED8gaO8ek4Jc8bDcvkzUW&#10;2t35SLcyNCJC2BeowITQF1L62pBFP3M9cfQubrAYohwaqQe8R7jt5DxJFtJiy3HBYE87Q/VPebUK&#10;rlW5zw/Z7qP/rr4qadMkNflZqbfX8X0FItAY/sPP9kEryLIFPM7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2N7EAAAA3AAAAA8AAAAAAAAAAAAAAAAAmAIAAGRycy9k&#10;b3ducmV2LnhtbFBLBQYAAAAABAAEAPUAAACJAwAAAAA=&#10;" filled="f">
                  <v:stroke dashstyle="1 1" endcap="round"/>
                </v:rect>
                <w10:wrap type="square"/>
              </v:group>
            </w:pict>
          </mc:Fallback>
        </mc:AlternateContent>
      </w:r>
      <w:r w:rsidRPr="00283743">
        <w:rPr>
          <w:rFonts w:ascii="Times New Roman" w:hAnsi="Times New Roman" w:cs="Times New Roman"/>
          <w:sz w:val="26"/>
          <w:szCs w:val="26"/>
        </w:rPr>
        <w:t>Mã run-length tuy có thuật toán nén và giải mã đơn giản nhưng tỉ số nén không cao, thao tác tìm kiếm thường chậm vì lưu trữ  theo hàng</w:t>
      </w:r>
      <w:ins w:id="642" w:author="Windows User" w:date="2019-02-20T15:03:00Z">
        <w:r w:rsidR="00561FC7">
          <w:rPr>
            <w:rFonts w:ascii="Times New Roman" w:hAnsi="Times New Roman" w:cs="Times New Roman"/>
            <w:sz w:val="26"/>
            <w:szCs w:val="26"/>
          </w:rPr>
          <w:t>,</w:t>
        </w:r>
      </w:ins>
      <w:r w:rsidRPr="00283743">
        <w:rPr>
          <w:rFonts w:ascii="Times New Roman" w:hAnsi="Times New Roman" w:cs="Times New Roman"/>
          <w:sz w:val="26"/>
          <w:szCs w:val="26"/>
        </w:rPr>
        <w:t xml:space="preserve"> không lưu ý tới tính lân cận. Để khắc phục tình trạng này, mã run-length được cải biên theo những đường đọc dữ liệu khác nhau:</w:t>
      </w:r>
    </w:p>
    <w:p w14:paraId="2996B7E4" w14:textId="77777777" w:rsidR="00F610CB" w:rsidRPr="00283743" w:rsidRDefault="00F610CB" w:rsidP="00F610CB">
      <w:pPr>
        <w:spacing w:before="120"/>
        <w:ind w:firstLine="720"/>
        <w:jc w:val="both"/>
        <w:rPr>
          <w:rFonts w:ascii="Times New Roman" w:hAnsi="Times New Roman" w:cs="Times New Roman"/>
          <w:sz w:val="26"/>
          <w:szCs w:val="26"/>
        </w:rPr>
      </w:pPr>
    </w:p>
    <w:p w14:paraId="16197807"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678720" behindDoc="0" locked="0" layoutInCell="1" allowOverlap="1" wp14:anchorId="6842ED6A" wp14:editId="6A9AE8D3">
                <wp:simplePos x="0" y="0"/>
                <wp:positionH relativeFrom="margin">
                  <wp:posOffset>352880</wp:posOffset>
                </wp:positionH>
                <wp:positionV relativeFrom="paragraph">
                  <wp:posOffset>29400</wp:posOffset>
                </wp:positionV>
                <wp:extent cx="5968651" cy="1132764"/>
                <wp:effectExtent l="0" t="0" r="13335" b="10795"/>
                <wp:wrapNone/>
                <wp:docPr id="616"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8651" cy="1132764"/>
                          <a:chOff x="1301" y="866"/>
                          <a:chExt cx="6351" cy="1418"/>
                        </a:xfrm>
                      </wpg:grpSpPr>
                      <wps:wsp>
                        <wps:cNvPr id="617" name="Text Box 673"/>
                        <wps:cNvSpPr txBox="1">
                          <a:spLocks noChangeArrowheads="1"/>
                        </wps:cNvSpPr>
                        <wps:spPr bwMode="auto">
                          <a:xfrm>
                            <a:off x="4002" y="1032"/>
                            <a:ext cx="3433" cy="10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DCE9CB" w14:textId="77777777" w:rsidR="004D6677" w:rsidRPr="00634CFE" w:rsidRDefault="004D6677" w:rsidP="00F610CB">
                              <w:pPr>
                                <w:pStyle w:val="BodyText3"/>
                                <w:numPr>
                                  <w:ilvl w:val="12"/>
                                  <w:numId w:val="0"/>
                                </w:numPr>
                                <w:rPr>
                                  <w:bCs/>
                                </w:rPr>
                              </w:pPr>
                              <w:r w:rsidRPr="00634CFE">
                                <w:rPr>
                                  <w:bCs/>
                                </w:rPr>
                                <w:t>(24,A) (13,B) (3,A) (13,B) (4,D) (11,B) (10,D) (10,C) (10,D) (10,C) (5,D).</w:t>
                              </w:r>
                            </w:p>
                            <w:p w14:paraId="66020C4D" w14:textId="77777777" w:rsidR="004D6677" w:rsidRDefault="004D6677" w:rsidP="00F610CB">
                              <w:pPr>
                                <w:jc w:val="both"/>
                              </w:pPr>
                            </w:p>
                          </w:txbxContent>
                        </wps:txbx>
                        <wps:bodyPr rot="0" vert="horz" wrap="square" lIns="91440" tIns="45720" rIns="91440" bIns="45720" anchor="t" anchorCtr="0" upright="1">
                          <a:noAutofit/>
                        </wps:bodyPr>
                      </wps:wsp>
                      <wpg:grpSp>
                        <wpg:cNvPr id="618" name="Group 674"/>
                        <wpg:cNvGrpSpPr>
                          <a:grpSpLocks/>
                        </wpg:cNvGrpSpPr>
                        <wpg:grpSpPr bwMode="auto">
                          <a:xfrm>
                            <a:off x="1447" y="1067"/>
                            <a:ext cx="2448" cy="587"/>
                            <a:chOff x="2304" y="10224"/>
                            <a:chExt cx="2448" cy="720"/>
                          </a:xfrm>
                        </wpg:grpSpPr>
                        <wps:wsp>
                          <wps:cNvPr id="619" name="Line 675"/>
                          <wps:cNvCnPr>
                            <a:cxnSpLocks noChangeShapeType="1"/>
                          </wps:cNvCnPr>
                          <wps:spPr bwMode="auto">
                            <a:xfrm>
                              <a:off x="2304" y="10224"/>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0" name="Line 676"/>
                          <wps:cNvCnPr>
                            <a:cxnSpLocks noChangeShapeType="1"/>
                          </wps:cNvCnPr>
                          <wps:spPr bwMode="auto">
                            <a:xfrm>
                              <a:off x="2304" y="10371"/>
                              <a:ext cx="2448"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1" name="Line 677"/>
                          <wps:cNvCnPr>
                            <a:cxnSpLocks noChangeShapeType="1"/>
                          </wps:cNvCnPr>
                          <wps:spPr bwMode="auto">
                            <a:xfrm>
                              <a:off x="2304" y="10512"/>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2" name="Line 678"/>
                          <wps:cNvCnPr>
                            <a:cxnSpLocks noChangeShapeType="1"/>
                          </wps:cNvCnPr>
                          <wps:spPr bwMode="auto">
                            <a:xfrm>
                              <a:off x="2304" y="10656"/>
                              <a:ext cx="2448"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3" name="Line 679"/>
                          <wps:cNvCnPr>
                            <a:cxnSpLocks noChangeShapeType="1"/>
                          </wps:cNvCnPr>
                          <wps:spPr bwMode="auto">
                            <a:xfrm>
                              <a:off x="2304" y="10800"/>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4" name="Line 680"/>
                          <wps:cNvCnPr>
                            <a:cxnSpLocks noChangeShapeType="1"/>
                          </wps:cNvCnPr>
                          <wps:spPr bwMode="auto">
                            <a:xfrm>
                              <a:off x="2304" y="10944"/>
                              <a:ext cx="2448"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29" name="Text Box 685"/>
                        <wps:cNvSpPr txBox="1">
                          <a:spLocks noChangeArrowheads="1"/>
                        </wps:cNvSpPr>
                        <wps:spPr bwMode="auto">
                          <a:xfrm>
                            <a:off x="1498" y="1874"/>
                            <a:ext cx="6154" cy="33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397D52" w14:textId="77777777" w:rsidR="004D6677" w:rsidRDefault="004D6677" w:rsidP="00F610CB">
                              <w:pPr>
                                <w:jc w:val="center"/>
                              </w:pPr>
                              <w:r w:rsidRPr="00B64F7A">
                                <w:rPr>
                                  <w:bCs/>
                                  <w:i/>
                                  <w:iCs/>
                                </w:rPr>
                                <w:t>Hình 25</w:t>
                              </w:r>
                              <w:r w:rsidRPr="00B64F7A">
                                <w:rPr>
                                  <w:i/>
                                  <w:iCs/>
                                </w:rPr>
                                <w:t>.</w:t>
                              </w:r>
                              <w:r w:rsidRPr="008D3582">
                                <w:rPr>
                                  <w:i/>
                                  <w:iCs/>
                                </w:rPr>
                                <w:t xml:space="preserve"> </w:t>
                              </w:r>
                              <w:r w:rsidRPr="00B1351A">
                                <w:rPr>
                                  <w:i/>
                                </w:rPr>
                                <w:t xml:space="preserve">Mã </w:t>
                              </w:r>
                              <w:r>
                                <w:rPr>
                                  <w:i/>
                                </w:rPr>
                                <w:t>R</w:t>
                              </w:r>
                              <w:r w:rsidRPr="00B1351A">
                                <w:rPr>
                                  <w:i/>
                                </w:rPr>
                                <w:t>un-length cải biên</w:t>
                              </w:r>
                            </w:p>
                          </w:txbxContent>
                        </wps:txbx>
                        <wps:bodyPr rot="0" vert="horz" wrap="square" lIns="91440" tIns="0" rIns="91440" bIns="0" anchor="t" anchorCtr="0" upright="1">
                          <a:noAutofit/>
                        </wps:bodyPr>
                      </wps:wsp>
                      <wps:wsp>
                        <wps:cNvPr id="630" name="Rectangle 686"/>
                        <wps:cNvSpPr>
                          <a:spLocks noChangeArrowheads="1"/>
                        </wps:cNvSpPr>
                        <wps:spPr bwMode="auto">
                          <a:xfrm>
                            <a:off x="1301" y="866"/>
                            <a:ext cx="6335" cy="1418"/>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42ED6A" id="Group 616" o:spid="_x0000_s2253" style="position:absolute;left:0;text-align:left;margin-left:27.8pt;margin-top:2.3pt;width:469.95pt;height:89.2pt;z-index:251678720;mso-position-horizontal-relative:margin;mso-position-vertical-relative:text" coordorigin="1301,866" coordsize="6351,1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">
                <v:shape id="Text Box 673" o:spid="_x0000_s2254" type="#_x0000_t202" style="position:absolute;left:4002;top:1032;width:3433;height:1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aM3cMA&#10;AADcAAAADwAAAGRycy9kb3ducmV2LnhtbESP0YrCMBRE34X9h3AX9kU0VbTVapR1wcXXqh9wba5t&#10;sbkpTdbWvzfCgo/DzJxh1tve1OJOrassK5iMIxDEudUVFwrOp/1oAcJ5ZI21ZVLwIAfbzcdgjam2&#10;HWd0P/pCBAi7FBWU3jeplC4vyaAb24Y4eFfbGvRBtoXULXYBbmo5jaJYGqw4LJTY0E9J+e34ZxRc&#10;D91wvuwuv/6cZLN4h1VysQ+lvj777xUIT71/h//bB60gniTwOh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aM3cMAAADcAAAADwAAAAAAAAAAAAAAAACYAgAAZHJzL2Rv&#10;d25yZXYueG1sUEsFBgAAAAAEAAQA9QAAAIgDAAAAAA==&#10;" stroked="f">
                  <v:textbox>
                    <w:txbxContent>
                      <w:p w14:paraId="70DCE9CB" w14:textId="77777777" w:rsidR="004D6677" w:rsidRPr="00634CFE" w:rsidRDefault="004D6677" w:rsidP="00F610CB">
                        <w:pPr>
                          <w:pStyle w:val="BodyText3"/>
                          <w:numPr>
                            <w:ilvl w:val="12"/>
                            <w:numId w:val="0"/>
                          </w:numPr>
                          <w:rPr>
                            <w:bCs/>
                          </w:rPr>
                        </w:pPr>
                        <w:r w:rsidRPr="00634CFE">
                          <w:rPr>
                            <w:bCs/>
                          </w:rPr>
                          <w:t>(24,A) (13,B) (3,A) (13,B) (4,D) (11,B) (10,D) (10,C) (10,D) (10,C) (5,D).</w:t>
                        </w:r>
                      </w:p>
                      <w:p w14:paraId="66020C4D" w14:textId="77777777" w:rsidR="004D6677" w:rsidRDefault="004D6677" w:rsidP="00F610CB">
                        <w:pPr>
                          <w:jc w:val="both"/>
                        </w:pPr>
                      </w:p>
                    </w:txbxContent>
                  </v:textbox>
                </v:shape>
                <v:group id="Group 674" o:spid="_x0000_s2255" style="position:absolute;left:1447;top:1067;width:2448;height:587" coordorigin="2304,10224" coordsize="2448,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MHN4sIAAADcAAAADwAAAGRycy9kb3ducmV2LnhtbERPy4rCMBTdC/5DuII7&#10;TTuDIh1TERkHFyKoA8PsLs3tA5ub0sS2/r1ZCC4P573eDKYWHbWusqwgnkcgiDOrKy4U/F73sxUI&#10;55E11pZJwYMcbNLxaI2Jtj2fqbv4QoQQdgkqKL1vEildVpJBN7cNceBy2xr0AbaF1C32IdzU8iOK&#10;ltJgxaGhxIZ2JWW3y90o+Omx337G393xlu8e/9fF6e8Yk1LTybD9AuFp8G/xy33QCp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DBzeLCAAAA3AAAAA8A&#10;AAAAAAAAAAAAAAAAqgIAAGRycy9kb3ducmV2LnhtbFBLBQYAAAAABAAEAPoAAACZAwAAAAA=&#10;">
                  <v:line id="Line 675" o:spid="_x0000_s2256" style="position:absolute;visibility:visible;mso-wrap-style:square" from="2304,10224" to="4752,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gib8UAAADcAAAADwAAAGRycy9kb3ducmV2LnhtbESPzWrDMBCE74G+g9hCbonsHpLajRJK&#10;TaGHtJAfct5aG8vEWhlLdZS3jwqFHoeZ+YZZbaLtxEiDbx0ryOcZCOLa6ZYbBcfD++wZhA/IGjvH&#10;pOBGHjbrh8kKS+2uvKNxHxqRIOxLVGBC6EspfW3Iop+7njh5ZzdYDEkOjdQDXhPcdvIpyxbSYstp&#10;wWBPb4bqy/7HKliaaieXstoevqqxzYv4GU/fhVLTx/j6AiJQDP/hv/aHVrDIC/g9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gib8UAAADcAAAADwAAAAAAAAAA&#10;AAAAAAChAgAAZHJzL2Rvd25yZXYueG1sUEsFBgAAAAAEAAQA+QAAAJMDAAAAAA==&#10;">
                    <v:stroke endarrow="block"/>
                  </v:line>
                  <v:line id="Line 676" o:spid="_x0000_s2257" style="position:absolute;visibility:visible;mso-wrap-style:square" from="2304,10371" to="4752,10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nIkMIAAADcAAAADwAAAGRycy9kb3ducmV2LnhtbERPXWvCMBR9F/wP4Qp703QySleNUgqC&#10;OBhUJ+zxrrk2Zc1NaaJ2/vrlYbDHw/leb0fbiRsNvnWs4HmRgCCunW65UfBx2s0zED4ga+wck4If&#10;8rDdTCdrzLW7c0W3Y2hEDGGfowITQp9L6WtDFv3C9cSRu7jBYohwaKQe8B7DbSeXSZJKiy3HBoM9&#10;lYbq7+PVKkBZPkJWjW8vr2crP9+L9Pz1OCj1NBuLFYhAY/gX/7n3WkG6jPPjmXg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GnIkMIAAADcAAAADwAAAAAAAAAAAAAA&#10;AAChAgAAZHJzL2Rvd25yZXYueG1sUEsFBgAAAAAEAAQA+QAAAJADAAAAAA==&#10;">
                    <v:stroke startarrow="block"/>
                  </v:line>
                  <v:line id="Line 677" o:spid="_x0000_s2258" style="position:absolute;visibility:visible;mso-wrap-style:square" from="2304,10512" to="4752,10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Lk1MUAAADcAAAADwAAAGRycy9kb3ducmV2LnhtbESPT2sCMRTE7wW/Q3hCbzW7HrSuRpEu&#10;BQ+14B96ft08N4ubl2UT1/TbN0Khx2FmfsOsNtG2YqDeN44V5JMMBHHldMO1gvPp/eUVhA/IGlvH&#10;pOCHPGzWo6cVFtrd+UDDMdQiQdgXqMCE0BVS+sqQRT9xHXHyLq63GJLsa6l7vCe4beU0y2bSYsNp&#10;wWBHb4aq6/FmFcxNeZBzWX6cPsuhyRdxH7++F0o9j+N2CSJQDP/hv/ZOK5hNc3ic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Lk1MUAAADcAAAADwAAAAAAAAAA&#10;AAAAAAChAgAAZHJzL2Rvd25yZXYueG1sUEsFBgAAAAAEAAQA+QAAAJMDAAAAAA==&#10;">
                    <v:stroke endarrow="block"/>
                  </v:line>
                  <v:line id="Line 678" o:spid="_x0000_s2259" style="position:absolute;visibility:visible;mso-wrap-style:square" from="2304,10656" to="4752,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zfMUAAADcAAAADwAAAGRycy9kb3ducmV2LnhtbESPQWvCQBSE7wX/w/IEb3VjkKDRVUJA&#10;KAqF2Aoen9nXJDT7NmS3mubXdwuFHoeZ+YbZ7gfTijv1rrGsYDGPQBCXVjdcKXh/OzyvQDiPrLG1&#10;TAq+ycF+N3naYqrtgwu6n30lAoRdigpq77tUSlfWZNDNbUccvA/bG/RB9pXUPT4C3LQyjqJEGmw4&#10;LNTYUV5T+Xn+MgpQ5qNfFcNpub4YeX3NksttPCo1mw7ZBoSnwf+H/9ovWkESx/B7Jhw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zfMUAAADcAAAADwAAAAAAAAAA&#10;AAAAAAChAgAAZHJzL2Rvd25yZXYueG1sUEsFBgAAAAAEAAQA+QAAAJMDAAAAAA==&#10;">
                    <v:stroke startarrow="block"/>
                  </v:line>
                  <v:line id="Line 679" o:spid="_x0000_s2260" style="position:absolute;visibility:visible;mso-wrap-style:square" from="2304,10800" to="4752,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zfOMUAAADcAAAADwAAAGRycy9kb3ducmV2LnhtbESPS2vDMBCE74X8B7GB3Bo5CeThRAml&#10;ppBDW8iDnDfW1jK1VsZSHeXfV4VCjsPMfMNsdtE2oqfO144VTMYZCOLS6ZorBefT2/MShA/IGhvH&#10;pOBOHnbbwdMGc+1ufKD+GCqRIOxzVGBCaHMpfWnIoh+7ljh5X66zGJLsKqk7vCW4beQ0y+bSYs1p&#10;wWBLr4bK7+OPVbAwxUEuZPF++iz6erKKH/FyXSk1GsaXNYhAMTzC/+29VjCfzu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zfOMUAAADcAAAADwAAAAAAAAAA&#10;AAAAAAChAgAAZHJzL2Rvd25yZXYueG1sUEsFBgAAAAAEAAQA+QAAAJMDAAAAAA==&#10;">
                    <v:stroke endarrow="block"/>
                  </v:line>
                  <v:line id="Line 680" o:spid="_x0000_s2261" style="position:absolute;visibility:visible;mso-wrap-style:square" from="2304,10944" to="4752,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LOk8MAAADcAAAADwAAAGRycy9kb3ducmV2LnhtbESP3YrCMBSE7wXfIRzBO00VKVqNIoIg&#10;Kwj+gZfH5tgWm5PSZLX69JsFwcthZr5hZovGlOJBtSssKxj0IxDEqdUFZwpOx3VvDMJ5ZI2lZVLw&#10;IgeLebs1w0TbJ+/pcfCZCBB2CSrIva8SKV2ak0HXtxVx8G62NuiDrDOpa3wGuCnlMIpiabDgsJBj&#10;Rauc0vvh1yhAuXr78b7ZjiZnIy+7ZXy+vn+U6naa5RSEp8Z/w5/2RiuIhyP4PxOO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SzpPDAAAA3AAAAA8AAAAAAAAAAAAA&#10;AAAAoQIAAGRycy9kb3ducmV2LnhtbFBLBQYAAAAABAAEAPkAAACRAwAAAAA=&#10;">
                    <v:stroke startarrow="block"/>
                  </v:line>
                </v:group>
                <v:shape id="Text Box 685" o:spid="_x0000_s2262" type="#_x0000_t202" style="position:absolute;left:1498;top:1874;width:6154;height: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Ri8QA&#10;AADcAAAADwAAAGRycy9kb3ducmV2LnhtbESPzW7CMBCE70h9B2uRegOHHFAbMAgqFfVAD/w8wCpe&#10;4kC8jmyXJDx9XQmpx9HMfKNZrnvbiDv5UDtWMJtmIIhLp2uuFJxPn5M3ECEia2wck4KBAqxXL6Ml&#10;Ftp1fKD7MVYiQTgUqMDE2BZShtKQxTB1LXHyLs5bjEn6SmqPXYLbRuZZNpcWa04LBlv6MFTejj9W&#10;gX3MHn6PaK+7IceuHczue79V6nXcbxYgIvXxP/xsf2kF8/wd/s6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ykYvEAAAA3AAAAA8AAAAAAAAAAAAAAAAAmAIAAGRycy9k&#10;b3ducmV2LnhtbFBLBQYAAAAABAAEAPUAAACJAwAAAAA=&#10;" filled="f" stroked="f">
                  <v:textbox inset=",0,,0">
                    <w:txbxContent>
                      <w:p w14:paraId="23397D52" w14:textId="77777777" w:rsidR="004D6677" w:rsidRDefault="004D6677" w:rsidP="00F610CB">
                        <w:pPr>
                          <w:jc w:val="center"/>
                        </w:pPr>
                        <w:r w:rsidRPr="00B64F7A">
                          <w:rPr>
                            <w:bCs/>
                            <w:i/>
                            <w:iCs/>
                          </w:rPr>
                          <w:t>Hình 25</w:t>
                        </w:r>
                        <w:r w:rsidRPr="00B64F7A">
                          <w:rPr>
                            <w:i/>
                            <w:iCs/>
                          </w:rPr>
                          <w:t>.</w:t>
                        </w:r>
                        <w:r w:rsidRPr="008D3582">
                          <w:rPr>
                            <w:i/>
                            <w:iCs/>
                          </w:rPr>
                          <w:t xml:space="preserve"> </w:t>
                        </w:r>
                        <w:r w:rsidRPr="00B1351A">
                          <w:rPr>
                            <w:i/>
                          </w:rPr>
                          <w:t xml:space="preserve">Mã </w:t>
                        </w:r>
                        <w:r>
                          <w:rPr>
                            <w:i/>
                          </w:rPr>
                          <w:t>R</w:t>
                        </w:r>
                        <w:r w:rsidRPr="00B1351A">
                          <w:rPr>
                            <w:i/>
                          </w:rPr>
                          <w:t>un-length cải biên</w:t>
                        </w:r>
                      </w:p>
                    </w:txbxContent>
                  </v:textbox>
                </v:shape>
                <v:rect id="Rectangle 686" o:spid="_x0000_s2263" style="position:absolute;left:1301;top:866;width:6335;height:1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1TbMIA&#10;AADcAAAADwAAAGRycy9kb3ducmV2LnhtbERPu07DMBTdkfoP1q3UjTpppUJD3aoKIMpI6JLtKr7E&#10;EfF1FDsP/h4PlToenffhNNtWjNT7xrGCdJ2AIK6cbrhWcP1+f3wG4QOyxtYxKfgjD6fj4uGAmXYT&#10;f9FYhFrEEPYZKjAhdJmUvjJk0a9dRxy5H9dbDBH2tdQ9TjHctnKTJDtpseHYYLCj3FD1WwxWwVAW&#10;r/vLU/7WfZYfpbRpkpr9VanVcj6/gAg0h7v45r5oBbttnB/PxCMg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7VNswgAAANwAAAAPAAAAAAAAAAAAAAAAAJgCAABkcnMvZG93&#10;bnJldi54bWxQSwUGAAAAAAQABAD1AAAAhwMAAAAA&#10;" filled="f">
                  <v:stroke dashstyle="1 1" endcap="round"/>
                </v:rect>
                <w10:wrap anchorx="margin"/>
              </v:group>
            </w:pict>
          </mc:Fallback>
        </mc:AlternateContent>
      </w:r>
    </w:p>
    <w:p w14:paraId="6A1E61FB" w14:textId="77777777" w:rsidR="00F610CB" w:rsidRPr="00283743" w:rsidRDefault="00F610CB" w:rsidP="00F610CB">
      <w:pPr>
        <w:spacing w:before="120"/>
        <w:jc w:val="both"/>
        <w:rPr>
          <w:rFonts w:ascii="Times New Roman" w:hAnsi="Times New Roman" w:cs="Times New Roman"/>
          <w:sz w:val="26"/>
          <w:szCs w:val="26"/>
        </w:rPr>
      </w:pPr>
    </w:p>
    <w:p w14:paraId="2AA1D84A" w14:textId="77777777" w:rsidR="00F610CB" w:rsidRPr="00283743" w:rsidRDefault="00F610CB" w:rsidP="00F610CB">
      <w:pPr>
        <w:spacing w:before="120"/>
        <w:jc w:val="both"/>
        <w:rPr>
          <w:rFonts w:ascii="Times New Roman" w:hAnsi="Times New Roman" w:cs="Times New Roman"/>
          <w:sz w:val="26"/>
          <w:szCs w:val="26"/>
        </w:rPr>
      </w:pPr>
    </w:p>
    <w:p w14:paraId="1DF35D43" w14:textId="77777777" w:rsidR="00F610CB" w:rsidRPr="00283743" w:rsidRDefault="00F610CB" w:rsidP="00F610CB">
      <w:pPr>
        <w:pStyle w:val="Heading3"/>
        <w:rPr>
          <w:rFonts w:ascii="Times New Roman" w:hAnsi="Times New Roman" w:cs="Times New Roman"/>
          <w:b/>
          <w:sz w:val="26"/>
          <w:szCs w:val="26"/>
        </w:rPr>
      </w:pPr>
      <w:bookmarkStart w:id="643" w:name="_Toc47424372"/>
      <w:bookmarkStart w:id="644" w:name="_Toc49745241"/>
      <w:bookmarkStart w:id="645" w:name="_Toc49829229"/>
      <w:bookmarkStart w:id="646" w:name="_Toc49850136"/>
      <w:bookmarkStart w:id="647" w:name="_Toc207379796"/>
    </w:p>
    <w:p w14:paraId="1C4D86AB" w14:textId="77777777" w:rsidR="00F610CB" w:rsidRPr="00283743" w:rsidRDefault="00D620FA" w:rsidP="00F610CB">
      <w:pPr>
        <w:rPr>
          <w:rFonts w:ascii="Times New Roman" w:hAnsi="Times New Roman" w:cs="Times New Roman"/>
          <w:i/>
          <w:sz w:val="26"/>
          <w:szCs w:val="26"/>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753472" behindDoc="0" locked="0" layoutInCell="1" allowOverlap="1" wp14:anchorId="53E2E761" wp14:editId="42D35053">
                <wp:simplePos x="0" y="0"/>
                <wp:positionH relativeFrom="column">
                  <wp:posOffset>1592267</wp:posOffset>
                </wp:positionH>
                <wp:positionV relativeFrom="paragraph">
                  <wp:posOffset>201930</wp:posOffset>
                </wp:positionV>
                <wp:extent cx="4399915" cy="1905000"/>
                <wp:effectExtent l="0" t="0" r="19685" b="0"/>
                <wp:wrapNone/>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9915" cy="1905000"/>
                          <a:chOff x="851" y="5014"/>
                          <a:chExt cx="6929" cy="3000"/>
                        </a:xfrm>
                      </wpg:grpSpPr>
                      <wpg:grpSp>
                        <wpg:cNvPr id="585" name="Group 1624"/>
                        <wpg:cNvGrpSpPr>
                          <a:grpSpLocks/>
                        </wpg:cNvGrpSpPr>
                        <wpg:grpSpPr bwMode="auto">
                          <a:xfrm>
                            <a:off x="4109" y="5090"/>
                            <a:ext cx="3671" cy="2820"/>
                            <a:chOff x="3126" y="5195"/>
                            <a:chExt cx="4323" cy="3215"/>
                          </a:xfrm>
                        </wpg:grpSpPr>
                        <wps:wsp>
                          <wps:cNvPr id="586" name="Text Box 1625"/>
                          <wps:cNvSpPr txBox="1">
                            <a:spLocks noChangeArrowheads="1"/>
                          </wps:cNvSpPr>
                          <wps:spPr bwMode="auto">
                            <a:xfrm>
                              <a:off x="4212" y="7233"/>
                              <a:ext cx="526" cy="423"/>
                            </a:xfrm>
                            <a:prstGeom prst="rect">
                              <a:avLst/>
                            </a:prstGeom>
                            <a:solidFill>
                              <a:srgbClr val="FFFFFF"/>
                            </a:solidFill>
                            <a:ln w="9525">
                              <a:solidFill>
                                <a:srgbClr val="000000"/>
                              </a:solidFill>
                              <a:miter lim="800000"/>
                              <a:headEnd/>
                              <a:tailEnd/>
                            </a:ln>
                          </wps:spPr>
                          <wps:txbx>
                            <w:txbxContent>
                              <w:p w14:paraId="050E116A" w14:textId="77777777" w:rsidR="004D6677" w:rsidRDefault="004D6677" w:rsidP="00F610CB">
                                <w:pPr>
                                  <w:ind w:right="-29"/>
                                  <w:jc w:val="center"/>
                                  <w:rPr>
                                    <w:sz w:val="18"/>
                                    <w:lang w:val="x-none"/>
                                  </w:rPr>
                                </w:pPr>
                                <w:r>
                                  <w:rPr>
                                    <w:sz w:val="18"/>
                                    <w:lang w:val="x-none"/>
                                  </w:rPr>
                                  <w:t>3</w:t>
                                </w:r>
                              </w:p>
                            </w:txbxContent>
                          </wps:txbx>
                          <wps:bodyPr rot="0" vert="horz" wrap="square" lIns="0" tIns="72000" rIns="0" bIns="0" anchor="t" anchorCtr="0" upright="1">
                            <a:noAutofit/>
                          </wps:bodyPr>
                        </wps:wsp>
                        <wps:wsp>
                          <wps:cNvPr id="587" name="Text Box 1626"/>
                          <wps:cNvSpPr txBox="1">
                            <a:spLocks noChangeArrowheads="1"/>
                          </wps:cNvSpPr>
                          <wps:spPr bwMode="auto">
                            <a:xfrm>
                              <a:off x="3126" y="5195"/>
                              <a:ext cx="2162" cy="1608"/>
                            </a:xfrm>
                            <a:prstGeom prst="rect">
                              <a:avLst/>
                            </a:prstGeom>
                            <a:solidFill>
                              <a:srgbClr val="FFFFFF"/>
                            </a:solidFill>
                            <a:ln w="9525">
                              <a:solidFill>
                                <a:srgbClr val="000000"/>
                              </a:solidFill>
                              <a:miter lim="800000"/>
                              <a:headEnd/>
                              <a:tailEnd/>
                            </a:ln>
                          </wps:spPr>
                          <wps:txbx>
                            <w:txbxContent>
                              <w:p w14:paraId="3B70990C" w14:textId="77777777" w:rsidR="004D6677" w:rsidRDefault="004D6677" w:rsidP="00F610CB">
                                <w:pPr>
                                  <w:jc w:val="center"/>
                                  <w:rPr>
                                    <w:lang w:val="x-none"/>
                                  </w:rPr>
                                </w:pPr>
                                <w:r>
                                  <w:rPr>
                                    <w:lang w:val="x-none"/>
                                  </w:rPr>
                                  <w:t>0</w:t>
                                </w:r>
                              </w:p>
                            </w:txbxContent>
                          </wps:txbx>
                          <wps:bodyPr rot="0" vert="horz" wrap="square" lIns="91440" tIns="324000" rIns="91440" bIns="45720" anchor="t" anchorCtr="0" upright="1">
                            <a:noAutofit/>
                          </wps:bodyPr>
                        </wps:wsp>
                        <wps:wsp>
                          <wps:cNvPr id="588" name="Text Box 1627"/>
                          <wps:cNvSpPr txBox="1">
                            <a:spLocks noChangeArrowheads="1"/>
                          </wps:cNvSpPr>
                          <wps:spPr bwMode="auto">
                            <a:xfrm>
                              <a:off x="3126" y="6803"/>
                              <a:ext cx="1082" cy="846"/>
                            </a:xfrm>
                            <a:prstGeom prst="rect">
                              <a:avLst/>
                            </a:prstGeom>
                            <a:solidFill>
                              <a:srgbClr val="FFFFFF"/>
                            </a:solidFill>
                            <a:ln w="9525">
                              <a:solidFill>
                                <a:srgbClr val="000000"/>
                              </a:solidFill>
                              <a:miter lim="800000"/>
                              <a:headEnd/>
                              <a:tailEnd/>
                            </a:ln>
                          </wps:spPr>
                          <wps:txbx>
                            <w:txbxContent>
                              <w:p w14:paraId="10481B1D" w14:textId="77777777" w:rsidR="004D6677" w:rsidRDefault="004D6677" w:rsidP="00F610CB">
                                <w:pPr>
                                  <w:jc w:val="center"/>
                                  <w:rPr>
                                    <w:lang w:val="x-none"/>
                                  </w:rPr>
                                </w:pPr>
                                <w:r>
                                  <w:rPr>
                                    <w:lang w:val="x-none"/>
                                  </w:rPr>
                                  <w:t>0</w:t>
                                </w:r>
                              </w:p>
                              <w:p w14:paraId="3944F264" w14:textId="77777777" w:rsidR="004D6677" w:rsidRDefault="004D6677" w:rsidP="00F610CB">
                                <w:pPr>
                                  <w:jc w:val="center"/>
                                  <w:rPr>
                                    <w:lang w:val="x-none"/>
                                  </w:rPr>
                                </w:pPr>
                              </w:p>
                            </w:txbxContent>
                          </wps:txbx>
                          <wps:bodyPr rot="0" vert="horz" wrap="square" lIns="91440" tIns="144000" rIns="91440" bIns="45720" anchor="t" anchorCtr="0" upright="1">
                            <a:noAutofit/>
                          </wps:bodyPr>
                        </wps:wsp>
                        <wps:wsp>
                          <wps:cNvPr id="589" name="Text Box 1628"/>
                          <wps:cNvSpPr txBox="1">
                            <a:spLocks noChangeArrowheads="1"/>
                          </wps:cNvSpPr>
                          <wps:spPr bwMode="auto">
                            <a:xfrm>
                              <a:off x="4208" y="7649"/>
                              <a:ext cx="1080" cy="761"/>
                            </a:xfrm>
                            <a:prstGeom prst="rect">
                              <a:avLst/>
                            </a:prstGeom>
                            <a:solidFill>
                              <a:srgbClr val="FFFFFF"/>
                            </a:solidFill>
                            <a:ln w="9525">
                              <a:solidFill>
                                <a:srgbClr val="000000"/>
                              </a:solidFill>
                              <a:miter lim="800000"/>
                              <a:headEnd/>
                              <a:tailEnd/>
                            </a:ln>
                          </wps:spPr>
                          <wps:txbx>
                            <w:txbxContent>
                              <w:p w14:paraId="7EA3C71D" w14:textId="77777777" w:rsidR="004D6677" w:rsidRDefault="004D6677" w:rsidP="00F610CB">
                                <w:pPr>
                                  <w:jc w:val="center"/>
                                  <w:rPr>
                                    <w:lang w:val="x-none"/>
                                  </w:rPr>
                                </w:pPr>
                              </w:p>
                              <w:p w14:paraId="6C1A99EB" w14:textId="77777777" w:rsidR="004D6677" w:rsidRDefault="004D6677" w:rsidP="00F610CB">
                                <w:pPr>
                                  <w:jc w:val="center"/>
                                  <w:rPr>
                                    <w:lang w:val="x-none"/>
                                  </w:rPr>
                                </w:pPr>
                                <w:r>
                                  <w:rPr>
                                    <w:lang w:val="x-none"/>
                                  </w:rPr>
                                  <w:t>2</w:t>
                                </w:r>
                              </w:p>
                            </w:txbxContent>
                          </wps:txbx>
                          <wps:bodyPr rot="0" vert="horz" wrap="square" lIns="91440" tIns="45720" rIns="91440" bIns="45720" anchor="t" anchorCtr="0" upright="1">
                            <a:noAutofit/>
                          </wps:bodyPr>
                        </wps:wsp>
                        <wps:wsp>
                          <wps:cNvPr id="590" name="Text Box 1629"/>
                          <wps:cNvSpPr txBox="1">
                            <a:spLocks noChangeArrowheads="1"/>
                          </wps:cNvSpPr>
                          <wps:spPr bwMode="auto">
                            <a:xfrm>
                              <a:off x="4719" y="6803"/>
                              <a:ext cx="569" cy="423"/>
                            </a:xfrm>
                            <a:prstGeom prst="rect">
                              <a:avLst/>
                            </a:prstGeom>
                            <a:solidFill>
                              <a:srgbClr val="FFFFFF"/>
                            </a:solidFill>
                            <a:ln w="9525">
                              <a:solidFill>
                                <a:srgbClr val="000000"/>
                              </a:solidFill>
                              <a:miter lim="800000"/>
                              <a:headEnd/>
                              <a:tailEnd/>
                            </a:ln>
                          </wps:spPr>
                          <wps:txbx>
                            <w:txbxContent>
                              <w:p w14:paraId="4E9C75AA" w14:textId="77777777" w:rsidR="004D6677" w:rsidRDefault="004D6677" w:rsidP="00F610CB">
                                <w:pPr>
                                  <w:jc w:val="center"/>
                                  <w:rPr>
                                    <w:sz w:val="18"/>
                                    <w:lang w:val="x-none"/>
                                  </w:rPr>
                                </w:pPr>
                                <w:r>
                                  <w:rPr>
                                    <w:sz w:val="18"/>
                                    <w:lang w:val="x-none"/>
                                  </w:rPr>
                                  <w:t>1</w:t>
                                </w:r>
                              </w:p>
                            </w:txbxContent>
                          </wps:txbx>
                          <wps:bodyPr rot="0" vert="horz" wrap="square" lIns="0" tIns="72000" rIns="0" bIns="0" anchor="t" anchorCtr="0" upright="1">
                            <a:noAutofit/>
                          </wps:bodyPr>
                        </wps:wsp>
                        <wps:wsp>
                          <wps:cNvPr id="591" name="Text Box 1630"/>
                          <wps:cNvSpPr txBox="1">
                            <a:spLocks noChangeArrowheads="1"/>
                          </wps:cNvSpPr>
                          <wps:spPr bwMode="auto">
                            <a:xfrm>
                              <a:off x="4748" y="7248"/>
                              <a:ext cx="54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D3B8D" w14:textId="77777777" w:rsidR="004D6677" w:rsidRDefault="004D6677" w:rsidP="00F610CB">
                                <w:pPr>
                                  <w:jc w:val="center"/>
                                  <w:rPr>
                                    <w:sz w:val="18"/>
                                    <w:lang w:val="x-none"/>
                                  </w:rPr>
                                </w:pPr>
                                <w:r>
                                  <w:rPr>
                                    <w:sz w:val="18"/>
                                    <w:lang w:val="x-none"/>
                                  </w:rPr>
                                  <w:t>2</w:t>
                                </w:r>
                              </w:p>
                            </w:txbxContent>
                          </wps:txbx>
                          <wps:bodyPr rot="0" vert="horz" wrap="square" lIns="0" tIns="72000" rIns="0" bIns="0" anchor="t" anchorCtr="0" upright="1">
                            <a:noAutofit/>
                          </wps:bodyPr>
                        </wps:wsp>
                        <wps:wsp>
                          <wps:cNvPr id="592" name="Text Box 1631"/>
                          <wps:cNvSpPr txBox="1">
                            <a:spLocks noChangeArrowheads="1"/>
                          </wps:cNvSpPr>
                          <wps:spPr bwMode="auto">
                            <a:xfrm>
                              <a:off x="4179" y="6803"/>
                              <a:ext cx="555"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A18D7" w14:textId="77777777" w:rsidR="004D6677" w:rsidRDefault="004D6677" w:rsidP="00F610CB">
                                <w:pPr>
                                  <w:jc w:val="center"/>
                                  <w:rPr>
                                    <w:sz w:val="18"/>
                                    <w:lang w:val="x-none"/>
                                  </w:rPr>
                                </w:pPr>
                                <w:r>
                                  <w:rPr>
                                    <w:sz w:val="18"/>
                                    <w:lang w:val="x-none"/>
                                  </w:rPr>
                                  <w:t>0</w:t>
                                </w:r>
                              </w:p>
                            </w:txbxContent>
                          </wps:txbx>
                          <wps:bodyPr rot="0" vert="horz" wrap="square" lIns="91440" tIns="45720" rIns="91440" bIns="45720" anchor="t" anchorCtr="0" upright="1">
                            <a:noAutofit/>
                          </wps:bodyPr>
                        </wps:wsp>
                        <wps:wsp>
                          <wps:cNvPr id="593" name="Text Box 1632"/>
                          <wps:cNvSpPr txBox="1">
                            <a:spLocks noChangeArrowheads="1"/>
                          </wps:cNvSpPr>
                          <wps:spPr bwMode="auto">
                            <a:xfrm>
                              <a:off x="4566" y="7079"/>
                              <a:ext cx="262"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335EED" w14:textId="77777777" w:rsidR="004D6677" w:rsidRDefault="004D6677" w:rsidP="00F610CB">
                                <w:pPr>
                                  <w:jc w:val="center"/>
                                  <w:rPr>
                                    <w:lang w:val="x-none"/>
                                  </w:rPr>
                                </w:pPr>
                                <w:r>
                                  <w:rPr>
                                    <w:lang w:val="x-none"/>
                                  </w:rPr>
                                  <w:t>1</w:t>
                                </w:r>
                              </w:p>
                            </w:txbxContent>
                          </wps:txbx>
                          <wps:bodyPr rot="0" vert="horz" wrap="square" lIns="0" tIns="0" rIns="0" bIns="0" anchor="t" anchorCtr="0" upright="1">
                            <a:noAutofit/>
                          </wps:bodyPr>
                        </wps:wsp>
                        <wps:wsp>
                          <wps:cNvPr id="594" name="Text Box 1633"/>
                          <wps:cNvSpPr txBox="1">
                            <a:spLocks noChangeArrowheads="1"/>
                          </wps:cNvSpPr>
                          <wps:spPr bwMode="auto">
                            <a:xfrm>
                              <a:off x="3126" y="7649"/>
                              <a:ext cx="1082" cy="761"/>
                            </a:xfrm>
                            <a:prstGeom prst="rect">
                              <a:avLst/>
                            </a:prstGeom>
                            <a:solidFill>
                              <a:srgbClr val="FFFFFF"/>
                            </a:solidFill>
                            <a:ln w="9525">
                              <a:solidFill>
                                <a:srgbClr val="000000"/>
                              </a:solidFill>
                              <a:miter lim="800000"/>
                              <a:headEnd/>
                              <a:tailEnd/>
                            </a:ln>
                          </wps:spPr>
                          <wps:txbx>
                            <w:txbxContent>
                              <w:p w14:paraId="594E1438" w14:textId="77777777" w:rsidR="004D6677" w:rsidRDefault="004D6677" w:rsidP="00F610CB">
                                <w:pPr>
                                  <w:jc w:val="center"/>
                                  <w:rPr>
                                    <w:lang w:val="x-none"/>
                                  </w:rPr>
                                </w:pPr>
                                <w:r>
                                  <w:rPr>
                                    <w:lang w:val="x-none"/>
                                  </w:rPr>
                                  <w:t>3</w:t>
                                </w:r>
                              </w:p>
                            </w:txbxContent>
                          </wps:txbx>
                          <wps:bodyPr rot="0" vert="horz" wrap="square" lIns="91440" tIns="108000" rIns="91440" bIns="45720" anchor="t" anchorCtr="0" upright="1">
                            <a:noAutofit/>
                          </wps:bodyPr>
                        </wps:wsp>
                        <wps:wsp>
                          <wps:cNvPr id="595" name="Text Box 1634"/>
                          <wps:cNvSpPr txBox="1">
                            <a:spLocks noChangeArrowheads="1"/>
                          </wps:cNvSpPr>
                          <wps:spPr bwMode="auto">
                            <a:xfrm>
                              <a:off x="5288" y="5195"/>
                              <a:ext cx="2161" cy="1608"/>
                            </a:xfrm>
                            <a:prstGeom prst="rect">
                              <a:avLst/>
                            </a:prstGeom>
                            <a:solidFill>
                              <a:srgbClr val="FFFFFF"/>
                            </a:solidFill>
                            <a:ln w="9525">
                              <a:solidFill>
                                <a:srgbClr val="000000"/>
                              </a:solidFill>
                              <a:miter lim="800000"/>
                              <a:headEnd/>
                              <a:tailEnd/>
                            </a:ln>
                          </wps:spPr>
                          <wps:txbx>
                            <w:txbxContent>
                              <w:p w14:paraId="49E88189" w14:textId="77777777" w:rsidR="004D6677" w:rsidRDefault="004D6677" w:rsidP="00F610CB">
                                <w:pPr>
                                  <w:jc w:val="center"/>
                                  <w:rPr>
                                    <w:lang w:val="x-none"/>
                                  </w:rPr>
                                </w:pPr>
                                <w:r>
                                  <w:rPr>
                                    <w:lang w:val="x-none"/>
                                  </w:rPr>
                                  <w:t>1</w:t>
                                </w:r>
                              </w:p>
                            </w:txbxContent>
                          </wps:txbx>
                          <wps:bodyPr rot="0" vert="horz" wrap="square" lIns="91440" tIns="360000" rIns="91440" bIns="45720" anchor="t" anchorCtr="0" upright="1">
                            <a:noAutofit/>
                          </wps:bodyPr>
                        </wps:wsp>
                        <wps:wsp>
                          <wps:cNvPr id="596" name="Text Box 1635"/>
                          <wps:cNvSpPr txBox="1">
                            <a:spLocks noChangeArrowheads="1"/>
                          </wps:cNvSpPr>
                          <wps:spPr bwMode="auto">
                            <a:xfrm>
                              <a:off x="5288" y="6803"/>
                              <a:ext cx="2161" cy="1607"/>
                            </a:xfrm>
                            <a:prstGeom prst="rect">
                              <a:avLst/>
                            </a:prstGeom>
                            <a:solidFill>
                              <a:srgbClr val="FFFFFF"/>
                            </a:solidFill>
                            <a:ln w="9525">
                              <a:solidFill>
                                <a:srgbClr val="000000"/>
                              </a:solidFill>
                              <a:miter lim="800000"/>
                              <a:headEnd/>
                              <a:tailEnd/>
                            </a:ln>
                          </wps:spPr>
                          <wps:txbx>
                            <w:txbxContent>
                              <w:p w14:paraId="5A96DFC5" w14:textId="77777777" w:rsidR="004D6677" w:rsidRDefault="004D6677" w:rsidP="00F610CB">
                                <w:pPr>
                                  <w:jc w:val="center"/>
                                  <w:rPr>
                                    <w:lang w:val="x-none"/>
                                  </w:rPr>
                                </w:pPr>
                              </w:p>
                            </w:txbxContent>
                          </wps:txbx>
                          <wps:bodyPr rot="0" vert="horz" wrap="square" lIns="91440" tIns="360000" rIns="91440" bIns="45720" anchor="t" anchorCtr="0" upright="1">
                            <a:noAutofit/>
                          </wps:bodyPr>
                        </wps:wsp>
                        <wps:wsp>
                          <wps:cNvPr id="597" name="Text Box 1636"/>
                          <wps:cNvSpPr txBox="1">
                            <a:spLocks noChangeArrowheads="1"/>
                          </wps:cNvSpPr>
                          <wps:spPr bwMode="auto">
                            <a:xfrm>
                              <a:off x="3994" y="7482"/>
                              <a:ext cx="376" cy="3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05DB2D" w14:textId="77777777" w:rsidR="004D6677" w:rsidRDefault="004D6677" w:rsidP="00F610CB">
                                <w:pPr>
                                  <w:jc w:val="center"/>
                                  <w:rPr>
                                    <w:lang w:val="x-none"/>
                                  </w:rPr>
                                </w:pPr>
                              </w:p>
                            </w:txbxContent>
                          </wps:txbx>
                          <wps:bodyPr rot="0" vert="horz" wrap="square" lIns="91440" tIns="0" rIns="91440" bIns="0" anchor="t" anchorCtr="0" upright="1">
                            <a:noAutofit/>
                          </wps:bodyPr>
                        </wps:wsp>
                      </wpg:grpSp>
                      <wps:wsp>
                        <wps:cNvPr id="598" name="Text Box 1637"/>
                        <wps:cNvSpPr txBox="1">
                          <a:spLocks noChangeArrowheads="1"/>
                        </wps:cNvSpPr>
                        <wps:spPr bwMode="auto">
                          <a:xfrm>
                            <a:off x="1575" y="5014"/>
                            <a:ext cx="1110" cy="4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423A6" w14:textId="77777777" w:rsidR="004D6677" w:rsidRDefault="004D6677" w:rsidP="00F610CB">
                              <w:pPr>
                                <w:jc w:val="center"/>
                                <w:rPr>
                                  <w:lang w:val="x-none"/>
                                </w:rPr>
                              </w:pPr>
                            </w:p>
                          </w:txbxContent>
                        </wps:txbx>
                        <wps:bodyPr rot="0" vert="horz" wrap="square" lIns="91440" tIns="45720" rIns="91440" bIns="45720" anchor="t" anchorCtr="0" upright="1">
                          <a:noAutofit/>
                        </wps:bodyPr>
                      </wps:wsp>
                      <wpg:grpSp>
                        <wpg:cNvPr id="599" name="Group 1638"/>
                        <wpg:cNvGrpSpPr>
                          <a:grpSpLocks/>
                        </wpg:cNvGrpSpPr>
                        <wpg:grpSpPr bwMode="auto">
                          <a:xfrm>
                            <a:off x="851" y="5557"/>
                            <a:ext cx="2082" cy="1279"/>
                            <a:chOff x="851" y="6657"/>
                            <a:chExt cx="2433" cy="1516"/>
                          </a:xfrm>
                        </wpg:grpSpPr>
                        <wps:wsp>
                          <wps:cNvPr id="600" name="Line 1639"/>
                          <wps:cNvCnPr>
                            <a:cxnSpLocks noChangeShapeType="1"/>
                          </wps:cNvCnPr>
                          <wps:spPr bwMode="auto">
                            <a:xfrm flipH="1">
                              <a:off x="1072" y="6657"/>
                              <a:ext cx="996" cy="1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640"/>
                          <wps:cNvCnPr>
                            <a:cxnSpLocks noChangeShapeType="1"/>
                          </wps:cNvCnPr>
                          <wps:spPr bwMode="auto">
                            <a:xfrm flipH="1">
                              <a:off x="1736" y="6657"/>
                              <a:ext cx="332" cy="1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641"/>
                          <wps:cNvCnPr>
                            <a:cxnSpLocks noChangeShapeType="1"/>
                          </wps:cNvCnPr>
                          <wps:spPr bwMode="auto">
                            <a:xfrm>
                              <a:off x="2068" y="6657"/>
                              <a:ext cx="331" cy="1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642"/>
                          <wps:cNvCnPr>
                            <a:cxnSpLocks noChangeShapeType="1"/>
                          </wps:cNvCnPr>
                          <wps:spPr bwMode="auto">
                            <a:xfrm>
                              <a:off x="2068" y="6657"/>
                              <a:ext cx="995" cy="1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Text Box 1643"/>
                          <wps:cNvSpPr txBox="1">
                            <a:spLocks noChangeArrowheads="1"/>
                          </wps:cNvSpPr>
                          <wps:spPr bwMode="auto">
                            <a:xfrm>
                              <a:off x="851" y="7699"/>
                              <a:ext cx="2433" cy="4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7FCB97" w14:textId="77777777" w:rsidR="004D6677" w:rsidRDefault="004D6677" w:rsidP="00F610CB">
                                <w:pPr>
                                  <w:jc w:val="both"/>
                                  <w:rPr>
                                    <w:lang w:val="x-none"/>
                                  </w:rPr>
                                </w:pPr>
                              </w:p>
                            </w:txbxContent>
                          </wps:txbx>
                          <wps:bodyPr rot="0" vert="horz" wrap="square" lIns="91440" tIns="45720" rIns="91440" bIns="45720" anchor="t" anchorCtr="0" upright="1">
                            <a:noAutofit/>
                          </wps:bodyPr>
                        </wps:wsp>
                      </wpg:grpSp>
                      <wpg:grpSp>
                        <wpg:cNvPr id="605" name="Group 1644"/>
                        <wpg:cNvGrpSpPr>
                          <a:grpSpLocks/>
                        </wpg:cNvGrpSpPr>
                        <wpg:grpSpPr bwMode="auto">
                          <a:xfrm>
                            <a:off x="1575" y="6824"/>
                            <a:ext cx="2399" cy="1190"/>
                            <a:chOff x="896" y="9430"/>
                            <a:chExt cx="2688" cy="1503"/>
                          </a:xfrm>
                        </wpg:grpSpPr>
                        <wps:wsp>
                          <wps:cNvPr id="606" name="Line 1645"/>
                          <wps:cNvCnPr>
                            <a:cxnSpLocks noChangeShapeType="1"/>
                          </wps:cNvCnPr>
                          <wps:spPr bwMode="auto">
                            <a:xfrm flipH="1">
                              <a:off x="1116" y="9430"/>
                              <a:ext cx="989" cy="1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7" name="Line 1646"/>
                          <wps:cNvCnPr>
                            <a:cxnSpLocks noChangeShapeType="1"/>
                          </wps:cNvCnPr>
                          <wps:spPr bwMode="auto">
                            <a:xfrm flipH="1">
                              <a:off x="1775" y="9430"/>
                              <a:ext cx="330" cy="1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Line 1647"/>
                          <wps:cNvCnPr>
                            <a:cxnSpLocks noChangeShapeType="1"/>
                          </wps:cNvCnPr>
                          <wps:spPr bwMode="auto">
                            <a:xfrm>
                              <a:off x="2105" y="9430"/>
                              <a:ext cx="330" cy="1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9" name="Line 1648"/>
                          <wps:cNvCnPr>
                            <a:cxnSpLocks noChangeShapeType="1"/>
                          </wps:cNvCnPr>
                          <wps:spPr bwMode="auto">
                            <a:xfrm>
                              <a:off x="2105" y="9430"/>
                              <a:ext cx="989" cy="1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0" name="Text Box 1649"/>
                          <wps:cNvSpPr txBox="1">
                            <a:spLocks noChangeArrowheads="1"/>
                          </wps:cNvSpPr>
                          <wps:spPr bwMode="auto">
                            <a:xfrm>
                              <a:off x="896" y="10467"/>
                              <a:ext cx="2688" cy="4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05492E" w14:textId="77777777" w:rsidR="004D6677" w:rsidRDefault="004D6677" w:rsidP="00F610CB">
                                <w:pPr>
                                  <w:jc w:val="both"/>
                                  <w:rPr>
                                    <w:lang w:val="x-none"/>
                                  </w:rP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3E2E761" id="Group 584" o:spid="_x0000_s2264" style="position:absolute;margin-left:125.4pt;margin-top:15.9pt;width:346.45pt;height:150pt;z-index:251753472;mso-position-horizontal-relative:text;mso-position-vertical-relative:text" coordorigin="851,5014" coordsize="6929,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">
                <v:group id="Group 1624" o:spid="_x0000_s2265" style="position:absolute;left:4109;top:5090;width:3671;height:2820" coordorigin="3126,5195" coordsize="4323,32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shape id="Text Box 1625" o:spid="_x0000_s2266" type="#_x0000_t202" style="position:absolute;left:4212;top:7233;width:526;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4+08MA&#10;AADcAAAADwAAAGRycy9kb3ducmV2LnhtbESPQWvCQBSE74X+h+UJ3ppNBENIXUWEQHusWrS3R/aZ&#10;BLNv1+yq6b/vCkKPw8x8wyxWo+nFjQbfWVaQJSkI4trqjhsF+131VoDwAVljb5kU/JKH1fL1ZYGl&#10;tnf+ots2NCJC2JeooA3BlVL6uiWDPrGOOHonOxgMUQ6N1APeI9z0cpamuTTYcVxo0dGmpfq8vRoF&#10;38fKfV5yl9FG/9iqrg7FJWOlppNx/Q4i0Bj+w8/2h1YwL3J4nI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4+08MAAADcAAAADwAAAAAAAAAAAAAAAACYAgAAZHJzL2Rv&#10;d25yZXYueG1sUEsFBgAAAAAEAAQA9QAAAIgDAAAAAA==&#10;">
                    <v:textbox inset="0,2mm,0,0">
                      <w:txbxContent>
                        <w:p w14:paraId="050E116A" w14:textId="77777777" w:rsidR="004D6677" w:rsidRDefault="004D6677" w:rsidP="00F610CB">
                          <w:pPr>
                            <w:ind w:right="-29"/>
                            <w:jc w:val="center"/>
                            <w:rPr>
                              <w:sz w:val="18"/>
                              <w:lang w:val="x-none"/>
                            </w:rPr>
                          </w:pPr>
                          <w:r>
                            <w:rPr>
                              <w:sz w:val="18"/>
                              <w:lang w:val="x-none"/>
                            </w:rPr>
                            <w:t>3</w:t>
                          </w:r>
                        </w:p>
                      </w:txbxContent>
                    </v:textbox>
                  </v:shape>
                  <v:shape id="Text Box 1626" o:spid="_x0000_s2267" type="#_x0000_t202" style="position:absolute;left:3126;top:5195;width:2162;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5sYA&#10;AADcAAAADwAAAGRycy9kb3ducmV2LnhtbESPQWsCMRSE7wX/Q3iCl6LZSquyGsUKgheLri30+Lp5&#10;7gY3L0sSdfvvm0Khx2FmvmEWq8424kY+GMcKnkYZCOLSacOVgvfTdjgDESKyxsYxKfimAKtl72GB&#10;uXZ3PtKtiJVIEA45KqhjbHMpQ1mTxTByLXHyzs5bjEn6SmqP9wS3jRxn2URaNJwWamxpU1N5Ka5W&#10;wWZvPp9Pb9oXj2Y/fv1qrtuPAyk16HfrOYhIXfwP/7V3WsHLbAq/Z9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75sYAAADcAAAADwAAAAAAAAAAAAAAAACYAgAAZHJz&#10;L2Rvd25yZXYueG1sUEsFBgAAAAAEAAQA9QAAAIsDAAAAAA==&#10;">
                    <v:textbox inset=",9mm">
                      <w:txbxContent>
                        <w:p w14:paraId="3B70990C" w14:textId="77777777" w:rsidR="004D6677" w:rsidRDefault="004D6677" w:rsidP="00F610CB">
                          <w:pPr>
                            <w:jc w:val="center"/>
                            <w:rPr>
                              <w:lang w:val="x-none"/>
                            </w:rPr>
                          </w:pPr>
                          <w:r>
                            <w:rPr>
                              <w:lang w:val="x-none"/>
                            </w:rPr>
                            <w:t>0</w:t>
                          </w:r>
                        </w:p>
                      </w:txbxContent>
                    </v:textbox>
                  </v:shape>
                  <v:shape id="Text Box 1627" o:spid="_x0000_s2268" type="#_x0000_t202" style="position:absolute;left:3126;top:6803;width:1082;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i+tcIA&#10;AADcAAAADwAAAGRycy9kb3ducmV2LnhtbERPy2rCQBTdF/yH4Qrd1YlCi0RHiYZAS934WLi8Zq6T&#10;YOZOyEyT9O87i4LLw3mvt6NtRE+drx0rmM8SEMSl0zUbBZdz8bYE4QOyxsYxKfglD9vN5GWNqXYD&#10;H6k/BSNiCPsUFVQhtKmUvqzIop+5ljhyd9dZDBF2RuoOhxhuG7lIkg9psebYUGFL+4rKx+nHKsi+&#10;KVxv5eFh8uQLr4d8V2Rmp9TrdMxWIAKN4Sn+d39qBe/LuDaei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yL61wgAAANwAAAAPAAAAAAAAAAAAAAAAAJgCAABkcnMvZG93&#10;bnJldi54bWxQSwUGAAAAAAQABAD1AAAAhwMAAAAA&#10;">
                    <v:textbox inset=",4mm">
                      <w:txbxContent>
                        <w:p w14:paraId="10481B1D" w14:textId="77777777" w:rsidR="004D6677" w:rsidRDefault="004D6677" w:rsidP="00F610CB">
                          <w:pPr>
                            <w:jc w:val="center"/>
                            <w:rPr>
                              <w:lang w:val="x-none"/>
                            </w:rPr>
                          </w:pPr>
                          <w:r>
                            <w:rPr>
                              <w:lang w:val="x-none"/>
                            </w:rPr>
                            <w:t>0</w:t>
                          </w:r>
                        </w:p>
                        <w:p w14:paraId="3944F264" w14:textId="77777777" w:rsidR="004D6677" w:rsidRDefault="004D6677" w:rsidP="00F610CB">
                          <w:pPr>
                            <w:jc w:val="center"/>
                            <w:rPr>
                              <w:lang w:val="x-none"/>
                            </w:rPr>
                          </w:pPr>
                        </w:p>
                      </w:txbxContent>
                    </v:textbox>
                  </v:shape>
                  <v:shape id="Text Box 1628" o:spid="_x0000_s2269" type="#_x0000_t202" style="position:absolute;left:4208;top:7649;width:1080;height: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Y6+MYA&#10;AADcAAAADwAAAGRycy9kb3ducmV2LnhtbESPQWvCQBSE70L/w/KEXqRubK2N0VVKwaI3a4teH9ln&#10;Epp9G3fXmP77riB4HGbmG2a+7EwtWnK+sqxgNExAEOdWV1wo+PlePaUgfEDWWFsmBX/kYbl46M0x&#10;0/bCX9TuQiEihH2GCsoQmkxKn5dk0A9tQxy9o3UGQ5SukNrhJcJNLZ+TZCINVhwXSmzoo6T8d3c2&#10;CtLxuj34zct2n0+O9TQM3trPk1Pqsd+9z0AE6sI9fGuvtYLXdArXM/EI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Y6+MYAAADcAAAADwAAAAAAAAAAAAAAAACYAgAAZHJz&#10;L2Rvd25yZXYueG1sUEsFBgAAAAAEAAQA9QAAAIsDAAAAAA==&#10;">
                    <v:textbox>
                      <w:txbxContent>
                        <w:p w14:paraId="7EA3C71D" w14:textId="77777777" w:rsidR="004D6677" w:rsidRDefault="004D6677" w:rsidP="00F610CB">
                          <w:pPr>
                            <w:jc w:val="center"/>
                            <w:rPr>
                              <w:lang w:val="x-none"/>
                            </w:rPr>
                          </w:pPr>
                        </w:p>
                        <w:p w14:paraId="6C1A99EB" w14:textId="77777777" w:rsidR="004D6677" w:rsidRDefault="004D6677" w:rsidP="00F610CB">
                          <w:pPr>
                            <w:jc w:val="center"/>
                            <w:rPr>
                              <w:lang w:val="x-none"/>
                            </w:rPr>
                          </w:pPr>
                          <w:r>
                            <w:rPr>
                              <w:lang w:val="x-none"/>
                            </w:rPr>
                            <w:t>2</w:t>
                          </w:r>
                        </w:p>
                      </w:txbxContent>
                    </v:textbox>
                  </v:shape>
                  <v:shape id="Text Box 1629" o:spid="_x0000_s2270" type="#_x0000_t202" style="position:absolute;left:4719;top:6803;width:569;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KV4cEA&#10;AADcAAAADwAAAGRycy9kb3ducmV2LnhtbERPz2vCMBS+C/sfwhN207QDS1eNIkJBj+s2Nm+P5tkW&#10;m5fYRNv998thsOPH93uzm0wvHjT4zrKCdJmAIK6t7rhR8PFeLnIQPiBr7C2Tgh/ysNs+zTZYaDvy&#10;Gz2q0IgYwr5ABW0IrpDS1y0Z9EvriCN3sYPBEOHQSD3gGMNNL1+SJJMGO44NLTo6tFRfq7tR8Pld&#10;utMtcykd9NmWdfmV31JW6nk+7dcgAk3hX/znPmoFq9c4P5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SleHBAAAA3AAAAA8AAAAAAAAAAAAAAAAAmAIAAGRycy9kb3du&#10;cmV2LnhtbFBLBQYAAAAABAAEAPUAAACGAwAAAAA=&#10;">
                    <v:textbox inset="0,2mm,0,0">
                      <w:txbxContent>
                        <w:p w14:paraId="4E9C75AA" w14:textId="77777777" w:rsidR="004D6677" w:rsidRDefault="004D6677" w:rsidP="00F610CB">
                          <w:pPr>
                            <w:jc w:val="center"/>
                            <w:rPr>
                              <w:sz w:val="18"/>
                              <w:lang w:val="x-none"/>
                            </w:rPr>
                          </w:pPr>
                          <w:r>
                            <w:rPr>
                              <w:sz w:val="18"/>
                              <w:lang w:val="x-none"/>
                            </w:rPr>
                            <w:t>1</w:t>
                          </w:r>
                        </w:p>
                      </w:txbxContent>
                    </v:textbox>
                  </v:shape>
                  <v:shape id="Text Box 1630" o:spid="_x0000_s2271" type="#_x0000_t202" style="position:absolute;left:4748;top:7248;width:540;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k6cYA&#10;AADcAAAADwAAAGRycy9kb3ducmV2LnhtbESPQWsCMRSE7wX/Q3gFL6VmlSrtapRWEVc81fZQb4/N&#10;a3Zx8xI20d3++0Yo9DjMzDfMYtXbRlypDbVjBeNRBoK4dLpmo+DzY/v4DCJEZI2NY1LwQwFWy8Hd&#10;AnPtOn6n6zEakSAcclRQxehzKUNZkcUwcp44ed+utRiTbI3ULXYJbhs5ybKZtFhzWqjQ07qi8ny8&#10;WAX7zcFMvXG7g396O3VUFOZh9qXU8L5/nYOI1Mf/8F+70AqmL2O4nU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tk6cYAAADcAAAADwAAAAAAAAAAAAAAAACYAgAAZHJz&#10;L2Rvd25yZXYueG1sUEsFBgAAAAAEAAQA9QAAAIsDAAAAAA==&#10;" filled="f" stroked="f">
                    <v:textbox inset="0,2mm,0,0">
                      <w:txbxContent>
                        <w:p w14:paraId="320D3B8D" w14:textId="77777777" w:rsidR="004D6677" w:rsidRDefault="004D6677" w:rsidP="00F610CB">
                          <w:pPr>
                            <w:jc w:val="center"/>
                            <w:rPr>
                              <w:sz w:val="18"/>
                              <w:lang w:val="x-none"/>
                            </w:rPr>
                          </w:pPr>
                          <w:r>
                            <w:rPr>
                              <w:sz w:val="18"/>
                              <w:lang w:val="x-none"/>
                            </w:rPr>
                            <w:t>2</w:t>
                          </w:r>
                        </w:p>
                      </w:txbxContent>
                    </v:textbox>
                  </v:shape>
                  <v:shape id="Text Box 1631" o:spid="_x0000_s2272" type="#_x0000_t202" style="position:absolute;left:4179;top:6803;width:555;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sdksQA&#10;AADcAAAADwAAAGRycy9kb3ducmV2LnhtbESPQWvCQBSE7wX/w/KE3uquYopGN0EsQk8tTVXw9sg+&#10;k2D2bchuTfrvu4VCj8PMfMNs89G24k69bxxrmM8UCOLSmYYrDcfPw9MKhA/IBlvHpOGbPOTZ5GGL&#10;qXEDf9C9CJWIEPYpaqhD6FIpfVmTRT9zHXH0rq63GKLsK2l6HCLctnKh1LO02HBcqLGjfU3lrfiy&#10;Gk5v18t5qd6rF5t0gxuVZLuWWj9Ox90GRKAx/If/2q9GQ7Je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HZLEAAAA3AAAAA8AAAAAAAAAAAAAAAAAmAIAAGRycy9k&#10;b3ducmV2LnhtbFBLBQYAAAAABAAEAPUAAACJAwAAAAA=&#10;" filled="f" stroked="f">
                    <v:textbox>
                      <w:txbxContent>
                        <w:p w14:paraId="17AA18D7" w14:textId="77777777" w:rsidR="004D6677" w:rsidRDefault="004D6677" w:rsidP="00F610CB">
                          <w:pPr>
                            <w:jc w:val="center"/>
                            <w:rPr>
                              <w:sz w:val="18"/>
                              <w:lang w:val="x-none"/>
                            </w:rPr>
                          </w:pPr>
                          <w:r>
                            <w:rPr>
                              <w:sz w:val="18"/>
                              <w:lang w:val="x-none"/>
                            </w:rPr>
                            <w:t>0</w:t>
                          </w:r>
                        </w:p>
                      </w:txbxContent>
                    </v:textbox>
                  </v:shape>
                  <v:shape id="Text Box 1632" o:spid="_x0000_s2273" type="#_x0000_t202" style="position:absolute;left:4566;top:7079;width:262;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AR4sYA&#10;AADcAAAADwAAAGRycy9kb3ducmV2LnhtbESPT2vCQBTE70K/w/IEL1I3tRhqdJVWLXhoD/7B8yP7&#10;TILZt2F3NfHbdwuCx2FmfsPMl52pxY2crywreBslIIhzqysuFBwP368fIHxA1lhbJgV38rBcvPTm&#10;mGnb8o5u+1CICGGfoYIyhCaT0uclGfQj2xBH72ydwRClK6R22Ea4qeU4SVJpsOK4UGJDq5Lyy/5q&#10;FKRrd213vBquj5sf/G2K8enrflJq0O8+ZyACdeEZfrS3WsFk+g7/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AR4sYAAADcAAAADwAAAAAAAAAAAAAAAACYAgAAZHJz&#10;L2Rvd25yZXYueG1sUEsFBgAAAAAEAAQA9QAAAIsDAAAAAA==&#10;" stroked="f">
                    <v:textbox inset="0,0,0,0">
                      <w:txbxContent>
                        <w:p w14:paraId="38335EED" w14:textId="77777777" w:rsidR="004D6677" w:rsidRDefault="004D6677" w:rsidP="00F610CB">
                          <w:pPr>
                            <w:jc w:val="center"/>
                            <w:rPr>
                              <w:lang w:val="x-none"/>
                            </w:rPr>
                          </w:pPr>
                          <w:r>
                            <w:rPr>
                              <w:lang w:val="x-none"/>
                            </w:rPr>
                            <w:t>1</w:t>
                          </w:r>
                        </w:p>
                      </w:txbxContent>
                    </v:textbox>
                  </v:shape>
                  <v:shape id="Text Box 1633" o:spid="_x0000_s2274" type="#_x0000_t202" style="position:absolute;left:3126;top:7649;width:1082;height: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TtpcQA&#10;AADcAAAADwAAAGRycy9kb3ducmV2LnhtbESP0YrCMBRE34X9h3AXfNN0RUVrU1kEZQVfrP2AS3Nt&#10;6zY3pcna7t8bQfBxmJkzTLIdTCPu1LnasoKvaQSCuLC65lJBftlPViCcR9bYWCYF/+Rgm36MEoy1&#10;7flM98yXIkDYxaig8r6NpXRFRQbd1LbEwbvazqAPsiul7rAPcNPIWRQtpcGaw0KFLe0qKn6zP6Pg&#10;2N8O0WmXZfLQno75bNHn+0up1Phz+N6A8DT4d/jV/tEKFus5PM+EIy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U7aXEAAAA3AAAAA8AAAAAAAAAAAAAAAAAmAIAAGRycy9k&#10;b3ducmV2LnhtbFBLBQYAAAAABAAEAPUAAACJAwAAAAA=&#10;">
                    <v:textbox inset=",3mm">
                      <w:txbxContent>
                        <w:p w14:paraId="594E1438" w14:textId="77777777" w:rsidR="004D6677" w:rsidRDefault="004D6677" w:rsidP="00F610CB">
                          <w:pPr>
                            <w:jc w:val="center"/>
                            <w:rPr>
                              <w:lang w:val="x-none"/>
                            </w:rPr>
                          </w:pPr>
                          <w:r>
                            <w:rPr>
                              <w:lang w:val="x-none"/>
                            </w:rPr>
                            <w:t>3</w:t>
                          </w:r>
                        </w:p>
                      </w:txbxContent>
                    </v:textbox>
                  </v:shape>
                  <v:shape id="Text Box 1634" o:spid="_x0000_s2275" type="#_x0000_t202" style="position:absolute;left:5288;top:5195;width:216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0Pg8MA&#10;AADcAAAADwAAAGRycy9kb3ducmV2LnhtbESPT4vCMBTE78J+h/AW9qbpylpqNYosCHv0H3h9Ns+m&#10;2LyUJtqun94IgsdhZn7DzJe9rcWNWl85VvA9SkAQF05XXCo47NfDDIQPyBprx6TgnzwsFx+DOeba&#10;dbyl2y6UIkLY56jAhNDkUvrCkEU/cg1x9M6utRiibEupW+wi3NZynCSptFhxXDDY0K+h4rK7WgVa&#10;VmmfHX+26eGk16Zr9qtsc1fq67NfzUAE6sM7/Gr/aQWT6Q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0Pg8MAAADcAAAADwAAAAAAAAAAAAAAAACYAgAAZHJzL2Rv&#10;d25yZXYueG1sUEsFBgAAAAAEAAQA9QAAAIgDAAAAAA==&#10;">
                    <v:textbox inset=",10mm">
                      <w:txbxContent>
                        <w:p w14:paraId="49E88189" w14:textId="77777777" w:rsidR="004D6677" w:rsidRDefault="004D6677" w:rsidP="00F610CB">
                          <w:pPr>
                            <w:jc w:val="center"/>
                            <w:rPr>
                              <w:lang w:val="x-none"/>
                            </w:rPr>
                          </w:pPr>
                          <w:r>
                            <w:rPr>
                              <w:lang w:val="x-none"/>
                            </w:rPr>
                            <w:t>1</w:t>
                          </w:r>
                        </w:p>
                      </w:txbxContent>
                    </v:textbox>
                  </v:shape>
                  <v:shape id="Text Box 1635" o:spid="_x0000_s2276" type="#_x0000_t202" style="position:absolute;left:5288;top:6803;width:216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9MIA&#10;AADcAAAADwAAAGRycy9kb3ducmV2LnhtbESPT4vCMBTE78J+h/AWvGnqoqV2jSILgkf/gddn87Yp&#10;Ni+liba7n94IgsdhZn7DLFa9rcWdWl85VjAZJyCIC6crLhWcjptRBsIHZI21Y1LwRx5Wy4/BAnPt&#10;Ot7T/RBKESHsc1RgQmhyKX1hyKIfu4Y4er+utRiibEupW+wi3NbyK0lSabHiuGCwoR9DxfVwswq0&#10;rNI+O0/36emiN6Zrjuts96/U8LNff4MI1Id3+NXeagWzeQr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5H0wgAAANwAAAAPAAAAAAAAAAAAAAAAAJgCAABkcnMvZG93&#10;bnJldi54bWxQSwUGAAAAAAQABAD1AAAAhwMAAAAA&#10;">
                    <v:textbox inset=",10mm">
                      <w:txbxContent>
                        <w:p w14:paraId="5A96DFC5" w14:textId="77777777" w:rsidR="004D6677" w:rsidRDefault="004D6677" w:rsidP="00F610CB">
                          <w:pPr>
                            <w:jc w:val="center"/>
                            <w:rPr>
                              <w:lang w:val="x-none"/>
                            </w:rPr>
                          </w:pPr>
                        </w:p>
                      </w:txbxContent>
                    </v:textbox>
                  </v:shape>
                  <v:shape id="Text Box 1636" o:spid="_x0000_s2277" type="#_x0000_t202" style="position:absolute;left:3994;top:7482;width:376;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BewMUA&#10;AADcAAAADwAAAGRycy9kb3ducmV2LnhtbESPQWvCQBSE7wX/w/KE3upGsVZjNiJioT1JTS/entnX&#10;JDX7NuxuNfXXdwWhx2FmvmGyVW9acSbnG8sKxqMEBHFpdcOVgs/i9WkOwgdkja1lUvBLHlb54CHD&#10;VNsLf9B5HyoRIexTVFCH0KVS+rImg35kO+LofVlnMETpKqkdXiLctHKSJDNpsOG4UGNHm5rK0/7H&#10;KHg/uN324JOrnRzD5rs82eIqp0o9Dvv1EkSgPvyH7+03reB58QK3M/EI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0F7AxQAAANwAAAAPAAAAAAAAAAAAAAAAAJgCAABkcnMv&#10;ZG93bnJldi54bWxQSwUGAAAAAAQABAD1AAAAigMAAAAA&#10;" stroked="f">
                    <v:textbox inset=",0,,0">
                      <w:txbxContent>
                        <w:p w14:paraId="2B05DB2D" w14:textId="77777777" w:rsidR="004D6677" w:rsidRDefault="004D6677" w:rsidP="00F610CB">
                          <w:pPr>
                            <w:jc w:val="center"/>
                            <w:rPr>
                              <w:lang w:val="x-none"/>
                            </w:rPr>
                          </w:pPr>
                        </w:p>
                      </w:txbxContent>
                    </v:textbox>
                  </v:shape>
                </v:group>
                <v:shape id="Text Box 1637" o:spid="_x0000_s2278" type="#_x0000_t202" style="position:absolute;left:1575;top:5014;width:1110;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96ib0A&#10;AADcAAAADwAAAGRycy9kb3ducmV2LnhtbERPSwrCMBDdC94hjOBGNFX8VqOooLj1c4CxGdtiMylN&#10;tPX2ZiG4fLz/atOYQrypcrllBcNBBII4sTrnVMHteujPQTiPrLGwTAo+5GCzbrdWGGtb85neF5+K&#10;EMIuRgWZ92UspUsyMugGtiQO3MNWBn2AVSp1hXUIN4UcRdFUGsw5NGRY0j6j5Hl5GQWPU92bLOr7&#10;0d9m5/F0h/nsbj9KdTvNdgnCU+P/4p/7pBVMF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m96ib0AAADcAAAADwAAAAAAAAAAAAAAAACYAgAAZHJzL2Rvd25yZXYu&#10;eG1sUEsFBgAAAAAEAAQA9QAAAIIDAAAAAA==&#10;" stroked="f">
                  <v:textbox>
                    <w:txbxContent>
                      <w:p w14:paraId="546423A6" w14:textId="77777777" w:rsidR="004D6677" w:rsidRDefault="004D6677" w:rsidP="00F610CB">
                        <w:pPr>
                          <w:jc w:val="center"/>
                          <w:rPr>
                            <w:lang w:val="x-none"/>
                          </w:rPr>
                        </w:pPr>
                      </w:p>
                    </w:txbxContent>
                  </v:textbox>
                </v:shape>
                <v:group id="Group 1638" o:spid="_x0000_s2279" style="position:absolute;left:851;top:5557;width:2082;height:1279" coordorigin="851,6657" coordsize="2433,1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line id="Line 1639" o:spid="_x0000_s2280" style="position:absolute;flip:x;visibility:visible;mso-wrap-style:square" from="1072,6657" to="2068,7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dMxMMAAADcAAAADwAAAGRycy9kb3ducmV2LnhtbERPz2vCMBS+D/wfwhN2GZpOhmg1igwE&#10;D17mRmW3Z/NsSpuXmkTt/ntzEHb8+H4v171txY18qB0reB9nIIhLp2uuFPx8b0czECEia2wdk4I/&#10;CrBeDV6WmGt35y+6HWIlUgiHHBWYGLtcylAashjGriNO3Nl5izFBX0nt8Z7CbSsnWTaVFmtODQY7&#10;+jRUNoerVSBn+7eL35w+mqI5HuemKIvud6/U67DfLEBE6uO/+OneaQXTLM1PZ9IR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3TMTDAAAA3AAAAA8AAAAAAAAAAAAA&#10;AAAAoQIAAGRycy9kb3ducmV2LnhtbFBLBQYAAAAABAAEAPkAAACRAwAAAAA=&#10;"/>
                  <v:line id="Line 1640" o:spid="_x0000_s2281" style="position:absolute;flip:x;visibility:visible;mso-wrap-style:square" from="1736,6657" to="2068,7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641" o:spid="_x0000_s2282" style="position:absolute;visibility:visible;mso-wrap-style:square" from="2068,6657" to="2399,7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642" o:spid="_x0000_s2283" style="position:absolute;visibility:visible;mso-wrap-style:square" from="2068,6657" to="3063,7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shape id="Text Box 1643" o:spid="_x0000_s2284" type="#_x0000_t202" style="position:absolute;left:851;top:7699;width:2433;height: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2Ed8MA&#10;AADcAAAADwAAAGRycy9kb3ducmV2LnhtbESP0YrCMBRE3xf8h3AFX5Ztqmjd7RpFBcVXXT/gtrm2&#10;ZZub0kRb/94Igo/DzJxhFqve1OJGrassKxhHMQji3OqKCwXnv93XNwjnkTXWlknBnRysloOPBaba&#10;dnyk28kXIkDYpaig9L5JpXR5SQZdZBvi4F1sa9AH2RZSt9gFuKnlJI4TabDisFBiQ9uS8v/T1Si4&#10;HLrP2U+X7f15fpwmG6zmmb0rNRr2618Qnnr/Dr/aB60giaf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2Ed8MAAADcAAAADwAAAAAAAAAAAAAAAACYAgAAZHJzL2Rv&#10;d25yZXYueG1sUEsFBgAAAAAEAAQA9QAAAIgDAAAAAA==&#10;" stroked="f">
                    <v:textbox>
                      <w:txbxContent>
                        <w:p w14:paraId="617FCB97" w14:textId="77777777" w:rsidR="004D6677" w:rsidRDefault="004D6677" w:rsidP="00F610CB">
                          <w:pPr>
                            <w:jc w:val="both"/>
                            <w:rPr>
                              <w:lang w:val="x-none"/>
                            </w:rPr>
                          </w:pPr>
                        </w:p>
                      </w:txbxContent>
                    </v:textbox>
                  </v:shape>
                </v:group>
                <v:group id="Group 1644" o:spid="_x0000_s2285" style="position:absolute;left:1575;top:6824;width:2399;height:1190" coordorigin="896,9430" coordsize="2688,1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n0ocQAAADcAAAADwAAAGRycy9kb3ducmV2LnhtbESPQYvCMBSE74L/ITzB&#10;m6bdRZGuUUTWxYMI1oVlb4/m2Rabl9LEtv57Iwgeh5n5hlmue1OJlhpXWlYQTyMQxJnVJecKfs+7&#10;yQKE88gaK8uk4E4O1qvhYImJth2fqE19LgKEXYIKCu/rREqXFWTQTW1NHLyLbQz6IJtc6ga7ADeV&#10;/IiiuTRYclgosKZtQdk1vRkFPx12m8/4uz1cL9v7/3l2/DvEpNR41G++QHjq/Tv8au+1gnk0g+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xn0ocQAAADcAAAA&#10;DwAAAAAAAAAAAAAAAACqAgAAZHJzL2Rvd25yZXYueG1sUEsFBgAAAAAEAAQA+gAAAJsDAAAAAA==&#10;">
                  <v:line id="Line 1645" o:spid="_x0000_s2286" style="position:absolute;flip:x;visibility:visible;mso-wrap-style:square" from="1116,9430" to="210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JxK8YAAADcAAAADwAAAGRycy9kb3ducmV2LnhtbESPQWsCMRSE70L/Q3gFL1KzlrLY1Sgi&#10;FHrwUltWentuXjfLbl62SarrvzdCweMwM98wy/VgO3EiHxrHCmbTDARx5XTDtYKvz7enOYgQkTV2&#10;jknBhQKsVw+jJRbanfmDTvtYiwThUKACE2NfSBkqQxbD1PXEyftx3mJM0tdSezwnuO3kc5bl0mLD&#10;acFgT1tDVbv/swrkfDf59ZvjS1u2h8OrKauy/94pNX4cNgsQkYZ4D/+337WCPMvhdiYd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cSvGAAAA3AAAAA8AAAAAAAAA&#10;AAAAAAAAoQIAAGRycy9kb3ducmV2LnhtbFBLBQYAAAAABAAEAPkAAACUAwAAAAA=&#10;"/>
                  <v:line id="Line 1646" o:spid="_x0000_s2287" style="position:absolute;flip:x;visibility:visible;mso-wrap-style:square" from="1775,9430" to="210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7UsMYAAADcAAAADwAAAGRycy9kb3ducmV2LnhtbESPQWsCMRSE74L/IbyCl1Kzili7NYoU&#10;BA9eqrLS2+vmdbPs5mWbRN3++6ZQ8DjMzDfMct3bVlzJh9qxgsk4A0FcOl1zpeB03D4tQISIrLF1&#10;TAp+KMB6NRwsMdfuxu90PcRKJAiHHBWYGLtcylAashjGriNO3pfzFmOSvpLa4y3BbSunWTaXFmtO&#10;CwY7ejNUNoeLVSAX+8dvv/mcNUVzPr+Yoiy6j71So4d+8woiUh/v4f/2TiuYZ8/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e1LDGAAAA3AAAAA8AAAAAAAAA&#10;AAAAAAAAoQIAAGRycy9kb3ducmV2LnhtbFBLBQYAAAAABAAEAPkAAACUAwAAAAA=&#10;"/>
                  <v:line id="Line 1647" o:spid="_x0000_s2288" style="position:absolute;visibility:visible;mso-wrap-style:square" from="2105,9430" to="243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XBvcMAAADcAAAADwAAAGRycy9kb3ducmV2LnhtbERPz2vCMBS+D/Y/hDfwNtMpFOmMpWwI&#10;6kGmDrbjs3lruzUvJYlt/e+Xg+Dx4/u9zEfTip6cbywreJkmIIhLqxuuFHye1s8LED4ga2wtk4Ir&#10;echXjw9LzLQd+ED9MVQihrDPUEEdQpdJ6cuaDPqp7Ygj92OdwRChq6R2OMRw08pZkqTSYMOxocaO&#10;3moq/44Xo2A//0j7YrvbjF/b9Fy+H87fv4NTavI0Fq8gAo3hLr65N1pBmsS1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wb3DAAAA3AAAAA8AAAAAAAAAAAAA&#10;AAAAoQIAAGRycy9kb3ducmV2LnhtbFBLBQYAAAAABAAEAPkAAACRAwAAAAA=&#10;"/>
                  <v:line id="Line 1648" o:spid="_x0000_s2289" style="position:absolute;visibility:visible;mso-wrap-style:square" from="2105,9430" to="3094,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lkJscAAADcAAAADwAAAGRycy9kb3ducmV2LnhtbESPT2vCQBTE74V+h+UJvdWNLYQaXUVa&#10;Cuqh1D+gx2f2mcRm34bdNUm/vSsUehxm5jfMdN6bWrTkfGVZwWiYgCDOra64ULDffT6/gfABWWNt&#10;mRT8kof57PFhipm2HW+o3YZCRAj7DBWUITSZlD4vyaAf2oY4emfrDIYoXSG1wy7CTS1fkiSVBiuO&#10;CyU29F5S/rO9GgVfr99pu1itl/1hlZ7yj83peOmcUk+DfjEBEagP/+G/9lIrSJMx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WQmxwAAANwAAAAPAAAAAAAA&#10;AAAAAAAAAKECAABkcnMvZG93bnJldi54bWxQSwUGAAAAAAQABAD5AAAAlQMAAAAA&#10;"/>
                  <v:shape id="Text Box 1649" o:spid="_x0000_s2290" type="#_x0000_t202" style="position:absolute;left:896;top:10467;width:2688;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8UqcEA&#10;AADcAAAADwAAAGRycy9kb3ducmV2LnhtbERPyW7CMBC9I/UfrKnEBTUOqE3aFIMKUiuuBD5giCeL&#10;Go+j2GT5e3yo1OPT27f7ybRioN41lhWsoxgEcWF1w5WC6+X75R2E88gaW8ukYCYH+93TYouZtiOf&#10;ach9JUIIuwwV1N53mZSuqMmgi2xHHLjS9gZ9gH0ldY9jCDet3MRxIg02HBpq7OhYU/Gb342C8jSu&#10;3j7G24+/pufX5IBNerOzUsvn6esThKfJ/4v/3CetIFmH+eFMOAJy9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vFKnBAAAA3AAAAA8AAAAAAAAAAAAAAAAAmAIAAGRycy9kb3du&#10;cmV2LnhtbFBLBQYAAAAABAAEAPUAAACGAwAAAAA=&#10;" stroked="f">
                    <v:textbox>
                      <w:txbxContent>
                        <w:p w14:paraId="1A05492E" w14:textId="77777777" w:rsidR="004D6677" w:rsidRDefault="004D6677" w:rsidP="00F610CB">
                          <w:pPr>
                            <w:jc w:val="both"/>
                            <w:rPr>
                              <w:lang w:val="x-none"/>
                            </w:rPr>
                          </w:pPr>
                        </w:p>
                      </w:txbxContent>
                    </v:textbox>
                  </v:shape>
                </v:group>
              </v:group>
            </w:pict>
          </mc:Fallback>
        </mc:AlternateContent>
      </w: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679744" behindDoc="0" locked="0" layoutInCell="1" allowOverlap="1" wp14:anchorId="3FBD630F" wp14:editId="5F8E074C">
                <wp:simplePos x="0" y="0"/>
                <wp:positionH relativeFrom="column">
                  <wp:posOffset>1321435</wp:posOffset>
                </wp:positionH>
                <wp:positionV relativeFrom="paragraph">
                  <wp:posOffset>10795</wp:posOffset>
                </wp:positionV>
                <wp:extent cx="4998720" cy="4687570"/>
                <wp:effectExtent l="0" t="0" r="11430" b="17780"/>
                <wp:wrapSquare wrapText="bothSides"/>
                <wp:docPr id="611" name="Group 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8720" cy="4687570"/>
                          <a:chOff x="1689" y="4835"/>
                          <a:chExt cx="7152" cy="7340"/>
                        </a:xfrm>
                      </wpg:grpSpPr>
                      <wps:wsp>
                        <wps:cNvPr id="612" name="Text Box 688"/>
                        <wps:cNvSpPr txBox="1">
                          <a:spLocks noChangeArrowheads="1"/>
                        </wps:cNvSpPr>
                        <wps:spPr bwMode="auto">
                          <a:xfrm>
                            <a:off x="1888" y="11813"/>
                            <a:ext cx="695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F8E2E" w14:textId="77777777" w:rsidR="004D6677" w:rsidRDefault="004D6677" w:rsidP="00F610CB">
                              <w:pPr>
                                <w:jc w:val="center"/>
                                <w:rPr>
                                  <w:lang w:val="x-none"/>
                                </w:rPr>
                              </w:pPr>
                            </w:p>
                          </w:txbxContent>
                        </wps:txbx>
                        <wps:bodyPr rot="0" vert="horz" wrap="square" lIns="18000" tIns="0" rIns="0" bIns="0" anchor="t" anchorCtr="0" upright="1">
                          <a:noAutofit/>
                        </wps:bodyPr>
                      </wps:wsp>
                      <wpg:grpSp>
                        <wpg:cNvPr id="613" name="Group 689"/>
                        <wpg:cNvGrpSpPr>
                          <a:grpSpLocks/>
                        </wpg:cNvGrpSpPr>
                        <wpg:grpSpPr bwMode="auto">
                          <a:xfrm>
                            <a:off x="1689" y="4835"/>
                            <a:ext cx="7059" cy="6878"/>
                            <a:chOff x="1689" y="4835"/>
                            <a:chExt cx="7059" cy="6878"/>
                          </a:xfrm>
                        </wpg:grpSpPr>
                        <wps:wsp>
                          <wps:cNvPr id="614" name="Text Box 690"/>
                          <wps:cNvSpPr txBox="1">
                            <a:spLocks noChangeArrowheads="1"/>
                          </wps:cNvSpPr>
                          <wps:spPr bwMode="auto">
                            <a:xfrm>
                              <a:off x="2250" y="8193"/>
                              <a:ext cx="6454" cy="33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F4A4C" w14:textId="77777777" w:rsidR="004D6677" w:rsidRDefault="004D6677" w:rsidP="00D620FA">
                                <w:pPr>
                                  <w:spacing w:after="0" w:line="240" w:lineRule="auto"/>
                                  <w:jc w:val="both"/>
                                </w:pPr>
                              </w:p>
                            </w:txbxContent>
                          </wps:txbx>
                          <wps:bodyPr rot="0" vert="horz" wrap="square" lIns="0" tIns="0" rIns="0" bIns="0" anchor="t" anchorCtr="0" upright="1">
                            <a:noAutofit/>
                          </wps:bodyPr>
                        </wps:wsp>
                        <wps:wsp>
                          <wps:cNvPr id="615" name="Rectangle 691"/>
                          <wps:cNvSpPr>
                            <a:spLocks noChangeArrowheads="1"/>
                          </wps:cNvSpPr>
                          <wps:spPr bwMode="auto">
                            <a:xfrm>
                              <a:off x="1689" y="4835"/>
                              <a:ext cx="7059" cy="6878"/>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FBD630F" id="Group 611" o:spid="_x0000_s2291" style="position:absolute;margin-left:104.05pt;margin-top:.85pt;width:393.6pt;height:369.1pt;z-index:251679744;mso-position-horizontal-relative:text;mso-position-vertical-relative:text" coordorigin="1689,4835" coordsize="7152,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">
                <v:shape id="Text Box 688" o:spid="_x0000_s2292" type="#_x0000_t202" style="position:absolute;left:1888;top:11813;width:695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GIRcMA&#10;AADcAAAADwAAAGRycy9kb3ducmV2LnhtbESPQWvCQBSE70L/w/KE3nQTD0Giq6jQ4kFokxbPj+wz&#10;CWbfhuyrpv++WxA8DjPzDbPejq5TNxpC69lAOk9AEVfetlwb+P56my1BBUG22HkmA78UYLt5mawx&#10;t/7OBd1KqVWEcMjRQCPS51qHqiGHYe574uhd/OBQohxqbQe8R7jr9CJJMu2w5bjQYE+Hhqpr+eMM&#10;vJfZp16exhNLKmlR7C7n4/7DmNfpuFuBEhrlGX60j9ZAli7g/0w8An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GIRcMAAADcAAAADwAAAAAAAAAAAAAAAACYAgAAZHJzL2Rv&#10;d25yZXYueG1sUEsFBgAAAAAEAAQA9QAAAIgDAAAAAA==&#10;" filled="f" stroked="f">
                  <v:textbox inset=".5mm,0,0,0">
                    <w:txbxContent>
                      <w:p w14:paraId="259F8E2E" w14:textId="77777777" w:rsidR="004D6677" w:rsidRDefault="004D6677" w:rsidP="00F610CB">
                        <w:pPr>
                          <w:jc w:val="center"/>
                          <w:rPr>
                            <w:lang w:val="x-none"/>
                          </w:rPr>
                        </w:pPr>
                      </w:p>
                    </w:txbxContent>
                  </v:textbox>
                </v:shape>
                <v:group id="Group 689" o:spid="_x0000_s2293" style="position:absolute;left:1689;top:4835;width:7059;height:6878" coordorigin="1689,4835" coordsize="7059,68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fk8YAAADcAAAADwAAAGRycy9kb3ducmV2LnhtbESPzWrDMBCE74G+g9hC&#10;b4nsmoTgRgnBtKUHU4hTKL0t1sY2sVbGUv3z9lWgkOMwM98wu8NkWjFQ7xrLCuJVBIK4tLrhSsHX&#10;+W25BeE8ssbWMimYycFh/7DYYartyCcaCl+JAGGXooLa+y6V0pU1GXQr2xEH72J7gz7IvpK6xzHA&#10;TSufo2gjDTYcFmrsKKupvBa/RsH7iOMxiV+H/HrJ5p/z+vM7j0mpp8fp+ALC0+Tv4f/2h1awiRO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V+TxgAAANwA&#10;AAAPAAAAAAAAAAAAAAAAAKoCAABkcnMvZG93bnJldi54bWxQSwUGAAAAAAQABAD6AAAAnQMAAAAA&#10;">
                  <v:shape id="Text Box 690" o:spid="_x0000_s2294" type="#_x0000_t202" style="position:absolute;left:2250;top:8193;width:645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sMQA&#10;AADcAAAADwAAAGRycy9kb3ducmV2LnhtbESPT4vCMBTE7wt+h/CEvSyaKotINcr6Z8GDHqri+dE8&#10;27LNS0mird/eLAgeh5nfDDNfdqYWd3K+sqxgNExAEOdWV1woOJ9+B1MQPiBrrC2Tggd5WC56H3NM&#10;tW05o/sxFCKWsE9RQRlCk0rp85IM+qFtiKN3tc5giNIVUjtsY7mp5ThJJtJgxXGhxIbWJeV/x5tR&#10;MNm4W5vx+mtz3u7x0BTjy+pxUeqz3/3MQATqwjv8onc6cqNv+D8Tj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v67DEAAAA3AAAAA8AAAAAAAAAAAAAAAAAmAIAAGRycy9k&#10;b3ducmV2LnhtbFBLBQYAAAAABAAEAPUAAACJAwAAAAA=&#10;" stroked="f">
                    <v:textbox inset="0,0,0,0">
                      <w:txbxContent>
                        <w:p w14:paraId="25EF4A4C" w14:textId="77777777" w:rsidR="004D6677" w:rsidRDefault="004D6677" w:rsidP="00D620FA">
                          <w:pPr>
                            <w:spacing w:after="0" w:line="240" w:lineRule="auto"/>
                            <w:jc w:val="both"/>
                          </w:pPr>
                        </w:p>
                      </w:txbxContent>
                    </v:textbox>
                  </v:shape>
                  <v:rect id="Rectangle 691" o:spid="_x0000_s2295" style="position:absolute;left:1689;top:4835;width:7059;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lMMA&#10;AADcAAAADwAAAGRycy9kb3ducmV2LnhtbESPQWvCQBSE7wX/w/IEb3WTglajq4hVao9GL7k9ss9s&#10;MPs2ZFeN/94tFHocZuYbZrnubSPu1PnasYJ0nIAgLp2uuVJwPu3fZyB8QNbYOCYFT/KwXg3elphp&#10;9+Aj3fNQiQhhn6ECE0KbSelLQxb92LXE0bu4zmKIsquk7vAR4baRH0kylRZrjgsGW9oaKq/5zSq4&#10;FfnX/PC53bU/xXchbZqkZn5WajTsNwsQgfrwH/5rH7SCaTqB3zPx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slMMAAADcAAAADwAAAAAAAAAAAAAAAACYAgAAZHJzL2Rv&#10;d25yZXYueG1sUEsFBgAAAAAEAAQA9QAAAIgDAAAAAA==&#10;" filled="f">
                    <v:stroke dashstyle="1 1" endcap="round"/>
                  </v:rect>
                </v:group>
                <w10:wrap type="square"/>
              </v:group>
            </w:pict>
          </mc:Fallback>
        </mc:AlternateContent>
      </w:r>
      <w:r w:rsidR="00F610CB" w:rsidRPr="00283743">
        <w:rPr>
          <w:rFonts w:ascii="Times New Roman" w:hAnsi="Times New Roman" w:cs="Times New Roman"/>
          <w:i/>
          <w:sz w:val="26"/>
          <w:szCs w:val="26"/>
        </w:rPr>
        <w:t>b. Mã cây tứ phân</w:t>
      </w:r>
      <w:bookmarkEnd w:id="643"/>
      <w:bookmarkEnd w:id="644"/>
      <w:bookmarkEnd w:id="645"/>
      <w:bookmarkEnd w:id="646"/>
      <w:bookmarkEnd w:id="647"/>
    </w:p>
    <w:p w14:paraId="653411DB" w14:textId="582D2D2D"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Mã tứ phân cũng dựa theo nguyên lý sự giống nhau của nhiều pixel trong những vùng có cùng thuộc tính. Mỗi vùng chỉ cần  gán một giá trị. Vùng  được xác định bằng cách chia nhỏ diện tích làm 4 phần bằng nhau, mỗi phần lại được chia nhỏ thành 4 phần, v.v.... Việc chia nhỏ </w:t>
      </w:r>
      <w:del w:id="648" w:author="Windows User" w:date="2019-02-20T15:03:00Z">
        <w:r w:rsidRPr="00283743" w:rsidDel="00561FC7">
          <w:rPr>
            <w:rFonts w:ascii="Times New Roman" w:hAnsi="Times New Roman" w:cs="Times New Roman"/>
            <w:sz w:val="26"/>
            <w:szCs w:val="26"/>
          </w:rPr>
          <w:delText xml:space="preserve">nầy </w:delText>
        </w:r>
      </w:del>
      <w:ins w:id="649" w:author="Windows User" w:date="2019-02-20T15:03:00Z">
        <w:r w:rsidR="00561FC7" w:rsidRPr="00283743">
          <w:rPr>
            <w:rFonts w:ascii="Times New Roman" w:hAnsi="Times New Roman" w:cs="Times New Roman"/>
            <w:sz w:val="26"/>
            <w:szCs w:val="26"/>
          </w:rPr>
          <w:t>n</w:t>
        </w:r>
        <w:r w:rsidR="00561FC7">
          <w:rPr>
            <w:rFonts w:ascii="Times New Roman" w:hAnsi="Times New Roman" w:cs="Times New Roman"/>
            <w:sz w:val="26"/>
            <w:szCs w:val="26"/>
          </w:rPr>
          <w:t>à</w:t>
        </w:r>
        <w:r w:rsidR="00561FC7" w:rsidRPr="00283743">
          <w:rPr>
            <w:rFonts w:ascii="Times New Roman" w:hAnsi="Times New Roman" w:cs="Times New Roman"/>
            <w:sz w:val="26"/>
            <w:szCs w:val="26"/>
          </w:rPr>
          <w:t xml:space="preserve">y </w:t>
        </w:r>
      </w:ins>
      <w:r w:rsidRPr="00283743">
        <w:rPr>
          <w:rFonts w:ascii="Times New Roman" w:hAnsi="Times New Roman" w:cs="Times New Roman"/>
          <w:sz w:val="26"/>
          <w:szCs w:val="26"/>
        </w:rPr>
        <w:t>sẽ không thực hiện ở những vùng có cùng thuộc tính.</w:t>
      </w:r>
    </w:p>
    <w:p w14:paraId="199DE031" w14:textId="77777777" w:rsidR="00F610CB" w:rsidRPr="00283743" w:rsidRDefault="008F18B5" w:rsidP="005F5568">
      <w:pPr>
        <w:pStyle w:val="Heading2"/>
        <w:numPr>
          <w:ilvl w:val="1"/>
          <w:numId w:val="40"/>
        </w:numPr>
        <w:tabs>
          <w:tab w:val="left" w:pos="567"/>
        </w:tabs>
        <w:spacing w:before="120" w:after="120" w:line="240" w:lineRule="auto"/>
        <w:rPr>
          <w:rFonts w:ascii="Times New Roman" w:hAnsi="Times New Roman" w:cs="Times New Roman"/>
          <w:b/>
          <w:color w:val="auto"/>
        </w:rPr>
      </w:pPr>
      <w:bookmarkStart w:id="650" w:name="_Toc207379797"/>
      <w:bookmarkStart w:id="651" w:name="_Toc373715588"/>
      <w:bookmarkStart w:id="652" w:name="_Toc533410006"/>
      <w:r w:rsidRPr="00283743">
        <w:rPr>
          <w:rFonts w:ascii="Times New Roman" w:hAnsi="Times New Roman" w:cs="Times New Roman"/>
          <w:b/>
          <w:color w:val="auto"/>
        </w:rPr>
        <w:lastRenderedPageBreak/>
        <w:t>CẤU TRÚC DỮ LIỆU VECTOR</w:t>
      </w:r>
      <w:bookmarkEnd w:id="650"/>
      <w:bookmarkEnd w:id="651"/>
      <w:bookmarkEnd w:id="652"/>
    </w:p>
    <w:p w14:paraId="58AE8547" w14:textId="77777777" w:rsidR="00F610CB" w:rsidRPr="00283743" w:rsidRDefault="00F610CB" w:rsidP="00F610CB">
      <w:pPr>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r>
      <w:r w:rsidRPr="00561FC7">
        <w:rPr>
          <w:rFonts w:ascii="Times New Roman" w:hAnsi="Times New Roman" w:cs="Times New Roman"/>
          <w:sz w:val="26"/>
          <w:szCs w:val="26"/>
          <w:highlight w:val="yellow"/>
          <w:lang w:val="es-VE"/>
          <w:rPrChange w:id="653" w:author="Windows User" w:date="2019-02-20T15:04:00Z">
            <w:rPr>
              <w:rFonts w:ascii="Times New Roman" w:hAnsi="Times New Roman" w:cs="Times New Roman"/>
              <w:sz w:val="26"/>
              <w:szCs w:val="26"/>
              <w:lang w:val="es-VE"/>
            </w:rPr>
          </w:rPrChange>
        </w:rPr>
        <w:t xml:space="preserve">Các đối tượng không gian khi biểu diễn ở cấu trúc vector thường tổ chức dưới dạng điểm, đường và vùng trên một hệ thống tọa độ xác định. Mỗi điểm được xác định bởi một cặp toạ độ (x,y); đường được xác định bởi một chuỗi liên tiếp các điểm và vùng được xác định bởi các đường khép </w:t>
      </w:r>
      <w:commentRangeStart w:id="654"/>
      <w:r w:rsidRPr="00561FC7">
        <w:rPr>
          <w:rFonts w:ascii="Times New Roman" w:hAnsi="Times New Roman" w:cs="Times New Roman"/>
          <w:sz w:val="26"/>
          <w:szCs w:val="26"/>
          <w:highlight w:val="yellow"/>
          <w:lang w:val="es-VE"/>
          <w:rPrChange w:id="655" w:author="Windows User" w:date="2019-02-20T15:04:00Z">
            <w:rPr>
              <w:rFonts w:ascii="Times New Roman" w:hAnsi="Times New Roman" w:cs="Times New Roman"/>
              <w:sz w:val="26"/>
              <w:szCs w:val="26"/>
              <w:lang w:val="es-VE"/>
            </w:rPr>
          </w:rPrChange>
        </w:rPr>
        <w:t>kín</w:t>
      </w:r>
      <w:commentRangeEnd w:id="654"/>
      <w:r w:rsidR="00561FC7">
        <w:rPr>
          <w:rStyle w:val="CommentReference"/>
        </w:rPr>
        <w:commentReference w:id="654"/>
      </w:r>
      <w:r w:rsidRPr="00561FC7">
        <w:rPr>
          <w:rFonts w:ascii="Times New Roman" w:hAnsi="Times New Roman" w:cs="Times New Roman"/>
          <w:sz w:val="26"/>
          <w:szCs w:val="26"/>
          <w:highlight w:val="yellow"/>
          <w:lang w:val="es-VE"/>
          <w:rPrChange w:id="656" w:author="Windows User" w:date="2019-02-20T15:04:00Z">
            <w:rPr>
              <w:rFonts w:ascii="Times New Roman" w:hAnsi="Times New Roman" w:cs="Times New Roman"/>
              <w:sz w:val="26"/>
              <w:szCs w:val="26"/>
              <w:lang w:val="es-VE"/>
            </w:rPr>
          </w:rPrChange>
        </w:rPr>
        <w:t>.</w:t>
      </w:r>
    </w:p>
    <w:p w14:paraId="3A3BC797" w14:textId="77777777" w:rsidR="00F610CB" w:rsidRDefault="00F610CB" w:rsidP="00F610CB">
      <w:pPr>
        <w:spacing w:before="120"/>
        <w:jc w:val="both"/>
        <w:rPr>
          <w:ins w:id="657" w:author="Windows User" w:date="2019-02-20T15:04:00Z"/>
          <w:rFonts w:ascii="Times New Roman" w:hAnsi="Times New Roman" w:cs="Times New Roman"/>
          <w:sz w:val="26"/>
          <w:szCs w:val="26"/>
          <w:lang w:val="es-VE"/>
        </w:rPr>
      </w:pPr>
      <w:r w:rsidRPr="00283743">
        <w:rPr>
          <w:rFonts w:ascii="Times New Roman" w:hAnsi="Times New Roman" w:cs="Times New Roman"/>
          <w:sz w:val="26"/>
          <w:szCs w:val="26"/>
          <w:lang w:val="es-VE"/>
        </w:rPr>
        <w:tab/>
        <w:t xml:space="preserve">Trong cấu trúc dữ liệu vector có hai loại cấu trúc được biết đến đó là cấu trúc Spaghetti và cấu trúc Topology, cấu trúc Spaghetti ra đời trước và hiện nay vẫn được sử dụng nhiều trong các phần mềm </w:t>
      </w:r>
      <w:r w:rsidRPr="00283743">
        <w:rPr>
          <w:rFonts w:ascii="Times New Roman" w:hAnsi="Times New Roman" w:cs="Times New Roman"/>
          <w:caps/>
          <w:sz w:val="26"/>
          <w:szCs w:val="26"/>
          <w:lang w:val="es-VE"/>
        </w:rPr>
        <w:t>GIS</w:t>
      </w:r>
      <w:r w:rsidRPr="00283743">
        <w:rPr>
          <w:rFonts w:ascii="Times New Roman" w:hAnsi="Times New Roman" w:cs="Times New Roman"/>
          <w:sz w:val="26"/>
          <w:szCs w:val="26"/>
          <w:lang w:val="es-VE"/>
        </w:rPr>
        <w:t>.</w:t>
      </w:r>
    </w:p>
    <w:p w14:paraId="51249262" w14:textId="6625731C" w:rsidR="007C7F31" w:rsidRPr="00283743" w:rsidDel="006C5BE3" w:rsidRDefault="007C7F31" w:rsidP="00F610CB">
      <w:pPr>
        <w:spacing w:before="120"/>
        <w:jc w:val="both"/>
        <w:rPr>
          <w:del w:id="658" w:author="Windows User" w:date="2019-02-20T15:06:00Z"/>
          <w:rFonts w:ascii="Times New Roman" w:hAnsi="Times New Roman" w:cs="Times New Roman"/>
          <w:sz w:val="26"/>
          <w:szCs w:val="26"/>
          <w:lang w:val="es-VE"/>
        </w:rPr>
      </w:pPr>
    </w:p>
    <w:p w14:paraId="2264BAAF" w14:textId="77777777" w:rsidR="00F610CB" w:rsidRPr="00283743" w:rsidRDefault="00F610CB" w:rsidP="005F5568">
      <w:pPr>
        <w:pStyle w:val="Heading3"/>
        <w:numPr>
          <w:ilvl w:val="2"/>
          <w:numId w:val="40"/>
        </w:numPr>
        <w:rPr>
          <w:rFonts w:ascii="Times New Roman" w:hAnsi="Times New Roman" w:cs="Times New Roman"/>
          <w:b/>
          <w:color w:val="auto"/>
          <w:sz w:val="26"/>
          <w:szCs w:val="26"/>
          <w:lang w:val="es-VE"/>
        </w:rPr>
      </w:pPr>
      <w:bookmarkStart w:id="659" w:name="_Toc47424375"/>
      <w:bookmarkStart w:id="660" w:name="_Toc48702395"/>
      <w:bookmarkStart w:id="661" w:name="_Toc49745244"/>
      <w:bookmarkStart w:id="662" w:name="_Toc49829232"/>
      <w:bookmarkStart w:id="663" w:name="_Toc49850139"/>
      <w:bookmarkStart w:id="664" w:name="_Toc207379798"/>
      <w:bookmarkStart w:id="665" w:name="_Toc533410007"/>
      <w:r w:rsidRPr="00283743">
        <w:rPr>
          <w:rFonts w:ascii="Times New Roman" w:hAnsi="Times New Roman" w:cs="Times New Roman"/>
          <w:b/>
          <w:color w:val="auto"/>
          <w:sz w:val="26"/>
          <w:szCs w:val="26"/>
          <w:lang w:val="es-VE"/>
        </w:rPr>
        <w:t>Tính hình học của cấu trúc vector</w:t>
      </w:r>
      <w:bookmarkEnd w:id="659"/>
      <w:bookmarkEnd w:id="660"/>
      <w:bookmarkEnd w:id="661"/>
      <w:bookmarkEnd w:id="662"/>
      <w:bookmarkEnd w:id="663"/>
      <w:bookmarkEnd w:id="664"/>
      <w:bookmarkEnd w:id="665"/>
      <w:r w:rsidRPr="00283743">
        <w:rPr>
          <w:rFonts w:ascii="Times New Roman" w:hAnsi="Times New Roman" w:cs="Times New Roman"/>
          <w:b/>
          <w:color w:val="auto"/>
          <w:sz w:val="26"/>
          <w:szCs w:val="26"/>
          <w:lang w:val="es-VE"/>
        </w:rPr>
        <w:t xml:space="preserve"> </w:t>
      </w:r>
    </w:p>
    <w:p w14:paraId="0D5A825A" w14:textId="77777777" w:rsidR="00F610CB" w:rsidRPr="00283743" w:rsidRDefault="00F610CB" w:rsidP="00F610CB">
      <w:pPr>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t>Các đối tượng trong không gian được phân loại thành 3 dạng</w:t>
      </w:r>
    </w:p>
    <w:p w14:paraId="644761B4" w14:textId="1CA679D2" w:rsidR="00F610CB" w:rsidRPr="00283743" w:rsidRDefault="00F610CB" w:rsidP="005F5568">
      <w:pPr>
        <w:numPr>
          <w:ilvl w:val="0"/>
          <w:numId w:val="19"/>
        </w:numPr>
        <w:tabs>
          <w:tab w:val="clear" w:pos="1467"/>
          <w:tab w:val="num" w:pos="724"/>
        </w:tabs>
        <w:spacing w:before="120" w:after="0" w:line="240" w:lineRule="auto"/>
        <w:ind w:left="724"/>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Dạng đối tượng điểm</w:t>
      </w:r>
      <w:ins w:id="666" w:author="Windows User" w:date="2019-02-20T15:05:00Z">
        <w:r w:rsidR="007C7F31">
          <w:rPr>
            <w:rFonts w:ascii="Times New Roman" w:hAnsi="Times New Roman" w:cs="Times New Roman"/>
            <w:sz w:val="26"/>
            <w:szCs w:val="26"/>
            <w:lang w:val="es-VE"/>
          </w:rPr>
          <w:t xml:space="preserve"> (point)</w:t>
        </w:r>
      </w:ins>
      <w:r w:rsidRPr="00283743">
        <w:rPr>
          <w:rFonts w:ascii="Times New Roman" w:hAnsi="Times New Roman" w:cs="Times New Roman"/>
          <w:sz w:val="26"/>
          <w:szCs w:val="26"/>
          <w:lang w:val="es-VE"/>
        </w:rPr>
        <w:t>: Điểm dùng cho tất cả các đối tượng không gian</w:t>
      </w:r>
      <w:del w:id="667" w:author="Windows User" w:date="2019-02-20T15:05:00Z">
        <w:r w:rsidRPr="00283743" w:rsidDel="007C7F31">
          <w:rPr>
            <w:rFonts w:ascii="Times New Roman" w:hAnsi="Times New Roman" w:cs="Times New Roman"/>
            <w:sz w:val="26"/>
            <w:szCs w:val="26"/>
            <w:lang w:val="es-VE"/>
          </w:rPr>
          <w:delText xml:space="preserve"> mà </w:delText>
        </w:r>
      </w:del>
      <w:ins w:id="668" w:author="Windows User" w:date="2019-02-20T15:05:00Z">
        <w:r w:rsidR="007C7F31">
          <w:rPr>
            <w:rFonts w:ascii="Times New Roman" w:hAnsi="Times New Roman" w:cs="Times New Roman"/>
            <w:sz w:val="26"/>
            <w:szCs w:val="26"/>
            <w:lang w:val="es-VE"/>
          </w:rPr>
          <w:t xml:space="preserve"> được </w:t>
        </w:r>
      </w:ins>
      <w:r w:rsidRPr="00283743">
        <w:rPr>
          <w:rFonts w:ascii="Times New Roman" w:hAnsi="Times New Roman" w:cs="Times New Roman"/>
          <w:sz w:val="26"/>
          <w:szCs w:val="26"/>
          <w:lang w:val="es-VE"/>
        </w:rPr>
        <w:t xml:space="preserve">biểu diễn như một cặp tọa độ (x,y). Ví dụ như điểm cao độ, điểm nhà máy, điểm quan trắc, …  </w:t>
      </w:r>
    </w:p>
    <w:p w14:paraId="217C1A46" w14:textId="399C263C" w:rsidR="00F610CB" w:rsidRPr="00283743" w:rsidRDefault="00F610CB" w:rsidP="005F5568">
      <w:pPr>
        <w:numPr>
          <w:ilvl w:val="0"/>
          <w:numId w:val="19"/>
        </w:numPr>
        <w:tabs>
          <w:tab w:val="clear" w:pos="1467"/>
          <w:tab w:val="num" w:pos="724"/>
        </w:tabs>
        <w:spacing w:before="120" w:after="0" w:line="240" w:lineRule="auto"/>
        <w:ind w:left="724"/>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Dạng đối tượng đường</w:t>
      </w:r>
      <w:ins w:id="669" w:author="Windows User" w:date="2019-02-20T15:06:00Z">
        <w:r w:rsidR="007C7F31">
          <w:rPr>
            <w:rFonts w:ascii="Times New Roman" w:hAnsi="Times New Roman" w:cs="Times New Roman"/>
            <w:sz w:val="26"/>
            <w:szCs w:val="26"/>
            <w:lang w:val="es-VE"/>
          </w:rPr>
          <w:t xml:space="preserve"> (line/polyline)</w:t>
        </w:r>
      </w:ins>
      <w:r w:rsidRPr="00283743">
        <w:rPr>
          <w:rFonts w:ascii="Times New Roman" w:hAnsi="Times New Roman" w:cs="Times New Roman"/>
          <w:sz w:val="26"/>
          <w:szCs w:val="26"/>
          <w:lang w:val="es-VE"/>
        </w:rPr>
        <w:t xml:space="preserve"> dùng để biểu diễn tất cả các đối tượng có dạng tuyến, được tạo nên từ hai hoặc nhiều cặp tọa độ (x,y). Ví dụ: đường giao thông, đường bình độ, đường ống, đường dây điện, dây điện thoại, … </w:t>
      </w:r>
    </w:p>
    <w:p w14:paraId="3108A7C7" w14:textId="0DEB2CC9" w:rsidR="00F610CB" w:rsidRPr="00283743" w:rsidRDefault="00F610CB" w:rsidP="005F5568">
      <w:pPr>
        <w:numPr>
          <w:ilvl w:val="0"/>
          <w:numId w:val="19"/>
        </w:numPr>
        <w:tabs>
          <w:tab w:val="clear" w:pos="1467"/>
          <w:tab w:val="num" w:pos="724"/>
        </w:tabs>
        <w:spacing w:before="120" w:after="0" w:line="240" w:lineRule="auto"/>
        <w:ind w:left="724"/>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Dạng đối tượng vùng</w:t>
      </w:r>
      <w:ins w:id="670" w:author="Windows User" w:date="2019-02-20T15:06:00Z">
        <w:r w:rsidR="007C7F31">
          <w:rPr>
            <w:rFonts w:ascii="Times New Roman" w:hAnsi="Times New Roman" w:cs="Times New Roman"/>
            <w:sz w:val="26"/>
            <w:szCs w:val="26"/>
            <w:lang w:val="es-VE"/>
          </w:rPr>
          <w:t xml:space="preserve"> (region)</w:t>
        </w:r>
      </w:ins>
      <w:r w:rsidRPr="00283743">
        <w:rPr>
          <w:rFonts w:ascii="Times New Roman" w:hAnsi="Times New Roman" w:cs="Times New Roman"/>
          <w:sz w:val="26"/>
          <w:szCs w:val="26"/>
          <w:lang w:val="es-VE"/>
        </w:rPr>
        <w:t>: Vùng là một đối tượng hình học hai chiều</w:t>
      </w:r>
    </w:p>
    <w:p w14:paraId="3419478C" w14:textId="77777777" w:rsidR="00F610CB" w:rsidRPr="00283743" w:rsidRDefault="007C5BA4" w:rsidP="00F610CB">
      <w:pPr>
        <w:spacing w:before="120"/>
        <w:ind w:left="364"/>
        <w:jc w:val="both"/>
        <w:rPr>
          <w:rFonts w:ascii="Times New Roman" w:hAnsi="Times New Roman" w:cs="Times New Roman"/>
          <w:sz w:val="26"/>
          <w:szCs w:val="26"/>
          <w:lang w:val="es-VE"/>
        </w:rPr>
      </w:pPr>
      <w:r>
        <w:rPr>
          <w:rFonts w:ascii="Times New Roman" w:hAnsi="Times New Roman" w:cs="Times New Roman"/>
          <w:noProof/>
          <w:sz w:val="26"/>
          <w:szCs w:val="26"/>
          <w:lang w:eastAsia="ja-JP"/>
        </w:rPr>
        <w:pict w14:anchorId="66BAC812">
          <v:group id="_x0000_s1716" style="position:absolute;left:0;text-align:left;margin-left:50.15pt;margin-top:6.65pt;width:401.6pt;height:223.75pt;z-index:251680768" coordorigin="1135,7729" coordsize="7059,4657">
            <v:shape id="_x0000_s1717" type="#_x0000_t202" style="position:absolute;left:1773;top:12024;width:5962;height:362" filled="f" stroked="f">
              <v:textbox style="mso-next-textbox:#_x0000_s1717" inset="0,0,0,0">
                <w:txbxContent>
                  <w:p w14:paraId="2F530BF1" w14:textId="77777777" w:rsidR="004D6677" w:rsidRDefault="004D6677"/>
                </w:txbxContent>
              </v:textbox>
            </v:shape>
            <v:shape id="_x0000_s1718" type="#_x0000_t75" style="position:absolute;left:4292;top:8600;width:3856;height:2652">
              <v:imagedata r:id="rId39" o:title=""/>
            </v:shape>
            <v:shape id="_x0000_s1719" type="#_x0000_t75" style="position:absolute;left:1276;top:7729;width:3404;height:4355">
              <v:imagedata r:id="rId40" o:title=""/>
            </v:shape>
            <v:shape id="_x0000_s1720" type="#_x0000_t202" style="position:absolute;left:1153;top:7904;width:900;height:540" filled="f" stroked="f">
              <v:textbox style="mso-next-textbox:#_x0000_s1720">
                <w:txbxContent>
                  <w:p w14:paraId="69729392" w14:textId="77777777" w:rsidR="004D6677" w:rsidRDefault="004D6677"/>
                </w:txbxContent>
              </v:textbox>
            </v:shape>
            <v:shape id="_x0000_s1721" type="#_x0000_t202" style="position:absolute;left:1201;top:8809;width:1060;height:540" filled="f" stroked="f">
              <v:textbox style="mso-next-textbox:#_x0000_s1721">
                <w:txbxContent>
                  <w:p w14:paraId="31D54D82" w14:textId="77777777" w:rsidR="004D6677" w:rsidRDefault="004D6677"/>
                </w:txbxContent>
              </v:textbox>
            </v:shape>
            <v:shape id="_x0000_s1722" type="#_x0000_t202" style="position:absolute;left:1152;top:10499;width:1991;height:540" filled="f" stroked="f">
              <v:textbox style="mso-next-textbox:#_x0000_s1722">
                <w:txbxContent>
                  <w:p w14:paraId="4E2C45F4" w14:textId="77777777" w:rsidR="004D6677" w:rsidRDefault="004D6677"/>
                </w:txbxContent>
              </v:textbox>
            </v:shape>
            <v:shape id="_x0000_s1723" type="#_x0000_t202" style="position:absolute;left:4574;top:8405;width:1260;height:540" filled="f" stroked="f">
              <v:textbox style="mso-next-textbox:#_x0000_s1723">
                <w:txbxContent>
                  <w:p w14:paraId="5CAA2D8B" w14:textId="77777777" w:rsidR="004D6677" w:rsidRDefault="004D6677"/>
                </w:txbxContent>
              </v:textbox>
            </v:shape>
            <v:rect id="_x0000_s1724" style="position:absolute;left:1135;top:8001;width:7059;height:3873" filled="f">
              <v:stroke dashstyle="1 1" endcap="round"/>
            </v:rect>
          </v:group>
        </w:pict>
      </w:r>
    </w:p>
    <w:p w14:paraId="48DA9FEC" w14:textId="77777777" w:rsidR="00F610CB" w:rsidRPr="00283743" w:rsidRDefault="00F610CB" w:rsidP="00F610CB">
      <w:pPr>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r>
    </w:p>
    <w:p w14:paraId="06360751" w14:textId="77777777" w:rsidR="00F610CB" w:rsidRPr="00283743" w:rsidRDefault="00F610CB" w:rsidP="00F610CB">
      <w:pPr>
        <w:spacing w:before="120"/>
        <w:jc w:val="both"/>
        <w:rPr>
          <w:rFonts w:ascii="Times New Roman" w:hAnsi="Times New Roman" w:cs="Times New Roman"/>
          <w:sz w:val="26"/>
          <w:szCs w:val="26"/>
          <w:lang w:val="es-VE"/>
        </w:rPr>
      </w:pPr>
    </w:p>
    <w:p w14:paraId="61C35516" w14:textId="77777777" w:rsidR="00F610CB" w:rsidRPr="00283743" w:rsidRDefault="00F610CB" w:rsidP="00F610CB">
      <w:pPr>
        <w:spacing w:before="120"/>
        <w:jc w:val="both"/>
        <w:rPr>
          <w:rFonts w:ascii="Times New Roman" w:hAnsi="Times New Roman" w:cs="Times New Roman"/>
          <w:sz w:val="26"/>
          <w:szCs w:val="26"/>
          <w:lang w:val="es-VE"/>
        </w:rPr>
      </w:pPr>
    </w:p>
    <w:p w14:paraId="1DA422B5" w14:textId="77777777" w:rsidR="00F610CB" w:rsidRPr="00283743" w:rsidRDefault="00F610CB" w:rsidP="00F610CB">
      <w:pPr>
        <w:spacing w:before="120"/>
        <w:jc w:val="both"/>
        <w:rPr>
          <w:rFonts w:ascii="Times New Roman" w:hAnsi="Times New Roman" w:cs="Times New Roman"/>
          <w:sz w:val="26"/>
          <w:szCs w:val="26"/>
          <w:lang w:val="es-VE"/>
        </w:rPr>
      </w:pPr>
    </w:p>
    <w:p w14:paraId="3CD43AF1" w14:textId="77777777" w:rsidR="00F610CB" w:rsidRPr="00283743" w:rsidRDefault="00F610CB" w:rsidP="00F610CB">
      <w:pPr>
        <w:spacing w:before="120"/>
        <w:jc w:val="both"/>
        <w:rPr>
          <w:rFonts w:ascii="Times New Roman" w:hAnsi="Times New Roman" w:cs="Times New Roman"/>
          <w:sz w:val="26"/>
          <w:szCs w:val="26"/>
          <w:lang w:val="es-VE"/>
        </w:rPr>
      </w:pPr>
    </w:p>
    <w:p w14:paraId="34E60A71" w14:textId="77777777" w:rsidR="00F610CB" w:rsidRPr="00283743" w:rsidRDefault="00F610CB" w:rsidP="00F610CB">
      <w:pPr>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r>
    </w:p>
    <w:p w14:paraId="782B5130" w14:textId="77777777" w:rsidR="00F610CB" w:rsidRPr="00283743" w:rsidRDefault="00F610CB" w:rsidP="00F610CB">
      <w:pPr>
        <w:spacing w:before="120"/>
        <w:jc w:val="both"/>
        <w:rPr>
          <w:rFonts w:ascii="Times New Roman" w:hAnsi="Times New Roman" w:cs="Times New Roman"/>
          <w:sz w:val="26"/>
          <w:szCs w:val="26"/>
          <w:lang w:val="es-VE"/>
        </w:rPr>
      </w:pPr>
    </w:p>
    <w:p w14:paraId="30D68ADC" w14:textId="77777777" w:rsidR="00F610CB" w:rsidRPr="00283743" w:rsidRDefault="00F610CB" w:rsidP="00F610CB">
      <w:pPr>
        <w:spacing w:before="120"/>
        <w:jc w:val="both"/>
        <w:rPr>
          <w:rFonts w:ascii="Times New Roman" w:hAnsi="Times New Roman" w:cs="Times New Roman"/>
          <w:sz w:val="26"/>
          <w:szCs w:val="26"/>
          <w:lang w:val="es-VE"/>
        </w:rPr>
      </w:pPr>
    </w:p>
    <w:p w14:paraId="3199ED78" w14:textId="77777777" w:rsidR="00D620FA" w:rsidRPr="00283743" w:rsidRDefault="00D620FA" w:rsidP="00F610CB">
      <w:pPr>
        <w:spacing w:before="120"/>
        <w:ind w:firstLine="720"/>
        <w:jc w:val="both"/>
        <w:rPr>
          <w:rFonts w:ascii="Times New Roman" w:hAnsi="Times New Roman" w:cs="Times New Roman"/>
          <w:sz w:val="26"/>
          <w:szCs w:val="26"/>
          <w:lang w:val="es-VE"/>
        </w:rPr>
      </w:pPr>
    </w:p>
    <w:p w14:paraId="7937DC5F" w14:textId="77777777" w:rsidR="00F610CB" w:rsidRPr="00283743" w:rsidRDefault="00F610CB" w:rsidP="00F610CB">
      <w:pPr>
        <w:spacing w:before="120"/>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Các đối tượng trong không gian được trình bày theo dạng hình học dưới hình thức điểm, đường và vùng một cách riêng biệt. Cấu trúc hình học của điểm là toạ độ x, y. Trong khi đó, đối tượng đường, vùng và chuỗi ký tự sẽ là một loạt điểm tọa độ. </w:t>
      </w:r>
    </w:p>
    <w:p w14:paraId="6F0E2929" w14:textId="77777777" w:rsidR="00F610CB" w:rsidRPr="00283743" w:rsidRDefault="00F610CB" w:rsidP="005F5568">
      <w:pPr>
        <w:pStyle w:val="Heading3"/>
        <w:numPr>
          <w:ilvl w:val="2"/>
          <w:numId w:val="40"/>
        </w:numPr>
        <w:rPr>
          <w:rFonts w:ascii="Times New Roman" w:hAnsi="Times New Roman" w:cs="Times New Roman"/>
          <w:b/>
          <w:color w:val="auto"/>
          <w:sz w:val="26"/>
          <w:szCs w:val="26"/>
          <w:lang w:val="es-VE"/>
        </w:rPr>
      </w:pPr>
      <w:bookmarkStart w:id="671" w:name="_Toc47424376"/>
      <w:bookmarkStart w:id="672" w:name="_Toc48702396"/>
      <w:bookmarkStart w:id="673" w:name="_Toc49745245"/>
      <w:bookmarkStart w:id="674" w:name="_Toc49829233"/>
      <w:bookmarkStart w:id="675" w:name="_Toc49850140"/>
      <w:bookmarkStart w:id="676" w:name="_Toc207379799"/>
      <w:bookmarkStart w:id="677" w:name="_Toc533410008"/>
      <w:r w:rsidRPr="00283743">
        <w:rPr>
          <w:rFonts w:ascii="Times New Roman" w:hAnsi="Times New Roman" w:cs="Times New Roman"/>
          <w:b/>
          <w:color w:val="auto"/>
          <w:sz w:val="26"/>
          <w:szCs w:val="26"/>
          <w:lang w:val="es-VE"/>
        </w:rPr>
        <w:t>Cấu trúc Spaghetti</w:t>
      </w:r>
      <w:bookmarkEnd w:id="671"/>
      <w:bookmarkEnd w:id="672"/>
      <w:bookmarkEnd w:id="673"/>
      <w:bookmarkEnd w:id="674"/>
      <w:bookmarkEnd w:id="675"/>
      <w:bookmarkEnd w:id="676"/>
      <w:bookmarkEnd w:id="677"/>
    </w:p>
    <w:p w14:paraId="0D4E0574" w14:textId="77777777" w:rsidR="00F610CB" w:rsidRPr="00283743" w:rsidRDefault="00F610CB" w:rsidP="00F610CB">
      <w:pPr>
        <w:tabs>
          <w:tab w:val="left" w:pos="0"/>
        </w:tabs>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t>Với cấu trúc</w:t>
      </w:r>
      <w:r w:rsidRPr="00283743">
        <w:rPr>
          <w:rFonts w:ascii="Times New Roman" w:hAnsi="Times New Roman" w:cs="Times New Roman"/>
          <w:b/>
          <w:sz w:val="26"/>
          <w:szCs w:val="26"/>
          <w:lang w:val="es-VE"/>
        </w:rPr>
        <w:t xml:space="preserve"> </w:t>
      </w:r>
      <w:r w:rsidRPr="00283743">
        <w:rPr>
          <w:rFonts w:ascii="Times New Roman" w:hAnsi="Times New Roman" w:cs="Times New Roman"/>
          <w:sz w:val="26"/>
          <w:szCs w:val="26"/>
          <w:lang w:val="es-VE"/>
        </w:rPr>
        <w:t>Spaghetti, mỗi điểm được xác định bằng một cặp tọa độ (x,y), mỗi đường được biểu diễn  bằng một chuỗi những cặp toạ độ (x</w:t>
      </w:r>
      <w:r w:rsidRPr="00283743">
        <w:rPr>
          <w:rFonts w:ascii="Times New Roman" w:hAnsi="Times New Roman" w:cs="Times New Roman"/>
          <w:sz w:val="26"/>
          <w:szCs w:val="26"/>
          <w:vertAlign w:val="subscript"/>
          <w:lang w:val="es-VE"/>
        </w:rPr>
        <w:t>i</w:t>
      </w:r>
      <w:r w:rsidRPr="00283743">
        <w:rPr>
          <w:rFonts w:ascii="Times New Roman" w:hAnsi="Times New Roman" w:cs="Times New Roman"/>
          <w:sz w:val="26"/>
          <w:szCs w:val="26"/>
          <w:lang w:val="es-VE"/>
        </w:rPr>
        <w:t>,y</w:t>
      </w:r>
      <w:r w:rsidRPr="00283743">
        <w:rPr>
          <w:rFonts w:ascii="Times New Roman" w:hAnsi="Times New Roman" w:cs="Times New Roman"/>
          <w:sz w:val="26"/>
          <w:szCs w:val="26"/>
          <w:vertAlign w:val="subscript"/>
          <w:lang w:val="es-VE"/>
        </w:rPr>
        <w:t>i</w:t>
      </w:r>
      <w:r w:rsidRPr="00283743">
        <w:rPr>
          <w:rFonts w:ascii="Times New Roman" w:hAnsi="Times New Roman" w:cs="Times New Roman"/>
          <w:sz w:val="26"/>
          <w:szCs w:val="26"/>
          <w:lang w:val="es-VE"/>
        </w:rPr>
        <w:t>).  Mỗi vùng cũng được xác định bởi một cung khép kín và được biểu diễn bằng một chuỗi cặp tọa độ (x</w:t>
      </w:r>
      <w:r w:rsidRPr="00283743">
        <w:rPr>
          <w:rFonts w:ascii="Times New Roman" w:hAnsi="Times New Roman" w:cs="Times New Roman"/>
          <w:sz w:val="26"/>
          <w:szCs w:val="26"/>
          <w:vertAlign w:val="subscript"/>
          <w:lang w:val="es-VE"/>
        </w:rPr>
        <w:t>i</w:t>
      </w:r>
      <w:r w:rsidRPr="00283743">
        <w:rPr>
          <w:rFonts w:ascii="Times New Roman" w:hAnsi="Times New Roman" w:cs="Times New Roman"/>
          <w:sz w:val="26"/>
          <w:szCs w:val="26"/>
          <w:lang w:val="es-VE"/>
        </w:rPr>
        <w:t>,y</w:t>
      </w:r>
      <w:r w:rsidRPr="00283743">
        <w:rPr>
          <w:rFonts w:ascii="Times New Roman" w:hAnsi="Times New Roman" w:cs="Times New Roman"/>
          <w:sz w:val="26"/>
          <w:szCs w:val="26"/>
          <w:vertAlign w:val="subscript"/>
          <w:lang w:val="es-VE"/>
        </w:rPr>
        <w:t>i</w:t>
      </w:r>
      <w:r w:rsidRPr="00283743">
        <w:rPr>
          <w:rFonts w:ascii="Times New Roman" w:hAnsi="Times New Roman" w:cs="Times New Roman"/>
          <w:sz w:val="26"/>
          <w:szCs w:val="26"/>
          <w:lang w:val="es-VE"/>
        </w:rPr>
        <w:t xml:space="preserve">) có tọa độ đầu và tọa độ cuối trùng nhau, nhưng cấu trúc không ghi nhận đặc trưng kề nhau của hai vùng kề nhau, nghĩa là tại đường chung của hai vùng kề nhau có hai đường độc </w:t>
      </w:r>
      <w:r w:rsidRPr="00283743">
        <w:rPr>
          <w:rFonts w:ascii="Times New Roman" w:hAnsi="Times New Roman" w:cs="Times New Roman"/>
          <w:sz w:val="26"/>
          <w:szCs w:val="26"/>
          <w:lang w:val="es-VE"/>
        </w:rPr>
        <w:lastRenderedPageBreak/>
        <w:t>lập. Thí dụ hai vùng 1 và vùng 2 có cung AB chung, cấu trúc Spaghetti biểu diễn hai vùng như sau:</w:t>
      </w:r>
    </w:p>
    <w:p w14:paraId="0533FADA"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689984" behindDoc="0" locked="0" layoutInCell="1" allowOverlap="1" wp14:anchorId="269A5619" wp14:editId="09E5C4B8">
                <wp:simplePos x="0" y="0"/>
                <wp:positionH relativeFrom="column">
                  <wp:posOffset>804324</wp:posOffset>
                </wp:positionH>
                <wp:positionV relativeFrom="paragraph">
                  <wp:posOffset>184067</wp:posOffset>
                </wp:positionV>
                <wp:extent cx="4929809" cy="2681605"/>
                <wp:effectExtent l="0" t="0" r="23495" b="4445"/>
                <wp:wrapNone/>
                <wp:docPr id="57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9809" cy="2681605"/>
                          <a:chOff x="1135" y="670"/>
                          <a:chExt cx="7059" cy="4223"/>
                        </a:xfrm>
                      </wpg:grpSpPr>
                      <wps:wsp>
                        <wps:cNvPr id="577" name="Text Box 1111"/>
                        <wps:cNvSpPr txBox="1">
                          <a:spLocks noChangeArrowheads="1"/>
                        </wps:cNvSpPr>
                        <wps:spPr bwMode="auto">
                          <a:xfrm>
                            <a:off x="1254" y="1680"/>
                            <a:ext cx="784" cy="1358"/>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C91FD7" w14:textId="77777777" w:rsidR="004D6677" w:rsidRDefault="004D6677" w:rsidP="00F610CB"/>
                            <w:p w14:paraId="6ED76247" w14:textId="77777777" w:rsidR="004D6677" w:rsidRDefault="004D6677" w:rsidP="00F610CB"/>
                            <w:p w14:paraId="57E242A4" w14:textId="77777777" w:rsidR="004D6677" w:rsidRDefault="004D6677" w:rsidP="00F610CB">
                              <w:pPr>
                                <w:jc w:val="center"/>
                                <w:rPr>
                                  <w:b/>
                                </w:rPr>
                              </w:pPr>
                              <w:r>
                                <w:rPr>
                                  <w:b/>
                                </w:rPr>
                                <w:t>1</w:t>
                              </w:r>
                            </w:p>
                          </w:txbxContent>
                        </wps:txbx>
                        <wps:bodyPr rot="0" vert="horz" wrap="square" lIns="91440" tIns="45720" rIns="91440" bIns="45720" anchor="t" anchorCtr="0" upright="1">
                          <a:noAutofit/>
                        </wps:bodyPr>
                      </wps:wsp>
                      <wps:wsp>
                        <wps:cNvPr id="578" name="Text Box 1112"/>
                        <wps:cNvSpPr txBox="1">
                          <a:spLocks noChangeArrowheads="1"/>
                        </wps:cNvSpPr>
                        <wps:spPr bwMode="auto">
                          <a:xfrm>
                            <a:off x="2038" y="1680"/>
                            <a:ext cx="1207" cy="1358"/>
                          </a:xfrm>
                          <a:prstGeom prst="rect">
                            <a:avLst/>
                          </a:prstGeom>
                          <a:solidFill>
                            <a:srgbClr val="CC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8E022E" w14:textId="77777777" w:rsidR="004D6677" w:rsidRDefault="004D6677" w:rsidP="00F610CB"/>
                            <w:p w14:paraId="15F6800C" w14:textId="77777777" w:rsidR="004D6677" w:rsidRDefault="004D6677" w:rsidP="00F610CB"/>
                            <w:p w14:paraId="2C9AFDF7" w14:textId="77777777" w:rsidR="004D6677" w:rsidRDefault="004D6677" w:rsidP="00F610CB">
                              <w:pPr>
                                <w:jc w:val="center"/>
                                <w:rPr>
                                  <w:b/>
                                </w:rPr>
                              </w:pPr>
                              <w:r>
                                <w:rPr>
                                  <w:b/>
                                </w:rPr>
                                <w:t>2</w:t>
                              </w:r>
                            </w:p>
                          </w:txbxContent>
                        </wps:txbx>
                        <wps:bodyPr rot="0" vert="horz" wrap="square" lIns="91440" tIns="45720" rIns="91440" bIns="45720" anchor="t" anchorCtr="0" upright="1">
                          <a:noAutofit/>
                        </wps:bodyPr>
                      </wps:wsp>
                      <wps:wsp>
                        <wps:cNvPr id="579" name="Text Box 1113"/>
                        <wps:cNvSpPr txBox="1">
                          <a:spLocks noChangeArrowheads="1"/>
                        </wps:cNvSpPr>
                        <wps:spPr bwMode="auto">
                          <a:xfrm>
                            <a:off x="1777" y="1273"/>
                            <a:ext cx="1176" cy="4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3212A2" w14:textId="77777777" w:rsidR="004D6677" w:rsidRDefault="004D6677" w:rsidP="00F610CB">
                              <w:pPr>
                                <w:jc w:val="center"/>
                              </w:pPr>
                              <w:r>
                                <w:t>A(x</w:t>
                              </w:r>
                              <w:r>
                                <w:rPr>
                                  <w:vertAlign w:val="subscript"/>
                                </w:rPr>
                                <w:t>A</w:t>
                              </w:r>
                              <w:r>
                                <w:t>,y</w:t>
                              </w:r>
                              <w:r>
                                <w:rPr>
                                  <w:vertAlign w:val="subscript"/>
                                </w:rPr>
                                <w:t>A</w:t>
                              </w:r>
                              <w:r>
                                <w:t>)</w:t>
                              </w:r>
                            </w:p>
                          </w:txbxContent>
                        </wps:txbx>
                        <wps:bodyPr rot="0" vert="horz" wrap="square" lIns="91440" tIns="45720" rIns="91440" bIns="45720" anchor="t" anchorCtr="0" upright="1">
                          <a:noAutofit/>
                        </wps:bodyPr>
                      </wps:wsp>
                      <wps:wsp>
                        <wps:cNvPr id="580" name="Text Box 1114"/>
                        <wps:cNvSpPr txBox="1">
                          <a:spLocks noChangeArrowheads="1"/>
                        </wps:cNvSpPr>
                        <wps:spPr bwMode="auto">
                          <a:xfrm>
                            <a:off x="1777" y="3038"/>
                            <a:ext cx="1307" cy="4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D93E2F" w14:textId="77777777" w:rsidR="004D6677" w:rsidRDefault="004D6677" w:rsidP="00F610CB">
                              <w:pPr>
                                <w:jc w:val="center"/>
                              </w:pPr>
                              <w:r>
                                <w:t>B(x</w:t>
                              </w:r>
                              <w:r>
                                <w:rPr>
                                  <w:vertAlign w:val="subscript"/>
                                </w:rPr>
                                <w:t>A</w:t>
                              </w:r>
                              <w:r>
                                <w:t>,y</w:t>
                              </w:r>
                              <w:r>
                                <w:rPr>
                                  <w:vertAlign w:val="subscript"/>
                                </w:rPr>
                                <w:t>A</w:t>
                              </w:r>
                              <w:r>
                                <w:t>)</w:t>
                              </w:r>
                            </w:p>
                          </w:txbxContent>
                        </wps:txbx>
                        <wps:bodyPr rot="0" vert="horz" wrap="square" lIns="91440" tIns="45720" rIns="91440" bIns="45720" anchor="t" anchorCtr="0" upright="1">
                          <a:noAutofit/>
                        </wps:bodyPr>
                      </wps:wsp>
                      <wps:wsp>
                        <wps:cNvPr id="581" name="Text Box 1115"/>
                        <wps:cNvSpPr txBox="1">
                          <a:spLocks noChangeArrowheads="1"/>
                        </wps:cNvSpPr>
                        <wps:spPr bwMode="auto">
                          <a:xfrm>
                            <a:off x="1135" y="4350"/>
                            <a:ext cx="7059" cy="5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FB2048" w14:textId="77777777" w:rsidR="004D6677" w:rsidRDefault="004D6677" w:rsidP="00F610CB">
                              <w:pPr>
                                <w:jc w:val="center"/>
                                <w:rPr>
                                  <w:iCs/>
                                </w:rPr>
                              </w:pPr>
                              <w:r w:rsidRPr="00B64F7A">
                                <w:rPr>
                                  <w:bCs/>
                                  <w:i/>
                                  <w:iCs/>
                                </w:rPr>
                                <w:t>Hình 28</w:t>
                              </w:r>
                              <w:r w:rsidRPr="00B64F7A">
                                <w:rPr>
                                  <w:i/>
                                  <w:iCs/>
                                </w:rPr>
                                <w:t>.</w:t>
                              </w:r>
                              <w:r w:rsidRPr="008D3582">
                                <w:rPr>
                                  <w:i/>
                                  <w:iCs/>
                                </w:rPr>
                                <w:t xml:space="preserve"> </w:t>
                              </w:r>
                              <w:r w:rsidRPr="00A569D8">
                                <w:rPr>
                                  <w:i/>
                                </w:rPr>
                                <w:t xml:space="preserve">Cấu trúc </w:t>
                              </w:r>
                              <w:r>
                                <w:rPr>
                                  <w:i/>
                                </w:rPr>
                                <w:t>S</w:t>
                              </w:r>
                              <w:r w:rsidRPr="00A569D8">
                                <w:rPr>
                                  <w:i/>
                                </w:rPr>
                                <w:t>paghetti của vùng 1 và vùng 2</w:t>
                              </w:r>
                            </w:p>
                          </w:txbxContent>
                        </wps:txbx>
                        <wps:bodyPr rot="0" vert="horz" wrap="square" lIns="91440" tIns="45720" rIns="91440" bIns="45720" anchor="t" anchorCtr="0" upright="1">
                          <a:noAutofit/>
                        </wps:bodyPr>
                      </wps:wsp>
                      <wps:wsp>
                        <wps:cNvPr id="582" name="Text Box 1116"/>
                        <wps:cNvSpPr txBox="1">
                          <a:spLocks noChangeArrowheads="1"/>
                        </wps:cNvSpPr>
                        <wps:spPr bwMode="auto">
                          <a:xfrm>
                            <a:off x="3412" y="1032"/>
                            <a:ext cx="4706" cy="30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4706"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319"/>
                                <w:gridCol w:w="3387"/>
                              </w:tblGrid>
                              <w:tr w:rsidR="004D6677" w:rsidRPr="00FF1476" w14:paraId="580A1E5A" w14:textId="77777777">
                                <w:tc>
                                  <w:tcPr>
                                    <w:tcW w:w="1319" w:type="dxa"/>
                                    <w:tcBorders>
                                      <w:top w:val="single" w:sz="12" w:space="0" w:color="000000"/>
                                      <w:bottom w:val="single" w:sz="12" w:space="0" w:color="000000"/>
                                    </w:tcBorders>
                                  </w:tcPr>
                                  <w:p w14:paraId="3DB5C911" w14:textId="77777777" w:rsidR="004D6677" w:rsidRPr="00FF1476" w:rsidRDefault="004D6677" w:rsidP="00D620FA">
                                    <w:pPr>
                                      <w:spacing w:after="0" w:line="240" w:lineRule="auto"/>
                                      <w:jc w:val="center"/>
                                      <w:rPr>
                                        <w:b/>
                                      </w:rPr>
                                    </w:pPr>
                                    <w:r w:rsidRPr="00FF1476">
                                      <w:rPr>
                                        <w:b/>
                                      </w:rPr>
                                      <w:t>Đặc trưng</w:t>
                                    </w:r>
                                  </w:p>
                                </w:tc>
                                <w:tc>
                                  <w:tcPr>
                                    <w:tcW w:w="3387" w:type="dxa"/>
                                    <w:tcBorders>
                                      <w:top w:val="single" w:sz="12" w:space="0" w:color="000000"/>
                                      <w:bottom w:val="single" w:sz="12" w:space="0" w:color="000000"/>
                                    </w:tcBorders>
                                  </w:tcPr>
                                  <w:p w14:paraId="01EF5849" w14:textId="77777777" w:rsidR="004D6677" w:rsidRPr="00FF1476" w:rsidRDefault="004D6677" w:rsidP="00D620FA">
                                    <w:pPr>
                                      <w:spacing w:after="0" w:line="240" w:lineRule="auto"/>
                                      <w:jc w:val="center"/>
                                      <w:rPr>
                                        <w:b/>
                                      </w:rPr>
                                    </w:pPr>
                                    <w:r w:rsidRPr="00FF1476">
                                      <w:rPr>
                                        <w:b/>
                                      </w:rPr>
                                      <w:t>Vị trí</w:t>
                                    </w:r>
                                  </w:p>
                                  <w:p w14:paraId="561AAA75" w14:textId="77777777" w:rsidR="004D6677" w:rsidRPr="00FF1476" w:rsidRDefault="004D6677" w:rsidP="00D620FA">
                                    <w:pPr>
                                      <w:spacing w:after="0" w:line="240" w:lineRule="auto"/>
                                      <w:jc w:val="center"/>
                                      <w:rPr>
                                        <w:b/>
                                      </w:rPr>
                                    </w:pPr>
                                  </w:p>
                                </w:tc>
                              </w:tr>
                              <w:tr w:rsidR="004D6677" w:rsidRPr="00FF1476" w14:paraId="45E49D88" w14:textId="77777777">
                                <w:trPr>
                                  <w:trHeight w:val="440"/>
                                </w:trPr>
                                <w:tc>
                                  <w:tcPr>
                                    <w:tcW w:w="1319" w:type="dxa"/>
                                    <w:tcBorders>
                                      <w:top w:val="nil"/>
                                    </w:tcBorders>
                                  </w:tcPr>
                                  <w:p w14:paraId="173B36FE" w14:textId="77777777" w:rsidR="004D6677" w:rsidRPr="00FF1476" w:rsidRDefault="004D6677" w:rsidP="00D620FA">
                                    <w:pPr>
                                      <w:spacing w:after="0" w:line="240" w:lineRule="auto"/>
                                      <w:jc w:val="center"/>
                                    </w:pPr>
                                    <w:r w:rsidRPr="00FF1476">
                                      <w:t>Điểm A</w:t>
                                    </w:r>
                                  </w:p>
                                </w:tc>
                                <w:tc>
                                  <w:tcPr>
                                    <w:tcW w:w="3387" w:type="dxa"/>
                                    <w:tcBorders>
                                      <w:top w:val="nil"/>
                                    </w:tcBorders>
                                  </w:tcPr>
                                  <w:p w14:paraId="55B96F03" w14:textId="77777777" w:rsidR="004D6677" w:rsidRPr="00FF1476" w:rsidRDefault="004D6677" w:rsidP="00D620FA">
                                    <w:pPr>
                                      <w:spacing w:after="0" w:line="240" w:lineRule="auto"/>
                                      <w:jc w:val="both"/>
                                    </w:pPr>
                                    <w:r w:rsidRPr="00FF1476">
                                      <w:t>(x</w:t>
                                    </w:r>
                                    <w:r w:rsidRPr="00FF1476">
                                      <w:rPr>
                                        <w:vertAlign w:val="subscript"/>
                                      </w:rPr>
                                      <w:t>A</w:t>
                                    </w:r>
                                    <w:r w:rsidRPr="00FF1476">
                                      <w:t>,y</w:t>
                                    </w:r>
                                    <w:r w:rsidRPr="00FF1476">
                                      <w:rPr>
                                        <w:vertAlign w:val="subscript"/>
                                      </w:rPr>
                                      <w:t>A</w:t>
                                    </w:r>
                                    <w:r w:rsidRPr="00FF1476">
                                      <w:t>)</w:t>
                                    </w:r>
                                  </w:p>
                                </w:tc>
                              </w:tr>
                              <w:tr w:rsidR="004D6677" w:rsidRPr="00806C59" w14:paraId="603644D5" w14:textId="77777777">
                                <w:trPr>
                                  <w:trHeight w:val="508"/>
                                </w:trPr>
                                <w:tc>
                                  <w:tcPr>
                                    <w:tcW w:w="1319" w:type="dxa"/>
                                  </w:tcPr>
                                  <w:p w14:paraId="6E7C4345" w14:textId="77777777" w:rsidR="004D6677" w:rsidRPr="00FF1476" w:rsidRDefault="004D6677" w:rsidP="00D620FA">
                                    <w:pPr>
                                      <w:spacing w:after="0" w:line="240" w:lineRule="auto"/>
                                      <w:jc w:val="center"/>
                                    </w:pPr>
                                    <w:smartTag w:uri="urn:schemas-microsoft-com:office:smarttags" w:element="place">
                                      <w:smartTag w:uri="urn:schemas-microsoft-com:office:smarttags" w:element="City">
                                        <w:smartTag w:uri="urn:schemas-microsoft-com:office:smarttags" w:element="City">
                                          <w:r w:rsidRPr="00FF1476">
                                            <w:t>Cung</w:t>
                                          </w:r>
                                        </w:smartTag>
                                        <w:r w:rsidRPr="00FF1476">
                                          <w:t xml:space="preserve"> </w:t>
                                        </w:r>
                                        <w:smartTag w:uri="urn:schemas-microsoft-com:office:smarttags" w:element="State">
                                          <w:r w:rsidRPr="00FF1476">
                                            <w:t>AB</w:t>
                                          </w:r>
                                        </w:smartTag>
                                      </w:smartTag>
                                    </w:smartTag>
                                  </w:p>
                                </w:tc>
                                <w:tc>
                                  <w:tcPr>
                                    <w:tcW w:w="3387" w:type="dxa"/>
                                  </w:tcPr>
                                  <w:p w14:paraId="302D983E" w14:textId="77777777" w:rsidR="004D6677" w:rsidRPr="00806C59" w:rsidRDefault="004D6677" w:rsidP="00D620FA">
                                    <w:pPr>
                                      <w:spacing w:after="0" w:line="240" w:lineRule="auto"/>
                                      <w:jc w:val="both"/>
                                      <w:rPr>
                                        <w:lang w:val="es-VE"/>
                                      </w:rPr>
                                    </w:pPr>
                                    <w:r w:rsidRPr="00806C59">
                                      <w:rPr>
                                        <w:lang w:val="es-VE"/>
                                      </w:rPr>
                                      <w:t>(x</w:t>
                                    </w:r>
                                    <w:r w:rsidRPr="00806C59">
                                      <w:rPr>
                                        <w:vertAlign w:val="subscript"/>
                                        <w:lang w:val="es-VE"/>
                                      </w:rPr>
                                      <w:t>A</w:t>
                                    </w:r>
                                    <w:r w:rsidRPr="00806C59">
                                      <w:rPr>
                                        <w:lang w:val="es-VE"/>
                                      </w:rPr>
                                      <w:t>,y</w:t>
                                    </w:r>
                                    <w:r w:rsidRPr="00806C59">
                                      <w:rPr>
                                        <w:vertAlign w:val="subscript"/>
                                        <w:lang w:val="es-VE"/>
                                      </w:rPr>
                                      <w:t>A</w:t>
                                    </w:r>
                                    <w:r w:rsidRPr="00806C59">
                                      <w:rPr>
                                        <w:lang w:val="es-VE"/>
                                      </w:rPr>
                                      <w:t>), (x</w:t>
                                    </w:r>
                                    <w:r w:rsidRPr="00806C59">
                                      <w:rPr>
                                        <w:vertAlign w:val="subscript"/>
                                        <w:lang w:val="es-VE"/>
                                      </w:rPr>
                                      <w:t>1</w:t>
                                    </w:r>
                                    <w:r w:rsidRPr="00806C59">
                                      <w:rPr>
                                        <w:lang w:val="es-VE"/>
                                      </w:rPr>
                                      <w:t>,y</w:t>
                                    </w:r>
                                    <w:r w:rsidRPr="00806C59">
                                      <w:rPr>
                                        <w:vertAlign w:val="subscript"/>
                                        <w:lang w:val="es-VE"/>
                                      </w:rPr>
                                      <w:t>1</w:t>
                                    </w:r>
                                    <w:r w:rsidRPr="00806C59">
                                      <w:rPr>
                                        <w:lang w:val="es-VE"/>
                                      </w:rPr>
                                      <w:t>), . . . , (x</w:t>
                                    </w:r>
                                    <w:r w:rsidRPr="00806C59">
                                      <w:rPr>
                                        <w:vertAlign w:val="subscript"/>
                                        <w:lang w:val="es-VE"/>
                                      </w:rPr>
                                      <w:t>B</w:t>
                                    </w:r>
                                    <w:r w:rsidRPr="00806C59">
                                      <w:rPr>
                                        <w:lang w:val="es-VE"/>
                                      </w:rPr>
                                      <w:t>,y</w:t>
                                    </w:r>
                                    <w:r w:rsidRPr="00806C59">
                                      <w:rPr>
                                        <w:vertAlign w:val="subscript"/>
                                        <w:lang w:val="es-VE"/>
                                      </w:rPr>
                                      <w:t>B</w:t>
                                    </w:r>
                                    <w:r w:rsidRPr="00806C59">
                                      <w:rPr>
                                        <w:lang w:val="es-VE"/>
                                      </w:rPr>
                                      <w:t>).</w:t>
                                    </w:r>
                                  </w:p>
                                </w:tc>
                              </w:tr>
                              <w:tr w:rsidR="004D6677" w:rsidRPr="00806C59" w14:paraId="207251C0" w14:textId="77777777">
                                <w:trPr>
                                  <w:trHeight w:val="742"/>
                                </w:trPr>
                                <w:tc>
                                  <w:tcPr>
                                    <w:tcW w:w="1319" w:type="dxa"/>
                                  </w:tcPr>
                                  <w:p w14:paraId="1CFB9611" w14:textId="77777777" w:rsidR="004D6677" w:rsidRPr="00FF1476" w:rsidRDefault="004D6677" w:rsidP="00D620FA">
                                    <w:pPr>
                                      <w:spacing w:after="0" w:line="240" w:lineRule="auto"/>
                                      <w:jc w:val="center"/>
                                    </w:pPr>
                                    <w:r>
                                      <w:t>V</w:t>
                                    </w:r>
                                    <w:r w:rsidRPr="00FF1476">
                                      <w:t>ùng 1</w:t>
                                    </w:r>
                                  </w:p>
                                </w:tc>
                                <w:tc>
                                  <w:tcPr>
                                    <w:tcW w:w="3387" w:type="dxa"/>
                                  </w:tcPr>
                                  <w:p w14:paraId="7AB8D939" w14:textId="77777777" w:rsidR="004D6677" w:rsidRPr="00806C59" w:rsidRDefault="004D6677" w:rsidP="00D620FA">
                                    <w:pPr>
                                      <w:spacing w:after="0" w:line="240" w:lineRule="auto"/>
                                      <w:jc w:val="both"/>
                                      <w:rPr>
                                        <w:lang w:val="es-VE"/>
                                      </w:rPr>
                                    </w:pPr>
                                    <w:r w:rsidRPr="00806C59">
                                      <w:rPr>
                                        <w:lang w:val="es-VE"/>
                                      </w:rPr>
                                      <w:t>(x</w:t>
                                    </w:r>
                                    <w:r w:rsidRPr="00806C59">
                                      <w:rPr>
                                        <w:vertAlign w:val="subscript"/>
                                        <w:lang w:val="es-VE"/>
                                      </w:rPr>
                                      <w:t>1A</w:t>
                                    </w:r>
                                    <w:r w:rsidRPr="00806C59">
                                      <w:rPr>
                                        <w:lang w:val="es-VE"/>
                                      </w:rPr>
                                      <w:t>,y</w:t>
                                    </w:r>
                                    <w:r w:rsidRPr="00806C59">
                                      <w:rPr>
                                        <w:vertAlign w:val="subscript"/>
                                        <w:lang w:val="es-VE"/>
                                      </w:rPr>
                                      <w:t>1A</w:t>
                                    </w:r>
                                    <w:r w:rsidRPr="00806C59">
                                      <w:rPr>
                                        <w:lang w:val="es-VE"/>
                                      </w:rPr>
                                      <w:t>), (x</w:t>
                                    </w:r>
                                    <w:r w:rsidRPr="00806C59">
                                      <w:rPr>
                                        <w:vertAlign w:val="subscript"/>
                                        <w:lang w:val="es-VE"/>
                                      </w:rPr>
                                      <w:t>11</w:t>
                                    </w:r>
                                    <w:r w:rsidRPr="00806C59">
                                      <w:rPr>
                                        <w:lang w:val="es-VE"/>
                                      </w:rPr>
                                      <w:t>,y</w:t>
                                    </w:r>
                                    <w:r w:rsidRPr="00806C59">
                                      <w:rPr>
                                        <w:vertAlign w:val="subscript"/>
                                        <w:lang w:val="es-VE"/>
                                      </w:rPr>
                                      <w:t>11</w:t>
                                    </w:r>
                                    <w:r w:rsidRPr="00806C59">
                                      <w:rPr>
                                        <w:lang w:val="es-VE"/>
                                      </w:rPr>
                                      <w:t>), . . . , (x</w:t>
                                    </w:r>
                                    <w:r w:rsidRPr="00806C59">
                                      <w:rPr>
                                        <w:vertAlign w:val="subscript"/>
                                        <w:lang w:val="es-VE"/>
                                      </w:rPr>
                                      <w:t>1i</w:t>
                                    </w:r>
                                    <w:r w:rsidRPr="00806C59">
                                      <w:rPr>
                                        <w:lang w:val="es-VE"/>
                                      </w:rPr>
                                      <w:t>,y</w:t>
                                    </w:r>
                                    <w:r w:rsidRPr="00806C59">
                                      <w:rPr>
                                        <w:vertAlign w:val="subscript"/>
                                        <w:lang w:val="es-VE"/>
                                      </w:rPr>
                                      <w:t>1i</w:t>
                                    </w:r>
                                    <w:r w:rsidRPr="00806C59">
                                      <w:rPr>
                                        <w:lang w:val="es-VE"/>
                                      </w:rPr>
                                      <w:t>), (x</w:t>
                                    </w:r>
                                    <w:r w:rsidRPr="00806C59">
                                      <w:rPr>
                                        <w:vertAlign w:val="subscript"/>
                                        <w:lang w:val="es-VE"/>
                                      </w:rPr>
                                      <w:t>1B</w:t>
                                    </w:r>
                                    <w:r w:rsidRPr="00806C59">
                                      <w:rPr>
                                        <w:lang w:val="es-VE"/>
                                      </w:rPr>
                                      <w:t>,y</w:t>
                                    </w:r>
                                    <w:r w:rsidRPr="00806C59">
                                      <w:rPr>
                                        <w:vertAlign w:val="subscript"/>
                                        <w:lang w:val="es-VE"/>
                                      </w:rPr>
                                      <w:t>1B</w:t>
                                    </w:r>
                                    <w:r w:rsidRPr="00806C59">
                                      <w:rPr>
                                        <w:lang w:val="es-VE"/>
                                      </w:rPr>
                                      <w:t>), (x</w:t>
                                    </w:r>
                                    <w:r w:rsidRPr="00806C59">
                                      <w:rPr>
                                        <w:vertAlign w:val="subscript"/>
                                        <w:lang w:val="es-VE"/>
                                      </w:rPr>
                                      <w:t>1j</w:t>
                                    </w:r>
                                    <w:r w:rsidRPr="00806C59">
                                      <w:rPr>
                                        <w:lang w:val="es-VE"/>
                                      </w:rPr>
                                      <w:t>,y</w:t>
                                    </w:r>
                                    <w:r w:rsidRPr="00806C59">
                                      <w:rPr>
                                        <w:vertAlign w:val="subscript"/>
                                        <w:lang w:val="es-VE"/>
                                      </w:rPr>
                                      <w:t>1j</w:t>
                                    </w:r>
                                    <w:r w:rsidRPr="00806C59">
                                      <w:rPr>
                                        <w:lang w:val="es-VE"/>
                                      </w:rPr>
                                      <w:t>),  . . . , (x</w:t>
                                    </w:r>
                                    <w:r w:rsidRPr="00806C59">
                                      <w:rPr>
                                        <w:vertAlign w:val="subscript"/>
                                        <w:lang w:val="es-VE"/>
                                      </w:rPr>
                                      <w:t>1A</w:t>
                                    </w:r>
                                    <w:r w:rsidRPr="00806C59">
                                      <w:rPr>
                                        <w:lang w:val="es-VE"/>
                                      </w:rPr>
                                      <w:t>,y</w:t>
                                    </w:r>
                                    <w:r w:rsidRPr="00806C59">
                                      <w:rPr>
                                        <w:vertAlign w:val="subscript"/>
                                        <w:lang w:val="es-VE"/>
                                      </w:rPr>
                                      <w:t>1A</w:t>
                                    </w:r>
                                    <w:r w:rsidRPr="00806C59">
                                      <w:rPr>
                                        <w:lang w:val="es-VE"/>
                                      </w:rPr>
                                      <w:t>).</w:t>
                                    </w:r>
                                  </w:p>
                                </w:tc>
                              </w:tr>
                              <w:tr w:rsidR="004D6677" w:rsidRPr="00806C59" w14:paraId="3997C09C" w14:textId="77777777">
                                <w:trPr>
                                  <w:trHeight w:val="680"/>
                                </w:trPr>
                                <w:tc>
                                  <w:tcPr>
                                    <w:tcW w:w="1319" w:type="dxa"/>
                                    <w:tcBorders>
                                      <w:bottom w:val="single" w:sz="12" w:space="0" w:color="000000"/>
                                    </w:tcBorders>
                                  </w:tcPr>
                                  <w:p w14:paraId="5CB6F7E8" w14:textId="77777777" w:rsidR="004D6677" w:rsidRPr="00FF1476" w:rsidRDefault="004D6677" w:rsidP="00D620FA">
                                    <w:pPr>
                                      <w:spacing w:after="0" w:line="240" w:lineRule="auto"/>
                                      <w:jc w:val="center"/>
                                    </w:pPr>
                                    <w:r>
                                      <w:t>V</w:t>
                                    </w:r>
                                    <w:r w:rsidRPr="00FF1476">
                                      <w:t>ùng 2</w:t>
                                    </w:r>
                                  </w:p>
                                </w:tc>
                                <w:tc>
                                  <w:tcPr>
                                    <w:tcW w:w="3387" w:type="dxa"/>
                                    <w:tcBorders>
                                      <w:bottom w:val="single" w:sz="12" w:space="0" w:color="000000"/>
                                    </w:tcBorders>
                                  </w:tcPr>
                                  <w:p w14:paraId="72517238" w14:textId="77777777" w:rsidR="004D6677" w:rsidRPr="00806C59" w:rsidRDefault="004D6677" w:rsidP="00D620FA">
                                    <w:pPr>
                                      <w:spacing w:after="0" w:line="240" w:lineRule="auto"/>
                                      <w:jc w:val="both"/>
                                      <w:rPr>
                                        <w:lang w:val="es-VE"/>
                                      </w:rPr>
                                    </w:pPr>
                                    <w:r w:rsidRPr="00806C59">
                                      <w:rPr>
                                        <w:lang w:val="es-VE"/>
                                      </w:rPr>
                                      <w:t>(x</w:t>
                                    </w:r>
                                    <w:r w:rsidRPr="00806C59">
                                      <w:rPr>
                                        <w:vertAlign w:val="subscript"/>
                                        <w:lang w:val="es-VE"/>
                                      </w:rPr>
                                      <w:t>2A</w:t>
                                    </w:r>
                                    <w:r w:rsidRPr="00806C59">
                                      <w:rPr>
                                        <w:lang w:val="es-VE"/>
                                      </w:rPr>
                                      <w:t>,y</w:t>
                                    </w:r>
                                    <w:r w:rsidRPr="00806C59">
                                      <w:rPr>
                                        <w:vertAlign w:val="subscript"/>
                                        <w:lang w:val="es-VE"/>
                                      </w:rPr>
                                      <w:t>2A</w:t>
                                    </w:r>
                                    <w:r w:rsidRPr="00806C59">
                                      <w:rPr>
                                        <w:lang w:val="es-VE"/>
                                      </w:rPr>
                                      <w:t>), (x</w:t>
                                    </w:r>
                                    <w:r w:rsidRPr="00806C59">
                                      <w:rPr>
                                        <w:vertAlign w:val="subscript"/>
                                        <w:lang w:val="es-VE"/>
                                      </w:rPr>
                                      <w:t>21</w:t>
                                    </w:r>
                                    <w:r w:rsidRPr="00806C59">
                                      <w:rPr>
                                        <w:lang w:val="es-VE"/>
                                      </w:rPr>
                                      <w:t>,y</w:t>
                                    </w:r>
                                    <w:r w:rsidRPr="00806C59">
                                      <w:rPr>
                                        <w:vertAlign w:val="subscript"/>
                                        <w:lang w:val="es-VE"/>
                                      </w:rPr>
                                      <w:t>21</w:t>
                                    </w:r>
                                    <w:r w:rsidRPr="00806C59">
                                      <w:rPr>
                                        <w:lang w:val="es-VE"/>
                                      </w:rPr>
                                      <w:t>), . . . , (x</w:t>
                                    </w:r>
                                    <w:r w:rsidRPr="00806C59">
                                      <w:rPr>
                                        <w:vertAlign w:val="subscript"/>
                                        <w:lang w:val="es-VE"/>
                                      </w:rPr>
                                      <w:t>2i</w:t>
                                    </w:r>
                                    <w:r w:rsidRPr="00806C59">
                                      <w:rPr>
                                        <w:lang w:val="es-VE"/>
                                      </w:rPr>
                                      <w:t>,y</w:t>
                                    </w:r>
                                    <w:r w:rsidRPr="00806C59">
                                      <w:rPr>
                                        <w:vertAlign w:val="subscript"/>
                                        <w:lang w:val="es-VE"/>
                                      </w:rPr>
                                      <w:t>2i</w:t>
                                    </w:r>
                                    <w:r w:rsidRPr="00806C59">
                                      <w:rPr>
                                        <w:lang w:val="es-VE"/>
                                      </w:rPr>
                                      <w:t>), (x</w:t>
                                    </w:r>
                                    <w:r w:rsidRPr="00806C59">
                                      <w:rPr>
                                        <w:vertAlign w:val="subscript"/>
                                        <w:lang w:val="es-VE"/>
                                      </w:rPr>
                                      <w:t>2B</w:t>
                                    </w:r>
                                    <w:r w:rsidRPr="00806C59">
                                      <w:rPr>
                                        <w:lang w:val="es-VE"/>
                                      </w:rPr>
                                      <w:t>,y</w:t>
                                    </w:r>
                                    <w:r w:rsidRPr="00806C59">
                                      <w:rPr>
                                        <w:vertAlign w:val="subscript"/>
                                        <w:lang w:val="es-VE"/>
                                      </w:rPr>
                                      <w:t>2B</w:t>
                                    </w:r>
                                    <w:r w:rsidRPr="00806C59">
                                      <w:rPr>
                                        <w:lang w:val="es-VE"/>
                                      </w:rPr>
                                      <w:t>), (x</w:t>
                                    </w:r>
                                    <w:r w:rsidRPr="00806C59">
                                      <w:rPr>
                                        <w:vertAlign w:val="subscript"/>
                                        <w:lang w:val="es-VE"/>
                                      </w:rPr>
                                      <w:t>2j</w:t>
                                    </w:r>
                                    <w:r w:rsidRPr="00806C59">
                                      <w:rPr>
                                        <w:lang w:val="es-VE"/>
                                      </w:rPr>
                                      <w:t>,y</w:t>
                                    </w:r>
                                    <w:r w:rsidRPr="00806C59">
                                      <w:rPr>
                                        <w:vertAlign w:val="subscript"/>
                                        <w:lang w:val="es-VE"/>
                                      </w:rPr>
                                      <w:t>2j</w:t>
                                    </w:r>
                                    <w:r w:rsidRPr="00806C59">
                                      <w:rPr>
                                        <w:lang w:val="es-VE"/>
                                      </w:rPr>
                                      <w:t>),  . . . , (x</w:t>
                                    </w:r>
                                    <w:r w:rsidRPr="00806C59">
                                      <w:rPr>
                                        <w:vertAlign w:val="subscript"/>
                                        <w:lang w:val="es-VE"/>
                                      </w:rPr>
                                      <w:t>2A</w:t>
                                    </w:r>
                                    <w:r w:rsidRPr="00806C59">
                                      <w:rPr>
                                        <w:lang w:val="es-VE"/>
                                      </w:rPr>
                                      <w:t>,y</w:t>
                                    </w:r>
                                    <w:r w:rsidRPr="00806C59">
                                      <w:rPr>
                                        <w:vertAlign w:val="subscript"/>
                                        <w:lang w:val="es-VE"/>
                                      </w:rPr>
                                      <w:t>2A</w:t>
                                    </w:r>
                                    <w:r w:rsidRPr="00806C59">
                                      <w:rPr>
                                        <w:lang w:val="es-VE"/>
                                      </w:rPr>
                                      <w:t>).</w:t>
                                    </w:r>
                                  </w:p>
                                </w:tc>
                              </w:tr>
                            </w:tbl>
                            <w:p w14:paraId="0DC4FAAA" w14:textId="77777777" w:rsidR="004D6677" w:rsidRPr="00A569D8" w:rsidRDefault="004D6677" w:rsidP="00D620FA">
                              <w:pPr>
                                <w:spacing w:after="0" w:line="240" w:lineRule="auto"/>
                                <w:rPr>
                                  <w:lang w:val="es-VE"/>
                                </w:rPr>
                              </w:pPr>
                            </w:p>
                          </w:txbxContent>
                        </wps:txbx>
                        <wps:bodyPr rot="0" vert="horz" wrap="square" lIns="0" tIns="0" rIns="0" bIns="0" anchor="t" anchorCtr="0" upright="1">
                          <a:noAutofit/>
                        </wps:bodyPr>
                      </wps:wsp>
                      <wps:wsp>
                        <wps:cNvPr id="583" name="Rectangle 1117"/>
                        <wps:cNvSpPr>
                          <a:spLocks noChangeArrowheads="1"/>
                        </wps:cNvSpPr>
                        <wps:spPr bwMode="auto">
                          <a:xfrm>
                            <a:off x="1135" y="670"/>
                            <a:ext cx="7059" cy="3620"/>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9A5619" id="Group 576" o:spid="_x0000_s2296" style="position:absolute;left:0;text-align:left;margin-left:63.35pt;margin-top:14.5pt;width:388.15pt;height:211.15pt;z-index:251689984;mso-position-horizontal-relative:text;mso-position-vertical-relative:text" coordorigin="1135,670" coordsize="7059,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">
                <v:shape id="Text Box 1111" o:spid="_x0000_s2297" type="#_x0000_t202" style="position:absolute;left:1254;top:1680;width:784;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FS8MA&#10;AADcAAAADwAAAGRycy9kb3ducmV2LnhtbESPwWrDMBBE74X8g9hAb7XsQmzjRAkhUGjoJXX7ARtr&#10;YyuxVsZSHffvq0Khx2Fm3jCb3Wx7MdHojWMFWZKCIG6cNtwq+Px4eSpB+ICssXdMCr7Jw267eNhg&#10;pd2d32mqQysihH2FCroQhkpK33Rk0SduII7exY0WQ5RjK/WI9wi3vXxO01xaNBwXOhzo0FFzq7+s&#10;gjzn0p7oejm9mWONfVNwZs5KPS7n/RpEoDn8h//ar1rBqij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FS8MAAADcAAAADwAAAAAAAAAAAAAAAACYAgAAZHJzL2Rv&#10;d25yZXYueG1sUEsFBgAAAAAEAAQA9QAAAIgDAAAAAA==&#10;" fillcolor="#ff9">
                  <v:textbox>
                    <w:txbxContent>
                      <w:p w14:paraId="70C91FD7" w14:textId="77777777" w:rsidR="004D6677" w:rsidRDefault="004D6677" w:rsidP="00F610CB"/>
                      <w:p w14:paraId="6ED76247" w14:textId="77777777" w:rsidR="004D6677" w:rsidRDefault="004D6677" w:rsidP="00F610CB"/>
                      <w:p w14:paraId="57E242A4" w14:textId="77777777" w:rsidR="004D6677" w:rsidRDefault="004D6677" w:rsidP="00F610CB">
                        <w:pPr>
                          <w:jc w:val="center"/>
                          <w:rPr>
                            <w:b/>
                          </w:rPr>
                        </w:pPr>
                        <w:r>
                          <w:rPr>
                            <w:b/>
                          </w:rPr>
                          <w:t>1</w:t>
                        </w:r>
                      </w:p>
                    </w:txbxContent>
                  </v:textbox>
                </v:shape>
                <v:shape id="Text Box 1112" o:spid="_x0000_s2298" type="#_x0000_t202" style="position:absolute;left:2038;top:1680;width:1207;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yUcEA&#10;AADcAAAADwAAAGRycy9kb3ducmV2LnhtbERPu27CMBTdkfoP1q3EBk6LoFWKQVHFa0KCdul2G1/i&#10;iPg62AbC3+MBifHovKfzzjbiQj7UjhW8DTMQxKXTNVcKfn+Wg08QISJrbByTghsFmM9eelPMtbvy&#10;ji77WIkUwiFHBSbGNpcylIYshqFriRN3cN5iTNBXUnu8pnDbyPcsm0iLNacGgy19GyqP+7NVMKpP&#10;bLfrP/O/OOB4JX0x8cdCqf5rV3yBiNTFp/jh3mgF44+0Np1JR0DO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fMlHBAAAA3AAAAA8AAAAAAAAAAAAAAAAAmAIAAGRycy9kb3du&#10;cmV2LnhtbFBLBQYAAAAABAAEAPUAAACGAwAAAAA=&#10;" fillcolor="#cff">
                  <v:textbox>
                    <w:txbxContent>
                      <w:p w14:paraId="4F8E022E" w14:textId="77777777" w:rsidR="004D6677" w:rsidRDefault="004D6677" w:rsidP="00F610CB"/>
                      <w:p w14:paraId="15F6800C" w14:textId="77777777" w:rsidR="004D6677" w:rsidRDefault="004D6677" w:rsidP="00F610CB"/>
                      <w:p w14:paraId="2C9AFDF7" w14:textId="77777777" w:rsidR="004D6677" w:rsidRDefault="004D6677" w:rsidP="00F610CB">
                        <w:pPr>
                          <w:jc w:val="center"/>
                          <w:rPr>
                            <w:b/>
                          </w:rPr>
                        </w:pPr>
                        <w:r>
                          <w:rPr>
                            <w:b/>
                          </w:rPr>
                          <w:t>2</w:t>
                        </w:r>
                      </w:p>
                    </w:txbxContent>
                  </v:textbox>
                </v:shape>
                <v:shape id="Text Box 1113" o:spid="_x0000_s2299" type="#_x0000_t202" style="position:absolute;left:1777;top:1273;width:117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pGcMA&#10;AADcAAAADwAAAGRycy9kb3ducmV2LnhtbESPQWsCMRSE7wX/Q3iCN00UbXU1iiiCp5baKnh7bJ67&#10;i5uXZRPd9d+bgtDjMDPfMItVa0txp9oXjjUMBwoEcepMwZmG359dfwrCB2SDpWPS8CAPq2XnbYGJ&#10;cQ1/0/0QMhEh7BPUkIdQJVL6NCeLfuAq4uhdXG0xRFln0tTYRLgt5Uipd2mx4LiQY0WbnNLr4WY1&#10;HD8v59NYfWVbO6ka1yrJdia17nXb9RxEoDb8h1/tvdEw+ZjB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NpGcMAAADcAAAADwAAAAAAAAAAAAAAAACYAgAAZHJzL2Rv&#10;d25yZXYueG1sUEsFBgAAAAAEAAQA9QAAAIgDAAAAAA==&#10;" filled="f" stroked="f">
                  <v:textbox>
                    <w:txbxContent>
                      <w:p w14:paraId="143212A2" w14:textId="77777777" w:rsidR="004D6677" w:rsidRDefault="004D6677" w:rsidP="00F610CB">
                        <w:pPr>
                          <w:jc w:val="center"/>
                        </w:pPr>
                        <w:r>
                          <w:t>A(x</w:t>
                        </w:r>
                        <w:r>
                          <w:rPr>
                            <w:vertAlign w:val="subscript"/>
                          </w:rPr>
                          <w:t>A</w:t>
                        </w:r>
                        <w:r>
                          <w:t>,y</w:t>
                        </w:r>
                        <w:r>
                          <w:rPr>
                            <w:vertAlign w:val="subscript"/>
                          </w:rPr>
                          <w:t>A</w:t>
                        </w:r>
                        <w:r>
                          <w:t>)</w:t>
                        </w:r>
                      </w:p>
                    </w:txbxContent>
                  </v:textbox>
                </v:shape>
                <v:shape id="Text Box 1114" o:spid="_x0000_s2300" type="#_x0000_t202" style="position:absolute;left:1777;top:3038;width:13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wo8EA&#10;AADcAAAADwAAAGRycy9kb3ducmV2LnhtbERPy2rCQBTdF/yH4QrdNTOKljQ6CWIRulJqH9DdJXNN&#10;gpk7ITM18e+dheDycN7rYrStuFDvG8caZokCQVw603Cl4ftr95KC8AHZYOuYNFzJQ5FPntaYGTfw&#10;J12OoRIxhH2GGuoQukxKX9Zk0SeuI47cyfUWQ4R9JU2PQwy3rZwr9SotNhwbauxoW1N5Pv5bDT/7&#10;09/vQh2qd7vsBjcqyfZNav08HTcrEIHG8BDf3R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sKPBAAAA3AAAAA8AAAAAAAAAAAAAAAAAmAIAAGRycy9kb3du&#10;cmV2LnhtbFBLBQYAAAAABAAEAPUAAACGAwAAAAA=&#10;" filled="f" stroked="f">
                  <v:textbox>
                    <w:txbxContent>
                      <w:p w14:paraId="37D93E2F" w14:textId="77777777" w:rsidR="004D6677" w:rsidRDefault="004D6677" w:rsidP="00F610CB">
                        <w:pPr>
                          <w:jc w:val="center"/>
                        </w:pPr>
                        <w:r>
                          <w:t>B(x</w:t>
                        </w:r>
                        <w:r>
                          <w:rPr>
                            <w:vertAlign w:val="subscript"/>
                          </w:rPr>
                          <w:t>A</w:t>
                        </w:r>
                        <w:r>
                          <w:t>,y</w:t>
                        </w:r>
                        <w:r>
                          <w:rPr>
                            <w:vertAlign w:val="subscript"/>
                          </w:rPr>
                          <w:t>A</w:t>
                        </w:r>
                        <w:r>
                          <w:t>)</w:t>
                        </w:r>
                      </w:p>
                    </w:txbxContent>
                  </v:textbox>
                </v:shape>
                <v:shape id="Text Box 1115" o:spid="_x0000_s2301" type="#_x0000_t202" style="position:absolute;left:1135;top:4350;width:7059;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14:paraId="63FB2048" w14:textId="77777777" w:rsidR="004D6677" w:rsidRDefault="004D6677" w:rsidP="00F610CB">
                        <w:pPr>
                          <w:jc w:val="center"/>
                          <w:rPr>
                            <w:iCs/>
                          </w:rPr>
                        </w:pPr>
                        <w:r w:rsidRPr="00B64F7A">
                          <w:rPr>
                            <w:bCs/>
                            <w:i/>
                            <w:iCs/>
                          </w:rPr>
                          <w:t>Hình 28</w:t>
                        </w:r>
                        <w:r w:rsidRPr="00B64F7A">
                          <w:rPr>
                            <w:i/>
                            <w:iCs/>
                          </w:rPr>
                          <w:t>.</w:t>
                        </w:r>
                        <w:r w:rsidRPr="008D3582">
                          <w:rPr>
                            <w:i/>
                            <w:iCs/>
                          </w:rPr>
                          <w:t xml:space="preserve"> </w:t>
                        </w:r>
                        <w:r w:rsidRPr="00A569D8">
                          <w:rPr>
                            <w:i/>
                          </w:rPr>
                          <w:t xml:space="preserve">Cấu trúc </w:t>
                        </w:r>
                        <w:r>
                          <w:rPr>
                            <w:i/>
                          </w:rPr>
                          <w:t>S</w:t>
                        </w:r>
                        <w:r w:rsidRPr="00A569D8">
                          <w:rPr>
                            <w:i/>
                          </w:rPr>
                          <w:t>paghetti của vùng 1 và vùng 2</w:t>
                        </w:r>
                      </w:p>
                    </w:txbxContent>
                  </v:textbox>
                </v:shape>
                <v:shape id="Text Box 1116" o:spid="_x0000_s2302" type="#_x0000_t202" style="position:absolute;left:3412;top:1032;width:4706;height:3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FQMQA&#10;AADcAAAADwAAAGRycy9kb3ducmV2LnhtbESPQWvCQBSE74L/YXkFb7qpoN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cxUDEAAAA3AAAAA8AAAAAAAAAAAAAAAAAmAIAAGRycy9k&#10;b3ducmV2LnhtbFBLBQYAAAAABAAEAPUAAACJAwAAAAA=&#10;" filled="f" stroked="f">
                  <v:textbox inset="0,0,0,0">
                    <w:txbxContent>
                      <w:tbl>
                        <w:tblPr>
                          <w:tblW w:w="4706"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319"/>
                          <w:gridCol w:w="3387"/>
                        </w:tblGrid>
                        <w:tr w:rsidR="004D6677" w:rsidRPr="00FF1476" w14:paraId="580A1E5A" w14:textId="77777777">
                          <w:tc>
                            <w:tcPr>
                              <w:tcW w:w="1319" w:type="dxa"/>
                              <w:tcBorders>
                                <w:top w:val="single" w:sz="12" w:space="0" w:color="000000"/>
                                <w:bottom w:val="single" w:sz="12" w:space="0" w:color="000000"/>
                              </w:tcBorders>
                            </w:tcPr>
                            <w:p w14:paraId="3DB5C911" w14:textId="77777777" w:rsidR="004D6677" w:rsidRPr="00FF1476" w:rsidRDefault="004D6677" w:rsidP="00D620FA">
                              <w:pPr>
                                <w:spacing w:after="0" w:line="240" w:lineRule="auto"/>
                                <w:jc w:val="center"/>
                                <w:rPr>
                                  <w:b/>
                                </w:rPr>
                              </w:pPr>
                              <w:r w:rsidRPr="00FF1476">
                                <w:rPr>
                                  <w:b/>
                                </w:rPr>
                                <w:t>Đặc trưng</w:t>
                              </w:r>
                            </w:p>
                          </w:tc>
                          <w:tc>
                            <w:tcPr>
                              <w:tcW w:w="3387" w:type="dxa"/>
                              <w:tcBorders>
                                <w:top w:val="single" w:sz="12" w:space="0" w:color="000000"/>
                                <w:bottom w:val="single" w:sz="12" w:space="0" w:color="000000"/>
                              </w:tcBorders>
                            </w:tcPr>
                            <w:p w14:paraId="01EF5849" w14:textId="77777777" w:rsidR="004D6677" w:rsidRPr="00FF1476" w:rsidRDefault="004D6677" w:rsidP="00D620FA">
                              <w:pPr>
                                <w:spacing w:after="0" w:line="240" w:lineRule="auto"/>
                                <w:jc w:val="center"/>
                                <w:rPr>
                                  <w:b/>
                                </w:rPr>
                              </w:pPr>
                              <w:r w:rsidRPr="00FF1476">
                                <w:rPr>
                                  <w:b/>
                                </w:rPr>
                                <w:t>Vị trí</w:t>
                              </w:r>
                            </w:p>
                            <w:p w14:paraId="561AAA75" w14:textId="77777777" w:rsidR="004D6677" w:rsidRPr="00FF1476" w:rsidRDefault="004D6677" w:rsidP="00D620FA">
                              <w:pPr>
                                <w:spacing w:after="0" w:line="240" w:lineRule="auto"/>
                                <w:jc w:val="center"/>
                                <w:rPr>
                                  <w:b/>
                                </w:rPr>
                              </w:pPr>
                            </w:p>
                          </w:tc>
                        </w:tr>
                        <w:tr w:rsidR="004D6677" w:rsidRPr="00FF1476" w14:paraId="45E49D88" w14:textId="77777777">
                          <w:trPr>
                            <w:trHeight w:val="440"/>
                          </w:trPr>
                          <w:tc>
                            <w:tcPr>
                              <w:tcW w:w="1319" w:type="dxa"/>
                              <w:tcBorders>
                                <w:top w:val="nil"/>
                              </w:tcBorders>
                            </w:tcPr>
                            <w:p w14:paraId="173B36FE" w14:textId="77777777" w:rsidR="004D6677" w:rsidRPr="00FF1476" w:rsidRDefault="004D6677" w:rsidP="00D620FA">
                              <w:pPr>
                                <w:spacing w:after="0" w:line="240" w:lineRule="auto"/>
                                <w:jc w:val="center"/>
                              </w:pPr>
                              <w:r w:rsidRPr="00FF1476">
                                <w:t>Điểm A</w:t>
                              </w:r>
                            </w:p>
                          </w:tc>
                          <w:tc>
                            <w:tcPr>
                              <w:tcW w:w="3387" w:type="dxa"/>
                              <w:tcBorders>
                                <w:top w:val="nil"/>
                              </w:tcBorders>
                            </w:tcPr>
                            <w:p w14:paraId="55B96F03" w14:textId="77777777" w:rsidR="004D6677" w:rsidRPr="00FF1476" w:rsidRDefault="004D6677" w:rsidP="00D620FA">
                              <w:pPr>
                                <w:spacing w:after="0" w:line="240" w:lineRule="auto"/>
                                <w:jc w:val="both"/>
                              </w:pPr>
                              <w:r w:rsidRPr="00FF1476">
                                <w:t>(x</w:t>
                              </w:r>
                              <w:r w:rsidRPr="00FF1476">
                                <w:rPr>
                                  <w:vertAlign w:val="subscript"/>
                                </w:rPr>
                                <w:t>A</w:t>
                              </w:r>
                              <w:r w:rsidRPr="00FF1476">
                                <w:t>,y</w:t>
                              </w:r>
                              <w:r w:rsidRPr="00FF1476">
                                <w:rPr>
                                  <w:vertAlign w:val="subscript"/>
                                </w:rPr>
                                <w:t>A</w:t>
                              </w:r>
                              <w:r w:rsidRPr="00FF1476">
                                <w:t>)</w:t>
                              </w:r>
                            </w:p>
                          </w:tc>
                        </w:tr>
                        <w:tr w:rsidR="004D6677" w:rsidRPr="00806C59" w14:paraId="603644D5" w14:textId="77777777">
                          <w:trPr>
                            <w:trHeight w:val="508"/>
                          </w:trPr>
                          <w:tc>
                            <w:tcPr>
                              <w:tcW w:w="1319" w:type="dxa"/>
                            </w:tcPr>
                            <w:p w14:paraId="6E7C4345" w14:textId="77777777" w:rsidR="004D6677" w:rsidRPr="00FF1476" w:rsidRDefault="004D6677" w:rsidP="00D620FA">
                              <w:pPr>
                                <w:spacing w:after="0" w:line="240" w:lineRule="auto"/>
                                <w:jc w:val="center"/>
                              </w:pPr>
                              <w:smartTag w:uri="urn:schemas-microsoft-com:office:smarttags" w:element="place">
                                <w:smartTag w:uri="urn:schemas-microsoft-com:office:smarttags" w:element="City">
                                  <w:smartTag w:uri="urn:schemas-microsoft-com:office:smarttags" w:element="City">
                                    <w:r w:rsidRPr="00FF1476">
                                      <w:t>Cung</w:t>
                                    </w:r>
                                  </w:smartTag>
                                  <w:r w:rsidRPr="00FF1476">
                                    <w:t xml:space="preserve"> </w:t>
                                  </w:r>
                                  <w:smartTag w:uri="urn:schemas-microsoft-com:office:smarttags" w:element="State">
                                    <w:r w:rsidRPr="00FF1476">
                                      <w:t>AB</w:t>
                                    </w:r>
                                  </w:smartTag>
                                </w:smartTag>
                              </w:smartTag>
                            </w:p>
                          </w:tc>
                          <w:tc>
                            <w:tcPr>
                              <w:tcW w:w="3387" w:type="dxa"/>
                            </w:tcPr>
                            <w:p w14:paraId="302D983E" w14:textId="77777777" w:rsidR="004D6677" w:rsidRPr="00806C59" w:rsidRDefault="004D6677" w:rsidP="00D620FA">
                              <w:pPr>
                                <w:spacing w:after="0" w:line="240" w:lineRule="auto"/>
                                <w:jc w:val="both"/>
                                <w:rPr>
                                  <w:lang w:val="es-VE"/>
                                </w:rPr>
                              </w:pPr>
                              <w:r w:rsidRPr="00806C59">
                                <w:rPr>
                                  <w:lang w:val="es-VE"/>
                                </w:rPr>
                                <w:t>(x</w:t>
                              </w:r>
                              <w:r w:rsidRPr="00806C59">
                                <w:rPr>
                                  <w:vertAlign w:val="subscript"/>
                                  <w:lang w:val="es-VE"/>
                                </w:rPr>
                                <w:t>A</w:t>
                              </w:r>
                              <w:r w:rsidRPr="00806C59">
                                <w:rPr>
                                  <w:lang w:val="es-VE"/>
                                </w:rPr>
                                <w:t>,y</w:t>
                              </w:r>
                              <w:r w:rsidRPr="00806C59">
                                <w:rPr>
                                  <w:vertAlign w:val="subscript"/>
                                  <w:lang w:val="es-VE"/>
                                </w:rPr>
                                <w:t>A</w:t>
                              </w:r>
                              <w:r w:rsidRPr="00806C59">
                                <w:rPr>
                                  <w:lang w:val="es-VE"/>
                                </w:rPr>
                                <w:t>), (x</w:t>
                              </w:r>
                              <w:r w:rsidRPr="00806C59">
                                <w:rPr>
                                  <w:vertAlign w:val="subscript"/>
                                  <w:lang w:val="es-VE"/>
                                </w:rPr>
                                <w:t>1</w:t>
                              </w:r>
                              <w:r w:rsidRPr="00806C59">
                                <w:rPr>
                                  <w:lang w:val="es-VE"/>
                                </w:rPr>
                                <w:t>,y</w:t>
                              </w:r>
                              <w:r w:rsidRPr="00806C59">
                                <w:rPr>
                                  <w:vertAlign w:val="subscript"/>
                                  <w:lang w:val="es-VE"/>
                                </w:rPr>
                                <w:t>1</w:t>
                              </w:r>
                              <w:r w:rsidRPr="00806C59">
                                <w:rPr>
                                  <w:lang w:val="es-VE"/>
                                </w:rPr>
                                <w:t>), . . . , (x</w:t>
                              </w:r>
                              <w:r w:rsidRPr="00806C59">
                                <w:rPr>
                                  <w:vertAlign w:val="subscript"/>
                                  <w:lang w:val="es-VE"/>
                                </w:rPr>
                                <w:t>B</w:t>
                              </w:r>
                              <w:r w:rsidRPr="00806C59">
                                <w:rPr>
                                  <w:lang w:val="es-VE"/>
                                </w:rPr>
                                <w:t>,y</w:t>
                              </w:r>
                              <w:r w:rsidRPr="00806C59">
                                <w:rPr>
                                  <w:vertAlign w:val="subscript"/>
                                  <w:lang w:val="es-VE"/>
                                </w:rPr>
                                <w:t>B</w:t>
                              </w:r>
                              <w:r w:rsidRPr="00806C59">
                                <w:rPr>
                                  <w:lang w:val="es-VE"/>
                                </w:rPr>
                                <w:t>).</w:t>
                              </w:r>
                            </w:p>
                          </w:tc>
                        </w:tr>
                        <w:tr w:rsidR="004D6677" w:rsidRPr="00806C59" w14:paraId="207251C0" w14:textId="77777777">
                          <w:trPr>
                            <w:trHeight w:val="742"/>
                          </w:trPr>
                          <w:tc>
                            <w:tcPr>
                              <w:tcW w:w="1319" w:type="dxa"/>
                            </w:tcPr>
                            <w:p w14:paraId="1CFB9611" w14:textId="77777777" w:rsidR="004D6677" w:rsidRPr="00FF1476" w:rsidRDefault="004D6677" w:rsidP="00D620FA">
                              <w:pPr>
                                <w:spacing w:after="0" w:line="240" w:lineRule="auto"/>
                                <w:jc w:val="center"/>
                              </w:pPr>
                              <w:r>
                                <w:t>V</w:t>
                              </w:r>
                              <w:r w:rsidRPr="00FF1476">
                                <w:t>ùng 1</w:t>
                              </w:r>
                            </w:p>
                          </w:tc>
                          <w:tc>
                            <w:tcPr>
                              <w:tcW w:w="3387" w:type="dxa"/>
                            </w:tcPr>
                            <w:p w14:paraId="7AB8D939" w14:textId="77777777" w:rsidR="004D6677" w:rsidRPr="00806C59" w:rsidRDefault="004D6677" w:rsidP="00D620FA">
                              <w:pPr>
                                <w:spacing w:after="0" w:line="240" w:lineRule="auto"/>
                                <w:jc w:val="both"/>
                                <w:rPr>
                                  <w:lang w:val="es-VE"/>
                                </w:rPr>
                              </w:pPr>
                              <w:r w:rsidRPr="00806C59">
                                <w:rPr>
                                  <w:lang w:val="es-VE"/>
                                </w:rPr>
                                <w:t>(x</w:t>
                              </w:r>
                              <w:r w:rsidRPr="00806C59">
                                <w:rPr>
                                  <w:vertAlign w:val="subscript"/>
                                  <w:lang w:val="es-VE"/>
                                </w:rPr>
                                <w:t>1A</w:t>
                              </w:r>
                              <w:r w:rsidRPr="00806C59">
                                <w:rPr>
                                  <w:lang w:val="es-VE"/>
                                </w:rPr>
                                <w:t>,y</w:t>
                              </w:r>
                              <w:r w:rsidRPr="00806C59">
                                <w:rPr>
                                  <w:vertAlign w:val="subscript"/>
                                  <w:lang w:val="es-VE"/>
                                </w:rPr>
                                <w:t>1A</w:t>
                              </w:r>
                              <w:r w:rsidRPr="00806C59">
                                <w:rPr>
                                  <w:lang w:val="es-VE"/>
                                </w:rPr>
                                <w:t>), (x</w:t>
                              </w:r>
                              <w:r w:rsidRPr="00806C59">
                                <w:rPr>
                                  <w:vertAlign w:val="subscript"/>
                                  <w:lang w:val="es-VE"/>
                                </w:rPr>
                                <w:t>11</w:t>
                              </w:r>
                              <w:r w:rsidRPr="00806C59">
                                <w:rPr>
                                  <w:lang w:val="es-VE"/>
                                </w:rPr>
                                <w:t>,y</w:t>
                              </w:r>
                              <w:r w:rsidRPr="00806C59">
                                <w:rPr>
                                  <w:vertAlign w:val="subscript"/>
                                  <w:lang w:val="es-VE"/>
                                </w:rPr>
                                <w:t>11</w:t>
                              </w:r>
                              <w:r w:rsidRPr="00806C59">
                                <w:rPr>
                                  <w:lang w:val="es-VE"/>
                                </w:rPr>
                                <w:t>), . . . , (x</w:t>
                              </w:r>
                              <w:r w:rsidRPr="00806C59">
                                <w:rPr>
                                  <w:vertAlign w:val="subscript"/>
                                  <w:lang w:val="es-VE"/>
                                </w:rPr>
                                <w:t>1i</w:t>
                              </w:r>
                              <w:r w:rsidRPr="00806C59">
                                <w:rPr>
                                  <w:lang w:val="es-VE"/>
                                </w:rPr>
                                <w:t>,y</w:t>
                              </w:r>
                              <w:r w:rsidRPr="00806C59">
                                <w:rPr>
                                  <w:vertAlign w:val="subscript"/>
                                  <w:lang w:val="es-VE"/>
                                </w:rPr>
                                <w:t>1i</w:t>
                              </w:r>
                              <w:r w:rsidRPr="00806C59">
                                <w:rPr>
                                  <w:lang w:val="es-VE"/>
                                </w:rPr>
                                <w:t>), (x</w:t>
                              </w:r>
                              <w:r w:rsidRPr="00806C59">
                                <w:rPr>
                                  <w:vertAlign w:val="subscript"/>
                                  <w:lang w:val="es-VE"/>
                                </w:rPr>
                                <w:t>1B</w:t>
                              </w:r>
                              <w:r w:rsidRPr="00806C59">
                                <w:rPr>
                                  <w:lang w:val="es-VE"/>
                                </w:rPr>
                                <w:t>,y</w:t>
                              </w:r>
                              <w:r w:rsidRPr="00806C59">
                                <w:rPr>
                                  <w:vertAlign w:val="subscript"/>
                                  <w:lang w:val="es-VE"/>
                                </w:rPr>
                                <w:t>1B</w:t>
                              </w:r>
                              <w:r w:rsidRPr="00806C59">
                                <w:rPr>
                                  <w:lang w:val="es-VE"/>
                                </w:rPr>
                                <w:t>), (x</w:t>
                              </w:r>
                              <w:r w:rsidRPr="00806C59">
                                <w:rPr>
                                  <w:vertAlign w:val="subscript"/>
                                  <w:lang w:val="es-VE"/>
                                </w:rPr>
                                <w:t>1j</w:t>
                              </w:r>
                              <w:r w:rsidRPr="00806C59">
                                <w:rPr>
                                  <w:lang w:val="es-VE"/>
                                </w:rPr>
                                <w:t>,y</w:t>
                              </w:r>
                              <w:r w:rsidRPr="00806C59">
                                <w:rPr>
                                  <w:vertAlign w:val="subscript"/>
                                  <w:lang w:val="es-VE"/>
                                </w:rPr>
                                <w:t>1j</w:t>
                              </w:r>
                              <w:r w:rsidRPr="00806C59">
                                <w:rPr>
                                  <w:lang w:val="es-VE"/>
                                </w:rPr>
                                <w:t>),  . . . , (x</w:t>
                              </w:r>
                              <w:r w:rsidRPr="00806C59">
                                <w:rPr>
                                  <w:vertAlign w:val="subscript"/>
                                  <w:lang w:val="es-VE"/>
                                </w:rPr>
                                <w:t>1A</w:t>
                              </w:r>
                              <w:r w:rsidRPr="00806C59">
                                <w:rPr>
                                  <w:lang w:val="es-VE"/>
                                </w:rPr>
                                <w:t>,y</w:t>
                              </w:r>
                              <w:r w:rsidRPr="00806C59">
                                <w:rPr>
                                  <w:vertAlign w:val="subscript"/>
                                  <w:lang w:val="es-VE"/>
                                </w:rPr>
                                <w:t>1A</w:t>
                              </w:r>
                              <w:r w:rsidRPr="00806C59">
                                <w:rPr>
                                  <w:lang w:val="es-VE"/>
                                </w:rPr>
                                <w:t>).</w:t>
                              </w:r>
                            </w:p>
                          </w:tc>
                        </w:tr>
                        <w:tr w:rsidR="004D6677" w:rsidRPr="00806C59" w14:paraId="3997C09C" w14:textId="77777777">
                          <w:trPr>
                            <w:trHeight w:val="680"/>
                          </w:trPr>
                          <w:tc>
                            <w:tcPr>
                              <w:tcW w:w="1319" w:type="dxa"/>
                              <w:tcBorders>
                                <w:bottom w:val="single" w:sz="12" w:space="0" w:color="000000"/>
                              </w:tcBorders>
                            </w:tcPr>
                            <w:p w14:paraId="5CB6F7E8" w14:textId="77777777" w:rsidR="004D6677" w:rsidRPr="00FF1476" w:rsidRDefault="004D6677" w:rsidP="00D620FA">
                              <w:pPr>
                                <w:spacing w:after="0" w:line="240" w:lineRule="auto"/>
                                <w:jc w:val="center"/>
                              </w:pPr>
                              <w:r>
                                <w:t>V</w:t>
                              </w:r>
                              <w:r w:rsidRPr="00FF1476">
                                <w:t>ùng 2</w:t>
                              </w:r>
                            </w:p>
                          </w:tc>
                          <w:tc>
                            <w:tcPr>
                              <w:tcW w:w="3387" w:type="dxa"/>
                              <w:tcBorders>
                                <w:bottom w:val="single" w:sz="12" w:space="0" w:color="000000"/>
                              </w:tcBorders>
                            </w:tcPr>
                            <w:p w14:paraId="72517238" w14:textId="77777777" w:rsidR="004D6677" w:rsidRPr="00806C59" w:rsidRDefault="004D6677" w:rsidP="00D620FA">
                              <w:pPr>
                                <w:spacing w:after="0" w:line="240" w:lineRule="auto"/>
                                <w:jc w:val="both"/>
                                <w:rPr>
                                  <w:lang w:val="es-VE"/>
                                </w:rPr>
                              </w:pPr>
                              <w:r w:rsidRPr="00806C59">
                                <w:rPr>
                                  <w:lang w:val="es-VE"/>
                                </w:rPr>
                                <w:t>(x</w:t>
                              </w:r>
                              <w:r w:rsidRPr="00806C59">
                                <w:rPr>
                                  <w:vertAlign w:val="subscript"/>
                                  <w:lang w:val="es-VE"/>
                                </w:rPr>
                                <w:t>2A</w:t>
                              </w:r>
                              <w:r w:rsidRPr="00806C59">
                                <w:rPr>
                                  <w:lang w:val="es-VE"/>
                                </w:rPr>
                                <w:t>,y</w:t>
                              </w:r>
                              <w:r w:rsidRPr="00806C59">
                                <w:rPr>
                                  <w:vertAlign w:val="subscript"/>
                                  <w:lang w:val="es-VE"/>
                                </w:rPr>
                                <w:t>2A</w:t>
                              </w:r>
                              <w:r w:rsidRPr="00806C59">
                                <w:rPr>
                                  <w:lang w:val="es-VE"/>
                                </w:rPr>
                                <w:t>), (x</w:t>
                              </w:r>
                              <w:r w:rsidRPr="00806C59">
                                <w:rPr>
                                  <w:vertAlign w:val="subscript"/>
                                  <w:lang w:val="es-VE"/>
                                </w:rPr>
                                <w:t>21</w:t>
                              </w:r>
                              <w:r w:rsidRPr="00806C59">
                                <w:rPr>
                                  <w:lang w:val="es-VE"/>
                                </w:rPr>
                                <w:t>,y</w:t>
                              </w:r>
                              <w:r w:rsidRPr="00806C59">
                                <w:rPr>
                                  <w:vertAlign w:val="subscript"/>
                                  <w:lang w:val="es-VE"/>
                                </w:rPr>
                                <w:t>21</w:t>
                              </w:r>
                              <w:r w:rsidRPr="00806C59">
                                <w:rPr>
                                  <w:lang w:val="es-VE"/>
                                </w:rPr>
                                <w:t>), . . . , (x</w:t>
                              </w:r>
                              <w:r w:rsidRPr="00806C59">
                                <w:rPr>
                                  <w:vertAlign w:val="subscript"/>
                                  <w:lang w:val="es-VE"/>
                                </w:rPr>
                                <w:t>2i</w:t>
                              </w:r>
                              <w:r w:rsidRPr="00806C59">
                                <w:rPr>
                                  <w:lang w:val="es-VE"/>
                                </w:rPr>
                                <w:t>,y</w:t>
                              </w:r>
                              <w:r w:rsidRPr="00806C59">
                                <w:rPr>
                                  <w:vertAlign w:val="subscript"/>
                                  <w:lang w:val="es-VE"/>
                                </w:rPr>
                                <w:t>2i</w:t>
                              </w:r>
                              <w:r w:rsidRPr="00806C59">
                                <w:rPr>
                                  <w:lang w:val="es-VE"/>
                                </w:rPr>
                                <w:t>), (x</w:t>
                              </w:r>
                              <w:r w:rsidRPr="00806C59">
                                <w:rPr>
                                  <w:vertAlign w:val="subscript"/>
                                  <w:lang w:val="es-VE"/>
                                </w:rPr>
                                <w:t>2B</w:t>
                              </w:r>
                              <w:r w:rsidRPr="00806C59">
                                <w:rPr>
                                  <w:lang w:val="es-VE"/>
                                </w:rPr>
                                <w:t>,y</w:t>
                              </w:r>
                              <w:r w:rsidRPr="00806C59">
                                <w:rPr>
                                  <w:vertAlign w:val="subscript"/>
                                  <w:lang w:val="es-VE"/>
                                </w:rPr>
                                <w:t>2B</w:t>
                              </w:r>
                              <w:r w:rsidRPr="00806C59">
                                <w:rPr>
                                  <w:lang w:val="es-VE"/>
                                </w:rPr>
                                <w:t>), (x</w:t>
                              </w:r>
                              <w:r w:rsidRPr="00806C59">
                                <w:rPr>
                                  <w:vertAlign w:val="subscript"/>
                                  <w:lang w:val="es-VE"/>
                                </w:rPr>
                                <w:t>2j</w:t>
                              </w:r>
                              <w:r w:rsidRPr="00806C59">
                                <w:rPr>
                                  <w:lang w:val="es-VE"/>
                                </w:rPr>
                                <w:t>,y</w:t>
                              </w:r>
                              <w:r w:rsidRPr="00806C59">
                                <w:rPr>
                                  <w:vertAlign w:val="subscript"/>
                                  <w:lang w:val="es-VE"/>
                                </w:rPr>
                                <w:t>2j</w:t>
                              </w:r>
                              <w:r w:rsidRPr="00806C59">
                                <w:rPr>
                                  <w:lang w:val="es-VE"/>
                                </w:rPr>
                                <w:t>),  . . . , (x</w:t>
                              </w:r>
                              <w:r w:rsidRPr="00806C59">
                                <w:rPr>
                                  <w:vertAlign w:val="subscript"/>
                                  <w:lang w:val="es-VE"/>
                                </w:rPr>
                                <w:t>2A</w:t>
                              </w:r>
                              <w:r w:rsidRPr="00806C59">
                                <w:rPr>
                                  <w:lang w:val="es-VE"/>
                                </w:rPr>
                                <w:t>,y</w:t>
                              </w:r>
                              <w:r w:rsidRPr="00806C59">
                                <w:rPr>
                                  <w:vertAlign w:val="subscript"/>
                                  <w:lang w:val="es-VE"/>
                                </w:rPr>
                                <w:t>2A</w:t>
                              </w:r>
                              <w:r w:rsidRPr="00806C59">
                                <w:rPr>
                                  <w:lang w:val="es-VE"/>
                                </w:rPr>
                                <w:t>).</w:t>
                              </w:r>
                            </w:p>
                          </w:tc>
                        </w:tr>
                      </w:tbl>
                      <w:p w14:paraId="0DC4FAAA" w14:textId="77777777" w:rsidR="004D6677" w:rsidRPr="00A569D8" w:rsidRDefault="004D6677" w:rsidP="00D620FA">
                        <w:pPr>
                          <w:spacing w:after="0" w:line="240" w:lineRule="auto"/>
                          <w:rPr>
                            <w:lang w:val="es-VE"/>
                          </w:rPr>
                        </w:pPr>
                      </w:p>
                    </w:txbxContent>
                  </v:textbox>
                </v:shape>
                <v:rect id="Rectangle 1117" o:spid="_x0000_s2303" style="position:absolute;left:1135;top:670;width:7059;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gMQA&#10;AADcAAAADwAAAGRycy9kb3ducmV2LnhtbESPQWvCQBSE70L/w/KE3uomlrYaXaWopXo09ZLbI/vM&#10;BrNvQ3bV+O+7guBxmJlvmPmyt424UOdrxwrSUQKCuHS65krB4e/nbQLCB2SNjWNScCMPy8XLYI6Z&#10;dlfe0yUPlYgQ9hkqMCG0mZS+NGTRj1xLHL2j6yyGKLtK6g6vEW4bOU6ST2mx5rhgsKWVofKUn62C&#10;c5Gvp9uv1abdFb+FtGmSmulBqddh/z0DEagPz/CjvdUKPibvcD8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lZYDEAAAA3AAAAA8AAAAAAAAAAAAAAAAAmAIAAGRycy9k&#10;b3ducmV2LnhtbFBLBQYAAAAABAAEAPUAAACJAwAAAAA=&#10;" filled="f">
                  <v:stroke dashstyle="1 1" endcap="round"/>
                </v:rect>
              </v:group>
            </w:pict>
          </mc:Fallback>
        </mc:AlternateContent>
      </w:r>
    </w:p>
    <w:p w14:paraId="362B2A27"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30FCF369"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7312C36E"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31E04D52"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05030E19"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6140773F"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012BA580"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0278CB69"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6F203F8D" w14:textId="77777777" w:rsidR="00F610CB" w:rsidRPr="00283743" w:rsidRDefault="00AB4587" w:rsidP="00F610CB">
      <w:pPr>
        <w:tabs>
          <w:tab w:val="left" w:pos="0"/>
        </w:tabs>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r>
      <w:r w:rsidR="00F610CB" w:rsidRPr="00283743">
        <w:rPr>
          <w:rFonts w:ascii="Times New Roman" w:hAnsi="Times New Roman" w:cs="Times New Roman"/>
          <w:sz w:val="26"/>
          <w:szCs w:val="26"/>
          <w:lang w:val="es-VE"/>
        </w:rPr>
        <w:t xml:space="preserve">Cấu trúc Spaghetti được sử dụng để lập bản đồ số rất tốt, nhưng không thích hợp cho các bài toán phân tích </w:t>
      </w:r>
      <w:r w:rsidR="00F610CB" w:rsidRPr="00283743">
        <w:rPr>
          <w:rFonts w:ascii="Times New Roman" w:hAnsi="Times New Roman" w:cs="Times New Roman"/>
          <w:caps/>
          <w:sz w:val="26"/>
          <w:szCs w:val="26"/>
          <w:lang w:val="es-VE"/>
        </w:rPr>
        <w:t>GIS</w:t>
      </w:r>
      <w:r w:rsidR="00F610CB" w:rsidRPr="00283743">
        <w:rPr>
          <w:rFonts w:ascii="Times New Roman" w:hAnsi="Times New Roman" w:cs="Times New Roman"/>
          <w:sz w:val="26"/>
          <w:szCs w:val="26"/>
          <w:lang w:val="es-VE"/>
        </w:rPr>
        <w:t xml:space="preserve"> vì không mô tả được các quan hệ không gian.</w:t>
      </w:r>
    </w:p>
    <w:p w14:paraId="433309B5" w14:textId="77777777" w:rsidR="00F610CB" w:rsidRPr="00283743" w:rsidRDefault="00F610CB" w:rsidP="005F5568">
      <w:pPr>
        <w:pStyle w:val="Heading3"/>
        <w:numPr>
          <w:ilvl w:val="2"/>
          <w:numId w:val="40"/>
        </w:numPr>
        <w:rPr>
          <w:rFonts w:ascii="Times New Roman" w:hAnsi="Times New Roman" w:cs="Times New Roman"/>
          <w:b/>
          <w:color w:val="auto"/>
          <w:sz w:val="26"/>
          <w:szCs w:val="26"/>
          <w:lang w:val="es-VE"/>
        </w:rPr>
      </w:pPr>
      <w:bookmarkStart w:id="678" w:name="_Toc47424377"/>
      <w:bookmarkStart w:id="679" w:name="_Toc48702397"/>
      <w:bookmarkStart w:id="680" w:name="_Toc49745246"/>
      <w:bookmarkStart w:id="681" w:name="_Toc49829234"/>
      <w:bookmarkStart w:id="682" w:name="_Toc49850141"/>
      <w:bookmarkStart w:id="683" w:name="_Toc207379800"/>
      <w:bookmarkStart w:id="684" w:name="_Toc533410009"/>
      <w:r w:rsidRPr="00283743">
        <w:rPr>
          <w:rFonts w:ascii="Times New Roman" w:hAnsi="Times New Roman" w:cs="Times New Roman"/>
          <w:b/>
          <w:color w:val="auto"/>
          <w:sz w:val="26"/>
          <w:szCs w:val="26"/>
          <w:lang w:val="es-VE"/>
        </w:rPr>
        <w:t>Cấu trúc topology</w:t>
      </w:r>
      <w:bookmarkEnd w:id="678"/>
      <w:bookmarkEnd w:id="679"/>
      <w:bookmarkEnd w:id="680"/>
      <w:bookmarkEnd w:id="681"/>
      <w:bookmarkEnd w:id="682"/>
      <w:bookmarkEnd w:id="683"/>
      <w:bookmarkEnd w:id="684"/>
      <w:r w:rsidRPr="00283743">
        <w:rPr>
          <w:rFonts w:ascii="Times New Roman" w:hAnsi="Times New Roman" w:cs="Times New Roman"/>
          <w:b/>
          <w:color w:val="auto"/>
          <w:sz w:val="26"/>
          <w:szCs w:val="26"/>
          <w:lang w:val="es-VE"/>
        </w:rPr>
        <w:t xml:space="preserve"> </w:t>
      </w:r>
    </w:p>
    <w:p w14:paraId="18082B44" w14:textId="77777777" w:rsidR="00F610CB" w:rsidRPr="00283743" w:rsidRDefault="00F610CB" w:rsidP="00F610CB">
      <w:pPr>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t xml:space="preserve">Trong </w:t>
      </w:r>
      <w:r w:rsidRPr="00283743">
        <w:rPr>
          <w:rFonts w:ascii="Times New Roman" w:hAnsi="Times New Roman" w:cs="Times New Roman"/>
          <w:caps/>
          <w:sz w:val="26"/>
          <w:szCs w:val="26"/>
          <w:lang w:val="es-VE"/>
        </w:rPr>
        <w:t>GIS</w:t>
      </w:r>
      <w:r w:rsidRPr="00283743">
        <w:rPr>
          <w:rFonts w:ascii="Times New Roman" w:hAnsi="Times New Roman" w:cs="Times New Roman"/>
          <w:sz w:val="26"/>
          <w:szCs w:val="26"/>
          <w:lang w:val="es-VE"/>
        </w:rPr>
        <w:t>, khi biết hình dạng hình học, vị trí, kích thước và hệ tọa độ của đối tượng cũng đủ phục vụ cho việc phân tích không gian nhưng tính topology cũng rất cần thiết. Topology thể hiện mối quan hệ hoặc sự liên kết giữa các đối tượng trong không gian.</w:t>
      </w:r>
    </w:p>
    <w:p w14:paraId="0C708043" w14:textId="5B7E8FC4" w:rsidR="00F610CB" w:rsidRPr="00283743" w:rsidRDefault="00F610CB" w:rsidP="00F610CB">
      <w:pPr>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t xml:space="preserve">Topology là một phương pháp toán học dùng để xác định các quan hệ không gian. Cấu trúc topology còn được gọi là cấu trúc cung-nút (arc-node). Trong cấu trúc </w:t>
      </w:r>
      <w:del w:id="685" w:author="Windows User" w:date="2019-02-20T15:09:00Z">
        <w:r w:rsidRPr="00283743" w:rsidDel="00CF20A8">
          <w:rPr>
            <w:rFonts w:ascii="Times New Roman" w:hAnsi="Times New Roman" w:cs="Times New Roman"/>
            <w:sz w:val="26"/>
            <w:szCs w:val="26"/>
            <w:lang w:val="es-VE"/>
          </w:rPr>
          <w:delText>nầy</w:delText>
        </w:r>
      </w:del>
      <w:ins w:id="686" w:author="Windows User" w:date="2019-02-20T15:09:00Z">
        <w:r w:rsidR="00CF20A8" w:rsidRPr="00283743">
          <w:rPr>
            <w:rFonts w:ascii="Times New Roman" w:hAnsi="Times New Roman" w:cs="Times New Roman"/>
            <w:sz w:val="26"/>
            <w:szCs w:val="26"/>
            <w:lang w:val="es-VE"/>
          </w:rPr>
          <w:t>n</w:t>
        </w:r>
        <w:r w:rsidR="00CF20A8">
          <w:rPr>
            <w:rFonts w:ascii="Times New Roman" w:hAnsi="Times New Roman" w:cs="Times New Roman"/>
            <w:sz w:val="26"/>
            <w:szCs w:val="26"/>
            <w:lang w:val="es-VE"/>
          </w:rPr>
          <w:t>à</w:t>
        </w:r>
        <w:r w:rsidR="00CF20A8" w:rsidRPr="00283743">
          <w:rPr>
            <w:rFonts w:ascii="Times New Roman" w:hAnsi="Times New Roman" w:cs="Times New Roman"/>
            <w:sz w:val="26"/>
            <w:szCs w:val="26"/>
            <w:lang w:val="es-VE"/>
          </w:rPr>
          <w:t>y</w:t>
        </w:r>
      </w:ins>
      <w:r w:rsidRPr="00283743">
        <w:rPr>
          <w:rFonts w:ascii="Times New Roman" w:hAnsi="Times New Roman" w:cs="Times New Roman"/>
          <w:sz w:val="26"/>
          <w:szCs w:val="26"/>
          <w:lang w:val="es-VE"/>
        </w:rPr>
        <w:t xml:space="preserve">, phần tử cơ bản là cung. Mỗi cung được mô tả như là một chuỗi những đoạn thẳng nối liền nhau, điểm đầu và cuối cung gọi là nút (node), những điểm giữa cung gọi là đỉnh (vertex). Nút là điểm giao nhau của hai hay nhiều cung, đối với những cung độc lập, nút là điểm cuối cùng của cung, không nối liền với bất kỳ cung nào khác. Vùng là một chuỗi những cung nối liền nhau và khép kín, những cung </w:t>
      </w:r>
      <w:del w:id="687" w:author="Windows User" w:date="2019-02-20T15:10:00Z">
        <w:r w:rsidRPr="00283743" w:rsidDel="00CF20A8">
          <w:rPr>
            <w:rFonts w:ascii="Times New Roman" w:hAnsi="Times New Roman" w:cs="Times New Roman"/>
            <w:sz w:val="26"/>
            <w:szCs w:val="26"/>
            <w:lang w:val="es-VE"/>
          </w:rPr>
          <w:delText xml:space="preserve">nầy </w:delText>
        </w:r>
      </w:del>
      <w:ins w:id="688" w:author="Windows User" w:date="2019-02-20T15:10:00Z">
        <w:r w:rsidR="00CF20A8" w:rsidRPr="00283743">
          <w:rPr>
            <w:rFonts w:ascii="Times New Roman" w:hAnsi="Times New Roman" w:cs="Times New Roman"/>
            <w:sz w:val="26"/>
            <w:szCs w:val="26"/>
            <w:lang w:val="es-VE"/>
          </w:rPr>
          <w:t>n</w:t>
        </w:r>
        <w:r w:rsidR="00CF20A8">
          <w:rPr>
            <w:rFonts w:ascii="Times New Roman" w:hAnsi="Times New Roman" w:cs="Times New Roman"/>
            <w:sz w:val="26"/>
            <w:szCs w:val="26"/>
            <w:lang w:val="es-VE"/>
          </w:rPr>
          <w:t>à</w:t>
        </w:r>
        <w:r w:rsidR="00CF20A8" w:rsidRPr="00283743">
          <w:rPr>
            <w:rFonts w:ascii="Times New Roman" w:hAnsi="Times New Roman" w:cs="Times New Roman"/>
            <w:sz w:val="26"/>
            <w:szCs w:val="26"/>
            <w:lang w:val="es-VE"/>
          </w:rPr>
          <w:t xml:space="preserve">y </w:t>
        </w:r>
      </w:ins>
      <w:r w:rsidRPr="00283743">
        <w:rPr>
          <w:rFonts w:ascii="Times New Roman" w:hAnsi="Times New Roman" w:cs="Times New Roman"/>
          <w:sz w:val="26"/>
          <w:szCs w:val="26"/>
          <w:lang w:val="es-VE"/>
        </w:rPr>
        <w:t>chính là đường biên của vùng. Một vùng có thể được giới hạn bởi hai đường cong khép kín lồng vào nhau và không cắt nhau.</w:t>
      </w:r>
    </w:p>
    <w:p w14:paraId="52F5326D" w14:textId="77777777" w:rsidR="00F610CB" w:rsidRPr="00283743" w:rsidRDefault="00F610CB" w:rsidP="00F610CB">
      <w:pPr>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br w:type="page"/>
      </w:r>
    </w:p>
    <w:p w14:paraId="239C6042" w14:textId="77777777" w:rsidR="00F610CB" w:rsidRPr="00283743" w:rsidRDefault="00F610CB" w:rsidP="00F610CB">
      <w:pPr>
        <w:jc w:val="both"/>
        <w:rPr>
          <w:rFonts w:ascii="Times New Roman" w:hAnsi="Times New Roman" w:cs="Times New Roman"/>
          <w:sz w:val="26"/>
          <w:szCs w:val="26"/>
          <w:lang w:val="es-VE"/>
        </w:rPr>
      </w:pPr>
    </w:p>
    <w:p w14:paraId="41258397" w14:textId="77777777" w:rsidR="00F610CB" w:rsidRPr="00283743" w:rsidRDefault="00F610CB" w:rsidP="00F610CB">
      <w:pPr>
        <w:pStyle w:val="BodyTextIndent"/>
        <w:spacing w:before="0" w:line="240" w:lineRule="auto"/>
        <w:rPr>
          <w:szCs w:val="26"/>
          <w:lang w:val="es-VE"/>
        </w:rPr>
      </w:pPr>
      <w:r w:rsidRPr="00283743">
        <w:rPr>
          <w:noProof/>
          <w:szCs w:val="26"/>
          <w:lang w:eastAsia="zh-CN"/>
        </w:rPr>
        <mc:AlternateContent>
          <mc:Choice Requires="wpg">
            <w:drawing>
              <wp:anchor distT="0" distB="0" distL="114300" distR="114300" simplePos="0" relativeHeight="251692032" behindDoc="0" locked="0" layoutInCell="1" allowOverlap="1" wp14:anchorId="4EB86CD5" wp14:editId="143404BE">
                <wp:simplePos x="0" y="0"/>
                <wp:positionH relativeFrom="column">
                  <wp:posOffset>979805</wp:posOffset>
                </wp:positionH>
                <wp:positionV relativeFrom="paragraph">
                  <wp:posOffset>-254000</wp:posOffset>
                </wp:positionV>
                <wp:extent cx="3460750" cy="2670810"/>
                <wp:effectExtent l="3810" t="0" r="2540" b="0"/>
                <wp:wrapNone/>
                <wp:docPr id="517"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0750" cy="2670810"/>
                          <a:chOff x="3220" y="1782"/>
                          <a:chExt cx="5450" cy="4206"/>
                        </a:xfrm>
                      </wpg:grpSpPr>
                      <wps:wsp>
                        <wps:cNvPr id="518" name="Text Box 1184"/>
                        <wps:cNvSpPr txBox="1">
                          <a:spLocks noChangeArrowheads="1"/>
                        </wps:cNvSpPr>
                        <wps:spPr bwMode="auto">
                          <a:xfrm>
                            <a:off x="3597" y="1782"/>
                            <a:ext cx="5073" cy="4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66" w:type="dxa"/>
                                <w:tblLayout w:type="fixed"/>
                                <w:tblCellMar>
                                  <w:left w:w="0" w:type="dxa"/>
                                  <w:right w:w="0" w:type="dxa"/>
                                </w:tblCellMar>
                                <w:tblLook w:val="0000" w:firstRow="0" w:lastRow="0" w:firstColumn="0" w:lastColumn="0" w:noHBand="0" w:noVBand="0"/>
                              </w:tblPr>
                              <w:tblGrid>
                                <w:gridCol w:w="232"/>
                                <w:gridCol w:w="474"/>
                                <w:gridCol w:w="473"/>
                                <w:gridCol w:w="473"/>
                                <w:gridCol w:w="473"/>
                                <w:gridCol w:w="473"/>
                                <w:gridCol w:w="474"/>
                                <w:gridCol w:w="474"/>
                                <w:gridCol w:w="474"/>
                                <w:gridCol w:w="470"/>
                              </w:tblGrid>
                              <w:tr w:rsidR="004D6677" w14:paraId="170D0053" w14:textId="77777777">
                                <w:trPr>
                                  <w:trHeight w:hRule="exact" w:val="454"/>
                                </w:trPr>
                                <w:tc>
                                  <w:tcPr>
                                    <w:tcW w:w="232" w:type="dxa"/>
                                    <w:tcBorders>
                                      <w:bottom w:val="single" w:sz="4" w:space="0" w:color="auto"/>
                                      <w:right w:val="single" w:sz="4" w:space="0" w:color="auto"/>
                                    </w:tcBorders>
                                    <w:vAlign w:val="bottom"/>
                                  </w:tcPr>
                                  <w:p w14:paraId="65B9C882" w14:textId="77777777" w:rsidR="004D6677" w:rsidRDefault="004D6677">
                                    <w:pPr>
                                      <w:jc w:val="center"/>
                                      <w:rPr>
                                        <w:sz w:val="16"/>
                                      </w:rPr>
                                    </w:pPr>
                                    <w:r>
                                      <w:rPr>
                                        <w:sz w:val="16"/>
                                      </w:rPr>
                                      <w:t>70</w:t>
                                    </w:r>
                                  </w:p>
                                </w:tc>
                                <w:tc>
                                  <w:tcPr>
                                    <w:tcW w:w="474" w:type="dxa"/>
                                    <w:tcBorders>
                                      <w:left w:val="single" w:sz="4" w:space="0" w:color="auto"/>
                                    </w:tcBorders>
                                  </w:tcPr>
                                  <w:p w14:paraId="234E1891" w14:textId="77777777" w:rsidR="004D6677" w:rsidRDefault="004D6677">
                                    <w:pPr>
                                      <w:jc w:val="center"/>
                                    </w:pPr>
                                  </w:p>
                                </w:tc>
                                <w:tc>
                                  <w:tcPr>
                                    <w:tcW w:w="473" w:type="dxa"/>
                                  </w:tcPr>
                                  <w:p w14:paraId="06113764" w14:textId="77777777" w:rsidR="004D6677" w:rsidRDefault="004D6677">
                                    <w:pPr>
                                      <w:jc w:val="center"/>
                                    </w:pPr>
                                  </w:p>
                                </w:tc>
                                <w:tc>
                                  <w:tcPr>
                                    <w:tcW w:w="473" w:type="dxa"/>
                                  </w:tcPr>
                                  <w:p w14:paraId="5D869A18" w14:textId="77777777" w:rsidR="004D6677" w:rsidRDefault="004D6677">
                                    <w:pPr>
                                      <w:jc w:val="center"/>
                                    </w:pPr>
                                  </w:p>
                                </w:tc>
                                <w:tc>
                                  <w:tcPr>
                                    <w:tcW w:w="473" w:type="dxa"/>
                                  </w:tcPr>
                                  <w:p w14:paraId="0FD26F5A" w14:textId="77777777" w:rsidR="004D6677" w:rsidRDefault="004D6677">
                                    <w:pPr>
                                      <w:jc w:val="center"/>
                                    </w:pPr>
                                  </w:p>
                                </w:tc>
                                <w:tc>
                                  <w:tcPr>
                                    <w:tcW w:w="473" w:type="dxa"/>
                                  </w:tcPr>
                                  <w:p w14:paraId="17068100" w14:textId="77777777" w:rsidR="004D6677" w:rsidRDefault="004D6677">
                                    <w:pPr>
                                      <w:jc w:val="center"/>
                                    </w:pPr>
                                  </w:p>
                                </w:tc>
                                <w:tc>
                                  <w:tcPr>
                                    <w:tcW w:w="474" w:type="dxa"/>
                                  </w:tcPr>
                                  <w:p w14:paraId="6F8FA467" w14:textId="77777777" w:rsidR="004D6677" w:rsidRDefault="004D6677">
                                    <w:pPr>
                                      <w:jc w:val="center"/>
                                    </w:pPr>
                                  </w:p>
                                </w:tc>
                                <w:tc>
                                  <w:tcPr>
                                    <w:tcW w:w="474" w:type="dxa"/>
                                  </w:tcPr>
                                  <w:p w14:paraId="74A30797" w14:textId="77777777" w:rsidR="004D6677" w:rsidRDefault="004D6677">
                                    <w:pPr>
                                      <w:jc w:val="center"/>
                                    </w:pPr>
                                  </w:p>
                                </w:tc>
                                <w:tc>
                                  <w:tcPr>
                                    <w:tcW w:w="474" w:type="dxa"/>
                                  </w:tcPr>
                                  <w:p w14:paraId="2D671595" w14:textId="77777777" w:rsidR="004D6677" w:rsidRDefault="004D6677">
                                    <w:pPr>
                                      <w:jc w:val="center"/>
                                    </w:pPr>
                                  </w:p>
                                </w:tc>
                                <w:tc>
                                  <w:tcPr>
                                    <w:tcW w:w="470" w:type="dxa"/>
                                  </w:tcPr>
                                  <w:p w14:paraId="66B3B3FE" w14:textId="77777777" w:rsidR="004D6677" w:rsidRDefault="004D6677">
                                    <w:pPr>
                                      <w:jc w:val="center"/>
                                    </w:pPr>
                                  </w:p>
                                </w:tc>
                              </w:tr>
                              <w:tr w:rsidR="004D6677" w14:paraId="2F96211E" w14:textId="77777777">
                                <w:trPr>
                                  <w:trHeight w:hRule="exact" w:val="454"/>
                                </w:trPr>
                                <w:tc>
                                  <w:tcPr>
                                    <w:tcW w:w="232" w:type="dxa"/>
                                    <w:tcBorders>
                                      <w:top w:val="single" w:sz="4" w:space="0" w:color="auto"/>
                                      <w:bottom w:val="single" w:sz="4" w:space="0" w:color="auto"/>
                                      <w:right w:val="single" w:sz="4" w:space="0" w:color="auto"/>
                                    </w:tcBorders>
                                    <w:vAlign w:val="bottom"/>
                                  </w:tcPr>
                                  <w:p w14:paraId="68D23CF4" w14:textId="77777777" w:rsidR="004D6677" w:rsidRDefault="004D6677">
                                    <w:pPr>
                                      <w:jc w:val="center"/>
                                      <w:rPr>
                                        <w:sz w:val="16"/>
                                      </w:rPr>
                                    </w:pPr>
                                    <w:r>
                                      <w:rPr>
                                        <w:sz w:val="16"/>
                                      </w:rPr>
                                      <w:t>60</w:t>
                                    </w:r>
                                  </w:p>
                                </w:tc>
                                <w:tc>
                                  <w:tcPr>
                                    <w:tcW w:w="474" w:type="dxa"/>
                                    <w:tcBorders>
                                      <w:left w:val="single" w:sz="4" w:space="0" w:color="auto"/>
                                    </w:tcBorders>
                                  </w:tcPr>
                                  <w:p w14:paraId="64793D72" w14:textId="77777777" w:rsidR="004D6677" w:rsidRDefault="004D6677">
                                    <w:pPr>
                                      <w:jc w:val="center"/>
                                    </w:pPr>
                                  </w:p>
                                </w:tc>
                                <w:tc>
                                  <w:tcPr>
                                    <w:tcW w:w="473" w:type="dxa"/>
                                  </w:tcPr>
                                  <w:p w14:paraId="1A373255" w14:textId="77777777" w:rsidR="004D6677" w:rsidRDefault="004D6677">
                                    <w:pPr>
                                      <w:jc w:val="center"/>
                                    </w:pPr>
                                  </w:p>
                                </w:tc>
                                <w:tc>
                                  <w:tcPr>
                                    <w:tcW w:w="473" w:type="dxa"/>
                                  </w:tcPr>
                                  <w:p w14:paraId="52929A47" w14:textId="77777777" w:rsidR="004D6677" w:rsidRDefault="004D6677">
                                    <w:pPr>
                                      <w:jc w:val="center"/>
                                    </w:pPr>
                                  </w:p>
                                </w:tc>
                                <w:tc>
                                  <w:tcPr>
                                    <w:tcW w:w="473" w:type="dxa"/>
                                  </w:tcPr>
                                  <w:p w14:paraId="5D3586DC" w14:textId="77777777" w:rsidR="004D6677" w:rsidRDefault="004D6677">
                                    <w:pPr>
                                      <w:jc w:val="center"/>
                                    </w:pPr>
                                  </w:p>
                                </w:tc>
                                <w:tc>
                                  <w:tcPr>
                                    <w:tcW w:w="473" w:type="dxa"/>
                                  </w:tcPr>
                                  <w:p w14:paraId="6983836E" w14:textId="77777777" w:rsidR="004D6677" w:rsidRDefault="004D6677">
                                    <w:pPr>
                                      <w:jc w:val="center"/>
                                    </w:pPr>
                                  </w:p>
                                </w:tc>
                                <w:tc>
                                  <w:tcPr>
                                    <w:tcW w:w="474" w:type="dxa"/>
                                  </w:tcPr>
                                  <w:p w14:paraId="7556072C" w14:textId="77777777" w:rsidR="004D6677" w:rsidRDefault="004D6677">
                                    <w:pPr>
                                      <w:jc w:val="center"/>
                                    </w:pPr>
                                  </w:p>
                                </w:tc>
                                <w:tc>
                                  <w:tcPr>
                                    <w:tcW w:w="474" w:type="dxa"/>
                                  </w:tcPr>
                                  <w:p w14:paraId="005E18A0" w14:textId="77777777" w:rsidR="004D6677" w:rsidRDefault="004D6677">
                                    <w:pPr>
                                      <w:jc w:val="center"/>
                                    </w:pPr>
                                  </w:p>
                                </w:tc>
                                <w:tc>
                                  <w:tcPr>
                                    <w:tcW w:w="474" w:type="dxa"/>
                                  </w:tcPr>
                                  <w:p w14:paraId="34E36C7F" w14:textId="77777777" w:rsidR="004D6677" w:rsidRDefault="004D6677">
                                    <w:pPr>
                                      <w:jc w:val="center"/>
                                    </w:pPr>
                                  </w:p>
                                </w:tc>
                                <w:tc>
                                  <w:tcPr>
                                    <w:tcW w:w="470" w:type="dxa"/>
                                  </w:tcPr>
                                  <w:p w14:paraId="13C60AB9" w14:textId="77777777" w:rsidR="004D6677" w:rsidRDefault="004D6677">
                                    <w:pPr>
                                      <w:jc w:val="center"/>
                                    </w:pPr>
                                  </w:p>
                                </w:tc>
                              </w:tr>
                              <w:tr w:rsidR="004D6677" w14:paraId="269037A1" w14:textId="77777777">
                                <w:trPr>
                                  <w:trHeight w:hRule="exact" w:val="454"/>
                                </w:trPr>
                                <w:tc>
                                  <w:tcPr>
                                    <w:tcW w:w="232" w:type="dxa"/>
                                    <w:tcBorders>
                                      <w:top w:val="single" w:sz="4" w:space="0" w:color="auto"/>
                                      <w:bottom w:val="single" w:sz="4" w:space="0" w:color="auto"/>
                                      <w:right w:val="single" w:sz="4" w:space="0" w:color="auto"/>
                                    </w:tcBorders>
                                    <w:vAlign w:val="bottom"/>
                                  </w:tcPr>
                                  <w:p w14:paraId="2D81416F" w14:textId="77777777" w:rsidR="004D6677" w:rsidRDefault="004D6677">
                                    <w:pPr>
                                      <w:jc w:val="center"/>
                                      <w:rPr>
                                        <w:sz w:val="16"/>
                                      </w:rPr>
                                    </w:pPr>
                                    <w:r>
                                      <w:rPr>
                                        <w:sz w:val="16"/>
                                      </w:rPr>
                                      <w:t>50</w:t>
                                    </w:r>
                                  </w:p>
                                </w:tc>
                                <w:tc>
                                  <w:tcPr>
                                    <w:tcW w:w="474" w:type="dxa"/>
                                    <w:tcBorders>
                                      <w:left w:val="single" w:sz="4" w:space="0" w:color="auto"/>
                                    </w:tcBorders>
                                  </w:tcPr>
                                  <w:p w14:paraId="52B80861" w14:textId="77777777" w:rsidR="004D6677" w:rsidRDefault="004D6677">
                                    <w:pPr>
                                      <w:jc w:val="center"/>
                                    </w:pPr>
                                  </w:p>
                                </w:tc>
                                <w:tc>
                                  <w:tcPr>
                                    <w:tcW w:w="473" w:type="dxa"/>
                                  </w:tcPr>
                                  <w:p w14:paraId="79264EE5" w14:textId="77777777" w:rsidR="004D6677" w:rsidRDefault="004D6677">
                                    <w:pPr>
                                      <w:jc w:val="center"/>
                                    </w:pPr>
                                  </w:p>
                                </w:tc>
                                <w:tc>
                                  <w:tcPr>
                                    <w:tcW w:w="473" w:type="dxa"/>
                                  </w:tcPr>
                                  <w:p w14:paraId="4DADA957" w14:textId="77777777" w:rsidR="004D6677" w:rsidRDefault="004D6677">
                                    <w:pPr>
                                      <w:jc w:val="center"/>
                                    </w:pPr>
                                  </w:p>
                                </w:tc>
                                <w:tc>
                                  <w:tcPr>
                                    <w:tcW w:w="473" w:type="dxa"/>
                                  </w:tcPr>
                                  <w:p w14:paraId="1A465C14" w14:textId="77777777" w:rsidR="004D6677" w:rsidRDefault="004D6677">
                                    <w:pPr>
                                      <w:jc w:val="center"/>
                                    </w:pPr>
                                  </w:p>
                                </w:tc>
                                <w:tc>
                                  <w:tcPr>
                                    <w:tcW w:w="473" w:type="dxa"/>
                                  </w:tcPr>
                                  <w:p w14:paraId="18472D35" w14:textId="77777777" w:rsidR="004D6677" w:rsidRDefault="004D6677">
                                    <w:pPr>
                                      <w:jc w:val="center"/>
                                    </w:pPr>
                                  </w:p>
                                </w:tc>
                                <w:tc>
                                  <w:tcPr>
                                    <w:tcW w:w="474" w:type="dxa"/>
                                  </w:tcPr>
                                  <w:p w14:paraId="7D9DF7BB" w14:textId="77777777" w:rsidR="004D6677" w:rsidRDefault="004D6677">
                                    <w:pPr>
                                      <w:jc w:val="center"/>
                                    </w:pPr>
                                  </w:p>
                                </w:tc>
                                <w:tc>
                                  <w:tcPr>
                                    <w:tcW w:w="474" w:type="dxa"/>
                                  </w:tcPr>
                                  <w:p w14:paraId="3035CAF4" w14:textId="77777777" w:rsidR="004D6677" w:rsidRDefault="004D6677">
                                    <w:pPr>
                                      <w:jc w:val="center"/>
                                    </w:pPr>
                                  </w:p>
                                </w:tc>
                                <w:tc>
                                  <w:tcPr>
                                    <w:tcW w:w="474" w:type="dxa"/>
                                  </w:tcPr>
                                  <w:p w14:paraId="1AB7BC99" w14:textId="77777777" w:rsidR="004D6677" w:rsidRDefault="004D6677">
                                    <w:pPr>
                                      <w:jc w:val="center"/>
                                    </w:pPr>
                                  </w:p>
                                </w:tc>
                                <w:tc>
                                  <w:tcPr>
                                    <w:tcW w:w="470" w:type="dxa"/>
                                  </w:tcPr>
                                  <w:p w14:paraId="15CAF7C7" w14:textId="77777777" w:rsidR="004D6677" w:rsidRDefault="004D6677">
                                    <w:pPr>
                                      <w:jc w:val="center"/>
                                    </w:pPr>
                                  </w:p>
                                </w:tc>
                              </w:tr>
                              <w:tr w:rsidR="004D6677" w14:paraId="08793E1F" w14:textId="77777777">
                                <w:trPr>
                                  <w:trHeight w:hRule="exact" w:val="454"/>
                                </w:trPr>
                                <w:tc>
                                  <w:tcPr>
                                    <w:tcW w:w="232" w:type="dxa"/>
                                    <w:tcBorders>
                                      <w:top w:val="single" w:sz="4" w:space="0" w:color="auto"/>
                                      <w:bottom w:val="single" w:sz="4" w:space="0" w:color="auto"/>
                                      <w:right w:val="single" w:sz="4" w:space="0" w:color="auto"/>
                                    </w:tcBorders>
                                    <w:vAlign w:val="bottom"/>
                                  </w:tcPr>
                                  <w:p w14:paraId="05B2E705" w14:textId="77777777" w:rsidR="004D6677" w:rsidRDefault="004D6677">
                                    <w:pPr>
                                      <w:jc w:val="center"/>
                                      <w:rPr>
                                        <w:sz w:val="16"/>
                                      </w:rPr>
                                    </w:pPr>
                                    <w:r>
                                      <w:rPr>
                                        <w:sz w:val="16"/>
                                      </w:rPr>
                                      <w:t>40</w:t>
                                    </w:r>
                                  </w:p>
                                </w:tc>
                                <w:tc>
                                  <w:tcPr>
                                    <w:tcW w:w="474" w:type="dxa"/>
                                    <w:tcBorders>
                                      <w:left w:val="single" w:sz="4" w:space="0" w:color="auto"/>
                                    </w:tcBorders>
                                  </w:tcPr>
                                  <w:p w14:paraId="3B5561E4" w14:textId="77777777" w:rsidR="004D6677" w:rsidRDefault="004D6677">
                                    <w:pPr>
                                      <w:jc w:val="center"/>
                                    </w:pPr>
                                  </w:p>
                                </w:tc>
                                <w:tc>
                                  <w:tcPr>
                                    <w:tcW w:w="473" w:type="dxa"/>
                                  </w:tcPr>
                                  <w:p w14:paraId="55992EB6" w14:textId="77777777" w:rsidR="004D6677" w:rsidRDefault="004D6677">
                                    <w:pPr>
                                      <w:jc w:val="center"/>
                                    </w:pPr>
                                  </w:p>
                                </w:tc>
                                <w:tc>
                                  <w:tcPr>
                                    <w:tcW w:w="473" w:type="dxa"/>
                                  </w:tcPr>
                                  <w:p w14:paraId="70A1CF82" w14:textId="77777777" w:rsidR="004D6677" w:rsidRDefault="004D6677">
                                    <w:pPr>
                                      <w:jc w:val="center"/>
                                    </w:pPr>
                                  </w:p>
                                </w:tc>
                                <w:tc>
                                  <w:tcPr>
                                    <w:tcW w:w="473" w:type="dxa"/>
                                  </w:tcPr>
                                  <w:p w14:paraId="0AA2B4CD" w14:textId="77777777" w:rsidR="004D6677" w:rsidRDefault="004D6677">
                                    <w:pPr>
                                      <w:jc w:val="center"/>
                                    </w:pPr>
                                  </w:p>
                                </w:tc>
                                <w:tc>
                                  <w:tcPr>
                                    <w:tcW w:w="473" w:type="dxa"/>
                                  </w:tcPr>
                                  <w:p w14:paraId="1EFED8A4" w14:textId="77777777" w:rsidR="004D6677" w:rsidRDefault="004D6677">
                                    <w:pPr>
                                      <w:jc w:val="center"/>
                                    </w:pPr>
                                  </w:p>
                                </w:tc>
                                <w:tc>
                                  <w:tcPr>
                                    <w:tcW w:w="474" w:type="dxa"/>
                                  </w:tcPr>
                                  <w:p w14:paraId="31C9DFF3" w14:textId="77777777" w:rsidR="004D6677" w:rsidRDefault="004D6677">
                                    <w:pPr>
                                      <w:jc w:val="center"/>
                                    </w:pPr>
                                  </w:p>
                                </w:tc>
                                <w:tc>
                                  <w:tcPr>
                                    <w:tcW w:w="474" w:type="dxa"/>
                                  </w:tcPr>
                                  <w:p w14:paraId="28A134FC" w14:textId="77777777" w:rsidR="004D6677" w:rsidRDefault="004D6677">
                                    <w:pPr>
                                      <w:jc w:val="center"/>
                                    </w:pPr>
                                  </w:p>
                                </w:tc>
                                <w:tc>
                                  <w:tcPr>
                                    <w:tcW w:w="474" w:type="dxa"/>
                                  </w:tcPr>
                                  <w:p w14:paraId="4B7A7ADE" w14:textId="77777777" w:rsidR="004D6677" w:rsidRDefault="004D6677">
                                    <w:pPr>
                                      <w:jc w:val="center"/>
                                    </w:pPr>
                                  </w:p>
                                </w:tc>
                                <w:tc>
                                  <w:tcPr>
                                    <w:tcW w:w="470" w:type="dxa"/>
                                  </w:tcPr>
                                  <w:p w14:paraId="34C86FE4" w14:textId="77777777" w:rsidR="004D6677" w:rsidRDefault="004D6677">
                                    <w:pPr>
                                      <w:jc w:val="center"/>
                                    </w:pPr>
                                  </w:p>
                                </w:tc>
                              </w:tr>
                              <w:tr w:rsidR="004D6677" w14:paraId="53DE9BE0" w14:textId="77777777">
                                <w:trPr>
                                  <w:trHeight w:hRule="exact" w:val="454"/>
                                </w:trPr>
                                <w:tc>
                                  <w:tcPr>
                                    <w:tcW w:w="232" w:type="dxa"/>
                                    <w:tcBorders>
                                      <w:top w:val="single" w:sz="4" w:space="0" w:color="auto"/>
                                      <w:bottom w:val="single" w:sz="4" w:space="0" w:color="auto"/>
                                      <w:right w:val="single" w:sz="4" w:space="0" w:color="auto"/>
                                    </w:tcBorders>
                                    <w:vAlign w:val="bottom"/>
                                  </w:tcPr>
                                  <w:p w14:paraId="2E50D8E5" w14:textId="77777777" w:rsidR="004D6677" w:rsidRDefault="004D6677">
                                    <w:pPr>
                                      <w:jc w:val="center"/>
                                      <w:rPr>
                                        <w:sz w:val="16"/>
                                      </w:rPr>
                                    </w:pPr>
                                    <w:r>
                                      <w:rPr>
                                        <w:sz w:val="16"/>
                                      </w:rPr>
                                      <w:t>30</w:t>
                                    </w:r>
                                  </w:p>
                                </w:tc>
                                <w:tc>
                                  <w:tcPr>
                                    <w:tcW w:w="474" w:type="dxa"/>
                                    <w:tcBorders>
                                      <w:left w:val="single" w:sz="4" w:space="0" w:color="auto"/>
                                    </w:tcBorders>
                                  </w:tcPr>
                                  <w:p w14:paraId="6E9D946B" w14:textId="77777777" w:rsidR="004D6677" w:rsidRDefault="004D6677">
                                    <w:pPr>
                                      <w:jc w:val="center"/>
                                    </w:pPr>
                                  </w:p>
                                </w:tc>
                                <w:tc>
                                  <w:tcPr>
                                    <w:tcW w:w="473" w:type="dxa"/>
                                  </w:tcPr>
                                  <w:p w14:paraId="2E53B4CC" w14:textId="77777777" w:rsidR="004D6677" w:rsidRDefault="004D6677">
                                    <w:pPr>
                                      <w:jc w:val="center"/>
                                    </w:pPr>
                                  </w:p>
                                </w:tc>
                                <w:tc>
                                  <w:tcPr>
                                    <w:tcW w:w="473" w:type="dxa"/>
                                  </w:tcPr>
                                  <w:p w14:paraId="5C4BCD8D" w14:textId="77777777" w:rsidR="004D6677" w:rsidRDefault="004D6677">
                                    <w:pPr>
                                      <w:jc w:val="center"/>
                                    </w:pPr>
                                  </w:p>
                                </w:tc>
                                <w:tc>
                                  <w:tcPr>
                                    <w:tcW w:w="473" w:type="dxa"/>
                                  </w:tcPr>
                                  <w:p w14:paraId="63197316" w14:textId="77777777" w:rsidR="004D6677" w:rsidRDefault="004D6677">
                                    <w:pPr>
                                      <w:jc w:val="center"/>
                                    </w:pPr>
                                  </w:p>
                                </w:tc>
                                <w:tc>
                                  <w:tcPr>
                                    <w:tcW w:w="473" w:type="dxa"/>
                                  </w:tcPr>
                                  <w:p w14:paraId="6260FD2A" w14:textId="77777777" w:rsidR="004D6677" w:rsidRDefault="004D6677">
                                    <w:pPr>
                                      <w:jc w:val="center"/>
                                    </w:pPr>
                                  </w:p>
                                </w:tc>
                                <w:tc>
                                  <w:tcPr>
                                    <w:tcW w:w="474" w:type="dxa"/>
                                  </w:tcPr>
                                  <w:p w14:paraId="3DDD1CDC" w14:textId="77777777" w:rsidR="004D6677" w:rsidRDefault="004D6677">
                                    <w:pPr>
                                      <w:jc w:val="center"/>
                                    </w:pPr>
                                  </w:p>
                                </w:tc>
                                <w:tc>
                                  <w:tcPr>
                                    <w:tcW w:w="474" w:type="dxa"/>
                                  </w:tcPr>
                                  <w:p w14:paraId="66A8ED46" w14:textId="77777777" w:rsidR="004D6677" w:rsidRDefault="004D6677">
                                    <w:pPr>
                                      <w:jc w:val="center"/>
                                    </w:pPr>
                                  </w:p>
                                </w:tc>
                                <w:tc>
                                  <w:tcPr>
                                    <w:tcW w:w="474" w:type="dxa"/>
                                  </w:tcPr>
                                  <w:p w14:paraId="79A38FF6" w14:textId="77777777" w:rsidR="004D6677" w:rsidRDefault="004D6677">
                                    <w:pPr>
                                      <w:jc w:val="center"/>
                                    </w:pPr>
                                    <w:r>
                                      <w:t>B</w:t>
                                    </w:r>
                                  </w:p>
                                </w:tc>
                                <w:tc>
                                  <w:tcPr>
                                    <w:tcW w:w="470" w:type="dxa"/>
                                  </w:tcPr>
                                  <w:p w14:paraId="12D6C209" w14:textId="77777777" w:rsidR="004D6677" w:rsidRDefault="004D6677">
                                    <w:pPr>
                                      <w:jc w:val="center"/>
                                    </w:pPr>
                                  </w:p>
                                </w:tc>
                              </w:tr>
                              <w:tr w:rsidR="004D6677" w14:paraId="3DC017AD" w14:textId="77777777">
                                <w:trPr>
                                  <w:trHeight w:hRule="exact" w:val="454"/>
                                </w:trPr>
                                <w:tc>
                                  <w:tcPr>
                                    <w:tcW w:w="232" w:type="dxa"/>
                                    <w:tcBorders>
                                      <w:top w:val="single" w:sz="4" w:space="0" w:color="auto"/>
                                      <w:bottom w:val="single" w:sz="4" w:space="0" w:color="auto"/>
                                      <w:right w:val="single" w:sz="4" w:space="0" w:color="auto"/>
                                    </w:tcBorders>
                                    <w:vAlign w:val="bottom"/>
                                  </w:tcPr>
                                  <w:p w14:paraId="1E0EBA97" w14:textId="77777777" w:rsidR="004D6677" w:rsidRDefault="004D6677">
                                    <w:pPr>
                                      <w:jc w:val="center"/>
                                      <w:rPr>
                                        <w:sz w:val="16"/>
                                      </w:rPr>
                                    </w:pPr>
                                    <w:r>
                                      <w:rPr>
                                        <w:sz w:val="16"/>
                                      </w:rPr>
                                      <w:t>20</w:t>
                                    </w:r>
                                  </w:p>
                                </w:tc>
                                <w:tc>
                                  <w:tcPr>
                                    <w:tcW w:w="474" w:type="dxa"/>
                                    <w:tcBorders>
                                      <w:left w:val="single" w:sz="4" w:space="0" w:color="auto"/>
                                    </w:tcBorders>
                                  </w:tcPr>
                                  <w:p w14:paraId="36190102" w14:textId="77777777" w:rsidR="004D6677" w:rsidRDefault="004D6677">
                                    <w:pPr>
                                      <w:jc w:val="center"/>
                                    </w:pPr>
                                  </w:p>
                                </w:tc>
                                <w:tc>
                                  <w:tcPr>
                                    <w:tcW w:w="473" w:type="dxa"/>
                                  </w:tcPr>
                                  <w:p w14:paraId="78486E82" w14:textId="77777777" w:rsidR="004D6677" w:rsidRDefault="004D6677">
                                    <w:pPr>
                                      <w:jc w:val="center"/>
                                    </w:pPr>
                                  </w:p>
                                </w:tc>
                                <w:tc>
                                  <w:tcPr>
                                    <w:tcW w:w="473" w:type="dxa"/>
                                  </w:tcPr>
                                  <w:p w14:paraId="0DC467B1" w14:textId="77777777" w:rsidR="004D6677" w:rsidRDefault="004D6677">
                                    <w:pPr>
                                      <w:jc w:val="center"/>
                                    </w:pPr>
                                  </w:p>
                                </w:tc>
                                <w:tc>
                                  <w:tcPr>
                                    <w:tcW w:w="473" w:type="dxa"/>
                                  </w:tcPr>
                                  <w:p w14:paraId="42CAAB85" w14:textId="77777777" w:rsidR="004D6677" w:rsidRDefault="004D6677">
                                    <w:pPr>
                                      <w:jc w:val="center"/>
                                    </w:pPr>
                                  </w:p>
                                </w:tc>
                                <w:tc>
                                  <w:tcPr>
                                    <w:tcW w:w="473" w:type="dxa"/>
                                  </w:tcPr>
                                  <w:p w14:paraId="7422EC53" w14:textId="77777777" w:rsidR="004D6677" w:rsidRDefault="004D6677">
                                    <w:pPr>
                                      <w:jc w:val="center"/>
                                    </w:pPr>
                                  </w:p>
                                </w:tc>
                                <w:tc>
                                  <w:tcPr>
                                    <w:tcW w:w="474" w:type="dxa"/>
                                  </w:tcPr>
                                  <w:p w14:paraId="7AD11247" w14:textId="77777777" w:rsidR="004D6677" w:rsidRDefault="004D6677">
                                    <w:pPr>
                                      <w:jc w:val="center"/>
                                    </w:pPr>
                                  </w:p>
                                </w:tc>
                                <w:tc>
                                  <w:tcPr>
                                    <w:tcW w:w="474" w:type="dxa"/>
                                  </w:tcPr>
                                  <w:p w14:paraId="41B71DD0" w14:textId="77777777" w:rsidR="004D6677" w:rsidRDefault="004D6677">
                                    <w:pPr>
                                      <w:jc w:val="center"/>
                                    </w:pPr>
                                  </w:p>
                                </w:tc>
                                <w:tc>
                                  <w:tcPr>
                                    <w:tcW w:w="474" w:type="dxa"/>
                                  </w:tcPr>
                                  <w:p w14:paraId="28FF7D52" w14:textId="77777777" w:rsidR="004D6677" w:rsidRDefault="004D6677">
                                    <w:pPr>
                                      <w:jc w:val="center"/>
                                    </w:pPr>
                                  </w:p>
                                </w:tc>
                                <w:tc>
                                  <w:tcPr>
                                    <w:tcW w:w="470" w:type="dxa"/>
                                  </w:tcPr>
                                  <w:p w14:paraId="6C777493" w14:textId="77777777" w:rsidR="004D6677" w:rsidRDefault="004D6677">
                                    <w:pPr>
                                      <w:jc w:val="center"/>
                                    </w:pPr>
                                  </w:p>
                                </w:tc>
                              </w:tr>
                              <w:tr w:rsidR="004D6677" w14:paraId="69844C5D" w14:textId="77777777">
                                <w:trPr>
                                  <w:trHeight w:hRule="exact" w:val="454"/>
                                </w:trPr>
                                <w:tc>
                                  <w:tcPr>
                                    <w:tcW w:w="232" w:type="dxa"/>
                                    <w:tcBorders>
                                      <w:top w:val="single" w:sz="4" w:space="0" w:color="auto"/>
                                      <w:bottom w:val="single" w:sz="4" w:space="0" w:color="auto"/>
                                      <w:right w:val="single" w:sz="4" w:space="0" w:color="auto"/>
                                    </w:tcBorders>
                                    <w:vAlign w:val="bottom"/>
                                  </w:tcPr>
                                  <w:p w14:paraId="0D590D76" w14:textId="77777777" w:rsidR="004D6677" w:rsidRDefault="004D6677">
                                    <w:pPr>
                                      <w:jc w:val="center"/>
                                      <w:rPr>
                                        <w:sz w:val="16"/>
                                      </w:rPr>
                                    </w:pPr>
                                    <w:r>
                                      <w:rPr>
                                        <w:sz w:val="16"/>
                                      </w:rPr>
                                      <w:t>10</w:t>
                                    </w:r>
                                  </w:p>
                                </w:tc>
                                <w:tc>
                                  <w:tcPr>
                                    <w:tcW w:w="474" w:type="dxa"/>
                                    <w:tcBorders>
                                      <w:left w:val="single" w:sz="4" w:space="0" w:color="auto"/>
                                    </w:tcBorders>
                                  </w:tcPr>
                                  <w:p w14:paraId="2C661187" w14:textId="77777777" w:rsidR="004D6677" w:rsidRDefault="004D6677">
                                    <w:pPr>
                                      <w:jc w:val="center"/>
                                    </w:pPr>
                                  </w:p>
                                </w:tc>
                                <w:tc>
                                  <w:tcPr>
                                    <w:tcW w:w="473" w:type="dxa"/>
                                  </w:tcPr>
                                  <w:p w14:paraId="62BB4195" w14:textId="77777777" w:rsidR="004D6677" w:rsidRDefault="004D6677">
                                    <w:pPr>
                                      <w:jc w:val="center"/>
                                    </w:pPr>
                                  </w:p>
                                </w:tc>
                                <w:tc>
                                  <w:tcPr>
                                    <w:tcW w:w="473" w:type="dxa"/>
                                  </w:tcPr>
                                  <w:p w14:paraId="44CFCD4A" w14:textId="77777777" w:rsidR="004D6677" w:rsidRDefault="004D6677">
                                    <w:pPr>
                                      <w:jc w:val="center"/>
                                    </w:pPr>
                                  </w:p>
                                </w:tc>
                                <w:tc>
                                  <w:tcPr>
                                    <w:tcW w:w="473" w:type="dxa"/>
                                  </w:tcPr>
                                  <w:p w14:paraId="730379C1" w14:textId="77777777" w:rsidR="004D6677" w:rsidRDefault="004D6677">
                                    <w:pPr>
                                      <w:jc w:val="center"/>
                                    </w:pPr>
                                  </w:p>
                                </w:tc>
                                <w:tc>
                                  <w:tcPr>
                                    <w:tcW w:w="473" w:type="dxa"/>
                                  </w:tcPr>
                                  <w:p w14:paraId="6762D433" w14:textId="77777777" w:rsidR="004D6677" w:rsidRDefault="004D6677">
                                    <w:pPr>
                                      <w:jc w:val="center"/>
                                    </w:pPr>
                                  </w:p>
                                </w:tc>
                                <w:tc>
                                  <w:tcPr>
                                    <w:tcW w:w="474" w:type="dxa"/>
                                  </w:tcPr>
                                  <w:p w14:paraId="5573A8BB" w14:textId="77777777" w:rsidR="004D6677" w:rsidRDefault="004D6677">
                                    <w:pPr>
                                      <w:jc w:val="center"/>
                                    </w:pPr>
                                  </w:p>
                                </w:tc>
                                <w:tc>
                                  <w:tcPr>
                                    <w:tcW w:w="474" w:type="dxa"/>
                                  </w:tcPr>
                                  <w:p w14:paraId="511CDF9B" w14:textId="77777777" w:rsidR="004D6677" w:rsidRDefault="004D6677">
                                    <w:pPr>
                                      <w:jc w:val="center"/>
                                    </w:pPr>
                                  </w:p>
                                </w:tc>
                                <w:tc>
                                  <w:tcPr>
                                    <w:tcW w:w="474" w:type="dxa"/>
                                  </w:tcPr>
                                  <w:p w14:paraId="5BBB16B2" w14:textId="77777777" w:rsidR="004D6677" w:rsidRDefault="004D6677">
                                    <w:pPr>
                                      <w:jc w:val="center"/>
                                    </w:pPr>
                                  </w:p>
                                </w:tc>
                                <w:tc>
                                  <w:tcPr>
                                    <w:tcW w:w="470" w:type="dxa"/>
                                  </w:tcPr>
                                  <w:p w14:paraId="33629F41" w14:textId="77777777" w:rsidR="004D6677" w:rsidRDefault="004D6677">
                                    <w:pPr>
                                      <w:jc w:val="center"/>
                                    </w:pPr>
                                  </w:p>
                                </w:tc>
                              </w:tr>
                              <w:tr w:rsidR="004D6677" w14:paraId="2B20B8B9" w14:textId="77777777">
                                <w:trPr>
                                  <w:trHeight w:hRule="exact" w:val="454"/>
                                </w:trPr>
                                <w:tc>
                                  <w:tcPr>
                                    <w:tcW w:w="232" w:type="dxa"/>
                                    <w:tcBorders>
                                      <w:top w:val="single" w:sz="4" w:space="0" w:color="auto"/>
                                      <w:right w:val="single" w:sz="4" w:space="0" w:color="auto"/>
                                    </w:tcBorders>
                                    <w:vAlign w:val="bottom"/>
                                  </w:tcPr>
                                  <w:p w14:paraId="13727E21" w14:textId="77777777" w:rsidR="004D6677" w:rsidRDefault="004D6677">
                                    <w:pPr>
                                      <w:jc w:val="center"/>
                                      <w:rPr>
                                        <w:sz w:val="16"/>
                                      </w:rPr>
                                    </w:pPr>
                                    <w:r>
                                      <w:rPr>
                                        <w:sz w:val="16"/>
                                      </w:rPr>
                                      <w:t>0</w:t>
                                    </w:r>
                                  </w:p>
                                </w:tc>
                                <w:tc>
                                  <w:tcPr>
                                    <w:tcW w:w="474" w:type="dxa"/>
                                    <w:tcBorders>
                                      <w:left w:val="single" w:sz="4" w:space="0" w:color="auto"/>
                                      <w:bottom w:val="single" w:sz="4" w:space="0" w:color="auto"/>
                                    </w:tcBorders>
                                  </w:tcPr>
                                  <w:p w14:paraId="2A5D7282" w14:textId="77777777" w:rsidR="004D6677" w:rsidRDefault="004D6677">
                                    <w:pPr>
                                      <w:jc w:val="center"/>
                                    </w:pPr>
                                  </w:p>
                                </w:tc>
                                <w:tc>
                                  <w:tcPr>
                                    <w:tcW w:w="473" w:type="dxa"/>
                                    <w:tcBorders>
                                      <w:bottom w:val="single" w:sz="4" w:space="0" w:color="auto"/>
                                    </w:tcBorders>
                                  </w:tcPr>
                                  <w:p w14:paraId="5DFEB9BF" w14:textId="77777777" w:rsidR="004D6677" w:rsidRDefault="004D6677">
                                    <w:pPr>
                                      <w:jc w:val="center"/>
                                    </w:pPr>
                                  </w:p>
                                </w:tc>
                                <w:tc>
                                  <w:tcPr>
                                    <w:tcW w:w="473" w:type="dxa"/>
                                    <w:tcBorders>
                                      <w:bottom w:val="single" w:sz="4" w:space="0" w:color="auto"/>
                                    </w:tcBorders>
                                  </w:tcPr>
                                  <w:p w14:paraId="1028AA08" w14:textId="77777777" w:rsidR="004D6677" w:rsidRDefault="004D6677">
                                    <w:pPr>
                                      <w:jc w:val="center"/>
                                    </w:pPr>
                                  </w:p>
                                </w:tc>
                                <w:tc>
                                  <w:tcPr>
                                    <w:tcW w:w="473" w:type="dxa"/>
                                    <w:tcBorders>
                                      <w:bottom w:val="single" w:sz="4" w:space="0" w:color="auto"/>
                                    </w:tcBorders>
                                  </w:tcPr>
                                  <w:p w14:paraId="030FBFFD" w14:textId="77777777" w:rsidR="004D6677" w:rsidRDefault="004D6677">
                                    <w:pPr>
                                      <w:jc w:val="center"/>
                                    </w:pPr>
                                  </w:p>
                                </w:tc>
                                <w:tc>
                                  <w:tcPr>
                                    <w:tcW w:w="473" w:type="dxa"/>
                                    <w:tcBorders>
                                      <w:bottom w:val="single" w:sz="4" w:space="0" w:color="auto"/>
                                    </w:tcBorders>
                                  </w:tcPr>
                                  <w:p w14:paraId="0E45008A" w14:textId="77777777" w:rsidR="004D6677" w:rsidRDefault="004D6677">
                                    <w:pPr>
                                      <w:jc w:val="center"/>
                                    </w:pPr>
                                  </w:p>
                                </w:tc>
                                <w:tc>
                                  <w:tcPr>
                                    <w:tcW w:w="474" w:type="dxa"/>
                                    <w:tcBorders>
                                      <w:bottom w:val="single" w:sz="4" w:space="0" w:color="auto"/>
                                    </w:tcBorders>
                                  </w:tcPr>
                                  <w:p w14:paraId="08326762" w14:textId="77777777" w:rsidR="004D6677" w:rsidRDefault="004D6677">
                                    <w:pPr>
                                      <w:jc w:val="center"/>
                                    </w:pPr>
                                  </w:p>
                                </w:tc>
                                <w:tc>
                                  <w:tcPr>
                                    <w:tcW w:w="474" w:type="dxa"/>
                                    <w:tcBorders>
                                      <w:bottom w:val="single" w:sz="4" w:space="0" w:color="auto"/>
                                    </w:tcBorders>
                                  </w:tcPr>
                                  <w:p w14:paraId="10B4DC64" w14:textId="77777777" w:rsidR="004D6677" w:rsidRDefault="004D6677">
                                    <w:pPr>
                                      <w:jc w:val="center"/>
                                    </w:pPr>
                                  </w:p>
                                </w:tc>
                                <w:tc>
                                  <w:tcPr>
                                    <w:tcW w:w="474" w:type="dxa"/>
                                    <w:tcBorders>
                                      <w:bottom w:val="single" w:sz="4" w:space="0" w:color="auto"/>
                                    </w:tcBorders>
                                  </w:tcPr>
                                  <w:p w14:paraId="0577AE3D" w14:textId="77777777" w:rsidR="004D6677" w:rsidRDefault="004D6677">
                                    <w:pPr>
                                      <w:jc w:val="center"/>
                                    </w:pPr>
                                  </w:p>
                                </w:tc>
                                <w:tc>
                                  <w:tcPr>
                                    <w:tcW w:w="470" w:type="dxa"/>
                                    <w:tcBorders>
                                      <w:bottom w:val="single" w:sz="4" w:space="0" w:color="auto"/>
                                    </w:tcBorders>
                                  </w:tcPr>
                                  <w:p w14:paraId="5B641FB1" w14:textId="77777777" w:rsidR="004D6677" w:rsidRDefault="004D6677">
                                    <w:pPr>
                                      <w:jc w:val="center"/>
                                    </w:pPr>
                                  </w:p>
                                </w:tc>
                              </w:tr>
                              <w:tr w:rsidR="004D6677" w14:paraId="5D674EED" w14:textId="77777777">
                                <w:trPr>
                                  <w:trHeight w:hRule="exact" w:val="226"/>
                                </w:trPr>
                                <w:tc>
                                  <w:tcPr>
                                    <w:tcW w:w="232" w:type="dxa"/>
                                    <w:vAlign w:val="center"/>
                                  </w:tcPr>
                                  <w:p w14:paraId="215B4882" w14:textId="77777777" w:rsidR="004D6677" w:rsidRDefault="004D6677">
                                    <w:pPr>
                                      <w:jc w:val="center"/>
                                      <w:rPr>
                                        <w:sz w:val="16"/>
                                      </w:rPr>
                                    </w:pPr>
                                  </w:p>
                                </w:tc>
                                <w:tc>
                                  <w:tcPr>
                                    <w:tcW w:w="474" w:type="dxa"/>
                                    <w:tcBorders>
                                      <w:top w:val="single" w:sz="4" w:space="0" w:color="auto"/>
                                      <w:right w:val="single" w:sz="4" w:space="0" w:color="auto"/>
                                    </w:tcBorders>
                                  </w:tcPr>
                                  <w:p w14:paraId="45F958A7" w14:textId="77777777" w:rsidR="004D6677" w:rsidRDefault="004D6677">
                                    <w:pPr>
                                      <w:jc w:val="right"/>
                                      <w:rPr>
                                        <w:sz w:val="16"/>
                                      </w:rPr>
                                    </w:pPr>
                                    <w:r>
                                      <w:rPr>
                                        <w:sz w:val="16"/>
                                      </w:rPr>
                                      <w:t>10</w:t>
                                    </w:r>
                                  </w:p>
                                </w:tc>
                                <w:tc>
                                  <w:tcPr>
                                    <w:tcW w:w="473" w:type="dxa"/>
                                    <w:tcBorders>
                                      <w:top w:val="single" w:sz="4" w:space="0" w:color="auto"/>
                                      <w:left w:val="single" w:sz="4" w:space="0" w:color="auto"/>
                                      <w:right w:val="single" w:sz="4" w:space="0" w:color="auto"/>
                                    </w:tcBorders>
                                  </w:tcPr>
                                  <w:p w14:paraId="09CAC5B4" w14:textId="77777777" w:rsidR="004D6677" w:rsidRDefault="004D6677">
                                    <w:pPr>
                                      <w:jc w:val="right"/>
                                      <w:rPr>
                                        <w:sz w:val="16"/>
                                      </w:rPr>
                                    </w:pPr>
                                    <w:r>
                                      <w:rPr>
                                        <w:sz w:val="16"/>
                                      </w:rPr>
                                      <w:t>20</w:t>
                                    </w:r>
                                  </w:p>
                                </w:tc>
                                <w:tc>
                                  <w:tcPr>
                                    <w:tcW w:w="473" w:type="dxa"/>
                                    <w:tcBorders>
                                      <w:top w:val="single" w:sz="4" w:space="0" w:color="auto"/>
                                      <w:left w:val="single" w:sz="4" w:space="0" w:color="auto"/>
                                      <w:right w:val="single" w:sz="4" w:space="0" w:color="auto"/>
                                    </w:tcBorders>
                                  </w:tcPr>
                                  <w:p w14:paraId="430F455C" w14:textId="77777777" w:rsidR="004D6677" w:rsidRDefault="004D6677">
                                    <w:pPr>
                                      <w:jc w:val="right"/>
                                      <w:rPr>
                                        <w:sz w:val="16"/>
                                      </w:rPr>
                                    </w:pPr>
                                    <w:r>
                                      <w:rPr>
                                        <w:sz w:val="16"/>
                                      </w:rPr>
                                      <w:t>30</w:t>
                                    </w:r>
                                  </w:p>
                                </w:tc>
                                <w:tc>
                                  <w:tcPr>
                                    <w:tcW w:w="473" w:type="dxa"/>
                                    <w:tcBorders>
                                      <w:top w:val="single" w:sz="4" w:space="0" w:color="auto"/>
                                      <w:left w:val="single" w:sz="4" w:space="0" w:color="auto"/>
                                      <w:right w:val="single" w:sz="4" w:space="0" w:color="auto"/>
                                    </w:tcBorders>
                                  </w:tcPr>
                                  <w:p w14:paraId="3BE4B263" w14:textId="77777777" w:rsidR="004D6677" w:rsidRDefault="004D6677">
                                    <w:pPr>
                                      <w:jc w:val="right"/>
                                      <w:rPr>
                                        <w:sz w:val="16"/>
                                      </w:rPr>
                                    </w:pPr>
                                    <w:r>
                                      <w:rPr>
                                        <w:sz w:val="16"/>
                                      </w:rPr>
                                      <w:t>40</w:t>
                                    </w:r>
                                  </w:p>
                                </w:tc>
                                <w:tc>
                                  <w:tcPr>
                                    <w:tcW w:w="473" w:type="dxa"/>
                                    <w:tcBorders>
                                      <w:top w:val="single" w:sz="4" w:space="0" w:color="auto"/>
                                      <w:left w:val="single" w:sz="4" w:space="0" w:color="auto"/>
                                      <w:right w:val="single" w:sz="4" w:space="0" w:color="auto"/>
                                    </w:tcBorders>
                                  </w:tcPr>
                                  <w:p w14:paraId="4F9C633F" w14:textId="77777777" w:rsidR="004D6677" w:rsidRDefault="004D6677">
                                    <w:pPr>
                                      <w:jc w:val="right"/>
                                      <w:rPr>
                                        <w:sz w:val="16"/>
                                      </w:rPr>
                                    </w:pPr>
                                    <w:r>
                                      <w:rPr>
                                        <w:sz w:val="16"/>
                                      </w:rPr>
                                      <w:t>50</w:t>
                                    </w:r>
                                  </w:p>
                                </w:tc>
                                <w:tc>
                                  <w:tcPr>
                                    <w:tcW w:w="474" w:type="dxa"/>
                                    <w:tcBorders>
                                      <w:top w:val="single" w:sz="4" w:space="0" w:color="auto"/>
                                      <w:left w:val="single" w:sz="4" w:space="0" w:color="auto"/>
                                      <w:right w:val="single" w:sz="4" w:space="0" w:color="auto"/>
                                    </w:tcBorders>
                                  </w:tcPr>
                                  <w:p w14:paraId="3D983537" w14:textId="77777777" w:rsidR="004D6677" w:rsidRDefault="004D6677">
                                    <w:pPr>
                                      <w:jc w:val="right"/>
                                      <w:rPr>
                                        <w:sz w:val="16"/>
                                      </w:rPr>
                                    </w:pPr>
                                    <w:r>
                                      <w:rPr>
                                        <w:sz w:val="16"/>
                                      </w:rPr>
                                      <w:t>60</w:t>
                                    </w:r>
                                  </w:p>
                                </w:tc>
                                <w:tc>
                                  <w:tcPr>
                                    <w:tcW w:w="474" w:type="dxa"/>
                                    <w:tcBorders>
                                      <w:top w:val="single" w:sz="4" w:space="0" w:color="auto"/>
                                      <w:left w:val="single" w:sz="4" w:space="0" w:color="auto"/>
                                    </w:tcBorders>
                                  </w:tcPr>
                                  <w:p w14:paraId="133E43D8" w14:textId="77777777" w:rsidR="004D6677" w:rsidRDefault="004D6677">
                                    <w:pPr>
                                      <w:jc w:val="right"/>
                                      <w:rPr>
                                        <w:sz w:val="16"/>
                                      </w:rPr>
                                    </w:pPr>
                                    <w:r>
                                      <w:rPr>
                                        <w:sz w:val="16"/>
                                      </w:rPr>
                                      <w:t>70</w:t>
                                    </w:r>
                                  </w:p>
                                </w:tc>
                                <w:tc>
                                  <w:tcPr>
                                    <w:tcW w:w="474" w:type="dxa"/>
                                    <w:tcBorders>
                                      <w:top w:val="single" w:sz="4" w:space="0" w:color="auto"/>
                                      <w:left w:val="single" w:sz="4" w:space="0" w:color="auto"/>
                                    </w:tcBorders>
                                  </w:tcPr>
                                  <w:p w14:paraId="56BD662C" w14:textId="77777777" w:rsidR="004D6677" w:rsidRDefault="004D6677">
                                    <w:pPr>
                                      <w:jc w:val="right"/>
                                      <w:rPr>
                                        <w:sz w:val="16"/>
                                      </w:rPr>
                                    </w:pPr>
                                    <w:r>
                                      <w:rPr>
                                        <w:sz w:val="16"/>
                                      </w:rPr>
                                      <w:t>80</w:t>
                                    </w:r>
                                  </w:p>
                                </w:tc>
                                <w:tc>
                                  <w:tcPr>
                                    <w:tcW w:w="470" w:type="dxa"/>
                                    <w:tcBorders>
                                      <w:top w:val="single" w:sz="4" w:space="0" w:color="auto"/>
                                      <w:left w:val="single" w:sz="4" w:space="0" w:color="auto"/>
                                    </w:tcBorders>
                                  </w:tcPr>
                                  <w:p w14:paraId="3B05825F" w14:textId="77777777" w:rsidR="004D6677" w:rsidRDefault="004D6677">
                                    <w:pPr>
                                      <w:jc w:val="right"/>
                                      <w:rPr>
                                        <w:sz w:val="16"/>
                                      </w:rPr>
                                    </w:pPr>
                                    <w:r>
                                      <w:rPr>
                                        <w:sz w:val="16"/>
                                      </w:rPr>
                                      <w:t>90</w:t>
                                    </w:r>
                                  </w:p>
                                </w:tc>
                              </w:tr>
                            </w:tbl>
                            <w:p w14:paraId="5F4BC0D3" w14:textId="77777777" w:rsidR="004D6677" w:rsidRDefault="004D6677" w:rsidP="00F610CB">
                              <w:pPr>
                                <w:pStyle w:val="Header"/>
                                <w:jc w:val="right"/>
                              </w:pPr>
                              <w:r>
                                <w:t>Trục X</w:t>
                              </w:r>
                            </w:p>
                          </w:txbxContent>
                        </wps:txbx>
                        <wps:bodyPr rot="0" vert="horz" wrap="square" lIns="0" tIns="0" rIns="0" bIns="0" anchor="t" anchorCtr="0" upright="1">
                          <a:noAutofit/>
                        </wps:bodyPr>
                      </wps:wsp>
                      <wpg:grpSp>
                        <wpg:cNvPr id="519" name="Group 1185"/>
                        <wpg:cNvGrpSpPr>
                          <a:grpSpLocks/>
                        </wpg:cNvGrpSpPr>
                        <wpg:grpSpPr bwMode="auto">
                          <a:xfrm>
                            <a:off x="4150" y="2137"/>
                            <a:ext cx="4500" cy="3075"/>
                            <a:chOff x="4290" y="6390"/>
                            <a:chExt cx="4500" cy="3075"/>
                          </a:xfrm>
                        </wpg:grpSpPr>
                        <wps:wsp>
                          <wps:cNvPr id="520" name="Line 1186"/>
                          <wps:cNvCnPr>
                            <a:cxnSpLocks noChangeShapeType="1"/>
                          </wps:cNvCnPr>
                          <wps:spPr bwMode="auto">
                            <a:xfrm flipH="1">
                              <a:off x="6375" y="8900"/>
                              <a:ext cx="1311" cy="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1" name="Oval 1187"/>
                          <wps:cNvSpPr>
                            <a:spLocks noChangeArrowheads="1"/>
                          </wps:cNvSpPr>
                          <wps:spPr bwMode="auto">
                            <a:xfrm>
                              <a:off x="7257" y="7871"/>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22" name="Line 1188"/>
                          <wps:cNvCnPr>
                            <a:cxnSpLocks noChangeShapeType="1"/>
                          </wps:cNvCnPr>
                          <wps:spPr bwMode="auto">
                            <a:xfrm flipV="1">
                              <a:off x="4779" y="6833"/>
                              <a:ext cx="0" cy="2394"/>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3" name="Line 1189"/>
                          <wps:cNvCnPr>
                            <a:cxnSpLocks noChangeShapeType="1"/>
                          </wps:cNvCnPr>
                          <wps:spPr bwMode="auto">
                            <a:xfrm>
                              <a:off x="4779" y="9227"/>
                              <a:ext cx="3488" cy="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4" name="Line 1190"/>
                          <wps:cNvCnPr>
                            <a:cxnSpLocks noChangeShapeType="1"/>
                          </wps:cNvCnPr>
                          <wps:spPr bwMode="auto">
                            <a:xfrm flipV="1">
                              <a:off x="8256" y="6833"/>
                              <a:ext cx="0" cy="2394"/>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5" name="Line 1191"/>
                          <wps:cNvCnPr>
                            <a:cxnSpLocks noChangeShapeType="1"/>
                          </wps:cNvCnPr>
                          <wps:spPr bwMode="auto">
                            <a:xfrm>
                              <a:off x="4779" y="6833"/>
                              <a:ext cx="3488" cy="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6" name="Line 1192"/>
                          <wps:cNvCnPr>
                            <a:cxnSpLocks noChangeShapeType="1"/>
                          </wps:cNvCnPr>
                          <wps:spPr bwMode="auto">
                            <a:xfrm flipH="1" flipV="1">
                              <a:off x="7515" y="8444"/>
                              <a:ext cx="171" cy="456"/>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7" name="Line 1193"/>
                          <wps:cNvCnPr>
                            <a:cxnSpLocks noChangeShapeType="1"/>
                          </wps:cNvCnPr>
                          <wps:spPr bwMode="auto">
                            <a:xfrm flipH="1">
                              <a:off x="6717" y="8444"/>
                              <a:ext cx="798" cy="57"/>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8" name="Line 1194"/>
                          <wps:cNvCnPr>
                            <a:cxnSpLocks noChangeShapeType="1"/>
                          </wps:cNvCnPr>
                          <wps:spPr bwMode="auto">
                            <a:xfrm flipH="1">
                              <a:off x="6375" y="8501"/>
                              <a:ext cx="342" cy="399"/>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g:cNvPr id="529" name="Group 1195"/>
                          <wpg:cNvGrpSpPr>
                            <a:grpSpLocks/>
                          </wpg:cNvGrpSpPr>
                          <wpg:grpSpPr bwMode="auto">
                            <a:xfrm>
                              <a:off x="4779" y="7320"/>
                              <a:ext cx="3456" cy="1238"/>
                              <a:chOff x="4779" y="7320"/>
                              <a:chExt cx="3456" cy="1238"/>
                            </a:xfrm>
                          </wpg:grpSpPr>
                          <wps:wsp>
                            <wps:cNvPr id="530" name="Line 1196"/>
                            <wps:cNvCnPr>
                              <a:cxnSpLocks noChangeShapeType="1"/>
                            </wps:cNvCnPr>
                            <wps:spPr bwMode="auto">
                              <a:xfrm flipV="1">
                                <a:off x="4779" y="8444"/>
                                <a:ext cx="741" cy="114"/>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31" name="Line 1197"/>
                            <wps:cNvCnPr>
                              <a:cxnSpLocks noChangeShapeType="1"/>
                            </wps:cNvCnPr>
                            <wps:spPr bwMode="auto">
                              <a:xfrm flipV="1">
                                <a:off x="5520" y="8144"/>
                                <a:ext cx="570" cy="30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32" name="Line 1198"/>
                            <wps:cNvCnPr>
                              <a:cxnSpLocks noChangeShapeType="1"/>
                            </wps:cNvCnPr>
                            <wps:spPr bwMode="auto">
                              <a:xfrm flipV="1">
                                <a:off x="6090" y="7913"/>
                                <a:ext cx="1167" cy="231"/>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33" name="Line 1199"/>
                            <wps:cNvCnPr>
                              <a:cxnSpLocks noChangeShapeType="1"/>
                            </wps:cNvCnPr>
                            <wps:spPr bwMode="auto">
                              <a:xfrm flipV="1">
                                <a:off x="7290" y="7320"/>
                                <a:ext cx="945" cy="58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g:grpSp>
                          <wpg:cNvPr id="534" name="Group 1200"/>
                          <wpg:cNvGrpSpPr>
                            <a:grpSpLocks/>
                          </wpg:cNvGrpSpPr>
                          <wpg:grpSpPr bwMode="auto">
                            <a:xfrm>
                              <a:off x="5730" y="6840"/>
                              <a:ext cx="615" cy="1095"/>
                              <a:chOff x="5730" y="6840"/>
                              <a:chExt cx="615" cy="1095"/>
                            </a:xfrm>
                          </wpg:grpSpPr>
                          <wps:wsp>
                            <wps:cNvPr id="535" name="Line 1201"/>
                            <wps:cNvCnPr>
                              <a:cxnSpLocks noChangeShapeType="1"/>
                            </wps:cNvCnPr>
                            <wps:spPr bwMode="auto">
                              <a:xfrm flipV="1">
                                <a:off x="5730" y="7275"/>
                                <a:ext cx="0" cy="66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36" name="Line 1202"/>
                            <wps:cNvCnPr>
                              <a:cxnSpLocks noChangeShapeType="1"/>
                            </wps:cNvCnPr>
                            <wps:spPr bwMode="auto">
                              <a:xfrm flipH="1">
                                <a:off x="5745" y="6840"/>
                                <a:ext cx="600" cy="42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s:wsp>
                          <wps:cNvPr id="537" name="Oval 1203"/>
                          <wps:cNvSpPr>
                            <a:spLocks noChangeArrowheads="1"/>
                          </wps:cNvSpPr>
                          <wps:spPr bwMode="auto">
                            <a:xfrm>
                              <a:off x="8214" y="7289"/>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38" name="Oval 1204"/>
                          <wps:cNvSpPr>
                            <a:spLocks noChangeArrowheads="1"/>
                          </wps:cNvSpPr>
                          <wps:spPr bwMode="auto">
                            <a:xfrm>
                              <a:off x="6294" y="6815"/>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39" name="Oval 1205"/>
                          <wps:cNvSpPr>
                            <a:spLocks noChangeArrowheads="1"/>
                          </wps:cNvSpPr>
                          <wps:spPr bwMode="auto">
                            <a:xfrm>
                              <a:off x="5703" y="7253"/>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0" name="Oval 1206"/>
                          <wps:cNvSpPr>
                            <a:spLocks noChangeArrowheads="1"/>
                          </wps:cNvSpPr>
                          <wps:spPr bwMode="auto">
                            <a:xfrm>
                              <a:off x="6054" y="8126"/>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1" name="Oval 1207"/>
                          <wps:cNvSpPr>
                            <a:spLocks noChangeArrowheads="1"/>
                          </wps:cNvSpPr>
                          <wps:spPr bwMode="auto">
                            <a:xfrm>
                              <a:off x="5484" y="8411"/>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2" name="Oval 1208"/>
                          <wps:cNvSpPr>
                            <a:spLocks noChangeArrowheads="1"/>
                          </wps:cNvSpPr>
                          <wps:spPr bwMode="auto">
                            <a:xfrm>
                              <a:off x="4764" y="8531"/>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3" name="Oval 1209"/>
                          <wps:cNvSpPr>
                            <a:spLocks noChangeArrowheads="1"/>
                          </wps:cNvSpPr>
                          <wps:spPr bwMode="auto">
                            <a:xfrm>
                              <a:off x="6369" y="8846"/>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4" name="Oval 1210"/>
                          <wps:cNvSpPr>
                            <a:spLocks noChangeArrowheads="1"/>
                          </wps:cNvSpPr>
                          <wps:spPr bwMode="auto">
                            <a:xfrm>
                              <a:off x="6699" y="8471"/>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5" name="Oval 1211"/>
                          <wps:cNvSpPr>
                            <a:spLocks noChangeArrowheads="1"/>
                          </wps:cNvSpPr>
                          <wps:spPr bwMode="auto">
                            <a:xfrm>
                              <a:off x="7464" y="8426"/>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6" name="Oval 1212"/>
                          <wps:cNvSpPr>
                            <a:spLocks noChangeArrowheads="1"/>
                          </wps:cNvSpPr>
                          <wps:spPr bwMode="auto">
                            <a:xfrm>
                              <a:off x="7629" y="8846"/>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7" name="Oval 1213"/>
                          <wps:cNvSpPr>
                            <a:spLocks noChangeArrowheads="1"/>
                          </wps:cNvSpPr>
                          <wps:spPr bwMode="auto">
                            <a:xfrm>
                              <a:off x="5574" y="8816"/>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8" name="Text Box 1214"/>
                          <wps:cNvSpPr txBox="1">
                            <a:spLocks noChangeArrowheads="1"/>
                          </wps:cNvSpPr>
                          <wps:spPr bwMode="auto">
                            <a:xfrm>
                              <a:off x="6945" y="886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C2982" w14:textId="77777777" w:rsidR="004D6677" w:rsidRDefault="004D6677" w:rsidP="00F610CB">
                                <w:pPr>
                                  <w:jc w:val="center"/>
                                  <w:rPr>
                                    <w:vertAlign w:val="subscript"/>
                                  </w:rPr>
                                </w:pPr>
                                <w:r>
                                  <w:t>a</w:t>
                                </w:r>
                                <w:r>
                                  <w:rPr>
                                    <w:vertAlign w:val="subscript"/>
                                  </w:rPr>
                                  <w:t>7</w:t>
                                </w:r>
                              </w:p>
                            </w:txbxContent>
                          </wps:txbx>
                          <wps:bodyPr rot="0" vert="horz" wrap="square" lIns="0" tIns="0" rIns="0" bIns="0" anchor="t" anchorCtr="0" upright="1">
                            <a:noAutofit/>
                          </wps:bodyPr>
                        </wps:wsp>
                        <wps:wsp>
                          <wps:cNvPr id="549" name="Text Box 1215"/>
                          <wps:cNvSpPr txBox="1">
                            <a:spLocks noChangeArrowheads="1"/>
                          </wps:cNvSpPr>
                          <wps:spPr bwMode="auto">
                            <a:xfrm>
                              <a:off x="6570" y="724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B58F9" w14:textId="77777777" w:rsidR="004D6677" w:rsidRDefault="004D6677" w:rsidP="00F610CB">
                                <w:pPr>
                                  <w:jc w:val="center"/>
                                </w:pPr>
                                <w:r>
                                  <w:t>A</w:t>
                                </w:r>
                              </w:p>
                            </w:txbxContent>
                          </wps:txbx>
                          <wps:bodyPr rot="0" vert="horz" wrap="square" lIns="0" tIns="0" rIns="0" bIns="0" anchor="t" anchorCtr="0" upright="1">
                            <a:noAutofit/>
                          </wps:bodyPr>
                        </wps:wsp>
                        <wps:wsp>
                          <wps:cNvPr id="550" name="Text Box 1216"/>
                          <wps:cNvSpPr txBox="1">
                            <a:spLocks noChangeArrowheads="1"/>
                          </wps:cNvSpPr>
                          <wps:spPr bwMode="auto">
                            <a:xfrm>
                              <a:off x="8385" y="816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80573" w14:textId="77777777" w:rsidR="004D6677" w:rsidRDefault="004D6677" w:rsidP="00F610CB">
                                <w:pPr>
                                  <w:jc w:val="center"/>
                                </w:pPr>
                                <w:r>
                                  <w:t>E</w:t>
                                </w:r>
                              </w:p>
                            </w:txbxContent>
                          </wps:txbx>
                          <wps:bodyPr rot="0" vert="horz" wrap="square" lIns="0" tIns="0" rIns="0" bIns="0" anchor="t" anchorCtr="0" upright="1">
                            <a:noAutofit/>
                          </wps:bodyPr>
                        </wps:wsp>
                        <wps:wsp>
                          <wps:cNvPr id="551" name="Text Box 1217"/>
                          <wps:cNvSpPr txBox="1">
                            <a:spLocks noChangeArrowheads="1"/>
                          </wps:cNvSpPr>
                          <wps:spPr bwMode="auto">
                            <a:xfrm>
                              <a:off x="6870" y="856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D651" w14:textId="77777777" w:rsidR="004D6677" w:rsidRDefault="004D6677" w:rsidP="00F610CB">
                                <w:pPr>
                                  <w:jc w:val="center"/>
                                </w:pPr>
                                <w:r>
                                  <w:t>C</w:t>
                                </w:r>
                              </w:p>
                            </w:txbxContent>
                          </wps:txbx>
                          <wps:bodyPr rot="0" vert="horz" wrap="square" lIns="0" tIns="0" rIns="0" bIns="0" anchor="t" anchorCtr="0" upright="1">
                            <a:noAutofit/>
                          </wps:bodyPr>
                        </wps:wsp>
                        <wps:wsp>
                          <wps:cNvPr id="552" name="Text Box 1218"/>
                          <wps:cNvSpPr txBox="1">
                            <a:spLocks noChangeArrowheads="1"/>
                          </wps:cNvSpPr>
                          <wps:spPr bwMode="auto">
                            <a:xfrm>
                              <a:off x="5325" y="639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B6C8D" w14:textId="77777777" w:rsidR="004D6677" w:rsidRDefault="004D6677" w:rsidP="00F610CB">
                                <w:pPr>
                                  <w:jc w:val="center"/>
                                </w:pPr>
                                <w:r>
                                  <w:t>E</w:t>
                                </w:r>
                              </w:p>
                            </w:txbxContent>
                          </wps:txbx>
                          <wps:bodyPr rot="0" vert="horz" wrap="square" lIns="0" tIns="0" rIns="0" bIns="0" anchor="t" anchorCtr="0" upright="1">
                            <a:noAutofit/>
                          </wps:bodyPr>
                        </wps:wsp>
                        <wps:wsp>
                          <wps:cNvPr id="553" name="Text Box 1219"/>
                          <wps:cNvSpPr txBox="1">
                            <a:spLocks noChangeArrowheads="1"/>
                          </wps:cNvSpPr>
                          <wps:spPr bwMode="auto">
                            <a:xfrm>
                              <a:off x="6135" y="649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49D47" w14:textId="77777777" w:rsidR="004D6677" w:rsidRDefault="004D6677" w:rsidP="00F610CB">
                                <w:pPr>
                                  <w:jc w:val="center"/>
                                  <w:rPr>
                                    <w:vertAlign w:val="subscript"/>
                                  </w:rPr>
                                </w:pPr>
                                <w:r>
                                  <w:t>N</w:t>
                                </w:r>
                                <w:r>
                                  <w:rPr>
                                    <w:vertAlign w:val="subscript"/>
                                  </w:rPr>
                                  <w:t>1</w:t>
                                </w:r>
                              </w:p>
                            </w:txbxContent>
                          </wps:txbx>
                          <wps:bodyPr rot="0" vert="horz" wrap="square" lIns="0" tIns="0" rIns="0" bIns="0" anchor="t" anchorCtr="0" upright="1">
                            <a:noAutofit/>
                          </wps:bodyPr>
                        </wps:wsp>
                        <wps:wsp>
                          <wps:cNvPr id="554" name="Text Box 1220"/>
                          <wps:cNvSpPr txBox="1">
                            <a:spLocks noChangeArrowheads="1"/>
                          </wps:cNvSpPr>
                          <wps:spPr bwMode="auto">
                            <a:xfrm>
                              <a:off x="8370" y="717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BEFE9" w14:textId="77777777" w:rsidR="004D6677" w:rsidRDefault="004D6677" w:rsidP="00F610CB">
                                <w:pPr>
                                  <w:jc w:val="center"/>
                                  <w:rPr>
                                    <w:vertAlign w:val="subscript"/>
                                  </w:rPr>
                                </w:pPr>
                                <w:r>
                                  <w:t>N</w:t>
                                </w:r>
                                <w:r>
                                  <w:rPr>
                                    <w:vertAlign w:val="subscript"/>
                                  </w:rPr>
                                  <w:t>2</w:t>
                                </w:r>
                              </w:p>
                            </w:txbxContent>
                          </wps:txbx>
                          <wps:bodyPr rot="0" vert="horz" wrap="square" lIns="0" tIns="0" rIns="0" bIns="0" anchor="t" anchorCtr="0" upright="1">
                            <a:noAutofit/>
                          </wps:bodyPr>
                        </wps:wsp>
                        <wps:wsp>
                          <wps:cNvPr id="555" name="Text Box 1221"/>
                          <wps:cNvSpPr txBox="1">
                            <a:spLocks noChangeArrowheads="1"/>
                          </wps:cNvSpPr>
                          <wps:spPr bwMode="auto">
                            <a:xfrm>
                              <a:off x="4290" y="843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A2BE1" w14:textId="77777777" w:rsidR="004D6677" w:rsidRDefault="004D6677" w:rsidP="00F610CB">
                                <w:pPr>
                                  <w:jc w:val="center"/>
                                  <w:rPr>
                                    <w:vertAlign w:val="subscript"/>
                                  </w:rPr>
                                </w:pPr>
                                <w:r>
                                  <w:t>N</w:t>
                                </w:r>
                                <w:r>
                                  <w:rPr>
                                    <w:vertAlign w:val="subscript"/>
                                  </w:rPr>
                                  <w:t>3</w:t>
                                </w:r>
                              </w:p>
                            </w:txbxContent>
                          </wps:txbx>
                          <wps:bodyPr rot="0" vert="horz" wrap="square" lIns="0" tIns="0" rIns="0" bIns="0" anchor="t" anchorCtr="0" upright="1">
                            <a:noAutofit/>
                          </wps:bodyPr>
                        </wps:wsp>
                        <wps:wsp>
                          <wps:cNvPr id="556" name="Oval 1222"/>
                          <wps:cNvSpPr>
                            <a:spLocks noChangeArrowheads="1"/>
                          </wps:cNvSpPr>
                          <wps:spPr bwMode="auto">
                            <a:xfrm>
                              <a:off x="5694" y="7886"/>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57" name="Text Box 1223"/>
                          <wps:cNvSpPr txBox="1">
                            <a:spLocks noChangeArrowheads="1"/>
                          </wps:cNvSpPr>
                          <wps:spPr bwMode="auto">
                            <a:xfrm>
                              <a:off x="5325" y="781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11E23" w14:textId="77777777" w:rsidR="004D6677" w:rsidRDefault="004D6677" w:rsidP="00F610CB">
                                <w:pPr>
                                  <w:jc w:val="center"/>
                                  <w:rPr>
                                    <w:vertAlign w:val="subscript"/>
                                  </w:rPr>
                                </w:pPr>
                                <w:r>
                                  <w:t>N</w:t>
                                </w:r>
                                <w:r>
                                  <w:rPr>
                                    <w:vertAlign w:val="subscript"/>
                                  </w:rPr>
                                  <w:t>4</w:t>
                                </w:r>
                              </w:p>
                            </w:txbxContent>
                          </wps:txbx>
                          <wps:bodyPr rot="0" vert="horz" wrap="square" lIns="0" tIns="0" rIns="0" bIns="0" anchor="t" anchorCtr="0" upright="1">
                            <a:noAutofit/>
                          </wps:bodyPr>
                        </wps:wsp>
                        <wps:wsp>
                          <wps:cNvPr id="558" name="Text Box 1224"/>
                          <wps:cNvSpPr txBox="1">
                            <a:spLocks noChangeArrowheads="1"/>
                          </wps:cNvSpPr>
                          <wps:spPr bwMode="auto">
                            <a:xfrm>
                              <a:off x="5460" y="889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3BCCE" w14:textId="77777777" w:rsidR="004D6677" w:rsidRDefault="004D6677" w:rsidP="00F610CB">
                                <w:pPr>
                                  <w:jc w:val="center"/>
                                  <w:rPr>
                                    <w:vertAlign w:val="subscript"/>
                                  </w:rPr>
                                </w:pPr>
                                <w:r>
                                  <w:t>N</w:t>
                                </w:r>
                                <w:r>
                                  <w:rPr>
                                    <w:vertAlign w:val="subscript"/>
                                  </w:rPr>
                                  <w:t>5</w:t>
                                </w:r>
                              </w:p>
                            </w:txbxContent>
                          </wps:txbx>
                          <wps:bodyPr rot="0" vert="horz" wrap="square" lIns="0" tIns="0" rIns="0" bIns="0" anchor="t" anchorCtr="0" upright="1">
                            <a:noAutofit/>
                          </wps:bodyPr>
                        </wps:wsp>
                        <wps:wsp>
                          <wps:cNvPr id="559" name="Text Box 1225"/>
                          <wps:cNvSpPr txBox="1">
                            <a:spLocks noChangeArrowheads="1"/>
                          </wps:cNvSpPr>
                          <wps:spPr bwMode="auto">
                            <a:xfrm>
                              <a:off x="5565" y="858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E5094" w14:textId="77777777" w:rsidR="004D6677" w:rsidRDefault="004D6677" w:rsidP="00F610CB">
                                <w:pPr>
                                  <w:jc w:val="center"/>
                                </w:pPr>
                                <w:r>
                                  <w:t>D</w:t>
                                </w:r>
                              </w:p>
                            </w:txbxContent>
                          </wps:txbx>
                          <wps:bodyPr rot="0" vert="horz" wrap="square" lIns="0" tIns="0" rIns="0" bIns="0" anchor="t" anchorCtr="0" upright="1">
                            <a:noAutofit/>
                          </wps:bodyPr>
                        </wps:wsp>
                        <wps:wsp>
                          <wps:cNvPr id="560" name="Text Box 1226"/>
                          <wps:cNvSpPr txBox="1">
                            <a:spLocks noChangeArrowheads="1"/>
                          </wps:cNvSpPr>
                          <wps:spPr bwMode="auto">
                            <a:xfrm>
                              <a:off x="7590" y="847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F2E04" w14:textId="77777777" w:rsidR="004D6677" w:rsidRDefault="004D6677" w:rsidP="00F610CB">
                                <w:pPr>
                                  <w:jc w:val="center"/>
                                  <w:rPr>
                                    <w:vertAlign w:val="subscript"/>
                                  </w:rPr>
                                </w:pPr>
                                <w:r>
                                  <w:t>N</w:t>
                                </w:r>
                                <w:r>
                                  <w:rPr>
                                    <w:vertAlign w:val="subscript"/>
                                  </w:rPr>
                                  <w:t>6</w:t>
                                </w:r>
                              </w:p>
                            </w:txbxContent>
                          </wps:txbx>
                          <wps:bodyPr rot="0" vert="horz" wrap="square" lIns="0" tIns="0" rIns="0" bIns="0" anchor="t" anchorCtr="0" upright="1">
                            <a:noAutofit/>
                          </wps:bodyPr>
                        </wps:wsp>
                        <wps:wsp>
                          <wps:cNvPr id="561" name="Text Box 1227"/>
                          <wps:cNvSpPr txBox="1">
                            <a:spLocks noChangeArrowheads="1"/>
                          </wps:cNvSpPr>
                          <wps:spPr bwMode="auto">
                            <a:xfrm>
                              <a:off x="6975" y="654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640E9" w14:textId="77777777" w:rsidR="004D6677" w:rsidRDefault="004D6677" w:rsidP="00F610CB">
                                <w:pPr>
                                  <w:jc w:val="center"/>
                                  <w:rPr>
                                    <w:color w:val="00FF00"/>
                                    <w:vertAlign w:val="subscript"/>
                                  </w:rPr>
                                </w:pPr>
                                <w:r>
                                  <w:rPr>
                                    <w:color w:val="00FF00"/>
                                  </w:rPr>
                                  <w:t>a</w:t>
                                </w:r>
                                <w:r>
                                  <w:rPr>
                                    <w:color w:val="00FF00"/>
                                    <w:vertAlign w:val="subscript"/>
                                  </w:rPr>
                                  <w:t>1</w:t>
                                </w:r>
                              </w:p>
                            </w:txbxContent>
                          </wps:txbx>
                          <wps:bodyPr rot="0" vert="horz" wrap="square" lIns="0" tIns="0" rIns="0" bIns="0" anchor="t" anchorCtr="0" upright="1">
                            <a:noAutofit/>
                          </wps:bodyPr>
                        </wps:wsp>
                        <wps:wsp>
                          <wps:cNvPr id="562" name="Text Box 1228"/>
                          <wps:cNvSpPr txBox="1">
                            <a:spLocks noChangeArrowheads="1"/>
                          </wps:cNvSpPr>
                          <wps:spPr bwMode="auto">
                            <a:xfrm>
                              <a:off x="8220" y="876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E839" w14:textId="77777777" w:rsidR="004D6677" w:rsidRDefault="004D6677" w:rsidP="00F610CB">
                                <w:pPr>
                                  <w:jc w:val="center"/>
                                  <w:rPr>
                                    <w:vertAlign w:val="subscript"/>
                                  </w:rPr>
                                </w:pPr>
                                <w:r>
                                  <w:t>a</w:t>
                                </w:r>
                                <w:r>
                                  <w:rPr>
                                    <w:vertAlign w:val="subscript"/>
                                  </w:rPr>
                                  <w:t>2</w:t>
                                </w:r>
                              </w:p>
                            </w:txbxContent>
                          </wps:txbx>
                          <wps:bodyPr rot="0" vert="horz" wrap="square" lIns="0" tIns="0" rIns="0" bIns="0" anchor="t" anchorCtr="0" upright="1">
                            <a:noAutofit/>
                          </wps:bodyPr>
                        </wps:wsp>
                        <wps:wsp>
                          <wps:cNvPr id="563" name="Text Box 1229"/>
                          <wps:cNvSpPr txBox="1">
                            <a:spLocks noChangeArrowheads="1"/>
                          </wps:cNvSpPr>
                          <wps:spPr bwMode="auto">
                            <a:xfrm>
                              <a:off x="6255" y="919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BFF04" w14:textId="77777777" w:rsidR="004D6677" w:rsidRDefault="004D6677" w:rsidP="00F610CB">
                                <w:pPr>
                                  <w:jc w:val="center"/>
                                  <w:rPr>
                                    <w:vertAlign w:val="subscript"/>
                                  </w:rPr>
                                </w:pPr>
                                <w:r>
                                  <w:t>a</w:t>
                                </w:r>
                                <w:r>
                                  <w:rPr>
                                    <w:vertAlign w:val="subscript"/>
                                  </w:rPr>
                                  <w:t>2</w:t>
                                </w:r>
                              </w:p>
                            </w:txbxContent>
                          </wps:txbx>
                          <wps:bodyPr rot="0" vert="horz" wrap="square" lIns="0" tIns="0" rIns="0" bIns="0" anchor="t" anchorCtr="0" upright="1">
                            <a:noAutofit/>
                          </wps:bodyPr>
                        </wps:wsp>
                        <wps:wsp>
                          <wps:cNvPr id="564" name="Text Box 1230"/>
                          <wps:cNvSpPr txBox="1">
                            <a:spLocks noChangeArrowheads="1"/>
                          </wps:cNvSpPr>
                          <wps:spPr bwMode="auto">
                            <a:xfrm>
                              <a:off x="4755" y="882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66B4C" w14:textId="77777777" w:rsidR="004D6677" w:rsidRDefault="004D6677" w:rsidP="00F610CB">
                                <w:pPr>
                                  <w:jc w:val="center"/>
                                  <w:rPr>
                                    <w:vertAlign w:val="subscript"/>
                                  </w:rPr>
                                </w:pPr>
                                <w:r>
                                  <w:t>a</w:t>
                                </w:r>
                                <w:r>
                                  <w:rPr>
                                    <w:vertAlign w:val="subscript"/>
                                  </w:rPr>
                                  <w:t>2</w:t>
                                </w:r>
                              </w:p>
                            </w:txbxContent>
                          </wps:txbx>
                          <wps:bodyPr rot="0" vert="horz" wrap="square" lIns="0" tIns="0" rIns="0" bIns="0" anchor="t" anchorCtr="0" upright="1">
                            <a:noAutofit/>
                          </wps:bodyPr>
                        </wps:wsp>
                        <wps:wsp>
                          <wps:cNvPr id="565" name="Text Box 1231"/>
                          <wps:cNvSpPr txBox="1">
                            <a:spLocks noChangeArrowheads="1"/>
                          </wps:cNvSpPr>
                          <wps:spPr bwMode="auto">
                            <a:xfrm>
                              <a:off x="4965" y="657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7787" w14:textId="77777777" w:rsidR="004D6677" w:rsidRDefault="004D6677" w:rsidP="00F610CB">
                                <w:pPr>
                                  <w:jc w:val="center"/>
                                  <w:rPr>
                                    <w:color w:val="FF0000"/>
                                    <w:vertAlign w:val="subscript"/>
                                  </w:rPr>
                                </w:pPr>
                                <w:r>
                                  <w:rPr>
                                    <w:color w:val="FF0000"/>
                                  </w:rPr>
                                  <w:t>a</w:t>
                                </w:r>
                                <w:r>
                                  <w:rPr>
                                    <w:color w:val="FF0000"/>
                                    <w:vertAlign w:val="subscript"/>
                                  </w:rPr>
                                  <w:t>3</w:t>
                                </w:r>
                              </w:p>
                            </w:txbxContent>
                          </wps:txbx>
                          <wps:bodyPr rot="0" vert="horz" wrap="square" lIns="0" tIns="0" rIns="0" bIns="0" anchor="t" anchorCtr="0" upright="1">
                            <a:noAutofit/>
                          </wps:bodyPr>
                        </wps:wsp>
                        <wps:wsp>
                          <wps:cNvPr id="566" name="Text Box 1232"/>
                          <wps:cNvSpPr txBox="1">
                            <a:spLocks noChangeArrowheads="1"/>
                          </wps:cNvSpPr>
                          <wps:spPr bwMode="auto">
                            <a:xfrm>
                              <a:off x="5910" y="708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54084" w14:textId="77777777" w:rsidR="004D6677" w:rsidRDefault="004D6677" w:rsidP="00F610CB">
                                <w:pPr>
                                  <w:jc w:val="center"/>
                                  <w:rPr>
                                    <w:vertAlign w:val="subscript"/>
                                  </w:rPr>
                                </w:pPr>
                                <w:r>
                                  <w:t>a</w:t>
                                </w:r>
                                <w:r>
                                  <w:rPr>
                                    <w:vertAlign w:val="subscript"/>
                                  </w:rPr>
                                  <w:t>4</w:t>
                                </w:r>
                              </w:p>
                            </w:txbxContent>
                          </wps:txbx>
                          <wps:bodyPr rot="0" vert="horz" wrap="square" lIns="0" tIns="0" rIns="0" bIns="0" anchor="t" anchorCtr="0" upright="1">
                            <a:noAutofit/>
                          </wps:bodyPr>
                        </wps:wsp>
                        <wps:wsp>
                          <wps:cNvPr id="567" name="Text Box 1233"/>
                          <wps:cNvSpPr txBox="1">
                            <a:spLocks noChangeArrowheads="1"/>
                          </wps:cNvSpPr>
                          <wps:spPr bwMode="auto">
                            <a:xfrm>
                              <a:off x="5685" y="745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A4C60" w14:textId="77777777" w:rsidR="004D6677" w:rsidRDefault="004D6677" w:rsidP="00F610CB">
                                <w:pPr>
                                  <w:jc w:val="center"/>
                                  <w:rPr>
                                    <w:vertAlign w:val="subscript"/>
                                  </w:rPr>
                                </w:pPr>
                                <w:r>
                                  <w:t>a</w:t>
                                </w:r>
                                <w:r>
                                  <w:rPr>
                                    <w:vertAlign w:val="subscript"/>
                                  </w:rPr>
                                  <w:t>4</w:t>
                                </w:r>
                              </w:p>
                            </w:txbxContent>
                          </wps:txbx>
                          <wps:bodyPr rot="0" vert="horz" wrap="square" lIns="0" tIns="0" rIns="0" bIns="0" anchor="t" anchorCtr="0" upright="1">
                            <a:noAutofit/>
                          </wps:bodyPr>
                        </wps:wsp>
                        <wps:wsp>
                          <wps:cNvPr id="568" name="Text Box 1234"/>
                          <wps:cNvSpPr txBox="1">
                            <a:spLocks noChangeArrowheads="1"/>
                          </wps:cNvSpPr>
                          <wps:spPr bwMode="auto">
                            <a:xfrm>
                              <a:off x="6225" y="777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0C4D2" w14:textId="77777777" w:rsidR="004D6677" w:rsidRDefault="004D6677" w:rsidP="00F610CB">
                                <w:pPr>
                                  <w:jc w:val="center"/>
                                  <w:rPr>
                                    <w:vertAlign w:val="subscript"/>
                                  </w:rPr>
                                </w:pPr>
                                <w:r>
                                  <w:t>a</w:t>
                                </w:r>
                                <w:r>
                                  <w:rPr>
                                    <w:vertAlign w:val="subscript"/>
                                  </w:rPr>
                                  <w:t>5</w:t>
                                </w:r>
                              </w:p>
                            </w:txbxContent>
                          </wps:txbx>
                          <wps:bodyPr rot="0" vert="horz" wrap="square" lIns="0" tIns="0" rIns="0" bIns="0" anchor="t" anchorCtr="0" upright="1">
                            <a:noAutofit/>
                          </wps:bodyPr>
                        </wps:wsp>
                        <wps:wsp>
                          <wps:cNvPr id="569" name="Text Box 1235"/>
                          <wps:cNvSpPr txBox="1">
                            <a:spLocks noChangeArrowheads="1"/>
                          </wps:cNvSpPr>
                          <wps:spPr bwMode="auto">
                            <a:xfrm>
                              <a:off x="5220" y="886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8686" w14:textId="77777777" w:rsidR="004D6677" w:rsidRDefault="004D6677" w:rsidP="00F610CB">
                                <w:pPr>
                                  <w:jc w:val="center"/>
                                  <w:rPr>
                                    <w:vertAlign w:val="subscript"/>
                                  </w:rPr>
                                </w:pPr>
                                <w:r>
                                  <w:t>a</w:t>
                                </w:r>
                                <w:r>
                                  <w:rPr>
                                    <w:vertAlign w:val="subscript"/>
                                  </w:rPr>
                                  <w:t>6</w:t>
                                </w:r>
                              </w:p>
                            </w:txbxContent>
                          </wps:txbx>
                          <wps:bodyPr rot="0" vert="horz" wrap="square" lIns="0" tIns="0" rIns="0" bIns="0" anchor="t" anchorCtr="0" upright="1">
                            <a:noAutofit/>
                          </wps:bodyPr>
                        </wps:wsp>
                        <wps:wsp>
                          <wps:cNvPr id="570" name="Text Box 1236"/>
                          <wps:cNvSpPr txBox="1">
                            <a:spLocks noChangeArrowheads="1"/>
                          </wps:cNvSpPr>
                          <wps:spPr bwMode="auto">
                            <a:xfrm>
                              <a:off x="6930" y="820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5A80D" w14:textId="77777777" w:rsidR="004D6677" w:rsidRDefault="004D6677" w:rsidP="00F610CB">
                                <w:pPr>
                                  <w:jc w:val="center"/>
                                  <w:rPr>
                                    <w:vertAlign w:val="subscript"/>
                                  </w:rPr>
                                </w:pPr>
                                <w:r>
                                  <w:t>a</w:t>
                                </w:r>
                                <w:r>
                                  <w:rPr>
                                    <w:vertAlign w:val="subscript"/>
                                  </w:rPr>
                                  <w:t>7</w:t>
                                </w:r>
                              </w:p>
                            </w:txbxContent>
                          </wps:txbx>
                          <wps:bodyPr rot="0" vert="horz" wrap="square" lIns="0" tIns="0" rIns="0" bIns="0" anchor="t" anchorCtr="0" upright="1">
                            <a:noAutofit/>
                          </wps:bodyPr>
                        </wps:wsp>
                      </wpg:grpSp>
                      <wps:wsp>
                        <wps:cNvPr id="571" name="Line 1237"/>
                        <wps:cNvCnPr>
                          <a:cxnSpLocks noChangeShapeType="1"/>
                        </wps:cNvCnPr>
                        <wps:spPr bwMode="auto">
                          <a:xfrm>
                            <a:off x="6235" y="2587"/>
                            <a:ext cx="1875" cy="0"/>
                          </a:xfrm>
                          <a:prstGeom prst="line">
                            <a:avLst/>
                          </a:prstGeom>
                          <a:noFill/>
                          <a:ln w="19050">
                            <a:solidFill>
                              <a:srgbClr val="339966"/>
                            </a:solidFill>
                            <a:round/>
                            <a:headEnd/>
                            <a:tailEnd/>
                          </a:ln>
                          <a:extLst>
                            <a:ext uri="{909E8E84-426E-40DD-AFC4-6F175D3DCCD1}">
                              <a14:hiddenFill xmlns:a14="http://schemas.microsoft.com/office/drawing/2010/main">
                                <a:noFill/>
                              </a14:hiddenFill>
                            </a:ext>
                          </a:extLst>
                        </wps:spPr>
                        <wps:bodyPr/>
                      </wps:wsp>
                      <wps:wsp>
                        <wps:cNvPr id="572" name="Line 1238"/>
                        <wps:cNvCnPr>
                          <a:cxnSpLocks noChangeShapeType="1"/>
                        </wps:cNvCnPr>
                        <wps:spPr bwMode="auto">
                          <a:xfrm>
                            <a:off x="8110" y="2587"/>
                            <a:ext cx="0" cy="465"/>
                          </a:xfrm>
                          <a:prstGeom prst="line">
                            <a:avLst/>
                          </a:prstGeom>
                          <a:noFill/>
                          <a:ln w="19050">
                            <a:solidFill>
                              <a:srgbClr val="339966"/>
                            </a:solidFill>
                            <a:round/>
                            <a:headEnd/>
                            <a:tailEnd/>
                          </a:ln>
                          <a:extLst>
                            <a:ext uri="{909E8E84-426E-40DD-AFC4-6F175D3DCCD1}">
                              <a14:hiddenFill xmlns:a14="http://schemas.microsoft.com/office/drawing/2010/main">
                                <a:noFill/>
                              </a14:hiddenFill>
                            </a:ext>
                          </a:extLst>
                        </wps:spPr>
                        <wps:bodyPr/>
                      </wps:wsp>
                      <wps:wsp>
                        <wps:cNvPr id="573" name="Line 1239"/>
                        <wps:cNvCnPr>
                          <a:cxnSpLocks noChangeShapeType="1"/>
                        </wps:cNvCnPr>
                        <wps:spPr bwMode="auto">
                          <a:xfrm flipV="1">
                            <a:off x="4645" y="2572"/>
                            <a:ext cx="0" cy="171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574" name="Line 1240"/>
                        <wps:cNvCnPr>
                          <a:cxnSpLocks noChangeShapeType="1"/>
                        </wps:cNvCnPr>
                        <wps:spPr bwMode="auto">
                          <a:xfrm>
                            <a:off x="4660" y="2587"/>
                            <a:ext cx="1500" cy="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575" name="Text Box 1241"/>
                        <wps:cNvSpPr txBox="1">
                          <a:spLocks noChangeArrowheads="1"/>
                        </wps:cNvSpPr>
                        <wps:spPr bwMode="auto">
                          <a:xfrm>
                            <a:off x="3220" y="1782"/>
                            <a:ext cx="540" cy="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E1611" w14:textId="77777777" w:rsidR="004D6677" w:rsidRDefault="004D6677" w:rsidP="00F610CB">
                              <w:pPr>
                                <w:pStyle w:val="Header"/>
                                <w:jc w:val="right"/>
                              </w:pPr>
                              <w:r>
                                <w:t>Trục Y</w:t>
                              </w:r>
                            </w:p>
                            <w:p w14:paraId="0231751A" w14:textId="77777777" w:rsidR="004D6677" w:rsidRDefault="004D6677" w:rsidP="00F610CB">
                              <w:pPr>
                                <w:jc w:val="right"/>
                              </w:pPr>
                            </w:p>
                          </w:txbxContent>
                        </wps:txbx>
                        <wps:bodyPr rot="0" vert="vert270"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86CD5" id="Group 517" o:spid="_x0000_s2304" style="position:absolute;left:0;text-align:left;margin-left:77.15pt;margin-top:-20pt;width:272.5pt;height:210.3pt;z-index:251692032;mso-position-horizontal-relative:text;mso-position-vertical-relative:text" coordorigin="3220,1782" coordsize="5450,4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">
                <v:shape id="Text Box 1184" o:spid="_x0000_s2305" type="#_x0000_t202" style="position:absolute;left:3597;top:1782;width:5073;height:4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5nLcMA&#10;AADcAAAADwAAAGRycy9kb3ducmV2LnhtbERPz2vCMBS+D/wfwhN2m2kHk6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5nLcMAAADcAAAADwAAAAAAAAAAAAAAAACYAgAAZHJzL2Rv&#10;d25yZXYueG1sUEsFBgAAAAAEAAQA9QAAAIgDAAAAAA==&#10;" filled="f" stroked="f">
                  <v:textbox inset="0,0,0,0">
                    <w:txbxContent>
                      <w:tbl>
                        <w:tblPr>
                          <w:tblW w:w="0" w:type="auto"/>
                          <w:tblInd w:w="266" w:type="dxa"/>
                          <w:tblLayout w:type="fixed"/>
                          <w:tblCellMar>
                            <w:left w:w="0" w:type="dxa"/>
                            <w:right w:w="0" w:type="dxa"/>
                          </w:tblCellMar>
                          <w:tblLook w:val="0000" w:firstRow="0" w:lastRow="0" w:firstColumn="0" w:lastColumn="0" w:noHBand="0" w:noVBand="0"/>
                        </w:tblPr>
                        <w:tblGrid>
                          <w:gridCol w:w="232"/>
                          <w:gridCol w:w="474"/>
                          <w:gridCol w:w="473"/>
                          <w:gridCol w:w="473"/>
                          <w:gridCol w:w="473"/>
                          <w:gridCol w:w="473"/>
                          <w:gridCol w:w="474"/>
                          <w:gridCol w:w="474"/>
                          <w:gridCol w:w="474"/>
                          <w:gridCol w:w="470"/>
                        </w:tblGrid>
                        <w:tr w:rsidR="004D6677" w14:paraId="170D0053" w14:textId="77777777">
                          <w:trPr>
                            <w:trHeight w:hRule="exact" w:val="454"/>
                          </w:trPr>
                          <w:tc>
                            <w:tcPr>
                              <w:tcW w:w="232" w:type="dxa"/>
                              <w:tcBorders>
                                <w:bottom w:val="single" w:sz="4" w:space="0" w:color="auto"/>
                                <w:right w:val="single" w:sz="4" w:space="0" w:color="auto"/>
                              </w:tcBorders>
                              <w:vAlign w:val="bottom"/>
                            </w:tcPr>
                            <w:p w14:paraId="65B9C882" w14:textId="77777777" w:rsidR="004D6677" w:rsidRDefault="004D6677">
                              <w:pPr>
                                <w:jc w:val="center"/>
                                <w:rPr>
                                  <w:sz w:val="16"/>
                                </w:rPr>
                              </w:pPr>
                              <w:r>
                                <w:rPr>
                                  <w:sz w:val="16"/>
                                </w:rPr>
                                <w:t>70</w:t>
                              </w:r>
                            </w:p>
                          </w:tc>
                          <w:tc>
                            <w:tcPr>
                              <w:tcW w:w="474" w:type="dxa"/>
                              <w:tcBorders>
                                <w:left w:val="single" w:sz="4" w:space="0" w:color="auto"/>
                              </w:tcBorders>
                            </w:tcPr>
                            <w:p w14:paraId="234E1891" w14:textId="77777777" w:rsidR="004D6677" w:rsidRDefault="004D6677">
                              <w:pPr>
                                <w:jc w:val="center"/>
                              </w:pPr>
                            </w:p>
                          </w:tc>
                          <w:tc>
                            <w:tcPr>
                              <w:tcW w:w="473" w:type="dxa"/>
                            </w:tcPr>
                            <w:p w14:paraId="06113764" w14:textId="77777777" w:rsidR="004D6677" w:rsidRDefault="004D6677">
                              <w:pPr>
                                <w:jc w:val="center"/>
                              </w:pPr>
                            </w:p>
                          </w:tc>
                          <w:tc>
                            <w:tcPr>
                              <w:tcW w:w="473" w:type="dxa"/>
                            </w:tcPr>
                            <w:p w14:paraId="5D869A18" w14:textId="77777777" w:rsidR="004D6677" w:rsidRDefault="004D6677">
                              <w:pPr>
                                <w:jc w:val="center"/>
                              </w:pPr>
                            </w:p>
                          </w:tc>
                          <w:tc>
                            <w:tcPr>
                              <w:tcW w:w="473" w:type="dxa"/>
                            </w:tcPr>
                            <w:p w14:paraId="0FD26F5A" w14:textId="77777777" w:rsidR="004D6677" w:rsidRDefault="004D6677">
                              <w:pPr>
                                <w:jc w:val="center"/>
                              </w:pPr>
                            </w:p>
                          </w:tc>
                          <w:tc>
                            <w:tcPr>
                              <w:tcW w:w="473" w:type="dxa"/>
                            </w:tcPr>
                            <w:p w14:paraId="17068100" w14:textId="77777777" w:rsidR="004D6677" w:rsidRDefault="004D6677">
                              <w:pPr>
                                <w:jc w:val="center"/>
                              </w:pPr>
                            </w:p>
                          </w:tc>
                          <w:tc>
                            <w:tcPr>
                              <w:tcW w:w="474" w:type="dxa"/>
                            </w:tcPr>
                            <w:p w14:paraId="6F8FA467" w14:textId="77777777" w:rsidR="004D6677" w:rsidRDefault="004D6677">
                              <w:pPr>
                                <w:jc w:val="center"/>
                              </w:pPr>
                            </w:p>
                          </w:tc>
                          <w:tc>
                            <w:tcPr>
                              <w:tcW w:w="474" w:type="dxa"/>
                            </w:tcPr>
                            <w:p w14:paraId="74A30797" w14:textId="77777777" w:rsidR="004D6677" w:rsidRDefault="004D6677">
                              <w:pPr>
                                <w:jc w:val="center"/>
                              </w:pPr>
                            </w:p>
                          </w:tc>
                          <w:tc>
                            <w:tcPr>
                              <w:tcW w:w="474" w:type="dxa"/>
                            </w:tcPr>
                            <w:p w14:paraId="2D671595" w14:textId="77777777" w:rsidR="004D6677" w:rsidRDefault="004D6677">
                              <w:pPr>
                                <w:jc w:val="center"/>
                              </w:pPr>
                            </w:p>
                          </w:tc>
                          <w:tc>
                            <w:tcPr>
                              <w:tcW w:w="470" w:type="dxa"/>
                            </w:tcPr>
                            <w:p w14:paraId="66B3B3FE" w14:textId="77777777" w:rsidR="004D6677" w:rsidRDefault="004D6677">
                              <w:pPr>
                                <w:jc w:val="center"/>
                              </w:pPr>
                            </w:p>
                          </w:tc>
                        </w:tr>
                        <w:tr w:rsidR="004D6677" w14:paraId="2F96211E" w14:textId="77777777">
                          <w:trPr>
                            <w:trHeight w:hRule="exact" w:val="454"/>
                          </w:trPr>
                          <w:tc>
                            <w:tcPr>
                              <w:tcW w:w="232" w:type="dxa"/>
                              <w:tcBorders>
                                <w:top w:val="single" w:sz="4" w:space="0" w:color="auto"/>
                                <w:bottom w:val="single" w:sz="4" w:space="0" w:color="auto"/>
                                <w:right w:val="single" w:sz="4" w:space="0" w:color="auto"/>
                              </w:tcBorders>
                              <w:vAlign w:val="bottom"/>
                            </w:tcPr>
                            <w:p w14:paraId="68D23CF4" w14:textId="77777777" w:rsidR="004D6677" w:rsidRDefault="004D6677">
                              <w:pPr>
                                <w:jc w:val="center"/>
                                <w:rPr>
                                  <w:sz w:val="16"/>
                                </w:rPr>
                              </w:pPr>
                              <w:r>
                                <w:rPr>
                                  <w:sz w:val="16"/>
                                </w:rPr>
                                <w:t>60</w:t>
                              </w:r>
                            </w:p>
                          </w:tc>
                          <w:tc>
                            <w:tcPr>
                              <w:tcW w:w="474" w:type="dxa"/>
                              <w:tcBorders>
                                <w:left w:val="single" w:sz="4" w:space="0" w:color="auto"/>
                              </w:tcBorders>
                            </w:tcPr>
                            <w:p w14:paraId="64793D72" w14:textId="77777777" w:rsidR="004D6677" w:rsidRDefault="004D6677">
                              <w:pPr>
                                <w:jc w:val="center"/>
                              </w:pPr>
                            </w:p>
                          </w:tc>
                          <w:tc>
                            <w:tcPr>
                              <w:tcW w:w="473" w:type="dxa"/>
                            </w:tcPr>
                            <w:p w14:paraId="1A373255" w14:textId="77777777" w:rsidR="004D6677" w:rsidRDefault="004D6677">
                              <w:pPr>
                                <w:jc w:val="center"/>
                              </w:pPr>
                            </w:p>
                          </w:tc>
                          <w:tc>
                            <w:tcPr>
                              <w:tcW w:w="473" w:type="dxa"/>
                            </w:tcPr>
                            <w:p w14:paraId="52929A47" w14:textId="77777777" w:rsidR="004D6677" w:rsidRDefault="004D6677">
                              <w:pPr>
                                <w:jc w:val="center"/>
                              </w:pPr>
                            </w:p>
                          </w:tc>
                          <w:tc>
                            <w:tcPr>
                              <w:tcW w:w="473" w:type="dxa"/>
                            </w:tcPr>
                            <w:p w14:paraId="5D3586DC" w14:textId="77777777" w:rsidR="004D6677" w:rsidRDefault="004D6677">
                              <w:pPr>
                                <w:jc w:val="center"/>
                              </w:pPr>
                            </w:p>
                          </w:tc>
                          <w:tc>
                            <w:tcPr>
                              <w:tcW w:w="473" w:type="dxa"/>
                            </w:tcPr>
                            <w:p w14:paraId="6983836E" w14:textId="77777777" w:rsidR="004D6677" w:rsidRDefault="004D6677">
                              <w:pPr>
                                <w:jc w:val="center"/>
                              </w:pPr>
                            </w:p>
                          </w:tc>
                          <w:tc>
                            <w:tcPr>
                              <w:tcW w:w="474" w:type="dxa"/>
                            </w:tcPr>
                            <w:p w14:paraId="7556072C" w14:textId="77777777" w:rsidR="004D6677" w:rsidRDefault="004D6677">
                              <w:pPr>
                                <w:jc w:val="center"/>
                              </w:pPr>
                            </w:p>
                          </w:tc>
                          <w:tc>
                            <w:tcPr>
                              <w:tcW w:w="474" w:type="dxa"/>
                            </w:tcPr>
                            <w:p w14:paraId="005E18A0" w14:textId="77777777" w:rsidR="004D6677" w:rsidRDefault="004D6677">
                              <w:pPr>
                                <w:jc w:val="center"/>
                              </w:pPr>
                            </w:p>
                          </w:tc>
                          <w:tc>
                            <w:tcPr>
                              <w:tcW w:w="474" w:type="dxa"/>
                            </w:tcPr>
                            <w:p w14:paraId="34E36C7F" w14:textId="77777777" w:rsidR="004D6677" w:rsidRDefault="004D6677">
                              <w:pPr>
                                <w:jc w:val="center"/>
                              </w:pPr>
                            </w:p>
                          </w:tc>
                          <w:tc>
                            <w:tcPr>
                              <w:tcW w:w="470" w:type="dxa"/>
                            </w:tcPr>
                            <w:p w14:paraId="13C60AB9" w14:textId="77777777" w:rsidR="004D6677" w:rsidRDefault="004D6677">
                              <w:pPr>
                                <w:jc w:val="center"/>
                              </w:pPr>
                            </w:p>
                          </w:tc>
                        </w:tr>
                        <w:tr w:rsidR="004D6677" w14:paraId="269037A1" w14:textId="77777777">
                          <w:trPr>
                            <w:trHeight w:hRule="exact" w:val="454"/>
                          </w:trPr>
                          <w:tc>
                            <w:tcPr>
                              <w:tcW w:w="232" w:type="dxa"/>
                              <w:tcBorders>
                                <w:top w:val="single" w:sz="4" w:space="0" w:color="auto"/>
                                <w:bottom w:val="single" w:sz="4" w:space="0" w:color="auto"/>
                                <w:right w:val="single" w:sz="4" w:space="0" w:color="auto"/>
                              </w:tcBorders>
                              <w:vAlign w:val="bottom"/>
                            </w:tcPr>
                            <w:p w14:paraId="2D81416F" w14:textId="77777777" w:rsidR="004D6677" w:rsidRDefault="004D6677">
                              <w:pPr>
                                <w:jc w:val="center"/>
                                <w:rPr>
                                  <w:sz w:val="16"/>
                                </w:rPr>
                              </w:pPr>
                              <w:r>
                                <w:rPr>
                                  <w:sz w:val="16"/>
                                </w:rPr>
                                <w:t>50</w:t>
                              </w:r>
                            </w:p>
                          </w:tc>
                          <w:tc>
                            <w:tcPr>
                              <w:tcW w:w="474" w:type="dxa"/>
                              <w:tcBorders>
                                <w:left w:val="single" w:sz="4" w:space="0" w:color="auto"/>
                              </w:tcBorders>
                            </w:tcPr>
                            <w:p w14:paraId="52B80861" w14:textId="77777777" w:rsidR="004D6677" w:rsidRDefault="004D6677">
                              <w:pPr>
                                <w:jc w:val="center"/>
                              </w:pPr>
                            </w:p>
                          </w:tc>
                          <w:tc>
                            <w:tcPr>
                              <w:tcW w:w="473" w:type="dxa"/>
                            </w:tcPr>
                            <w:p w14:paraId="79264EE5" w14:textId="77777777" w:rsidR="004D6677" w:rsidRDefault="004D6677">
                              <w:pPr>
                                <w:jc w:val="center"/>
                              </w:pPr>
                            </w:p>
                          </w:tc>
                          <w:tc>
                            <w:tcPr>
                              <w:tcW w:w="473" w:type="dxa"/>
                            </w:tcPr>
                            <w:p w14:paraId="4DADA957" w14:textId="77777777" w:rsidR="004D6677" w:rsidRDefault="004D6677">
                              <w:pPr>
                                <w:jc w:val="center"/>
                              </w:pPr>
                            </w:p>
                          </w:tc>
                          <w:tc>
                            <w:tcPr>
                              <w:tcW w:w="473" w:type="dxa"/>
                            </w:tcPr>
                            <w:p w14:paraId="1A465C14" w14:textId="77777777" w:rsidR="004D6677" w:rsidRDefault="004D6677">
                              <w:pPr>
                                <w:jc w:val="center"/>
                              </w:pPr>
                            </w:p>
                          </w:tc>
                          <w:tc>
                            <w:tcPr>
                              <w:tcW w:w="473" w:type="dxa"/>
                            </w:tcPr>
                            <w:p w14:paraId="18472D35" w14:textId="77777777" w:rsidR="004D6677" w:rsidRDefault="004D6677">
                              <w:pPr>
                                <w:jc w:val="center"/>
                              </w:pPr>
                            </w:p>
                          </w:tc>
                          <w:tc>
                            <w:tcPr>
                              <w:tcW w:w="474" w:type="dxa"/>
                            </w:tcPr>
                            <w:p w14:paraId="7D9DF7BB" w14:textId="77777777" w:rsidR="004D6677" w:rsidRDefault="004D6677">
                              <w:pPr>
                                <w:jc w:val="center"/>
                              </w:pPr>
                            </w:p>
                          </w:tc>
                          <w:tc>
                            <w:tcPr>
                              <w:tcW w:w="474" w:type="dxa"/>
                            </w:tcPr>
                            <w:p w14:paraId="3035CAF4" w14:textId="77777777" w:rsidR="004D6677" w:rsidRDefault="004D6677">
                              <w:pPr>
                                <w:jc w:val="center"/>
                              </w:pPr>
                            </w:p>
                          </w:tc>
                          <w:tc>
                            <w:tcPr>
                              <w:tcW w:w="474" w:type="dxa"/>
                            </w:tcPr>
                            <w:p w14:paraId="1AB7BC99" w14:textId="77777777" w:rsidR="004D6677" w:rsidRDefault="004D6677">
                              <w:pPr>
                                <w:jc w:val="center"/>
                              </w:pPr>
                            </w:p>
                          </w:tc>
                          <w:tc>
                            <w:tcPr>
                              <w:tcW w:w="470" w:type="dxa"/>
                            </w:tcPr>
                            <w:p w14:paraId="15CAF7C7" w14:textId="77777777" w:rsidR="004D6677" w:rsidRDefault="004D6677">
                              <w:pPr>
                                <w:jc w:val="center"/>
                              </w:pPr>
                            </w:p>
                          </w:tc>
                        </w:tr>
                        <w:tr w:rsidR="004D6677" w14:paraId="08793E1F" w14:textId="77777777">
                          <w:trPr>
                            <w:trHeight w:hRule="exact" w:val="454"/>
                          </w:trPr>
                          <w:tc>
                            <w:tcPr>
                              <w:tcW w:w="232" w:type="dxa"/>
                              <w:tcBorders>
                                <w:top w:val="single" w:sz="4" w:space="0" w:color="auto"/>
                                <w:bottom w:val="single" w:sz="4" w:space="0" w:color="auto"/>
                                <w:right w:val="single" w:sz="4" w:space="0" w:color="auto"/>
                              </w:tcBorders>
                              <w:vAlign w:val="bottom"/>
                            </w:tcPr>
                            <w:p w14:paraId="05B2E705" w14:textId="77777777" w:rsidR="004D6677" w:rsidRDefault="004D6677">
                              <w:pPr>
                                <w:jc w:val="center"/>
                                <w:rPr>
                                  <w:sz w:val="16"/>
                                </w:rPr>
                              </w:pPr>
                              <w:r>
                                <w:rPr>
                                  <w:sz w:val="16"/>
                                </w:rPr>
                                <w:t>40</w:t>
                              </w:r>
                            </w:p>
                          </w:tc>
                          <w:tc>
                            <w:tcPr>
                              <w:tcW w:w="474" w:type="dxa"/>
                              <w:tcBorders>
                                <w:left w:val="single" w:sz="4" w:space="0" w:color="auto"/>
                              </w:tcBorders>
                            </w:tcPr>
                            <w:p w14:paraId="3B5561E4" w14:textId="77777777" w:rsidR="004D6677" w:rsidRDefault="004D6677">
                              <w:pPr>
                                <w:jc w:val="center"/>
                              </w:pPr>
                            </w:p>
                          </w:tc>
                          <w:tc>
                            <w:tcPr>
                              <w:tcW w:w="473" w:type="dxa"/>
                            </w:tcPr>
                            <w:p w14:paraId="55992EB6" w14:textId="77777777" w:rsidR="004D6677" w:rsidRDefault="004D6677">
                              <w:pPr>
                                <w:jc w:val="center"/>
                              </w:pPr>
                            </w:p>
                          </w:tc>
                          <w:tc>
                            <w:tcPr>
                              <w:tcW w:w="473" w:type="dxa"/>
                            </w:tcPr>
                            <w:p w14:paraId="70A1CF82" w14:textId="77777777" w:rsidR="004D6677" w:rsidRDefault="004D6677">
                              <w:pPr>
                                <w:jc w:val="center"/>
                              </w:pPr>
                            </w:p>
                          </w:tc>
                          <w:tc>
                            <w:tcPr>
                              <w:tcW w:w="473" w:type="dxa"/>
                            </w:tcPr>
                            <w:p w14:paraId="0AA2B4CD" w14:textId="77777777" w:rsidR="004D6677" w:rsidRDefault="004D6677">
                              <w:pPr>
                                <w:jc w:val="center"/>
                              </w:pPr>
                            </w:p>
                          </w:tc>
                          <w:tc>
                            <w:tcPr>
                              <w:tcW w:w="473" w:type="dxa"/>
                            </w:tcPr>
                            <w:p w14:paraId="1EFED8A4" w14:textId="77777777" w:rsidR="004D6677" w:rsidRDefault="004D6677">
                              <w:pPr>
                                <w:jc w:val="center"/>
                              </w:pPr>
                            </w:p>
                          </w:tc>
                          <w:tc>
                            <w:tcPr>
                              <w:tcW w:w="474" w:type="dxa"/>
                            </w:tcPr>
                            <w:p w14:paraId="31C9DFF3" w14:textId="77777777" w:rsidR="004D6677" w:rsidRDefault="004D6677">
                              <w:pPr>
                                <w:jc w:val="center"/>
                              </w:pPr>
                            </w:p>
                          </w:tc>
                          <w:tc>
                            <w:tcPr>
                              <w:tcW w:w="474" w:type="dxa"/>
                            </w:tcPr>
                            <w:p w14:paraId="28A134FC" w14:textId="77777777" w:rsidR="004D6677" w:rsidRDefault="004D6677">
                              <w:pPr>
                                <w:jc w:val="center"/>
                              </w:pPr>
                            </w:p>
                          </w:tc>
                          <w:tc>
                            <w:tcPr>
                              <w:tcW w:w="474" w:type="dxa"/>
                            </w:tcPr>
                            <w:p w14:paraId="4B7A7ADE" w14:textId="77777777" w:rsidR="004D6677" w:rsidRDefault="004D6677">
                              <w:pPr>
                                <w:jc w:val="center"/>
                              </w:pPr>
                            </w:p>
                          </w:tc>
                          <w:tc>
                            <w:tcPr>
                              <w:tcW w:w="470" w:type="dxa"/>
                            </w:tcPr>
                            <w:p w14:paraId="34C86FE4" w14:textId="77777777" w:rsidR="004D6677" w:rsidRDefault="004D6677">
                              <w:pPr>
                                <w:jc w:val="center"/>
                              </w:pPr>
                            </w:p>
                          </w:tc>
                        </w:tr>
                        <w:tr w:rsidR="004D6677" w14:paraId="53DE9BE0" w14:textId="77777777">
                          <w:trPr>
                            <w:trHeight w:hRule="exact" w:val="454"/>
                          </w:trPr>
                          <w:tc>
                            <w:tcPr>
                              <w:tcW w:w="232" w:type="dxa"/>
                              <w:tcBorders>
                                <w:top w:val="single" w:sz="4" w:space="0" w:color="auto"/>
                                <w:bottom w:val="single" w:sz="4" w:space="0" w:color="auto"/>
                                <w:right w:val="single" w:sz="4" w:space="0" w:color="auto"/>
                              </w:tcBorders>
                              <w:vAlign w:val="bottom"/>
                            </w:tcPr>
                            <w:p w14:paraId="2E50D8E5" w14:textId="77777777" w:rsidR="004D6677" w:rsidRDefault="004D6677">
                              <w:pPr>
                                <w:jc w:val="center"/>
                                <w:rPr>
                                  <w:sz w:val="16"/>
                                </w:rPr>
                              </w:pPr>
                              <w:r>
                                <w:rPr>
                                  <w:sz w:val="16"/>
                                </w:rPr>
                                <w:t>30</w:t>
                              </w:r>
                            </w:p>
                          </w:tc>
                          <w:tc>
                            <w:tcPr>
                              <w:tcW w:w="474" w:type="dxa"/>
                              <w:tcBorders>
                                <w:left w:val="single" w:sz="4" w:space="0" w:color="auto"/>
                              </w:tcBorders>
                            </w:tcPr>
                            <w:p w14:paraId="6E9D946B" w14:textId="77777777" w:rsidR="004D6677" w:rsidRDefault="004D6677">
                              <w:pPr>
                                <w:jc w:val="center"/>
                              </w:pPr>
                            </w:p>
                          </w:tc>
                          <w:tc>
                            <w:tcPr>
                              <w:tcW w:w="473" w:type="dxa"/>
                            </w:tcPr>
                            <w:p w14:paraId="2E53B4CC" w14:textId="77777777" w:rsidR="004D6677" w:rsidRDefault="004D6677">
                              <w:pPr>
                                <w:jc w:val="center"/>
                              </w:pPr>
                            </w:p>
                          </w:tc>
                          <w:tc>
                            <w:tcPr>
                              <w:tcW w:w="473" w:type="dxa"/>
                            </w:tcPr>
                            <w:p w14:paraId="5C4BCD8D" w14:textId="77777777" w:rsidR="004D6677" w:rsidRDefault="004D6677">
                              <w:pPr>
                                <w:jc w:val="center"/>
                              </w:pPr>
                            </w:p>
                          </w:tc>
                          <w:tc>
                            <w:tcPr>
                              <w:tcW w:w="473" w:type="dxa"/>
                            </w:tcPr>
                            <w:p w14:paraId="63197316" w14:textId="77777777" w:rsidR="004D6677" w:rsidRDefault="004D6677">
                              <w:pPr>
                                <w:jc w:val="center"/>
                              </w:pPr>
                            </w:p>
                          </w:tc>
                          <w:tc>
                            <w:tcPr>
                              <w:tcW w:w="473" w:type="dxa"/>
                            </w:tcPr>
                            <w:p w14:paraId="6260FD2A" w14:textId="77777777" w:rsidR="004D6677" w:rsidRDefault="004D6677">
                              <w:pPr>
                                <w:jc w:val="center"/>
                              </w:pPr>
                            </w:p>
                          </w:tc>
                          <w:tc>
                            <w:tcPr>
                              <w:tcW w:w="474" w:type="dxa"/>
                            </w:tcPr>
                            <w:p w14:paraId="3DDD1CDC" w14:textId="77777777" w:rsidR="004D6677" w:rsidRDefault="004D6677">
                              <w:pPr>
                                <w:jc w:val="center"/>
                              </w:pPr>
                            </w:p>
                          </w:tc>
                          <w:tc>
                            <w:tcPr>
                              <w:tcW w:w="474" w:type="dxa"/>
                            </w:tcPr>
                            <w:p w14:paraId="66A8ED46" w14:textId="77777777" w:rsidR="004D6677" w:rsidRDefault="004D6677">
                              <w:pPr>
                                <w:jc w:val="center"/>
                              </w:pPr>
                            </w:p>
                          </w:tc>
                          <w:tc>
                            <w:tcPr>
                              <w:tcW w:w="474" w:type="dxa"/>
                            </w:tcPr>
                            <w:p w14:paraId="79A38FF6" w14:textId="77777777" w:rsidR="004D6677" w:rsidRDefault="004D6677">
                              <w:pPr>
                                <w:jc w:val="center"/>
                              </w:pPr>
                              <w:r>
                                <w:t>B</w:t>
                              </w:r>
                            </w:p>
                          </w:tc>
                          <w:tc>
                            <w:tcPr>
                              <w:tcW w:w="470" w:type="dxa"/>
                            </w:tcPr>
                            <w:p w14:paraId="12D6C209" w14:textId="77777777" w:rsidR="004D6677" w:rsidRDefault="004D6677">
                              <w:pPr>
                                <w:jc w:val="center"/>
                              </w:pPr>
                            </w:p>
                          </w:tc>
                        </w:tr>
                        <w:tr w:rsidR="004D6677" w14:paraId="3DC017AD" w14:textId="77777777">
                          <w:trPr>
                            <w:trHeight w:hRule="exact" w:val="454"/>
                          </w:trPr>
                          <w:tc>
                            <w:tcPr>
                              <w:tcW w:w="232" w:type="dxa"/>
                              <w:tcBorders>
                                <w:top w:val="single" w:sz="4" w:space="0" w:color="auto"/>
                                <w:bottom w:val="single" w:sz="4" w:space="0" w:color="auto"/>
                                <w:right w:val="single" w:sz="4" w:space="0" w:color="auto"/>
                              </w:tcBorders>
                              <w:vAlign w:val="bottom"/>
                            </w:tcPr>
                            <w:p w14:paraId="1E0EBA97" w14:textId="77777777" w:rsidR="004D6677" w:rsidRDefault="004D6677">
                              <w:pPr>
                                <w:jc w:val="center"/>
                                <w:rPr>
                                  <w:sz w:val="16"/>
                                </w:rPr>
                              </w:pPr>
                              <w:r>
                                <w:rPr>
                                  <w:sz w:val="16"/>
                                </w:rPr>
                                <w:t>20</w:t>
                              </w:r>
                            </w:p>
                          </w:tc>
                          <w:tc>
                            <w:tcPr>
                              <w:tcW w:w="474" w:type="dxa"/>
                              <w:tcBorders>
                                <w:left w:val="single" w:sz="4" w:space="0" w:color="auto"/>
                              </w:tcBorders>
                            </w:tcPr>
                            <w:p w14:paraId="36190102" w14:textId="77777777" w:rsidR="004D6677" w:rsidRDefault="004D6677">
                              <w:pPr>
                                <w:jc w:val="center"/>
                              </w:pPr>
                            </w:p>
                          </w:tc>
                          <w:tc>
                            <w:tcPr>
                              <w:tcW w:w="473" w:type="dxa"/>
                            </w:tcPr>
                            <w:p w14:paraId="78486E82" w14:textId="77777777" w:rsidR="004D6677" w:rsidRDefault="004D6677">
                              <w:pPr>
                                <w:jc w:val="center"/>
                              </w:pPr>
                            </w:p>
                          </w:tc>
                          <w:tc>
                            <w:tcPr>
                              <w:tcW w:w="473" w:type="dxa"/>
                            </w:tcPr>
                            <w:p w14:paraId="0DC467B1" w14:textId="77777777" w:rsidR="004D6677" w:rsidRDefault="004D6677">
                              <w:pPr>
                                <w:jc w:val="center"/>
                              </w:pPr>
                            </w:p>
                          </w:tc>
                          <w:tc>
                            <w:tcPr>
                              <w:tcW w:w="473" w:type="dxa"/>
                            </w:tcPr>
                            <w:p w14:paraId="42CAAB85" w14:textId="77777777" w:rsidR="004D6677" w:rsidRDefault="004D6677">
                              <w:pPr>
                                <w:jc w:val="center"/>
                              </w:pPr>
                            </w:p>
                          </w:tc>
                          <w:tc>
                            <w:tcPr>
                              <w:tcW w:w="473" w:type="dxa"/>
                            </w:tcPr>
                            <w:p w14:paraId="7422EC53" w14:textId="77777777" w:rsidR="004D6677" w:rsidRDefault="004D6677">
                              <w:pPr>
                                <w:jc w:val="center"/>
                              </w:pPr>
                            </w:p>
                          </w:tc>
                          <w:tc>
                            <w:tcPr>
                              <w:tcW w:w="474" w:type="dxa"/>
                            </w:tcPr>
                            <w:p w14:paraId="7AD11247" w14:textId="77777777" w:rsidR="004D6677" w:rsidRDefault="004D6677">
                              <w:pPr>
                                <w:jc w:val="center"/>
                              </w:pPr>
                            </w:p>
                          </w:tc>
                          <w:tc>
                            <w:tcPr>
                              <w:tcW w:w="474" w:type="dxa"/>
                            </w:tcPr>
                            <w:p w14:paraId="41B71DD0" w14:textId="77777777" w:rsidR="004D6677" w:rsidRDefault="004D6677">
                              <w:pPr>
                                <w:jc w:val="center"/>
                              </w:pPr>
                            </w:p>
                          </w:tc>
                          <w:tc>
                            <w:tcPr>
                              <w:tcW w:w="474" w:type="dxa"/>
                            </w:tcPr>
                            <w:p w14:paraId="28FF7D52" w14:textId="77777777" w:rsidR="004D6677" w:rsidRDefault="004D6677">
                              <w:pPr>
                                <w:jc w:val="center"/>
                              </w:pPr>
                            </w:p>
                          </w:tc>
                          <w:tc>
                            <w:tcPr>
                              <w:tcW w:w="470" w:type="dxa"/>
                            </w:tcPr>
                            <w:p w14:paraId="6C777493" w14:textId="77777777" w:rsidR="004D6677" w:rsidRDefault="004D6677">
                              <w:pPr>
                                <w:jc w:val="center"/>
                              </w:pPr>
                            </w:p>
                          </w:tc>
                        </w:tr>
                        <w:tr w:rsidR="004D6677" w14:paraId="69844C5D" w14:textId="77777777">
                          <w:trPr>
                            <w:trHeight w:hRule="exact" w:val="454"/>
                          </w:trPr>
                          <w:tc>
                            <w:tcPr>
                              <w:tcW w:w="232" w:type="dxa"/>
                              <w:tcBorders>
                                <w:top w:val="single" w:sz="4" w:space="0" w:color="auto"/>
                                <w:bottom w:val="single" w:sz="4" w:space="0" w:color="auto"/>
                                <w:right w:val="single" w:sz="4" w:space="0" w:color="auto"/>
                              </w:tcBorders>
                              <w:vAlign w:val="bottom"/>
                            </w:tcPr>
                            <w:p w14:paraId="0D590D76" w14:textId="77777777" w:rsidR="004D6677" w:rsidRDefault="004D6677">
                              <w:pPr>
                                <w:jc w:val="center"/>
                                <w:rPr>
                                  <w:sz w:val="16"/>
                                </w:rPr>
                              </w:pPr>
                              <w:r>
                                <w:rPr>
                                  <w:sz w:val="16"/>
                                </w:rPr>
                                <w:t>10</w:t>
                              </w:r>
                            </w:p>
                          </w:tc>
                          <w:tc>
                            <w:tcPr>
                              <w:tcW w:w="474" w:type="dxa"/>
                              <w:tcBorders>
                                <w:left w:val="single" w:sz="4" w:space="0" w:color="auto"/>
                              </w:tcBorders>
                            </w:tcPr>
                            <w:p w14:paraId="2C661187" w14:textId="77777777" w:rsidR="004D6677" w:rsidRDefault="004D6677">
                              <w:pPr>
                                <w:jc w:val="center"/>
                              </w:pPr>
                            </w:p>
                          </w:tc>
                          <w:tc>
                            <w:tcPr>
                              <w:tcW w:w="473" w:type="dxa"/>
                            </w:tcPr>
                            <w:p w14:paraId="62BB4195" w14:textId="77777777" w:rsidR="004D6677" w:rsidRDefault="004D6677">
                              <w:pPr>
                                <w:jc w:val="center"/>
                              </w:pPr>
                            </w:p>
                          </w:tc>
                          <w:tc>
                            <w:tcPr>
                              <w:tcW w:w="473" w:type="dxa"/>
                            </w:tcPr>
                            <w:p w14:paraId="44CFCD4A" w14:textId="77777777" w:rsidR="004D6677" w:rsidRDefault="004D6677">
                              <w:pPr>
                                <w:jc w:val="center"/>
                              </w:pPr>
                            </w:p>
                          </w:tc>
                          <w:tc>
                            <w:tcPr>
                              <w:tcW w:w="473" w:type="dxa"/>
                            </w:tcPr>
                            <w:p w14:paraId="730379C1" w14:textId="77777777" w:rsidR="004D6677" w:rsidRDefault="004D6677">
                              <w:pPr>
                                <w:jc w:val="center"/>
                              </w:pPr>
                            </w:p>
                          </w:tc>
                          <w:tc>
                            <w:tcPr>
                              <w:tcW w:w="473" w:type="dxa"/>
                            </w:tcPr>
                            <w:p w14:paraId="6762D433" w14:textId="77777777" w:rsidR="004D6677" w:rsidRDefault="004D6677">
                              <w:pPr>
                                <w:jc w:val="center"/>
                              </w:pPr>
                            </w:p>
                          </w:tc>
                          <w:tc>
                            <w:tcPr>
                              <w:tcW w:w="474" w:type="dxa"/>
                            </w:tcPr>
                            <w:p w14:paraId="5573A8BB" w14:textId="77777777" w:rsidR="004D6677" w:rsidRDefault="004D6677">
                              <w:pPr>
                                <w:jc w:val="center"/>
                              </w:pPr>
                            </w:p>
                          </w:tc>
                          <w:tc>
                            <w:tcPr>
                              <w:tcW w:w="474" w:type="dxa"/>
                            </w:tcPr>
                            <w:p w14:paraId="511CDF9B" w14:textId="77777777" w:rsidR="004D6677" w:rsidRDefault="004D6677">
                              <w:pPr>
                                <w:jc w:val="center"/>
                              </w:pPr>
                            </w:p>
                          </w:tc>
                          <w:tc>
                            <w:tcPr>
                              <w:tcW w:w="474" w:type="dxa"/>
                            </w:tcPr>
                            <w:p w14:paraId="5BBB16B2" w14:textId="77777777" w:rsidR="004D6677" w:rsidRDefault="004D6677">
                              <w:pPr>
                                <w:jc w:val="center"/>
                              </w:pPr>
                            </w:p>
                          </w:tc>
                          <w:tc>
                            <w:tcPr>
                              <w:tcW w:w="470" w:type="dxa"/>
                            </w:tcPr>
                            <w:p w14:paraId="33629F41" w14:textId="77777777" w:rsidR="004D6677" w:rsidRDefault="004D6677">
                              <w:pPr>
                                <w:jc w:val="center"/>
                              </w:pPr>
                            </w:p>
                          </w:tc>
                        </w:tr>
                        <w:tr w:rsidR="004D6677" w14:paraId="2B20B8B9" w14:textId="77777777">
                          <w:trPr>
                            <w:trHeight w:hRule="exact" w:val="454"/>
                          </w:trPr>
                          <w:tc>
                            <w:tcPr>
                              <w:tcW w:w="232" w:type="dxa"/>
                              <w:tcBorders>
                                <w:top w:val="single" w:sz="4" w:space="0" w:color="auto"/>
                                <w:right w:val="single" w:sz="4" w:space="0" w:color="auto"/>
                              </w:tcBorders>
                              <w:vAlign w:val="bottom"/>
                            </w:tcPr>
                            <w:p w14:paraId="13727E21" w14:textId="77777777" w:rsidR="004D6677" w:rsidRDefault="004D6677">
                              <w:pPr>
                                <w:jc w:val="center"/>
                                <w:rPr>
                                  <w:sz w:val="16"/>
                                </w:rPr>
                              </w:pPr>
                              <w:r>
                                <w:rPr>
                                  <w:sz w:val="16"/>
                                </w:rPr>
                                <w:t>0</w:t>
                              </w:r>
                            </w:p>
                          </w:tc>
                          <w:tc>
                            <w:tcPr>
                              <w:tcW w:w="474" w:type="dxa"/>
                              <w:tcBorders>
                                <w:left w:val="single" w:sz="4" w:space="0" w:color="auto"/>
                                <w:bottom w:val="single" w:sz="4" w:space="0" w:color="auto"/>
                              </w:tcBorders>
                            </w:tcPr>
                            <w:p w14:paraId="2A5D7282" w14:textId="77777777" w:rsidR="004D6677" w:rsidRDefault="004D6677">
                              <w:pPr>
                                <w:jc w:val="center"/>
                              </w:pPr>
                            </w:p>
                          </w:tc>
                          <w:tc>
                            <w:tcPr>
                              <w:tcW w:w="473" w:type="dxa"/>
                              <w:tcBorders>
                                <w:bottom w:val="single" w:sz="4" w:space="0" w:color="auto"/>
                              </w:tcBorders>
                            </w:tcPr>
                            <w:p w14:paraId="5DFEB9BF" w14:textId="77777777" w:rsidR="004D6677" w:rsidRDefault="004D6677">
                              <w:pPr>
                                <w:jc w:val="center"/>
                              </w:pPr>
                            </w:p>
                          </w:tc>
                          <w:tc>
                            <w:tcPr>
                              <w:tcW w:w="473" w:type="dxa"/>
                              <w:tcBorders>
                                <w:bottom w:val="single" w:sz="4" w:space="0" w:color="auto"/>
                              </w:tcBorders>
                            </w:tcPr>
                            <w:p w14:paraId="1028AA08" w14:textId="77777777" w:rsidR="004D6677" w:rsidRDefault="004D6677">
                              <w:pPr>
                                <w:jc w:val="center"/>
                              </w:pPr>
                            </w:p>
                          </w:tc>
                          <w:tc>
                            <w:tcPr>
                              <w:tcW w:w="473" w:type="dxa"/>
                              <w:tcBorders>
                                <w:bottom w:val="single" w:sz="4" w:space="0" w:color="auto"/>
                              </w:tcBorders>
                            </w:tcPr>
                            <w:p w14:paraId="030FBFFD" w14:textId="77777777" w:rsidR="004D6677" w:rsidRDefault="004D6677">
                              <w:pPr>
                                <w:jc w:val="center"/>
                              </w:pPr>
                            </w:p>
                          </w:tc>
                          <w:tc>
                            <w:tcPr>
                              <w:tcW w:w="473" w:type="dxa"/>
                              <w:tcBorders>
                                <w:bottom w:val="single" w:sz="4" w:space="0" w:color="auto"/>
                              </w:tcBorders>
                            </w:tcPr>
                            <w:p w14:paraId="0E45008A" w14:textId="77777777" w:rsidR="004D6677" w:rsidRDefault="004D6677">
                              <w:pPr>
                                <w:jc w:val="center"/>
                              </w:pPr>
                            </w:p>
                          </w:tc>
                          <w:tc>
                            <w:tcPr>
                              <w:tcW w:w="474" w:type="dxa"/>
                              <w:tcBorders>
                                <w:bottom w:val="single" w:sz="4" w:space="0" w:color="auto"/>
                              </w:tcBorders>
                            </w:tcPr>
                            <w:p w14:paraId="08326762" w14:textId="77777777" w:rsidR="004D6677" w:rsidRDefault="004D6677">
                              <w:pPr>
                                <w:jc w:val="center"/>
                              </w:pPr>
                            </w:p>
                          </w:tc>
                          <w:tc>
                            <w:tcPr>
                              <w:tcW w:w="474" w:type="dxa"/>
                              <w:tcBorders>
                                <w:bottom w:val="single" w:sz="4" w:space="0" w:color="auto"/>
                              </w:tcBorders>
                            </w:tcPr>
                            <w:p w14:paraId="10B4DC64" w14:textId="77777777" w:rsidR="004D6677" w:rsidRDefault="004D6677">
                              <w:pPr>
                                <w:jc w:val="center"/>
                              </w:pPr>
                            </w:p>
                          </w:tc>
                          <w:tc>
                            <w:tcPr>
                              <w:tcW w:w="474" w:type="dxa"/>
                              <w:tcBorders>
                                <w:bottom w:val="single" w:sz="4" w:space="0" w:color="auto"/>
                              </w:tcBorders>
                            </w:tcPr>
                            <w:p w14:paraId="0577AE3D" w14:textId="77777777" w:rsidR="004D6677" w:rsidRDefault="004D6677">
                              <w:pPr>
                                <w:jc w:val="center"/>
                              </w:pPr>
                            </w:p>
                          </w:tc>
                          <w:tc>
                            <w:tcPr>
                              <w:tcW w:w="470" w:type="dxa"/>
                              <w:tcBorders>
                                <w:bottom w:val="single" w:sz="4" w:space="0" w:color="auto"/>
                              </w:tcBorders>
                            </w:tcPr>
                            <w:p w14:paraId="5B641FB1" w14:textId="77777777" w:rsidR="004D6677" w:rsidRDefault="004D6677">
                              <w:pPr>
                                <w:jc w:val="center"/>
                              </w:pPr>
                            </w:p>
                          </w:tc>
                        </w:tr>
                        <w:tr w:rsidR="004D6677" w14:paraId="5D674EED" w14:textId="77777777">
                          <w:trPr>
                            <w:trHeight w:hRule="exact" w:val="226"/>
                          </w:trPr>
                          <w:tc>
                            <w:tcPr>
                              <w:tcW w:w="232" w:type="dxa"/>
                              <w:vAlign w:val="center"/>
                            </w:tcPr>
                            <w:p w14:paraId="215B4882" w14:textId="77777777" w:rsidR="004D6677" w:rsidRDefault="004D6677">
                              <w:pPr>
                                <w:jc w:val="center"/>
                                <w:rPr>
                                  <w:sz w:val="16"/>
                                </w:rPr>
                              </w:pPr>
                            </w:p>
                          </w:tc>
                          <w:tc>
                            <w:tcPr>
                              <w:tcW w:w="474" w:type="dxa"/>
                              <w:tcBorders>
                                <w:top w:val="single" w:sz="4" w:space="0" w:color="auto"/>
                                <w:right w:val="single" w:sz="4" w:space="0" w:color="auto"/>
                              </w:tcBorders>
                            </w:tcPr>
                            <w:p w14:paraId="45F958A7" w14:textId="77777777" w:rsidR="004D6677" w:rsidRDefault="004D6677">
                              <w:pPr>
                                <w:jc w:val="right"/>
                                <w:rPr>
                                  <w:sz w:val="16"/>
                                </w:rPr>
                              </w:pPr>
                              <w:r>
                                <w:rPr>
                                  <w:sz w:val="16"/>
                                </w:rPr>
                                <w:t>10</w:t>
                              </w:r>
                            </w:p>
                          </w:tc>
                          <w:tc>
                            <w:tcPr>
                              <w:tcW w:w="473" w:type="dxa"/>
                              <w:tcBorders>
                                <w:top w:val="single" w:sz="4" w:space="0" w:color="auto"/>
                                <w:left w:val="single" w:sz="4" w:space="0" w:color="auto"/>
                                <w:right w:val="single" w:sz="4" w:space="0" w:color="auto"/>
                              </w:tcBorders>
                            </w:tcPr>
                            <w:p w14:paraId="09CAC5B4" w14:textId="77777777" w:rsidR="004D6677" w:rsidRDefault="004D6677">
                              <w:pPr>
                                <w:jc w:val="right"/>
                                <w:rPr>
                                  <w:sz w:val="16"/>
                                </w:rPr>
                              </w:pPr>
                              <w:r>
                                <w:rPr>
                                  <w:sz w:val="16"/>
                                </w:rPr>
                                <w:t>20</w:t>
                              </w:r>
                            </w:p>
                          </w:tc>
                          <w:tc>
                            <w:tcPr>
                              <w:tcW w:w="473" w:type="dxa"/>
                              <w:tcBorders>
                                <w:top w:val="single" w:sz="4" w:space="0" w:color="auto"/>
                                <w:left w:val="single" w:sz="4" w:space="0" w:color="auto"/>
                                <w:right w:val="single" w:sz="4" w:space="0" w:color="auto"/>
                              </w:tcBorders>
                            </w:tcPr>
                            <w:p w14:paraId="430F455C" w14:textId="77777777" w:rsidR="004D6677" w:rsidRDefault="004D6677">
                              <w:pPr>
                                <w:jc w:val="right"/>
                                <w:rPr>
                                  <w:sz w:val="16"/>
                                </w:rPr>
                              </w:pPr>
                              <w:r>
                                <w:rPr>
                                  <w:sz w:val="16"/>
                                </w:rPr>
                                <w:t>30</w:t>
                              </w:r>
                            </w:p>
                          </w:tc>
                          <w:tc>
                            <w:tcPr>
                              <w:tcW w:w="473" w:type="dxa"/>
                              <w:tcBorders>
                                <w:top w:val="single" w:sz="4" w:space="0" w:color="auto"/>
                                <w:left w:val="single" w:sz="4" w:space="0" w:color="auto"/>
                                <w:right w:val="single" w:sz="4" w:space="0" w:color="auto"/>
                              </w:tcBorders>
                            </w:tcPr>
                            <w:p w14:paraId="3BE4B263" w14:textId="77777777" w:rsidR="004D6677" w:rsidRDefault="004D6677">
                              <w:pPr>
                                <w:jc w:val="right"/>
                                <w:rPr>
                                  <w:sz w:val="16"/>
                                </w:rPr>
                              </w:pPr>
                              <w:r>
                                <w:rPr>
                                  <w:sz w:val="16"/>
                                </w:rPr>
                                <w:t>40</w:t>
                              </w:r>
                            </w:p>
                          </w:tc>
                          <w:tc>
                            <w:tcPr>
                              <w:tcW w:w="473" w:type="dxa"/>
                              <w:tcBorders>
                                <w:top w:val="single" w:sz="4" w:space="0" w:color="auto"/>
                                <w:left w:val="single" w:sz="4" w:space="0" w:color="auto"/>
                                <w:right w:val="single" w:sz="4" w:space="0" w:color="auto"/>
                              </w:tcBorders>
                            </w:tcPr>
                            <w:p w14:paraId="4F9C633F" w14:textId="77777777" w:rsidR="004D6677" w:rsidRDefault="004D6677">
                              <w:pPr>
                                <w:jc w:val="right"/>
                                <w:rPr>
                                  <w:sz w:val="16"/>
                                </w:rPr>
                              </w:pPr>
                              <w:r>
                                <w:rPr>
                                  <w:sz w:val="16"/>
                                </w:rPr>
                                <w:t>50</w:t>
                              </w:r>
                            </w:p>
                          </w:tc>
                          <w:tc>
                            <w:tcPr>
                              <w:tcW w:w="474" w:type="dxa"/>
                              <w:tcBorders>
                                <w:top w:val="single" w:sz="4" w:space="0" w:color="auto"/>
                                <w:left w:val="single" w:sz="4" w:space="0" w:color="auto"/>
                                <w:right w:val="single" w:sz="4" w:space="0" w:color="auto"/>
                              </w:tcBorders>
                            </w:tcPr>
                            <w:p w14:paraId="3D983537" w14:textId="77777777" w:rsidR="004D6677" w:rsidRDefault="004D6677">
                              <w:pPr>
                                <w:jc w:val="right"/>
                                <w:rPr>
                                  <w:sz w:val="16"/>
                                </w:rPr>
                              </w:pPr>
                              <w:r>
                                <w:rPr>
                                  <w:sz w:val="16"/>
                                </w:rPr>
                                <w:t>60</w:t>
                              </w:r>
                            </w:p>
                          </w:tc>
                          <w:tc>
                            <w:tcPr>
                              <w:tcW w:w="474" w:type="dxa"/>
                              <w:tcBorders>
                                <w:top w:val="single" w:sz="4" w:space="0" w:color="auto"/>
                                <w:left w:val="single" w:sz="4" w:space="0" w:color="auto"/>
                              </w:tcBorders>
                            </w:tcPr>
                            <w:p w14:paraId="133E43D8" w14:textId="77777777" w:rsidR="004D6677" w:rsidRDefault="004D6677">
                              <w:pPr>
                                <w:jc w:val="right"/>
                                <w:rPr>
                                  <w:sz w:val="16"/>
                                </w:rPr>
                              </w:pPr>
                              <w:r>
                                <w:rPr>
                                  <w:sz w:val="16"/>
                                </w:rPr>
                                <w:t>70</w:t>
                              </w:r>
                            </w:p>
                          </w:tc>
                          <w:tc>
                            <w:tcPr>
                              <w:tcW w:w="474" w:type="dxa"/>
                              <w:tcBorders>
                                <w:top w:val="single" w:sz="4" w:space="0" w:color="auto"/>
                                <w:left w:val="single" w:sz="4" w:space="0" w:color="auto"/>
                              </w:tcBorders>
                            </w:tcPr>
                            <w:p w14:paraId="56BD662C" w14:textId="77777777" w:rsidR="004D6677" w:rsidRDefault="004D6677">
                              <w:pPr>
                                <w:jc w:val="right"/>
                                <w:rPr>
                                  <w:sz w:val="16"/>
                                </w:rPr>
                              </w:pPr>
                              <w:r>
                                <w:rPr>
                                  <w:sz w:val="16"/>
                                </w:rPr>
                                <w:t>80</w:t>
                              </w:r>
                            </w:p>
                          </w:tc>
                          <w:tc>
                            <w:tcPr>
                              <w:tcW w:w="470" w:type="dxa"/>
                              <w:tcBorders>
                                <w:top w:val="single" w:sz="4" w:space="0" w:color="auto"/>
                                <w:left w:val="single" w:sz="4" w:space="0" w:color="auto"/>
                              </w:tcBorders>
                            </w:tcPr>
                            <w:p w14:paraId="3B05825F" w14:textId="77777777" w:rsidR="004D6677" w:rsidRDefault="004D6677">
                              <w:pPr>
                                <w:jc w:val="right"/>
                                <w:rPr>
                                  <w:sz w:val="16"/>
                                </w:rPr>
                              </w:pPr>
                              <w:r>
                                <w:rPr>
                                  <w:sz w:val="16"/>
                                </w:rPr>
                                <w:t>90</w:t>
                              </w:r>
                            </w:p>
                          </w:tc>
                        </w:tr>
                      </w:tbl>
                      <w:p w14:paraId="5F4BC0D3" w14:textId="77777777" w:rsidR="004D6677" w:rsidRDefault="004D6677" w:rsidP="00F610CB">
                        <w:pPr>
                          <w:pStyle w:val="Header"/>
                          <w:jc w:val="right"/>
                        </w:pPr>
                        <w:r>
                          <w:t>Trục X</w:t>
                        </w:r>
                      </w:p>
                    </w:txbxContent>
                  </v:textbox>
                </v:shape>
                <v:group id="Group 1185" o:spid="_x0000_s2306" style="position:absolute;left:4150;top:2137;width:4500;height:3075" coordorigin="4290,6390" coordsize="4500,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line id="Line 1186" o:spid="_x0000_s2307" style="position:absolute;flip:x;visibility:visible;mso-wrap-style:square" from="6375,8900" to="7686,8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BR8EAAADcAAAADwAAAGRycy9kb3ducmV2LnhtbERPy4rCMBTdC/MP4QqzEU0VFKlGkcGB&#10;WWqtA7O7NLcPbG5Kk9r27ycLweXhvPfHwdTiSa2rLCtYLiIQxJnVFRcK0tv3fAvCeWSNtWVSMJKD&#10;4+FjssdY256v9Ex8IUIIuxgVlN43sZQuK8mgW9iGOHC5bQ36ANtC6hb7EG5quYqijTRYcWgosaGv&#10;krJH0hkFiUzTMX/8Zb9n7s14v3SXLp8p9TkdTjsQngb/Fr/cP1rBehXmhzPhCM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4MFHwQAAANwAAAAPAAAAAAAAAAAAAAAA&#10;AKECAABkcnMvZG93bnJldi54bWxQSwUGAAAAAAQABAD5AAAAjwMAAAAA&#10;" strokecolor="blue" strokeweight="1.5pt"/>
                  <v:oval id="Oval 1187" o:spid="_x0000_s2308" style="position:absolute;left:7257;top:7871;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q89cgA&#10;AADcAAAADwAAAGRycy9kb3ducmV2LnhtbESPT2vCQBTE70K/w/IK3nQTQSmpmyD+AVvsQdNSenvN&#10;vibB7NuQXTX66bsFocdhZn7DzLPeNOJMnastK4jHEQjiwuqaSwXv+Wb0BMJ5ZI2NZVJwJQdZ+jCY&#10;Y6Lthfd0PvhSBAi7BBVU3reJlK6oyKAb25Y4eD+2M+iD7EqpO7wEuGnkJIpm0mDNYaHClpYVFcfD&#10;ySh4devddPXyXbsy72+fX/Hx7WO1Vmr42C+eQXjq/X/43t5qBdNJDH9nwhGQ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6rz1yAAAANwAAAAPAAAAAAAAAAAAAAAAAJgCAABk&#10;cnMvZG93bnJldi54bWxQSwUGAAAAAAQABAD1AAAAjQMAAAAA&#10;" filled="f" fillcolor="black" strokecolor="red" strokeweight="1.5pt"/>
                  <v:line id="Line 1188" o:spid="_x0000_s2309" style="position:absolute;flip:y;visibility:visible;mso-wrap-style:square" from="4779,6833" to="4779,9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76q8QAAADcAAAADwAAAGRycy9kb3ducmV2LnhtbESPT2vCQBTE74V+h+UVvBTdNGCR1FWK&#10;WPBo0yh4e2Rf/mD2bchuTPLtu4LgcZiZ3zDr7WgacaPO1ZYVfCwiEMS51TWXCrK/n/kKhPPIGhvL&#10;pGAiB9vN68saE20H/qVb6ksRIOwSVFB53yZSurwig25hW+LgFbYz6IPsSqk7HALcNDKOok9psOaw&#10;UGFLu4rya9obBanMsqm4XvLzngcznY79sS/elZq9jd9fIDyN/hl+tA9awTKO4X4mHAG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fvqrxAAAANwAAAAPAAAAAAAAAAAA&#10;AAAAAKECAABkcnMvZG93bnJldi54bWxQSwUGAAAAAAQABAD5AAAAkgMAAAAA&#10;" strokecolor="blue" strokeweight="1.5pt"/>
                  <v:line id="Line 1189" o:spid="_x0000_s2310" style="position:absolute;visibility:visible;mso-wrap-style:square" from="4779,9227" to="8267,9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kew8UAAADcAAAADwAAAGRycy9kb3ducmV2LnhtbESPQWvCQBSE70L/w/IKvenGlAaJ2Ygt&#10;FAqFYlU8P7PPJJp9G7JbTfz1rlDwOMzMN0y26E0jztS52rKC6SQCQVxYXXOpYLv5HM9AOI+ssbFM&#10;CgZysMifRhmm2l74l85rX4oAYZeigsr7NpXSFRUZdBPbEgfvYDuDPsiulLrDS4CbRsZRlEiDNYeF&#10;Clv6qKg4rf+MgqNNhn1sE7mbbpKfYbuK3r+vJ6VenvvlHISn3j/C/+0vreAtfoX7mXAEZH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kew8UAAADcAAAADwAAAAAAAAAA&#10;AAAAAAChAgAAZHJzL2Rvd25yZXYueG1sUEsFBgAAAAAEAAQA+QAAAJMDAAAAAA==&#10;" strokecolor="blue" strokeweight="1.5pt"/>
                  <v:line id="Line 1190" o:spid="_x0000_s2311" style="position:absolute;flip:y;visibility:visible;mso-wrap-style:square" from="8256,6833" to="8256,9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vHRMQAAADcAAAADwAAAGRycy9kb3ducmV2LnhtbESPT2vCQBTE70K/w/IKXkQ3FS2SuopI&#10;hR41TQu9PbIvfzD7NmQ3Jvn2XUHwOMzMb5jtfjC1uFHrKssK3hYRCOLM6ooLBen3ab4B4Tyyxtoy&#10;KRjJwX73MtlirG3PF7olvhABwi5GBaX3TSyly0oy6Ba2IQ5ebluDPsi2kLrFPsBNLZdR9C4NVhwW&#10;SmzoWFJ2TTqjIJFpOubXv+z3k3sz/py7c5fPlJq+DocPEJ4G/ww/2l9awXq5gvuZcATk7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28dExAAAANwAAAAPAAAAAAAAAAAA&#10;AAAAAKECAABkcnMvZG93bnJldi54bWxQSwUGAAAAAAQABAD5AAAAkgMAAAAA&#10;" strokecolor="blue" strokeweight="1.5pt"/>
                  <v:line id="Line 1191" o:spid="_x0000_s2312" style="position:absolute;visibility:visible;mso-wrap-style:square" from="4779,6833" to="8267,6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jLMUAAADcAAAADwAAAGRycy9kb3ducmV2LnhtbESPQWvCQBSE7wX/w/KE3uomgYQSXUUF&#10;oVAorUrPz+wzicm+DdltTPrru4VCj8PMfMOsNqNpxUC9qy0riBcRCOLC6ppLBefT4ekZhPPIGlvL&#10;pGAiB5v17GGFubZ3/qDh6EsRIOxyVFB53+VSuqIig25hO+LgXW1v0AfZl1L3eA9w08okijJpsOaw&#10;UGFH+4qK5vhlFNxsNl0Sm8nP+JS9Tef3aPf63Sj1OB+3SxCeRv8f/mu/aAVpksLvmXA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wjLMUAAADcAAAADwAAAAAAAAAA&#10;AAAAAAChAgAAZHJzL2Rvd25yZXYueG1sUEsFBgAAAAAEAAQA+QAAAJMDAAAAAA==&#10;" strokecolor="blue" strokeweight="1.5pt"/>
                  <v:line id="Line 1192" o:spid="_x0000_s2313" style="position:absolute;flip:x y;visibility:visible;mso-wrap-style:square" from="7515,8444" to="7686,8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pxR8UAAADcAAAADwAAAGRycy9kb3ducmV2LnhtbESPQWvCQBSE70L/w/IKvelGpVpS1yBK&#10;aClejG3Pj+wzSZN9G7LbJP33XUHwOMzMN8wmGU0jeupcZVnBfBaBIM6trrhQ8HlOpy8gnEfW2Fgm&#10;BX/kINk+TDYYazvwifrMFyJA2MWooPS+jaV0eUkG3cy2xMG72M6gD7IrpO5wCHDTyEUUraTBisNC&#10;iS3tS8rr7Nco+K790r6tf/Dr46IP+3TnonR+VOrpcdy9gvA0+nv41n7XCp4XK7ieCUdAb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pxR8UAAADcAAAADwAAAAAAAAAA&#10;AAAAAAChAgAAZHJzL2Rvd25yZXYueG1sUEsFBgAAAAAEAAQA+QAAAJMDAAAAAA==&#10;" strokecolor="blue" strokeweight="1.5pt"/>
                  <v:line id="Line 1193" o:spid="_x0000_s2314" style="position:absolute;flip:x;visibility:visible;mso-wrap-style:square" from="6717,8444" to="7515,8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ZM8QAAADcAAAADwAAAGRycy9kb3ducmV2LnhtbESPT2vCQBTE70K/w/IKXkQ3FbSSuopI&#10;hR41TQu9PbIvfzD7NmQ3Jvn2XUHwOMzMb5jtfjC1uFHrKssK3hYRCOLM6ooLBen3ab4B4Tyyxtoy&#10;KRjJwX73MtlirG3PF7olvhABwi5GBaX3TSyly0oy6Ba2IQ5ebluDPsi2kLrFPsBNLZdRtJYGKw4L&#10;JTZ0LCm7Jp1RkMg0HfPrX/b7yb0Zf87ductnSk1fh8MHCE+Df4Yf7S+tYLV8h/uZcATk7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CVkzxAAAANwAAAAPAAAAAAAAAAAA&#10;AAAAAKECAABkcnMvZG93bnJldi54bWxQSwUGAAAAAAQABAD5AAAAkgMAAAAA&#10;" strokecolor="blue" strokeweight="1.5pt"/>
                  <v:line id="Line 1194" o:spid="_x0000_s2315" style="position:absolute;flip:x;visibility:visible;mso-wrap-style:square" from="6375,8501" to="6717,8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bNQcEAAADcAAAADwAAAGRycy9kb3ducmV2LnhtbERPy4rCMBTdC/MP4QqzEU0VFKlGkcGB&#10;WWqtA7O7NLcPbG5Kk9r27ycLweXhvPfHwdTiSa2rLCtYLiIQxJnVFRcK0tv3fAvCeWSNtWVSMJKD&#10;4+FjssdY256v9Ex8IUIIuxgVlN43sZQuK8mgW9iGOHC5bQ36ANtC6hb7EG5quYqijTRYcWgosaGv&#10;krJH0hkFiUzTMX/8Zb9n7s14v3SXLp8p9TkdTjsQngb/Fr/cP1rBehXWhjPhCM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ls1BwQAAANwAAAAPAAAAAAAAAAAAAAAA&#10;AKECAABkcnMvZG93bnJldi54bWxQSwUGAAAAAAQABAD5AAAAjwMAAAAA&#10;" strokecolor="blue" strokeweight="1.5pt"/>
                  <v:group id="Group 1195" o:spid="_x0000_s2316" style="position:absolute;left:4779;top:7320;width:3456;height:1238" coordorigin="4779,7320" coordsize="3456,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TDuMUAAADcAAAADwAAAGRycy9kb3ducmV2LnhtbESPQYvCMBSE78L+h/CE&#10;vWlaF8WtRhFZlz2IoC6It0fzbIvNS2liW/+9EQSPw8x8w8yXnSlFQ7UrLCuIhxEI4tTqgjMF/8fN&#10;YArCeWSNpWVScCcHy8VHb46Jti3vqTn4TAQIuwQV5N5XiZQuzcmgG9qKOHgXWxv0QdaZ1DW2AW5K&#10;OYqiiTRYcFjIsaJ1Tun1cDMKfltsV1/xT7O9Xtb383G8O21jUuqz361mIDx1/h1+tf+0gvH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rEw7jFAAAA3AAA&#10;AA8AAAAAAAAAAAAAAAAAqgIAAGRycy9kb3ducmV2LnhtbFBLBQYAAAAABAAEAPoAAACcAwAAAAA=&#10;">
                    <v:line id="Line 1196" o:spid="_x0000_s2317" style="position:absolute;flip:y;visibility:visible;mso-wrap-style:square" from="4779,8444" to="5520,8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lXmsIAAADcAAAADwAAAGRycy9kb3ducmV2LnhtbERPy2rCQBTdC/2H4RbcSDOxopTUUUqx&#10;4FJjWujukrl5YOZOyExM8vfOQnB5OO/tfjSNuFHnassKllEMgji3uuZSQXb5efsA4TyyxsYyKZjI&#10;wX73Mttiou3AZ7qlvhQhhF2CCirv20RKl1dk0EW2JQ5cYTuDPsCulLrDIYSbRr7H8UYarDk0VNjS&#10;d0X5Ne2NglRm2VRc//O/Aw9m+j31p75YKDV/Hb8+QXga/VP8cB+1gvUqzA9nwhGQu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lXmsIAAADcAAAADwAAAAAAAAAAAAAA&#10;AAChAgAAZHJzL2Rvd25yZXYueG1sUEsFBgAAAAAEAAQA+QAAAJADAAAAAA==&#10;" strokecolor="blue" strokeweight="1.5pt"/>
                    <v:line id="Line 1197" o:spid="_x0000_s2318" style="position:absolute;flip:y;visibility:visible;mso-wrap-style:square" from="5520,8144" to="6090,8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XyAcQAAADcAAAADwAAAGRycy9kb3ducmV2LnhtbESPT2vCQBTE7wW/w/IEL0U3WioSXUWk&#10;hR5tjIK3R/blD2bfhuzGJN++Wyj0OMzMb5jdYTC1eFLrKssKlosIBHFmdcWFgvTyOd+AcB5ZY22Z&#10;FIzk4LCfvOww1rbnb3omvhABwi5GBaX3TSyly0oy6Ba2IQ5ebluDPsi2kLrFPsBNLVdRtJYGKw4L&#10;JTZ0Kil7JJ1RkMg0HfPHPbt9cG/G67k7d/mrUrPpcNyC8DT4//Bf+0sreH9bwu+Zc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dfIBxAAAANwAAAAPAAAAAAAAAAAA&#10;AAAAAKECAABkcnMvZG93bnJldi54bWxQSwUGAAAAAAQABAD5AAAAkgMAAAAA&#10;" strokecolor="blue" strokeweight="1.5pt"/>
                    <v:line id="Line 1198" o:spid="_x0000_s2319" style="position:absolute;flip:y;visibility:visible;mso-wrap-style:square" from="6090,7913" to="7257,8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sdsQAAADcAAAADwAAAGRycy9kb3ducmV2LnhtbESPT2vCQBTE70K/w/IKXkQ3VSySuopI&#10;hR41TQu9PbIvfzD7NmQ3Jvn2XUHwOMzMb5jtfjC1uFHrKssK3hYRCOLM6ooLBen3ab4B4Tyyxtoy&#10;KRjJwX73MtlirG3PF7olvhABwi5GBaX3TSyly0oy6Ba2IQ5ebluDPsi2kLrFPsBNLZdR9C4NVhwW&#10;SmzoWFJ2TTqjIJFpOubXv+z3k3sz/py7c5fPlJq+DocPEJ4G/ww/2l9awXq1hPuZcATk7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p2x2xAAAANwAAAAPAAAAAAAAAAAA&#10;AAAAAKECAABkcnMvZG93bnJldi54bWxQSwUGAAAAAAQABAD5AAAAkgMAAAAA&#10;" strokecolor="blue" strokeweight="1.5pt"/>
                    <v:line id="Line 1199" o:spid="_x0000_s2320" style="position:absolute;flip:y;visibility:visible;mso-wrap-style:square" from="7290,7320" to="8235,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vJ7cQAAADcAAAADwAAAGRycy9kb3ducmV2LnhtbESPT2vCQBTE7wW/w/KEXopuqrRIdBWR&#10;Cj3aNAreHtmXP5h9G7Ibk3x7Vyj0OMzMb5jNbjC1uFPrKssK3ucRCOLM6ooLBenvcbYC4Tyyxtoy&#10;KRjJwW47edlgrG3PP3RPfCEChF2MCkrvm1hKl5Vk0M1tQxy83LYGfZBtIXWLfYCbWi6i6FMarDgs&#10;lNjQoaTslnRGQSLTdMxv1+zyxb0Zz6fu1OVvSr1Oh/0ahKfB/4f/2t9awcdyCc8z4QjI7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68ntxAAAANwAAAAPAAAAAAAAAAAA&#10;AAAAAKECAABkcnMvZG93bnJldi54bWxQSwUGAAAAAAQABAD5AAAAkgMAAAAA&#10;" strokecolor="blue" strokeweight="1.5pt"/>
                  </v:group>
                  <v:group id="Group 1200" o:spid="_x0000_s2321" style="position:absolute;left:5730;top:6840;width:615;height:1095" coordorigin="5730,6840" coordsize="615,1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line id="Line 1201" o:spid="_x0000_s2322" style="position:absolute;flip:y;visibility:visible;mso-wrap-style:square" from="5730,7275" to="5730,7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70AsQAAADcAAAADwAAAGRycy9kb3ducmV2LnhtbESPT2vCQBTE70K/w/IKvYhutCiSuoqI&#10;Qo8a00Jvj+zLH8y+DdmNSb59Vyj0OMzMb5jtfjC1eFDrKssKFvMIBHFmdcWFgvR2nm1AOI+ssbZM&#10;CkZysN+9TLYYa9vzlR6JL0SAsItRQel9E0vpspIMurltiIOX29agD7ItpG6xD3BTy2UUraXBisNC&#10;iQ0dS8ruSWcUJDJNx/z+k32fuDfj16W7dPlUqbfX4fABwtPg/8N/7U+tYPW+gueZc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TvQCxAAAANwAAAAPAAAAAAAAAAAA&#10;AAAAAKECAABkcnMvZG93bnJldi54bWxQSwUGAAAAAAQABAD5AAAAkgMAAAAA&#10;" strokecolor="blue" strokeweight="1.5pt"/>
                    <v:line id="Line 1202" o:spid="_x0000_s2323" style="position:absolute;flip:x;visibility:visible;mso-wrap-style:square" from="5745,6840" to="6345,7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xqdcQAAADcAAAADwAAAGRycy9kb3ducmV2LnhtbESPT2vCQBTE7wW/w/IEL0U3tVQkuoqU&#10;FnrUGAVvj+zLH8y+DdmNSb59tyD0OMzMb5jtfjC1eFDrKssK3hYRCOLM6ooLBen5e74G4Tyyxtoy&#10;KRjJwX43edlirG3PJ3okvhABwi5GBaX3TSyly0oy6Ba2IQ5ebluDPsi2kLrFPsBNLZdRtJIGKw4L&#10;JTb0WVJ2TzqjIJFpOub3W3b94t6Ml2N37PJXpWbT4bAB4Wnw/+Fn+0cr+Hhfwd+Zc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nGp1xAAAANwAAAAPAAAAAAAAAAAA&#10;AAAAAKECAABkcnMvZG93bnJldi54bWxQSwUGAAAAAAQABAD5AAAAkgMAAAAA&#10;" strokecolor="blue" strokeweight="1.5pt"/>
                  </v:group>
                  <v:oval id="Oval 1203" o:spid="_x0000_s2324" style="position:absolute;left:8214;top:7289;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YXx8gA&#10;AADcAAAADwAAAGRycy9kb3ducmV2LnhtbESPW2vCQBSE3wv9D8sp+FY3KraSZiPiBazYh3pB+nbM&#10;HpNg9mzIbjXtr3eFQh+HmfmGScatqcSFGldaVtDrRiCIM6tLzhXstovnEQjnkTVWlknBDzkYp48P&#10;CcbaXvmTLhufiwBhF6OCwvs6ltJlBRl0XVsTB+9kG4M+yCaXusFrgJtK9qPoRRosOSwUWNO0oOy8&#10;+TYKVm6+Hs7ej6XLt+3v4at3/tjP5kp1ntrJGwhPrf8P/7WXWsFw8Ar3M+EIyPQ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lhfHyAAAANwAAAAPAAAAAAAAAAAAAAAAAJgCAABk&#10;cnMvZG93bnJldi54bWxQSwUGAAAAAAQABAD1AAAAjQMAAAAA&#10;" filled="f" fillcolor="black" strokecolor="red" strokeweight="1.5pt"/>
                  <v:oval id="Oval 1204" o:spid="_x0000_s2325" style="position:absolute;left:6294;top:6815;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mDtcMA&#10;AADcAAAADwAAAGRycy9kb3ducmV2LnhtbERPy4rCMBTdD/gP4QruxtQRRapRRB1QGRe+GGZ3ba5t&#10;sbkpTdQ6X28WgsvDeY8mtSnEjSqXW1bQaUcgiBOrc04VHPbfnwMQziNrLCyTggc5mIwbHyOMtb3z&#10;lm47n4oQwi5GBZn3ZSylSzIy6Nq2JA7c2VYGfYBVKnWF9xBuCvkVRX1pMOfQkGFJs4ySy+5qFKzd&#10;4qc3X51yl+7r/9+/zmVznC+UajXr6RCEp9q/xS/3UivodcPacCYc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mDtcMAAADcAAAADwAAAAAAAAAAAAAAAACYAgAAZHJzL2Rv&#10;d25yZXYueG1sUEsFBgAAAAAEAAQA9QAAAIgDAAAAAA==&#10;" filled="f" fillcolor="black" strokecolor="red" strokeweight="1.5pt"/>
                  <v:oval id="Oval 1205" o:spid="_x0000_s2326" style="position:absolute;left:5703;top:7253;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mLsgA&#10;AADcAAAADwAAAGRycy9kb3ducmV2LnhtbESPW2vCQBSE3wv9D8sp+FY3KpaaZiPiBazYh3pB+nbM&#10;HpNg9mzIbjXtr3eFQh+HmfmGScatqcSFGldaVtDrRiCIM6tLzhXstovnVxDOI2usLJOCH3IwTh8f&#10;Eoy1vfInXTY+FwHCLkYFhfd1LKXLCjLourYmDt7JNgZ9kE0udYPXADeV7EfRizRYclgosKZpQdl5&#10;820UrNx8PZy9H0uXb9vfw1fv/LGfzZXqPLWTNxCeWv8f/msvtYLhYAT3M+EIyPQ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RSYuyAAAANwAAAAPAAAAAAAAAAAAAAAAAJgCAABk&#10;cnMvZG93bnJldi54bWxQSwUGAAAAAAQABAD1AAAAjQMAAAAA&#10;" filled="f" fillcolor="black" strokecolor="red" strokeweight="1.5pt"/>
                  <v:oval id="Oval 1206" o:spid="_x0000_s2327" style="position:absolute;left:6054;top:812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n8zsMA&#10;AADcAAAADwAAAGRycy9kb3ducmV2LnhtbERPy4rCMBTdD/gP4QruxtRBRapRRB1QGRe+GGZ3ba5t&#10;sbkpTdQ6X28WgsvDeY8mtSnEjSqXW1bQaUcgiBOrc04VHPbfnwMQziNrLCyTggc5mIwbHyOMtb3z&#10;lm47n4oQwi5GBZn3ZSylSzIy6Nq2JA7c2VYGfYBVKnWF9xBuCvkVRX1pMOfQkGFJs4ySy+5qFKzd&#10;4qc3X51yl+7r/9+/zmVznC+UajXr6RCEp9q/xS/3UivodcP8cCYc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n8zsMAAADcAAAADwAAAAAAAAAAAAAAAACYAgAAZHJzL2Rv&#10;d25yZXYueG1sUEsFBgAAAAAEAAQA9QAAAIgDAAAAAA==&#10;" filled="f" fillcolor="black" strokecolor="red" strokeweight="1.5pt"/>
                  <v:oval id="Oval 1207" o:spid="_x0000_s2328" style="position:absolute;left:5484;top:8411;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ZVccA&#10;AADcAAAADwAAAGRycy9kb3ducmV2LnhtbESPT2vCQBTE7wW/w/IEb3UT0SKpq4h/QKU9VFuKt2f2&#10;mQSzb0N21eindwsFj8PM/IYZTRpTigvVrrCsIO5GIIhTqwvOFHzvlq9DEM4jaywtk4IbOZiMWy8j&#10;TLS98hddtj4TAcIuQQW591UipUtzMui6tiIO3tHWBn2QdSZ1jdcAN6XsRdGbNFhwWMixollO6Wl7&#10;Ngo2bvExmK8Phct2zf13H58+f+YLpTrtZvoOwlPjn+H/9korGPRj+DsTjoA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1WVXHAAAA3AAAAA8AAAAAAAAAAAAAAAAAmAIAAGRy&#10;cy9kb3ducmV2LnhtbFBLBQYAAAAABAAEAPUAAACMAwAAAAA=&#10;" filled="f" fillcolor="black" strokecolor="red" strokeweight="1.5pt"/>
                  <v:oval id="Oval 1208" o:spid="_x0000_s2329" style="position:absolute;left:4764;top:8531;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fHIscA&#10;AADcAAAADwAAAGRycy9kb3ducmV2LnhtbESPQWvCQBSE70L/w/IKvekmolJS11CqQi16aGwRb6/Z&#10;1ySYfRuyq0Z/fVcQehxm5htmmnamFidqXWVZQTyIQBDnVldcKPjaLvvPIJxH1lhbJgUXcpDOHnpT&#10;TLQ98yedMl+IAGGXoILS+yaR0uUlGXQD2xAH79e2Bn2QbSF1i+cAN7UcRtFEGqw4LJTY0FtJ+SE7&#10;GgUfbrEez1c/lSu23XW3jw+b7/lCqafH7vUFhKfO/4fv7XetYDwawu1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nxyLHAAAA3AAAAA8AAAAAAAAAAAAAAAAAmAIAAGRy&#10;cy9kb3ducmV2LnhtbFBLBQYAAAAABAAEAPUAAACMAwAAAAA=&#10;" filled="f" fillcolor="black" strokecolor="red" strokeweight="1.5pt"/>
                  <v:oval id="Oval 1209" o:spid="_x0000_s2330" style="position:absolute;left:6369;top:884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iucgA&#10;AADcAAAADwAAAGRycy9kb3ducmV2LnhtbESPT2vCQBTE70K/w/IKvenGVouk2UipFrTYQ/2D9PbM&#10;PpNg9m3Irhr99K5Q6HGYmd8wybg1lThR40rLCvq9CARxZnXJuYL16rM7AuE8ssbKMim4kINx+tBJ&#10;MNb2zD90WvpcBAi7GBUU3texlC4ryKDr2Zo4eHvbGPRBNrnUDZ4D3FTyOYpepcGSw0KBNX0UlB2W&#10;R6Pgy00Xw8l8V7p81V63v/3D92YyVerpsX1/A+Gp9f/hv/ZMKxgOXuB+JhwBmd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q2K5yAAAANwAAAAPAAAAAAAAAAAAAAAAAJgCAABk&#10;cnMvZG93bnJldi54bWxQSwUGAAAAAAQABAD1AAAAjQMAAAAA&#10;" filled="f" fillcolor="black" strokecolor="red" strokeweight="1.5pt"/>
                  <v:oval id="Oval 1210" o:spid="_x0000_s2331" style="position:absolute;left:6699;top:8471;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6zccA&#10;AADcAAAADwAAAGRycy9kb3ducmV2LnhtbESPQWvCQBSE70L/w/IK3nSjqEh0lVIVbNGDURFvr9nX&#10;JJh9G7JbTfvru4LgcZiZb5jpvDGluFLtCssKet0IBHFqdcGZgsN+1RmDcB5ZY2mZFPySg/nspTXF&#10;WNsb7+ia+EwECLsYFeTeV7GULs3JoOvaijh437Y26IOsM6lrvAW4KWU/ikbSYMFhIceK3nNKL8mP&#10;UfDplpvh4uOrcNm++Tude5ftcbFUqv3avE1AeGr8M/xor7WC4WAA9zPhCM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C+s3HAAAA3AAAAA8AAAAAAAAAAAAAAAAAmAIAAGRy&#10;cy9kb3ducmV2LnhtbFBLBQYAAAAABAAEAPUAAACMAwAAAAA=&#10;" filled="f" fillcolor="black" strokecolor="red" strokeweight="1.5pt"/>
                  <v:oval id="Oval 1211" o:spid="_x0000_s2332" style="position:absolute;left:7464;top:842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5fVscA&#10;AADcAAAADwAAAGRycy9kb3ducmV2LnhtbESPT2vCQBTE74LfYXlCb7qxGJHoKqUq1KIH/yG9vWZf&#10;k2D2bciumvbTdwXB4zAzv2Ems8aU4kq1Kywr6PciEMSp1QVnCg77ZXcEwnlkjaVlUvBLDmbTdmuC&#10;ibY33tJ15zMRIOwSVJB7XyVSujQng65nK+Lg/djaoA+yzqSu8RbgppSvUTSUBgsOCzlW9J5Tet5d&#10;jIJPt1jH89V34bJ983f66p83x/lCqZdO8zYG4anxz/Cj/aEVxIMY7mfC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OX1bHAAAA3AAAAA8AAAAAAAAAAAAAAAAAmAIAAGRy&#10;cy9kb3ducmV2LnhtbFBLBQYAAAAABAAEAPUAAACMAwAAAAA=&#10;" filled="f" fillcolor="black" strokecolor="red" strokeweight="1.5pt"/>
                  <v:oval id="Oval 1212" o:spid="_x0000_s2333" style="position:absolute;left:7629;top:884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BIcYA&#10;AADcAAAADwAAAGRycy9kb3ducmV2LnhtbESPQWvCQBSE74L/YXmCN91YVCR1FVELVupBbRFvz+wz&#10;CWbfhuyq0V/fFQo9DjPzDTOe1qYQN6pcbllBrxuBIE6szjlV8L3/6IxAOI+ssbBMCh7kYDppNsYY&#10;a3vnLd12PhUBwi5GBZn3ZSylSzIy6Lq2JA7e2VYGfZBVKnWF9wA3hXyLoqE0mHNYyLCkeUbJZXc1&#10;CtZu+TVYfJ5yl+7r5+HYu2x+Fkul2q169g7CU+3/w3/tlVYw6A/hdS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zBIcYAAADcAAAADwAAAAAAAAAAAAAAAACYAgAAZHJz&#10;L2Rvd25yZXYueG1sUEsFBgAAAAAEAAQA9QAAAIsDAAAAAA==&#10;" filled="f" fillcolor="black" strokecolor="red" strokeweight="1.5pt"/>
                  <v:oval id="Oval 1213" o:spid="_x0000_s2334" style="position:absolute;left:5574;top:881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kusgA&#10;AADcAAAADwAAAGRycy9kb3ducmV2LnhtbESPW2vCQBSE3wv9D8sp+FY3iraSZiPiBazYh3pB+nbM&#10;HpNg9mzIbjXtr3eFQh+HmfmGScatqcSFGldaVtDrRiCIM6tLzhXstovnEQjnkTVWlknBDzkYp48P&#10;CcbaXvmTLhufiwBhF6OCwvs6ltJlBRl0XVsTB+9kG4M+yCaXusFrgJtK9qPoRRosOSwUWNO0oOy8&#10;+TYKVm6+Hs7ej6XLt+3v4at3/tjP5kp1ntrJGwhPrf8P/7WXWsFw8Ar3M+EIyPQ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kGS6yAAAANwAAAAPAAAAAAAAAAAAAAAAAJgCAABk&#10;cnMvZG93bnJldi54bWxQSwUGAAAAAAQABAD1AAAAjQMAAAAA&#10;" filled="f" fillcolor="black" strokecolor="red" strokeweight="1.5pt"/>
                  <v:shape id="Text Box 1214" o:spid="_x0000_s2335" type="#_x0000_t202" style="position:absolute;left:6945;top:886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1IMMIA&#10;AADcAAAADwAAAGRycy9kb3ducmV2LnhtbERPz2vCMBS+D/Y/hDfwNlPHlFmNImMDQRDbevD4bJ5t&#10;sHnpmqj1vzcHYceP7/d82dtGXKnzxrGC0TABQVw6bbhSsC9+379A+ICssXFMCu7kYbl4fZljqt2N&#10;M7rmoRIxhH2KCuoQ2lRKX9Zk0Q9dSxy5k+sshgi7SuoObzHcNvIjSSbSouHYUGNL3zWV5/xiFawO&#10;nP2Yv+1xl50yUxTThDeTs1KDt341AxGoD//ip3utFYw/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TUgwwgAAANwAAAAPAAAAAAAAAAAAAAAAAJgCAABkcnMvZG93&#10;bnJldi54bWxQSwUGAAAAAAQABAD1AAAAhwMAAAAA&#10;" filled="f" stroked="f">
                    <v:textbox inset="0,0,0,0">
                      <w:txbxContent>
                        <w:p w14:paraId="137C2982" w14:textId="77777777" w:rsidR="004D6677" w:rsidRDefault="004D6677" w:rsidP="00F610CB">
                          <w:pPr>
                            <w:jc w:val="center"/>
                            <w:rPr>
                              <w:vertAlign w:val="subscript"/>
                            </w:rPr>
                          </w:pPr>
                          <w:r>
                            <w:t>a</w:t>
                          </w:r>
                          <w:r>
                            <w:rPr>
                              <w:vertAlign w:val="subscript"/>
                            </w:rPr>
                            <w:t>7</w:t>
                          </w:r>
                        </w:p>
                      </w:txbxContent>
                    </v:textbox>
                  </v:shape>
                  <v:shape id="Text Box 1215" o:spid="_x0000_s2336" type="#_x0000_t202" style="position:absolute;left:6570;top:724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tq8UA&#10;AADcAAAADwAAAGRycy9kb3ducmV2LnhtbESPQWvCQBSE7wX/w/KE3urGUkV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Ae2rxQAAANwAAAAPAAAAAAAAAAAAAAAAAJgCAABkcnMv&#10;ZG93bnJldi54bWxQSwUGAAAAAAQABAD1AAAAigMAAAAA&#10;" filled="f" stroked="f">
                    <v:textbox inset="0,0,0,0">
                      <w:txbxContent>
                        <w:p w14:paraId="4C9B58F9" w14:textId="77777777" w:rsidR="004D6677" w:rsidRDefault="004D6677" w:rsidP="00F610CB">
                          <w:pPr>
                            <w:jc w:val="center"/>
                          </w:pPr>
                          <w:r>
                            <w:t>A</w:t>
                          </w:r>
                        </w:p>
                      </w:txbxContent>
                    </v:textbox>
                  </v:shape>
                  <v:shape id="Text Box 1216" o:spid="_x0000_s2337" type="#_x0000_t202" style="position:absolute;left:8385;top:816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S68MA&#10;AADcAAAADwAAAGRycy9kb3ducmV2LnhtbERPz2vCMBS+D/wfwhO8zdSBstXGUmQDYTBWu4PHZ/Pa&#10;BpuX2mTa/ffLYbDjx/c7yyfbixuN3jhWsFomIIhrpw23Cr6qt8dnED4ga+wdk4If8pDvZg8Zptrd&#10;uaTbMbQihrBPUUEXwpBK6euOLPqlG4gj17jRYohwbKUe8R7DbS+fkmQjLRqODR0OtO+ovhy/rYLi&#10;xOWruX6cP8umNFX1kvD75qLUYj4VWxCBpvAv/nMftIL1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LS68MAAADcAAAADwAAAAAAAAAAAAAAAACYAgAAZHJzL2Rv&#10;d25yZXYueG1sUEsFBgAAAAAEAAQA9QAAAIgDAAAAAA==&#10;" filled="f" stroked="f">
                    <v:textbox inset="0,0,0,0">
                      <w:txbxContent>
                        <w:p w14:paraId="6D580573" w14:textId="77777777" w:rsidR="004D6677" w:rsidRDefault="004D6677" w:rsidP="00F610CB">
                          <w:pPr>
                            <w:jc w:val="center"/>
                          </w:pPr>
                          <w:r>
                            <w:t>E</w:t>
                          </w:r>
                        </w:p>
                      </w:txbxContent>
                    </v:textbox>
                  </v:shape>
                  <v:shape id="Text Box 1217" o:spid="_x0000_s2338" type="#_x0000_t202" style="position:absolute;left:6870;top:856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53cMQA&#10;AADcAAAADwAAAGRycy9kb3ducmV2LnhtbESPQWvCQBSE7wX/w/IEb3VjQ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ud3DEAAAA3AAAAA8AAAAAAAAAAAAAAAAAmAIAAGRycy9k&#10;b3ducmV2LnhtbFBLBQYAAAAABAAEAPUAAACJAwAAAAA=&#10;" filled="f" stroked="f">
                    <v:textbox inset="0,0,0,0">
                      <w:txbxContent>
                        <w:p w14:paraId="01BFD651" w14:textId="77777777" w:rsidR="004D6677" w:rsidRDefault="004D6677" w:rsidP="00F610CB">
                          <w:pPr>
                            <w:jc w:val="center"/>
                          </w:pPr>
                          <w:r>
                            <w:t>C</w:t>
                          </w:r>
                        </w:p>
                      </w:txbxContent>
                    </v:textbox>
                  </v:shape>
                  <v:shape id="Text Box 1218" o:spid="_x0000_s2339" type="#_x0000_t202" style="position:absolute;left:5325;top:639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zpB8UA&#10;AADcAAAADwAAAGRycy9kb3ducmV2LnhtbESPQWvCQBSE70L/w/IKvZlNBcW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OkHxQAAANwAAAAPAAAAAAAAAAAAAAAAAJgCAABkcnMv&#10;ZG93bnJldi54bWxQSwUGAAAAAAQABAD1AAAAigMAAAAA&#10;" filled="f" stroked="f">
                    <v:textbox inset="0,0,0,0">
                      <w:txbxContent>
                        <w:p w14:paraId="4B6B6C8D" w14:textId="77777777" w:rsidR="004D6677" w:rsidRDefault="004D6677" w:rsidP="00F610CB">
                          <w:pPr>
                            <w:jc w:val="center"/>
                          </w:pPr>
                          <w:r>
                            <w:t>E</w:t>
                          </w:r>
                        </w:p>
                      </w:txbxContent>
                    </v:textbox>
                  </v:shape>
                  <v:shape id="Text Box 1219" o:spid="_x0000_s2340" type="#_x0000_t202" style="position:absolute;left:6135;top:649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MnMYA&#10;AADcAAAADwAAAGRycy9kb3ducmV2LnhtbESPQWvCQBSE74X+h+UVvNVNK4pN3YgUBUEojemhx9fs&#10;M1mSfRuzq8Z/7xYKHoeZ+YZZLAfbijP13jhW8DJOQBCXThuuFHwXm+c5CB+QNbaOScGVPCyzx4cF&#10;ptpdOKfzPlQiQtinqKAOoUul9GVNFv3YdcTRO7jeYoiyr6Tu8RLhtpWvSTKTFg3HhRo7+qipbPYn&#10;q2D1w/naHD9/v/JDboriLeHdrFFq9DSs3kEEGsI9/N/eagXT6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MnMYAAADcAAAADwAAAAAAAAAAAAAAAACYAgAAZHJz&#10;L2Rvd25yZXYueG1sUEsFBgAAAAAEAAQA9QAAAIsDAAAAAA==&#10;" filled="f" stroked="f">
                    <v:textbox inset="0,0,0,0">
                      <w:txbxContent>
                        <w:p w14:paraId="1D949D47" w14:textId="77777777" w:rsidR="004D6677" w:rsidRDefault="004D6677" w:rsidP="00F610CB">
                          <w:pPr>
                            <w:jc w:val="center"/>
                            <w:rPr>
                              <w:vertAlign w:val="subscript"/>
                            </w:rPr>
                          </w:pPr>
                          <w:r>
                            <w:t>N</w:t>
                          </w:r>
                          <w:r>
                            <w:rPr>
                              <w:vertAlign w:val="subscript"/>
                            </w:rPr>
                            <w:t>1</w:t>
                          </w:r>
                        </w:p>
                      </w:txbxContent>
                    </v:textbox>
                  </v:shape>
                  <v:shape id="Text Box 1220" o:spid="_x0000_s2341" type="#_x0000_t202" style="position:absolute;left:8370;top:717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U6MYA&#10;AADcAAAADwAAAGRycy9kb3ducmV2LnhtbESPQWvCQBSE74X+h+UVvNVNi4pN3YgUBUEojemhx9fs&#10;M1mSfRuzq8Z/7xYKHoeZ+YZZLAfbijP13jhW8DJOQBCXThuuFHwXm+c5CB+QNbaOScGVPCyzx4cF&#10;ptpdOKfzPlQiQtinqKAOoUul9GVNFv3YdcTRO7jeYoiyr6Tu8RLhtpWvSTKTFg3HhRo7+qipbPYn&#10;q2D1w/naHD9/v/JDboriLeHdrFFq9DSs3kEEGsI9/N/eagXT6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U6MYAAADcAAAADwAAAAAAAAAAAAAAAACYAgAAZHJz&#10;L2Rvd25yZXYueG1sUEsFBgAAAAAEAAQA9QAAAIsDAAAAAA==&#10;" filled="f" stroked="f">
                    <v:textbox inset="0,0,0,0">
                      <w:txbxContent>
                        <w:p w14:paraId="003BEFE9" w14:textId="77777777" w:rsidR="004D6677" w:rsidRDefault="004D6677" w:rsidP="00F610CB">
                          <w:pPr>
                            <w:jc w:val="center"/>
                            <w:rPr>
                              <w:vertAlign w:val="subscript"/>
                            </w:rPr>
                          </w:pPr>
                          <w:r>
                            <w:t>N</w:t>
                          </w:r>
                          <w:r>
                            <w:rPr>
                              <w:vertAlign w:val="subscript"/>
                            </w:rPr>
                            <w:t>2</w:t>
                          </w:r>
                        </w:p>
                      </w:txbxContent>
                    </v:textbox>
                  </v:shape>
                  <v:shape id="Text Box 1221" o:spid="_x0000_s2342" type="#_x0000_t202" style="position:absolute;left:4290;top:843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xc8UA&#10;AADcAAAADwAAAGRycy9kb3ducmV2LnhtbESPQWvCQBSE7wX/w/IEb3VjIV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lXFzxQAAANwAAAAPAAAAAAAAAAAAAAAAAJgCAABkcnMv&#10;ZG93bnJldi54bWxQSwUGAAAAAAQABAD1AAAAigMAAAAA&#10;" filled="f" stroked="f">
                    <v:textbox inset="0,0,0,0">
                      <w:txbxContent>
                        <w:p w14:paraId="4E6A2BE1" w14:textId="77777777" w:rsidR="004D6677" w:rsidRDefault="004D6677" w:rsidP="00F610CB">
                          <w:pPr>
                            <w:jc w:val="center"/>
                            <w:rPr>
                              <w:vertAlign w:val="subscript"/>
                            </w:rPr>
                          </w:pPr>
                          <w:r>
                            <w:t>N</w:t>
                          </w:r>
                          <w:r>
                            <w:rPr>
                              <w:vertAlign w:val="subscript"/>
                            </w:rPr>
                            <w:t>3</w:t>
                          </w:r>
                        </w:p>
                      </w:txbxContent>
                    </v:textbox>
                  </v:shape>
                  <v:oval id="Oval 1222" o:spid="_x0000_s2343" style="position:absolute;left:5694;top:788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X/McA&#10;AADcAAAADwAAAGRycy9kb3ducmV2LnhtbESPQWvCQBSE70L/w/IK3nRjISKpmyBqQUs9VC2lt2f2&#10;mQSzb0N21bS/3hUKHoeZ+YaZZp2pxYVaV1lWMBpGIIhzqysuFOx3b4MJCOeRNdaWScEvOcjSp94U&#10;E22v/EmXrS9EgLBLUEHpfZNI6fKSDLqhbYiDd7StQR9kW0jd4jXATS1fomgsDVYcFkpsaF5Sftqe&#10;jYJ3t/yIF+tD5Ypd9/f9MzptvhZLpfrP3ewVhKfOP8L/7ZVWEMdjuJ8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FV/zHAAAA3AAAAA8AAAAAAAAAAAAAAAAAmAIAAGRy&#10;cy9kb3ducmV2LnhtbFBLBQYAAAAABAAEAPUAAACMAwAAAAA=&#10;" filled="f" fillcolor="black" strokecolor="red" strokeweight="1.5pt"/>
                  <v:shape id="Text Box 1223" o:spid="_x0000_s2344" type="#_x0000_t202" style="position:absolute;left:5325;top:781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tKn8UA&#10;AADcAAAADwAAAGRycy9kb3ducmV2LnhtbESPT2vCQBTE7wW/w/KE3upGwT+NriJioSBIY3ro8TX7&#10;TBazb2N2q/HbuwXB4zAzv2EWq87W4kKtN44VDAcJCOLCacOlgu/8420GwgdkjbVjUnAjD6tl72WB&#10;qXZXzuhyCKWIEPYpKqhCaFIpfVGRRT9wDXH0jq61GKJsS6lbvEa4reUoSSbSouG4UGFDm4qK0+HP&#10;Klj/cLY15/3vV3bMTJ6/J7ybnJR67XfrOYhAXXiGH+1PrWA8nsL/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0qfxQAAANwAAAAPAAAAAAAAAAAAAAAAAJgCAABkcnMv&#10;ZG93bnJldi54bWxQSwUGAAAAAAQABAD1AAAAigMAAAAA&#10;" filled="f" stroked="f">
                    <v:textbox inset="0,0,0,0">
                      <w:txbxContent>
                        <w:p w14:paraId="6EE11E23" w14:textId="77777777" w:rsidR="004D6677" w:rsidRDefault="004D6677" w:rsidP="00F610CB">
                          <w:pPr>
                            <w:jc w:val="center"/>
                            <w:rPr>
                              <w:vertAlign w:val="subscript"/>
                            </w:rPr>
                          </w:pPr>
                          <w:r>
                            <w:t>N</w:t>
                          </w:r>
                          <w:r>
                            <w:rPr>
                              <w:vertAlign w:val="subscript"/>
                            </w:rPr>
                            <w:t>4</w:t>
                          </w:r>
                        </w:p>
                      </w:txbxContent>
                    </v:textbox>
                  </v:shape>
                  <v:shape id="Text Box 1224" o:spid="_x0000_s2345" type="#_x0000_t202" style="position:absolute;left:5460;top:889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Te7cMA&#10;AADcAAAADwAAAGRycy9kb3ducmV2LnhtbERPz2vCMBS+D/wfwhO8zdSB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Te7cMAAADcAAAADwAAAAAAAAAAAAAAAACYAgAAZHJzL2Rv&#10;d25yZXYueG1sUEsFBgAAAAAEAAQA9QAAAIgDAAAAAA==&#10;" filled="f" stroked="f">
                    <v:textbox inset="0,0,0,0">
                      <w:txbxContent>
                        <w:p w14:paraId="49F3BCCE" w14:textId="77777777" w:rsidR="004D6677" w:rsidRDefault="004D6677" w:rsidP="00F610CB">
                          <w:pPr>
                            <w:jc w:val="center"/>
                            <w:rPr>
                              <w:vertAlign w:val="subscript"/>
                            </w:rPr>
                          </w:pPr>
                          <w:r>
                            <w:t>N</w:t>
                          </w:r>
                          <w:r>
                            <w:rPr>
                              <w:vertAlign w:val="subscript"/>
                            </w:rPr>
                            <w:t>5</w:t>
                          </w:r>
                        </w:p>
                      </w:txbxContent>
                    </v:textbox>
                  </v:shape>
                  <v:shape id="Text Box 1225" o:spid="_x0000_s2346" type="#_x0000_t202" style="position:absolute;left:5565;top:858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7dsQA&#10;AADcAAAADwAAAGRycy9kb3ducmV2LnhtbESPQWvCQBSE74L/YXlCb7pRUD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Ye3bEAAAA3AAAAA8AAAAAAAAAAAAAAAAAmAIAAGRycy9k&#10;b3ducmV2LnhtbFBLBQYAAAAABAAEAPUAAACJAwAAAAA=&#10;" filled="f" stroked="f">
                    <v:textbox inset="0,0,0,0">
                      <w:txbxContent>
                        <w:p w14:paraId="3DAE5094" w14:textId="77777777" w:rsidR="004D6677" w:rsidRDefault="004D6677" w:rsidP="00F610CB">
                          <w:pPr>
                            <w:jc w:val="center"/>
                          </w:pPr>
                          <w:r>
                            <w:t>D</w:t>
                          </w:r>
                        </w:p>
                      </w:txbxContent>
                    </v:textbox>
                  </v:shape>
                  <v:shape id="Text Box 1226" o:spid="_x0000_s2347" type="#_x0000_t202" style="position:absolute;left:7590;top:847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YVsIA&#10;AADcAAAADwAAAGRycy9kb3ducmV2LnhtbERPz2vCMBS+D/wfwhN2m6mDlV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jhhWwgAAANwAAAAPAAAAAAAAAAAAAAAAAJgCAABkcnMvZG93&#10;bnJldi54bWxQSwUGAAAAAAQABAD1AAAAhwMAAAAA&#10;" filled="f" stroked="f">
                    <v:textbox inset="0,0,0,0">
                      <w:txbxContent>
                        <w:p w14:paraId="7AFF2E04" w14:textId="77777777" w:rsidR="004D6677" w:rsidRDefault="004D6677" w:rsidP="00F610CB">
                          <w:pPr>
                            <w:jc w:val="center"/>
                            <w:rPr>
                              <w:vertAlign w:val="subscript"/>
                            </w:rPr>
                          </w:pPr>
                          <w:r>
                            <w:t>N</w:t>
                          </w:r>
                          <w:r>
                            <w:rPr>
                              <w:vertAlign w:val="subscript"/>
                            </w:rPr>
                            <w:t>6</w:t>
                          </w:r>
                        </w:p>
                      </w:txbxContent>
                    </v:textbox>
                  </v:shape>
                  <v:shape id="Text Box 1227" o:spid="_x0000_s2348" type="#_x0000_t202" style="position:absolute;left:6975;top:654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9zcUA&#10;AADcAAAADwAAAGRycy9kb3ducmV2LnhtbESPQWvCQBSE74L/YXlCb7qx0F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r3NxQAAANwAAAAPAAAAAAAAAAAAAAAAAJgCAABkcnMv&#10;ZG93bnJldi54bWxQSwUGAAAAAAQABAD1AAAAigMAAAAA&#10;" filled="f" stroked="f">
                    <v:textbox inset="0,0,0,0">
                      <w:txbxContent>
                        <w:p w14:paraId="3E9640E9" w14:textId="77777777" w:rsidR="004D6677" w:rsidRDefault="004D6677" w:rsidP="00F610CB">
                          <w:pPr>
                            <w:jc w:val="center"/>
                            <w:rPr>
                              <w:color w:val="00FF00"/>
                              <w:vertAlign w:val="subscript"/>
                            </w:rPr>
                          </w:pPr>
                          <w:r>
                            <w:rPr>
                              <w:color w:val="00FF00"/>
                            </w:rPr>
                            <w:t>a</w:t>
                          </w:r>
                          <w:r>
                            <w:rPr>
                              <w:color w:val="00FF00"/>
                              <w:vertAlign w:val="subscript"/>
                            </w:rPr>
                            <w:t>1</w:t>
                          </w:r>
                        </w:p>
                      </w:txbxContent>
                    </v:textbox>
                  </v:shape>
                  <v:shape id="Text Box 1228" o:spid="_x0000_s2349" type="#_x0000_t202" style="position:absolute;left:8220;top:876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jusUA&#10;AADcAAAADwAAAGRycy9kb3ducmV2LnhtbESPQWvCQBSE7wX/w/KE3upGoaFGVxFpQSgUYzx4fGaf&#10;yWL2bcyumv77rlDwOMzMN8x82dtG3KjzxrGC8SgBQVw6bbhSsC++3j5A+ICssXFMCn7Jw3IxeJlj&#10;pt2dc7rtQiUihH2GCuoQ2kxKX9Zk0Y9cSxy9k+sshii7SuoO7xFuGzlJklRaNBwXamxpXVN53l2t&#10;gtWB809z+Tlu81NuimKa8Hd6Vup12K9mIAL14Rn+b2+0gvd0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CO6xQAAANwAAAAPAAAAAAAAAAAAAAAAAJgCAABkcnMv&#10;ZG93bnJldi54bWxQSwUGAAAAAAQABAD1AAAAigMAAAAA&#10;" filled="f" stroked="f">
                    <v:textbox inset="0,0,0,0">
                      <w:txbxContent>
                        <w:p w14:paraId="6564E839" w14:textId="77777777" w:rsidR="004D6677" w:rsidRDefault="004D6677" w:rsidP="00F610CB">
                          <w:pPr>
                            <w:jc w:val="center"/>
                            <w:rPr>
                              <w:vertAlign w:val="subscript"/>
                            </w:rPr>
                          </w:pPr>
                          <w:r>
                            <w:t>a</w:t>
                          </w:r>
                          <w:r>
                            <w:rPr>
                              <w:vertAlign w:val="subscript"/>
                            </w:rPr>
                            <w:t>2</w:t>
                          </w:r>
                        </w:p>
                      </w:txbxContent>
                    </v:textbox>
                  </v:shape>
                  <v:shape id="Text Box 1229" o:spid="_x0000_s2350" type="#_x0000_t202" style="position:absolute;left:6255;top:919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GIcUA&#10;AADcAAAADwAAAGRycy9kb3ducmV2LnhtbESPQWvCQBSE7wX/w/IK3uqmF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IYhxQAAANwAAAAPAAAAAAAAAAAAAAAAAJgCAABkcnMv&#10;ZG93bnJldi54bWxQSwUGAAAAAAQABAD1AAAAigMAAAAA&#10;" filled="f" stroked="f">
                    <v:textbox inset="0,0,0,0">
                      <w:txbxContent>
                        <w:p w14:paraId="55DBFF04" w14:textId="77777777" w:rsidR="004D6677" w:rsidRDefault="004D6677" w:rsidP="00F610CB">
                          <w:pPr>
                            <w:jc w:val="center"/>
                            <w:rPr>
                              <w:vertAlign w:val="subscript"/>
                            </w:rPr>
                          </w:pPr>
                          <w:r>
                            <w:t>a</w:t>
                          </w:r>
                          <w:r>
                            <w:rPr>
                              <w:vertAlign w:val="subscript"/>
                            </w:rPr>
                            <w:t>2</w:t>
                          </w:r>
                        </w:p>
                      </w:txbxContent>
                    </v:textbox>
                  </v:shape>
                  <v:shape id="Text Box 1230" o:spid="_x0000_s2351" type="#_x0000_t202" style="position:absolute;left:4755;top:882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eVcUA&#10;AADcAAAADwAAAGRycy9kb3ducmV2LnhtbESPQWvCQBSE7wX/w/IK3uqmR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R5VxQAAANwAAAAPAAAAAAAAAAAAAAAAAJgCAABkcnMv&#10;ZG93bnJldi54bWxQSwUGAAAAAAQABAD1AAAAigMAAAAA&#10;" filled="f" stroked="f">
                    <v:textbox inset="0,0,0,0">
                      <w:txbxContent>
                        <w:p w14:paraId="06F66B4C" w14:textId="77777777" w:rsidR="004D6677" w:rsidRDefault="004D6677" w:rsidP="00F610CB">
                          <w:pPr>
                            <w:jc w:val="center"/>
                            <w:rPr>
                              <w:vertAlign w:val="subscript"/>
                            </w:rPr>
                          </w:pPr>
                          <w:r>
                            <w:t>a</w:t>
                          </w:r>
                          <w:r>
                            <w:rPr>
                              <w:vertAlign w:val="subscript"/>
                            </w:rPr>
                            <w:t>2</w:t>
                          </w:r>
                        </w:p>
                      </w:txbxContent>
                    </v:textbox>
                  </v:shape>
                  <v:shape id="Text Box 1231" o:spid="_x0000_s2352" type="#_x0000_t202" style="position:absolute;left:4965;top:657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zsUA&#10;AADcAAAADwAAAGRycy9kb3ducmV2LnhtbESPQWvCQBSE70L/w/IKvelGwaDRVUQsFArSGA89vmaf&#10;yWL2bcxuNf33bkHwOMzMN8xy3dtGXKnzxrGC8SgBQVw6bbhScCzehzMQPiBrbByTgj/ysF69DJaY&#10;aXfjnK6HUIkIYZ+hgjqENpPSlzVZ9CPXEkfv5DqLIcqukrrDW4TbRk6SJJUWDceFGlva1lSeD79W&#10;weab85257H++8lNuimKe8Gd6Vurttd8sQATqwzP8aH9oBdN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bvOxQAAANwAAAAPAAAAAAAAAAAAAAAAAJgCAABkcnMv&#10;ZG93bnJldi54bWxQSwUGAAAAAAQABAD1AAAAigMAAAAA&#10;" filled="f" stroked="f">
                    <v:textbox inset="0,0,0,0">
                      <w:txbxContent>
                        <w:p w14:paraId="400F7787" w14:textId="77777777" w:rsidR="004D6677" w:rsidRDefault="004D6677" w:rsidP="00F610CB">
                          <w:pPr>
                            <w:jc w:val="center"/>
                            <w:rPr>
                              <w:color w:val="FF0000"/>
                              <w:vertAlign w:val="subscript"/>
                            </w:rPr>
                          </w:pPr>
                          <w:r>
                            <w:rPr>
                              <w:color w:val="FF0000"/>
                            </w:rPr>
                            <w:t>a</w:t>
                          </w:r>
                          <w:r>
                            <w:rPr>
                              <w:color w:val="FF0000"/>
                              <w:vertAlign w:val="subscript"/>
                            </w:rPr>
                            <w:t>3</w:t>
                          </w:r>
                        </w:p>
                      </w:txbxContent>
                    </v:textbox>
                  </v:shape>
                  <v:shape id="Text Box 1232" o:spid="_x0000_s2353" type="#_x0000_t202" style="position:absolute;left:5910;top:708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lucQA&#10;AADcAAAADwAAAGRycy9kb3ducmV2LnhtbESPQWvCQBSE70L/w/IK3nRTw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rJbnEAAAA3AAAAA8AAAAAAAAAAAAAAAAAmAIAAGRycy9k&#10;b3ducmV2LnhtbFBLBQYAAAAABAAEAPUAAACJAwAAAAA=&#10;" filled="f" stroked="f">
                    <v:textbox inset="0,0,0,0">
                      <w:txbxContent>
                        <w:p w14:paraId="5C954084" w14:textId="77777777" w:rsidR="004D6677" w:rsidRDefault="004D6677" w:rsidP="00F610CB">
                          <w:pPr>
                            <w:jc w:val="center"/>
                            <w:rPr>
                              <w:vertAlign w:val="subscript"/>
                            </w:rPr>
                          </w:pPr>
                          <w:r>
                            <w:t>a</w:t>
                          </w:r>
                          <w:r>
                            <w:rPr>
                              <w:vertAlign w:val="subscript"/>
                            </w:rPr>
                            <w:t>4</w:t>
                          </w:r>
                        </w:p>
                      </w:txbxContent>
                    </v:textbox>
                  </v:shape>
                  <v:shape id="Text Box 1233" o:spid="_x0000_s2354" type="#_x0000_t202" style="position:absolute;left:5685;top:745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AIsUA&#10;AADcAAAADwAAAGRycy9kb3ducmV2LnhtbESPQWvCQBSE74L/YXmF3nRToa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4AixQAAANwAAAAPAAAAAAAAAAAAAAAAAJgCAABkcnMv&#10;ZG93bnJldi54bWxQSwUGAAAAAAQABAD1AAAAigMAAAAA&#10;" filled="f" stroked="f">
                    <v:textbox inset="0,0,0,0">
                      <w:txbxContent>
                        <w:p w14:paraId="735A4C60" w14:textId="77777777" w:rsidR="004D6677" w:rsidRDefault="004D6677" w:rsidP="00F610CB">
                          <w:pPr>
                            <w:jc w:val="center"/>
                            <w:rPr>
                              <w:vertAlign w:val="subscript"/>
                            </w:rPr>
                          </w:pPr>
                          <w:r>
                            <w:t>a</w:t>
                          </w:r>
                          <w:r>
                            <w:rPr>
                              <w:vertAlign w:val="subscript"/>
                            </w:rPr>
                            <w:t>4</w:t>
                          </w:r>
                        </w:p>
                      </w:txbxContent>
                    </v:textbox>
                  </v:shape>
                  <v:shape id="Text Box 1234" o:spid="_x0000_s2355" type="#_x0000_t202" style="position:absolute;left:6225;top:777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UUMIA&#10;AADcAAAADwAAAGRycy9kb3ducmV2LnhtbERPz2vCMBS+D/wfwhN2m6mDlVlNRWQDYTCs9eDx2by2&#10;weala6J2//1yEHb8+H6v1qPtxI0GbxwrmM8SEMSV04YbBcfy8+UdhA/IGjvHpOCXPKzzydMKM+3u&#10;XNDtEBoRQ9hnqKANoc+k9FVLFv3M9cSRq91gMUQ4NFIPeI/htpOvSZJKi4ZjQ4s9bVuqLoerVbA5&#10;cfFhfr7P+6IuTFkuEv5KL0o9T8fNEkSgMfyLH+6dVvCWxr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RQwgAAANwAAAAPAAAAAAAAAAAAAAAAAJgCAABkcnMvZG93&#10;bnJldi54bWxQSwUGAAAAAAQABAD1AAAAhwMAAAAA&#10;" filled="f" stroked="f">
                    <v:textbox inset="0,0,0,0">
                      <w:txbxContent>
                        <w:p w14:paraId="7340C4D2" w14:textId="77777777" w:rsidR="004D6677" w:rsidRDefault="004D6677" w:rsidP="00F610CB">
                          <w:pPr>
                            <w:jc w:val="center"/>
                            <w:rPr>
                              <w:vertAlign w:val="subscript"/>
                            </w:rPr>
                          </w:pPr>
                          <w:r>
                            <w:t>a</w:t>
                          </w:r>
                          <w:r>
                            <w:rPr>
                              <w:vertAlign w:val="subscript"/>
                            </w:rPr>
                            <w:t>5</w:t>
                          </w:r>
                        </w:p>
                      </w:txbxContent>
                    </v:textbox>
                  </v:shape>
                  <v:shape id="Text Box 1235" o:spid="_x0000_s2356" type="#_x0000_t202" style="position:absolute;left:5220;top:886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xy8UA&#10;AADcAAAADwAAAGRycy9kb3ducmV2LnhtbESPQWvCQBSE70L/w/KE3nSj0FBTV5GiIBSKMR48vmaf&#10;yWL2bcyumv77rlDwOMzMN8x82dtG3KjzxrGCyTgBQVw6bbhScCg2o3cQPiBrbByTgl/ysFy8DOaY&#10;aXfnnG77UIkIYZ+hgjqENpPSlzVZ9GPXEkfv5DqLIcqukrrDe4TbRk6TJJUWDceFGlv6rKk8769W&#10;werI+dpcvn92+Sk3RTFL+Cs9K/U67FcfIAL14Rn+b2+1grd0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tLHLxQAAANwAAAAPAAAAAAAAAAAAAAAAAJgCAABkcnMv&#10;ZG93bnJldi54bWxQSwUGAAAAAAQABAD1AAAAigMAAAAA&#10;" filled="f" stroked="f">
                    <v:textbox inset="0,0,0,0">
                      <w:txbxContent>
                        <w:p w14:paraId="1F6B8686" w14:textId="77777777" w:rsidR="004D6677" w:rsidRDefault="004D6677" w:rsidP="00F610CB">
                          <w:pPr>
                            <w:jc w:val="center"/>
                            <w:rPr>
                              <w:vertAlign w:val="subscript"/>
                            </w:rPr>
                          </w:pPr>
                          <w:r>
                            <w:t>a</w:t>
                          </w:r>
                          <w:r>
                            <w:rPr>
                              <w:vertAlign w:val="subscript"/>
                            </w:rPr>
                            <w:t>6</w:t>
                          </w:r>
                        </w:p>
                      </w:txbxContent>
                    </v:textbox>
                  </v:shape>
                  <v:shape id="Text Box 1236" o:spid="_x0000_s2357" type="#_x0000_t202" style="position:absolute;left:6930;top:820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Oi8IA&#10;AADcAAAADwAAAGRycy9kb3ducmV2LnhtbERPz2vCMBS+D/wfwhN2m6mC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46LwgAAANwAAAAPAAAAAAAAAAAAAAAAAJgCAABkcnMvZG93&#10;bnJldi54bWxQSwUGAAAAAAQABAD1AAAAhwMAAAAA&#10;" filled="f" stroked="f">
                    <v:textbox inset="0,0,0,0">
                      <w:txbxContent>
                        <w:p w14:paraId="5E55A80D" w14:textId="77777777" w:rsidR="004D6677" w:rsidRDefault="004D6677" w:rsidP="00F610CB">
                          <w:pPr>
                            <w:jc w:val="center"/>
                            <w:rPr>
                              <w:vertAlign w:val="subscript"/>
                            </w:rPr>
                          </w:pPr>
                          <w:r>
                            <w:t>a</w:t>
                          </w:r>
                          <w:r>
                            <w:rPr>
                              <w:vertAlign w:val="subscript"/>
                            </w:rPr>
                            <w:t>7</w:t>
                          </w:r>
                        </w:p>
                      </w:txbxContent>
                    </v:textbox>
                  </v:shape>
                </v:group>
                <v:line id="Line 1237" o:spid="_x0000_s2358" style="position:absolute;visibility:visible;mso-wrap-style:square" from="6235,2587" to="8110,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GvxsYAAADcAAAADwAAAGRycy9kb3ducmV2LnhtbESPQWsCMRSE74X+h/AKvdWshba6GkWk&#10;0nopqOvB22Pz3N02eVmSdHf990Yo9DjMzDfMfDlYIzryoXGsYDzKQBCXTjdcKSgOm6cJiBCRNRrH&#10;pOBCAZaL+7s55tr1vKNuHyuRIBxyVFDH2OZShrImi2HkWuLknZ23GJP0ldQe+wS3Rj5n2au02HBa&#10;qLGldU3lz/7XKuh8/3362DZf75vCnoo+HqeDMUo9PgyrGYhIQ/wP/7U/tYKXtzHczq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Br8bGAAAA3AAAAA8AAAAAAAAA&#10;AAAAAAAAoQIAAGRycy9kb3ducmV2LnhtbFBLBQYAAAAABAAEAPkAAACUAwAAAAA=&#10;" strokecolor="#396" strokeweight="1.5pt"/>
                <v:line id="Line 1238" o:spid="_x0000_s2359" style="position:absolute;visibility:visible;mso-wrap-style:square" from="8110,2587" to="8110,3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MxscUAAADcAAAADwAAAGRycy9kb3ducmV2LnhtbESPT2sCMRTE7wW/Q3iF3jRbof+2RhFR&#10;rJeCdnvw9ti87m6bvCxJ3F2/vRGEHoeZ+Q0zWwzWiI58aBwreJxkIIhLpxuuFBRfm/EriBCRNRrH&#10;pOBMARbz0d0Mc+163lN3iJVIEA45KqhjbHMpQ1mTxTBxLXHyfpy3GJP0ldQe+wS3Rk6z7FlabDgt&#10;1NjSqqby73CyCjrf/x63u+ZzvSnssejj99tgjFIP98PyHUSkIf6Hb+0PreDpZQrXM+kI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JMxscUAAADcAAAADwAAAAAAAAAA&#10;AAAAAAChAgAAZHJzL2Rvd25yZXYueG1sUEsFBgAAAAAEAAQA+QAAAJMDAAAAAA==&#10;" strokecolor="#396" strokeweight="1.5pt"/>
                <v:line id="Line 1239" o:spid="_x0000_s2360" style="position:absolute;flip:y;visibility:visible;mso-wrap-style:square" from="4645,2572" to="4645,4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yBwMYAAADcAAAADwAAAGRycy9kb3ducmV2LnhtbESPT2vCQBTE70K/w/IK3nTTiv9SVymC&#10;4kFQowS8PbKvSWz2bciuGr99tyB4HGbmN8xs0ZpK3KhxpWUFH/0IBHFmdcm5gtNx1ZuAcB5ZY2WZ&#10;FDzIwWL+1plhrO2dD3RLfC4ChF2MCgrv61hKlxVk0PVtTRy8H9sY9EE2udQN3gPcVPIzikbSYMlh&#10;ocCalgVlv8nVKKh2+SWZrterrV+Ohzg6p5d0nyrVfW+/v0B4av0r/GxvtILheAD/Z8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sgcDGAAAA3AAAAA8AAAAAAAAA&#10;AAAAAAAAoQIAAGRycy9kb3ducmV2LnhtbFBLBQYAAAAABAAEAPkAAACUAwAAAAA=&#10;" strokecolor="red" strokeweight="1.5pt"/>
                <v:line id="Line 1240" o:spid="_x0000_s2361" style="position:absolute;visibility:visible;mso-wrap-style:square" from="4660,2587" to="6160,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jlO8cAAADcAAAADwAAAGRycy9kb3ducmV2LnhtbESP3WoCMRSE7wXfIRyhN1KzSrVlNStq&#10;KZWCFn8e4LA57o+bk2WT6tanb4SCl8PMfMPM5q2pxIUaV1hWMBxEIIhTqwvOFBwPH89vIJxH1lhZ&#10;JgW/5GCedDszjLW98o4ue5+JAGEXo4Lc+zqW0qU5GXQDWxMH72Qbgz7IJpO6wWuAm0qOomgiDRYc&#10;FnKsaZVTet7/GAUb/Ja7st8fppPl5+LLb99Hp/Km1FOvXUxBeGr9I/zfXmsF49cXuJ8JR0A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aOU7xwAAANwAAAAPAAAAAAAA&#10;AAAAAAAAAKECAABkcnMvZG93bnJldi54bWxQSwUGAAAAAAQABAD5AAAAlQMAAAAA&#10;" strokecolor="red" strokeweight="1.5pt"/>
                <v:shape id="Text Box 1241" o:spid="_x0000_s2362" type="#_x0000_t202" style="position:absolute;left:3220;top:1782;width:540;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Y8cA&#10;AADcAAAADwAAAGRycy9kb3ducmV2LnhtbESPQWvCQBSE7wX/w/KE3urGFqtEN0EqlfZSNOrB2zP7&#10;TILZtzG7NfHfdwuFHoeZ+YZZpL2pxY1aV1lWMB5FIIhzqysuFOx3708zEM4ja6wtk4I7OUiTwcMC&#10;Y2073tIt84UIEHYxKii9b2IpXV6SQTeyDXHwzrY16INsC6lb7ALc1PI5il6lwYrDQokNvZWUX7Jv&#10;o+Bw+rrX2+blGFXd56ZfXzfZal0o9Tjsl3MQnnr/H/5rf2gFk+kEfs+EIyC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1/mPHAAAA3AAAAA8AAAAAAAAAAAAAAAAAmAIAAGRy&#10;cy9kb3ducmV2LnhtbFBLBQYAAAAABAAEAPUAAACMAwAAAAA=&#10;" filled="f" stroked="f">
                  <v:textbox style="layout-flow:vertical;mso-layout-flow-alt:bottom-to-top">
                    <w:txbxContent>
                      <w:p w14:paraId="49CE1611" w14:textId="77777777" w:rsidR="004D6677" w:rsidRDefault="004D6677" w:rsidP="00F610CB">
                        <w:pPr>
                          <w:pStyle w:val="Header"/>
                          <w:jc w:val="right"/>
                        </w:pPr>
                        <w:r>
                          <w:t>Trục Y</w:t>
                        </w:r>
                      </w:p>
                      <w:p w14:paraId="0231751A" w14:textId="77777777" w:rsidR="004D6677" w:rsidRDefault="004D6677" w:rsidP="00F610CB">
                        <w:pPr>
                          <w:jc w:val="right"/>
                        </w:pPr>
                      </w:p>
                    </w:txbxContent>
                  </v:textbox>
                </v:shape>
              </v:group>
            </w:pict>
          </mc:Fallback>
        </mc:AlternateContent>
      </w:r>
    </w:p>
    <w:p w14:paraId="573619DC" w14:textId="77777777" w:rsidR="00F610CB" w:rsidRPr="00283743" w:rsidRDefault="00F610CB" w:rsidP="00F610CB">
      <w:pPr>
        <w:pStyle w:val="BodyTextIndent"/>
        <w:spacing w:before="0" w:line="240" w:lineRule="auto"/>
        <w:rPr>
          <w:szCs w:val="26"/>
          <w:lang w:val="es-VE"/>
        </w:rPr>
      </w:pPr>
    </w:p>
    <w:p w14:paraId="518AFD3D" w14:textId="77777777" w:rsidR="00F610CB" w:rsidRPr="00283743" w:rsidRDefault="00F610CB" w:rsidP="00F610CB">
      <w:pPr>
        <w:pStyle w:val="BodyTextIndent"/>
        <w:spacing w:before="0" w:line="240" w:lineRule="auto"/>
        <w:rPr>
          <w:szCs w:val="26"/>
          <w:lang w:val="es-VE"/>
        </w:rPr>
      </w:pPr>
    </w:p>
    <w:p w14:paraId="5C21F1B6" w14:textId="77777777" w:rsidR="00F610CB" w:rsidRPr="00283743" w:rsidRDefault="00F610CB" w:rsidP="00F610CB">
      <w:pPr>
        <w:pStyle w:val="BodyTextIndent"/>
        <w:spacing w:before="0" w:line="240" w:lineRule="auto"/>
        <w:rPr>
          <w:szCs w:val="26"/>
          <w:lang w:val="es-VE"/>
        </w:rPr>
      </w:pPr>
      <w:r w:rsidRPr="00283743">
        <w:rPr>
          <w:noProof/>
          <w:szCs w:val="26"/>
          <w:lang w:eastAsia="zh-CN"/>
        </w:rPr>
        <mc:AlternateContent>
          <mc:Choice Requires="wpg">
            <w:drawing>
              <wp:anchor distT="0" distB="0" distL="114300" distR="114300" simplePos="0" relativeHeight="251693056" behindDoc="0" locked="0" layoutInCell="1" allowOverlap="1" wp14:anchorId="2AA6ACF0" wp14:editId="57454AB4">
                <wp:simplePos x="0" y="0"/>
                <wp:positionH relativeFrom="column">
                  <wp:posOffset>2764155</wp:posOffset>
                </wp:positionH>
                <wp:positionV relativeFrom="paragraph">
                  <wp:posOffset>29845</wp:posOffset>
                </wp:positionV>
                <wp:extent cx="2990850" cy="5000625"/>
                <wp:effectExtent l="6985" t="13335" r="12065" b="5715"/>
                <wp:wrapNone/>
                <wp:docPr id="507"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0850" cy="5000625"/>
                          <a:chOff x="6054" y="3839"/>
                          <a:chExt cx="4710" cy="7875"/>
                        </a:xfrm>
                      </wpg:grpSpPr>
                      <wpg:grpSp>
                        <wpg:cNvPr id="508" name="Group 1243"/>
                        <wpg:cNvGrpSpPr>
                          <a:grpSpLocks/>
                        </wpg:cNvGrpSpPr>
                        <wpg:grpSpPr bwMode="auto">
                          <a:xfrm>
                            <a:off x="6060" y="3839"/>
                            <a:ext cx="285" cy="4488"/>
                            <a:chOff x="6060" y="3839"/>
                            <a:chExt cx="285" cy="4488"/>
                          </a:xfrm>
                        </wpg:grpSpPr>
                        <wps:wsp>
                          <wps:cNvPr id="509" name="Line 1244"/>
                          <wps:cNvCnPr>
                            <a:cxnSpLocks noChangeShapeType="1"/>
                          </wps:cNvCnPr>
                          <wps:spPr bwMode="auto">
                            <a:xfrm>
                              <a:off x="6060" y="3839"/>
                              <a:ext cx="0" cy="4488"/>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s:wsp>
                          <wps:cNvPr id="510" name="Line 1245"/>
                          <wps:cNvCnPr>
                            <a:cxnSpLocks noChangeShapeType="1"/>
                          </wps:cNvCnPr>
                          <wps:spPr bwMode="auto">
                            <a:xfrm>
                              <a:off x="6060" y="8312"/>
                              <a:ext cx="285" cy="0"/>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g:grpSp>
                      <wpg:grpSp>
                        <wpg:cNvPr id="511" name="Group 1246"/>
                        <wpg:cNvGrpSpPr>
                          <a:grpSpLocks/>
                        </wpg:cNvGrpSpPr>
                        <wpg:grpSpPr bwMode="auto">
                          <a:xfrm>
                            <a:off x="6054" y="8312"/>
                            <a:ext cx="4710" cy="3402"/>
                            <a:chOff x="6054" y="10100"/>
                            <a:chExt cx="4710" cy="3402"/>
                          </a:xfrm>
                        </wpg:grpSpPr>
                        <wps:wsp>
                          <wps:cNvPr id="512" name="Line 1247"/>
                          <wps:cNvCnPr>
                            <a:cxnSpLocks noChangeShapeType="1"/>
                          </wps:cNvCnPr>
                          <wps:spPr bwMode="auto">
                            <a:xfrm>
                              <a:off x="10536" y="10100"/>
                              <a:ext cx="228" cy="0"/>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s:wsp>
                          <wps:cNvPr id="513" name="Line 1248"/>
                          <wps:cNvCnPr>
                            <a:cxnSpLocks noChangeShapeType="1"/>
                          </wps:cNvCnPr>
                          <wps:spPr bwMode="auto">
                            <a:xfrm>
                              <a:off x="10764" y="10100"/>
                              <a:ext cx="0" cy="837"/>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s:wsp>
                          <wps:cNvPr id="514" name="Line 1249"/>
                          <wps:cNvCnPr>
                            <a:cxnSpLocks noChangeShapeType="1"/>
                          </wps:cNvCnPr>
                          <wps:spPr bwMode="auto">
                            <a:xfrm flipH="1">
                              <a:off x="6060" y="10937"/>
                              <a:ext cx="4704" cy="0"/>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s:wsp>
                          <wps:cNvPr id="515" name="Line 1250"/>
                          <wps:cNvCnPr>
                            <a:cxnSpLocks noChangeShapeType="1"/>
                          </wps:cNvCnPr>
                          <wps:spPr bwMode="auto">
                            <a:xfrm>
                              <a:off x="6054" y="10937"/>
                              <a:ext cx="0" cy="2565"/>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s:wsp>
                          <wps:cNvPr id="516" name="Line 1251"/>
                          <wps:cNvCnPr>
                            <a:cxnSpLocks noChangeShapeType="1"/>
                          </wps:cNvCnPr>
                          <wps:spPr bwMode="auto">
                            <a:xfrm>
                              <a:off x="6090" y="13502"/>
                              <a:ext cx="135" cy="0"/>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B8A8412" id="Group 507" o:spid="_x0000_s1026" style="position:absolute;margin-left:217.65pt;margin-top:2.35pt;width:235.5pt;height:393.75pt;z-index:251693056" coordorigin="6054,3839" coordsize="4710,7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">
                <v:group id="Group 1243" o:spid="_x0000_s1027" style="position:absolute;left:6060;top:3839;width:285;height:4488" coordorigin="6060,3839" coordsize="285,4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line id="Line 1244" o:spid="_x0000_s1028" style="position:absolute;visibility:visible;mso-wrap-style:square" from="6060,3839" to="6060,8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t/O8IAAADcAAAADwAAAGRycy9kb3ducmV2LnhtbESPQYvCMBSE74L/ITzB25q6oKzVKCIs&#10;iLuXVr0/m2dbbV5KE213f70RBI/DzHzDLFadqcSdGldaVjAeRSCIM6tLzhUc9t8fXyCcR9ZYWSYF&#10;f+Rgtez3Fhhr23JC99TnIkDYxaig8L6OpXRZQQbdyNbEwTvbxqAPssmlbrANcFPJzyiaSoMlh4UC&#10;a9oUlF3Tm1FQtVSmVM9Ot2Ny8ubn9z/ZmYtSw0G3noPw1Pl3+NXeagWTaAbPM+E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t/O8IAAADcAAAADwAAAAAAAAAAAAAA&#10;AAChAgAAZHJzL2Rvd25yZXYueG1sUEsFBgAAAAAEAAQA+QAAAJADAAAAAA==&#10;" strokecolor="#930">
                    <v:stroke dashstyle="dash"/>
                  </v:line>
                  <v:line id="Line 1245" o:spid="_x0000_s1029" style="position:absolute;visibility:visible;mso-wrap-style:square" from="6060,8312" to="6345,8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hAe78AAADcAAAADwAAAGRycy9kb3ducmV2LnhtbERPTYvCMBC9C/6HMII3TRVc1moUEQTR&#10;vbTqfWzGttpMShNt9ddvDgt7fLzv5bozlXhR40rLCibjCARxZnXJuYLzaTf6BuE8ssbKMil4k4P1&#10;qt9bYqxtywm9Up+LEMIuRgWF93UspcsKMujGtiYO3M02Bn2ATS51g20IN5WcRtGXNFhyaCiwpm1B&#10;2SN9GgVVS2VK9fz6vCRXb44/n+Rg7koNB91mAcJT5//Ff+69VjCbhPnhTDgCcv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ThAe78AAADcAAAADwAAAAAAAAAAAAAAAACh&#10;AgAAZHJzL2Rvd25yZXYueG1sUEsFBgAAAAAEAAQA+QAAAI0DAAAAAA==&#10;" strokecolor="#930">
                    <v:stroke dashstyle="dash"/>
                  </v:line>
                </v:group>
                <v:group id="Group 1246" o:spid="_x0000_s1030" style="position:absolute;left:6054;top:8312;width:4710;height:3402" coordorigin="6054,10100" coordsize="4710,3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4FA8QAAADcAAAADwAAAGRycy9kb3ducmV2LnhtbESPQWvCQBSE7wX/w/IE&#10;b3WzFUuJriJixYMI1YJ4e2SfSTD7NmTXJP57Vyj0OMzMN8x82dtKtNT40rEGNU5AEGfOlJxr+D19&#10;v3+B8AHZYOWYNDzIw3IxeJtjalzHP9QeQy4ihH2KGooQ6lRKnxVk0Y9dTRy9q2sshiibXJoGuwi3&#10;lfxIkk9pseS4UGBN64Ky2/FuNWw77FYTtWn3t+v6cTlND+e9Iq1Hw341AxGoD//hv/bOaJgq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t4FA8QAAADcAAAA&#10;DwAAAAAAAAAAAAAAAACqAgAAZHJzL2Rvd25yZXYueG1sUEsFBgAAAAAEAAQA+gAAAJsDAAAAAA==&#10;">
                  <v:line id="Line 1247" o:spid="_x0000_s1031" style="position:absolute;visibility:visible;mso-wrap-style:square" from="10536,10100" to="10764,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7l8MAAADcAAAADwAAAGRycy9kb3ducmV2LnhtbESPQYvCMBSE7wv+h/AEb5oquGg1igjC&#10;snpp1fuzebbV5qU00VZ//WZhYY/DzHzDLNedqcSTGldaVjAeRSCIM6tLzhWcjrvhDITzyBory6Tg&#10;RQ7Wq97HEmNtW07omfpcBAi7GBUU3texlC4ryKAb2Zo4eFfbGPRBNrnUDbYBbio5iaJPabDksFBg&#10;TduCsnv6MAqqlsqU6vnlcU4u3uwP7+Tb3JQa9LvNAoSnzv+H/9pfWsF0PIHfM+EI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me5fDAAAA3AAAAA8AAAAAAAAAAAAA&#10;AAAAoQIAAGRycy9kb3ducmV2LnhtbFBLBQYAAAAABAAEAPkAAACRAwAAAAA=&#10;" strokecolor="#930">
                    <v:stroke dashstyle="dash"/>
                  </v:line>
                  <v:line id="Line 1248" o:spid="_x0000_s1032" style="position:absolute;visibility:visible;mso-wrap-style:square" from="10764,10100" to="10764,1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reDMMAAADcAAAADwAAAGRycy9kb3ducmV2LnhtbESPQWvCQBSE74L/YXmCN91YqdjUVaQg&#10;iO0lUe/P7GuSmn0bsquJ/nq3IHgcZuYbZrHqTCWu1LjSsoLJOAJBnFldcq7gsN+M5iCcR9ZYWSYF&#10;N3KwWvZ7C4y1bTmha+pzESDsYlRQeF/HUrqsIINubGvi4P3axqAPssmlbrANcFPJtyiaSYMlh4UC&#10;a/oqKDunF6OgaqlMqf44XY7JyZvvn3uyM39KDQfd+hOEp86/ws/2Vit4n0zh/0w4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q3gzDAAAA3AAAAA8AAAAAAAAAAAAA&#10;AAAAoQIAAGRycy9kb3ducmV2LnhtbFBLBQYAAAAABAAEAPkAAACRAwAAAAA=&#10;" strokecolor="#930">
                    <v:stroke dashstyle="dash"/>
                  </v:line>
                  <v:line id="Line 1249" o:spid="_x0000_s1033" style="position:absolute;flip:x;visibility:visible;mso-wrap-style:square" from="6060,10937" to="10764,1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fVhcYAAADcAAAADwAAAGRycy9kb3ducmV2LnhtbESPzWrDMBCE74W+g9hCLyWWHfKHayWU&#10;0EIhEIjbptfF2tqm1spYsuO8fRQI5DjMzDdMthlNIwbqXG1ZQRLFIIgLq2suFXx/fUxWIJxH1thY&#10;JgVncrBZPz5kmGp74gMNuS9FgLBLUUHlfZtK6YqKDLrItsTB+7OdQR9kV0rd4SnATSOncbyQBmsO&#10;CxW2tK2o+M97o+D40/bJYkmr/jh9lzu555dh+6vU89P49grC0+jv4Vv7UyuYJzO4nglHQK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2X1YXGAAAA3AAAAA8AAAAAAAAA&#10;AAAAAAAAoQIAAGRycy9kb3ducmV2LnhtbFBLBQYAAAAABAAEAPkAAACUAwAAAAA=&#10;" strokecolor="#930">
                    <v:stroke dashstyle="dash"/>
                  </v:line>
                  <v:line id="Line 1250" o:spid="_x0000_s1034" style="position:absolute;visibility:visible;mso-wrap-style:square" from="6054,10937" to="6054,13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j48QAAADcAAAADwAAAGRycy9kb3ducmV2LnhtbESPT2vCQBTE74V+h+UVejMbBYuNrlIE&#10;QVovifX+kn0msdm3Ibv5Uz99t1DocZiZ3zCb3WQaMVDnassK5lEMgriwuuZSwef5MFuBcB5ZY2OZ&#10;FHyTg9328WGDibYjpzRkvhQBwi5BBZX3bSKlKyoy6CLbEgfvajuDPsiulLrDMcBNIxdx/CIN1hwW&#10;KmxpX1HxlfVGQTNSnVH7mveXNPfm43RP381Nqeen6W0NwtPk/8N/7aNWsJwv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T+PjxAAAANwAAAAPAAAAAAAAAAAA&#10;AAAAAKECAABkcnMvZG93bnJldi54bWxQSwUGAAAAAAQABAD5AAAAkgMAAAAA&#10;" strokecolor="#930">
                    <v:stroke dashstyle="dash"/>
                  </v:line>
                  <v:line id="Line 1251" o:spid="_x0000_s1035" style="position:absolute;visibility:visible;mso-wrap-style:square" from="6090,13502" to="6225,13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19lMMAAADcAAAADwAAAGRycy9kb3ducmV2LnhtbESPQYvCMBSE7wv+h/AEb2vqgrJWo4gg&#10;LOqlVe/P5tlWm5fSRFv99WZhYY/DzHzDzJedqcSDGldaVjAaRiCIM6tLzhUcD5vPbxDOI2usLJOC&#10;JzlYLnofc4y1bTmhR+pzESDsYlRQeF/HUrqsIINuaGvi4F1sY9AH2eRSN9gGuKnkVxRNpMGSw0KB&#10;Na0Lym7p3SioWipTqqfn+yk5e7Pbv5KtuSo16HerGQhPnf8P/7V/tILxaAK/Z8IRkI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dfZTDAAAA3AAAAA8AAAAAAAAAAAAA&#10;AAAAoQIAAGRycy9kb3ducmV2LnhtbFBLBQYAAAAABAAEAPkAAACRAwAAAAA=&#10;" strokecolor="#930">
                    <v:stroke dashstyle="dash"/>
                  </v:line>
                </v:group>
              </v:group>
            </w:pict>
          </mc:Fallback>
        </mc:AlternateContent>
      </w:r>
    </w:p>
    <w:p w14:paraId="1D42CA2E" w14:textId="77777777" w:rsidR="00F610CB" w:rsidRPr="00283743" w:rsidRDefault="00F610CB" w:rsidP="00F610CB">
      <w:pPr>
        <w:pStyle w:val="BodyTextIndent"/>
        <w:spacing w:before="0" w:line="240" w:lineRule="auto"/>
        <w:rPr>
          <w:szCs w:val="26"/>
          <w:lang w:val="es-VE"/>
        </w:rPr>
      </w:pPr>
    </w:p>
    <w:p w14:paraId="2653123E" w14:textId="77777777" w:rsidR="00F610CB" w:rsidRPr="00283743" w:rsidRDefault="00F610CB" w:rsidP="00F610CB">
      <w:pPr>
        <w:pStyle w:val="BodyTextIndent"/>
        <w:spacing w:before="0" w:line="240" w:lineRule="auto"/>
        <w:rPr>
          <w:szCs w:val="26"/>
          <w:lang w:val="es-VE"/>
        </w:rPr>
      </w:pPr>
    </w:p>
    <w:p w14:paraId="5BEF8B98" w14:textId="77777777" w:rsidR="00F610CB" w:rsidRPr="00283743" w:rsidRDefault="00F610CB" w:rsidP="00F610CB">
      <w:pPr>
        <w:pStyle w:val="BodyTextIndent"/>
        <w:spacing w:before="0" w:line="240" w:lineRule="auto"/>
        <w:rPr>
          <w:szCs w:val="26"/>
          <w:lang w:val="es-VE"/>
        </w:rPr>
      </w:pPr>
    </w:p>
    <w:p w14:paraId="0FCB3378" w14:textId="77777777" w:rsidR="00F610CB" w:rsidRPr="00283743" w:rsidRDefault="00F610CB" w:rsidP="00F610CB">
      <w:pPr>
        <w:pStyle w:val="BodyTextIndent"/>
        <w:spacing w:before="0" w:line="240" w:lineRule="auto"/>
        <w:rPr>
          <w:szCs w:val="26"/>
          <w:lang w:val="es-VE"/>
        </w:rPr>
      </w:pPr>
    </w:p>
    <w:p w14:paraId="01822FA1" w14:textId="77777777" w:rsidR="00F610CB" w:rsidRPr="00283743" w:rsidRDefault="00F610CB" w:rsidP="00F610CB">
      <w:pPr>
        <w:pStyle w:val="BodyTextIndent"/>
        <w:spacing w:before="0" w:line="240" w:lineRule="auto"/>
        <w:rPr>
          <w:szCs w:val="26"/>
          <w:lang w:val="es-VE"/>
        </w:rPr>
      </w:pPr>
    </w:p>
    <w:p w14:paraId="7A69ED54" w14:textId="77777777" w:rsidR="00F610CB" w:rsidRPr="00283743" w:rsidRDefault="00F610CB" w:rsidP="00F610CB">
      <w:pPr>
        <w:pStyle w:val="BodyTextIndent"/>
        <w:spacing w:before="0" w:line="240" w:lineRule="auto"/>
        <w:rPr>
          <w:szCs w:val="26"/>
          <w:lang w:val="es-VE"/>
        </w:rPr>
      </w:pPr>
    </w:p>
    <w:p w14:paraId="4CC2B869" w14:textId="77777777" w:rsidR="00F610CB" w:rsidRPr="00283743" w:rsidRDefault="00F610CB" w:rsidP="00F610CB">
      <w:pPr>
        <w:pStyle w:val="BodyTextIndent"/>
        <w:spacing w:before="0" w:line="240" w:lineRule="auto"/>
        <w:rPr>
          <w:szCs w:val="26"/>
          <w:lang w:val="es-VE"/>
        </w:rPr>
      </w:pPr>
    </w:p>
    <w:p w14:paraId="65297420" w14:textId="77777777" w:rsidR="00F610CB" w:rsidRPr="00283743" w:rsidRDefault="00F610CB" w:rsidP="00F610CB">
      <w:pPr>
        <w:pStyle w:val="BodyTextIndent"/>
        <w:spacing w:before="0" w:line="240" w:lineRule="auto"/>
        <w:rPr>
          <w:szCs w:val="26"/>
          <w:lang w:val="es-VE"/>
        </w:rPr>
      </w:pPr>
    </w:p>
    <w:p w14:paraId="0258E39E" w14:textId="77777777" w:rsidR="00F610CB" w:rsidRPr="00283743" w:rsidRDefault="00F610CB" w:rsidP="00F610CB">
      <w:pPr>
        <w:rPr>
          <w:rFonts w:ascii="Times New Roman" w:hAnsi="Times New Roman" w:cs="Times New Roman"/>
          <w:sz w:val="26"/>
          <w:szCs w:val="26"/>
        </w:rPr>
      </w:pPr>
      <w:r w:rsidRPr="00283743">
        <w:rPr>
          <w:rFonts w:ascii="Times New Roman" w:hAnsi="Times New Roman" w:cs="Times New Roman"/>
          <w:sz w:val="26"/>
          <w:szCs w:val="26"/>
        </w:rPr>
        <w:t>MÃ HOÁ VECTOR TOPOLOGY</w:t>
      </w:r>
    </w:p>
    <w:tbl>
      <w:tblPr>
        <w:tblW w:w="909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9"/>
        <w:gridCol w:w="2934"/>
        <w:gridCol w:w="563"/>
        <w:gridCol w:w="887"/>
        <w:gridCol w:w="847"/>
        <w:gridCol w:w="848"/>
        <w:gridCol w:w="849"/>
        <w:gridCol w:w="1314"/>
      </w:tblGrid>
      <w:tr w:rsidR="00F610CB" w:rsidRPr="00283743" w14:paraId="62F7BDED" w14:textId="77777777" w:rsidTr="00C70258">
        <w:trPr>
          <w:cantSplit/>
        </w:trPr>
        <w:tc>
          <w:tcPr>
            <w:tcW w:w="3783" w:type="dxa"/>
            <w:gridSpan w:val="2"/>
            <w:tcBorders>
              <w:bottom w:val="single" w:sz="4" w:space="0" w:color="auto"/>
              <w:right w:val="single" w:sz="4" w:space="0" w:color="auto"/>
            </w:tcBorders>
            <w:vAlign w:val="center"/>
          </w:tcPr>
          <w:p w14:paraId="2720DEC5" w14:textId="77777777" w:rsidR="00F610CB" w:rsidRPr="00283743" w:rsidRDefault="00F610CB" w:rsidP="00C70258">
            <w:pPr>
              <w:jc w:val="center"/>
              <w:rPr>
                <w:rFonts w:ascii="Times New Roman" w:hAnsi="Times New Roman" w:cs="Times New Roman"/>
                <w:sz w:val="26"/>
                <w:szCs w:val="26"/>
              </w:rPr>
            </w:pPr>
            <w:r w:rsidRPr="00283743">
              <w:rPr>
                <w:rFonts w:ascii="Times New Roman" w:hAnsi="Times New Roman" w:cs="Times New Roman"/>
                <w:sz w:val="26"/>
                <w:szCs w:val="26"/>
              </w:rPr>
              <w:t>TOPOLOGY CỦA VÙNG</w:t>
            </w:r>
          </w:p>
        </w:tc>
        <w:tc>
          <w:tcPr>
            <w:tcW w:w="563" w:type="dxa"/>
            <w:tcBorders>
              <w:top w:val="nil"/>
              <w:left w:val="single" w:sz="4" w:space="0" w:color="auto"/>
              <w:bottom w:val="nil"/>
              <w:right w:val="single" w:sz="4" w:space="0" w:color="auto"/>
            </w:tcBorders>
          </w:tcPr>
          <w:p w14:paraId="330EF227" w14:textId="77777777" w:rsidR="00F610CB" w:rsidRPr="00283743" w:rsidRDefault="00F610CB" w:rsidP="00C70258">
            <w:pPr>
              <w:rPr>
                <w:rFonts w:ascii="Times New Roman" w:hAnsi="Times New Roman" w:cs="Times New Roman"/>
                <w:sz w:val="26"/>
                <w:szCs w:val="26"/>
              </w:rPr>
            </w:pPr>
          </w:p>
        </w:tc>
        <w:tc>
          <w:tcPr>
            <w:tcW w:w="4745" w:type="dxa"/>
            <w:gridSpan w:val="5"/>
            <w:tcBorders>
              <w:left w:val="single" w:sz="4" w:space="0" w:color="auto"/>
              <w:bottom w:val="single" w:sz="4" w:space="0" w:color="auto"/>
            </w:tcBorders>
            <w:vAlign w:val="center"/>
          </w:tcPr>
          <w:p w14:paraId="5F6C90B1" w14:textId="77777777" w:rsidR="00F610CB" w:rsidRPr="00283743" w:rsidRDefault="00F610CB" w:rsidP="00C70258">
            <w:pPr>
              <w:jc w:val="center"/>
              <w:rPr>
                <w:rFonts w:ascii="Times New Roman" w:hAnsi="Times New Roman" w:cs="Times New Roman"/>
                <w:sz w:val="26"/>
                <w:szCs w:val="26"/>
              </w:rPr>
            </w:pPr>
            <w:r w:rsidRPr="00283743">
              <w:rPr>
                <w:rFonts w:ascii="Times New Roman" w:hAnsi="Times New Roman" w:cs="Times New Roman"/>
                <w:sz w:val="26"/>
                <w:szCs w:val="26"/>
              </w:rPr>
              <w:t>TOPOLOGY CỦA CUNG</w:t>
            </w:r>
          </w:p>
        </w:tc>
      </w:tr>
      <w:tr w:rsidR="00F610CB" w:rsidRPr="00283743" w14:paraId="7CAFDBFA" w14:textId="77777777" w:rsidTr="00C70258">
        <w:tc>
          <w:tcPr>
            <w:tcW w:w="849" w:type="dxa"/>
            <w:tcBorders>
              <w:bottom w:val="single" w:sz="4" w:space="0" w:color="auto"/>
            </w:tcBorders>
            <w:vAlign w:val="center"/>
          </w:tcPr>
          <w:p w14:paraId="553E0EF4"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Vùng</w:t>
            </w:r>
          </w:p>
        </w:tc>
        <w:tc>
          <w:tcPr>
            <w:tcW w:w="2934" w:type="dxa"/>
            <w:tcBorders>
              <w:bottom w:val="single" w:sz="4" w:space="0" w:color="auto"/>
              <w:right w:val="single" w:sz="4" w:space="0" w:color="auto"/>
            </w:tcBorders>
            <w:vAlign w:val="center"/>
          </w:tcPr>
          <w:p w14:paraId="48D08905"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Đường</w:t>
            </w:r>
          </w:p>
        </w:tc>
        <w:tc>
          <w:tcPr>
            <w:tcW w:w="563" w:type="dxa"/>
            <w:tcBorders>
              <w:top w:val="nil"/>
              <w:left w:val="single" w:sz="4" w:space="0" w:color="auto"/>
              <w:bottom w:val="nil"/>
              <w:right w:val="single" w:sz="4" w:space="0" w:color="auto"/>
            </w:tcBorders>
            <w:vAlign w:val="center"/>
          </w:tcPr>
          <w:p w14:paraId="0325719E" w14:textId="77777777" w:rsidR="00F610CB" w:rsidRPr="00283743" w:rsidRDefault="00F610CB" w:rsidP="00AB4587">
            <w:pPr>
              <w:spacing w:after="0" w:line="240" w:lineRule="auto"/>
              <w:jc w:val="center"/>
              <w:rPr>
                <w:rFonts w:ascii="Times New Roman" w:hAnsi="Times New Roman" w:cs="Times New Roman"/>
                <w:sz w:val="26"/>
                <w:szCs w:val="26"/>
              </w:rPr>
            </w:pPr>
          </w:p>
        </w:tc>
        <w:tc>
          <w:tcPr>
            <w:tcW w:w="887" w:type="dxa"/>
            <w:tcBorders>
              <w:left w:val="single" w:sz="4" w:space="0" w:color="auto"/>
              <w:bottom w:val="single" w:sz="4" w:space="0" w:color="auto"/>
            </w:tcBorders>
            <w:vAlign w:val="center"/>
          </w:tcPr>
          <w:p w14:paraId="4E8463FC"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Đường</w:t>
            </w:r>
          </w:p>
        </w:tc>
        <w:tc>
          <w:tcPr>
            <w:tcW w:w="847" w:type="dxa"/>
            <w:tcBorders>
              <w:bottom w:val="single" w:sz="4" w:space="0" w:color="auto"/>
            </w:tcBorders>
            <w:vAlign w:val="center"/>
          </w:tcPr>
          <w:p w14:paraId="47FC8D1F"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Nút đầu</w:t>
            </w:r>
          </w:p>
        </w:tc>
        <w:tc>
          <w:tcPr>
            <w:tcW w:w="848" w:type="dxa"/>
            <w:tcBorders>
              <w:bottom w:val="single" w:sz="4" w:space="0" w:color="auto"/>
            </w:tcBorders>
            <w:vAlign w:val="center"/>
          </w:tcPr>
          <w:p w14:paraId="3EBEAF2F"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Nút cuối</w:t>
            </w:r>
          </w:p>
        </w:tc>
        <w:tc>
          <w:tcPr>
            <w:tcW w:w="849" w:type="dxa"/>
            <w:tcBorders>
              <w:bottom w:val="single" w:sz="4" w:space="0" w:color="auto"/>
            </w:tcBorders>
            <w:vAlign w:val="center"/>
          </w:tcPr>
          <w:p w14:paraId="34537E82"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Vùng trái</w:t>
            </w:r>
          </w:p>
        </w:tc>
        <w:tc>
          <w:tcPr>
            <w:tcW w:w="1314" w:type="dxa"/>
            <w:tcBorders>
              <w:bottom w:val="single" w:sz="4" w:space="0" w:color="auto"/>
            </w:tcBorders>
            <w:vAlign w:val="center"/>
          </w:tcPr>
          <w:p w14:paraId="0229124E"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Vùng phải</w:t>
            </w:r>
          </w:p>
        </w:tc>
      </w:tr>
      <w:tr w:rsidR="00F610CB" w:rsidRPr="00283743" w14:paraId="54EF4799" w14:textId="77777777" w:rsidTr="00C70258">
        <w:tc>
          <w:tcPr>
            <w:tcW w:w="849" w:type="dxa"/>
            <w:tcBorders>
              <w:top w:val="single" w:sz="4" w:space="0" w:color="auto"/>
              <w:bottom w:val="nil"/>
            </w:tcBorders>
          </w:tcPr>
          <w:p w14:paraId="0196F505"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A</w:t>
            </w:r>
          </w:p>
        </w:tc>
        <w:tc>
          <w:tcPr>
            <w:tcW w:w="2934" w:type="dxa"/>
            <w:tcBorders>
              <w:top w:val="single" w:sz="4" w:space="0" w:color="auto"/>
              <w:bottom w:val="nil"/>
              <w:right w:val="single" w:sz="4" w:space="0" w:color="auto"/>
            </w:tcBorders>
          </w:tcPr>
          <w:p w14:paraId="17427A4A"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1</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5</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3</w:t>
            </w:r>
          </w:p>
        </w:tc>
        <w:tc>
          <w:tcPr>
            <w:tcW w:w="563" w:type="dxa"/>
            <w:tcBorders>
              <w:top w:val="single" w:sz="4" w:space="0" w:color="auto"/>
              <w:left w:val="single" w:sz="4" w:space="0" w:color="auto"/>
              <w:bottom w:val="nil"/>
              <w:right w:val="single" w:sz="4" w:space="0" w:color="auto"/>
            </w:tcBorders>
          </w:tcPr>
          <w:p w14:paraId="6C5A2892"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single" w:sz="4" w:space="0" w:color="auto"/>
              <w:left w:val="single" w:sz="4" w:space="0" w:color="auto"/>
              <w:bottom w:val="nil"/>
            </w:tcBorders>
          </w:tcPr>
          <w:p w14:paraId="59D35D84"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1</w:t>
            </w:r>
          </w:p>
        </w:tc>
        <w:tc>
          <w:tcPr>
            <w:tcW w:w="847" w:type="dxa"/>
            <w:tcBorders>
              <w:top w:val="single" w:sz="4" w:space="0" w:color="auto"/>
              <w:bottom w:val="nil"/>
            </w:tcBorders>
          </w:tcPr>
          <w:p w14:paraId="1CB7658D"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1</w:t>
            </w:r>
          </w:p>
        </w:tc>
        <w:tc>
          <w:tcPr>
            <w:tcW w:w="848" w:type="dxa"/>
            <w:tcBorders>
              <w:top w:val="single" w:sz="4" w:space="0" w:color="auto"/>
              <w:bottom w:val="nil"/>
            </w:tcBorders>
          </w:tcPr>
          <w:p w14:paraId="42BF8879"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2</w:t>
            </w:r>
          </w:p>
        </w:tc>
        <w:tc>
          <w:tcPr>
            <w:tcW w:w="849" w:type="dxa"/>
            <w:tcBorders>
              <w:top w:val="single" w:sz="4" w:space="0" w:color="auto"/>
              <w:bottom w:val="nil"/>
            </w:tcBorders>
          </w:tcPr>
          <w:p w14:paraId="48E350EA"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E</w:t>
            </w:r>
          </w:p>
        </w:tc>
        <w:tc>
          <w:tcPr>
            <w:tcW w:w="1314" w:type="dxa"/>
            <w:tcBorders>
              <w:top w:val="single" w:sz="4" w:space="0" w:color="auto"/>
              <w:bottom w:val="nil"/>
            </w:tcBorders>
          </w:tcPr>
          <w:p w14:paraId="53A3FB5F"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A</w:t>
            </w:r>
          </w:p>
        </w:tc>
      </w:tr>
      <w:tr w:rsidR="00F610CB" w:rsidRPr="00283743" w14:paraId="6F555809" w14:textId="77777777" w:rsidTr="00C70258">
        <w:tc>
          <w:tcPr>
            <w:tcW w:w="849" w:type="dxa"/>
            <w:tcBorders>
              <w:top w:val="nil"/>
              <w:bottom w:val="nil"/>
            </w:tcBorders>
          </w:tcPr>
          <w:p w14:paraId="7A9A9B7C"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w:t>
            </w:r>
          </w:p>
        </w:tc>
        <w:tc>
          <w:tcPr>
            <w:tcW w:w="2934" w:type="dxa"/>
            <w:tcBorders>
              <w:top w:val="nil"/>
              <w:bottom w:val="nil"/>
              <w:right w:val="single" w:sz="4" w:space="0" w:color="auto"/>
            </w:tcBorders>
          </w:tcPr>
          <w:p w14:paraId="184BDB43"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2</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5</w:t>
            </w:r>
            <w:r w:rsidRPr="00283743">
              <w:rPr>
                <w:rFonts w:ascii="Times New Roman" w:hAnsi="Times New Roman" w:cs="Times New Roman"/>
                <w:sz w:val="26"/>
                <w:szCs w:val="26"/>
              </w:rPr>
              <w:t>, 0, a</w:t>
            </w:r>
            <w:r w:rsidRPr="00283743">
              <w:rPr>
                <w:rFonts w:ascii="Times New Roman" w:hAnsi="Times New Roman" w:cs="Times New Roman"/>
                <w:sz w:val="26"/>
                <w:szCs w:val="26"/>
                <w:vertAlign w:val="subscript"/>
              </w:rPr>
              <w:t>6</w:t>
            </w:r>
            <w:r w:rsidRPr="00283743">
              <w:rPr>
                <w:rFonts w:ascii="Times New Roman" w:hAnsi="Times New Roman" w:cs="Times New Roman"/>
                <w:sz w:val="26"/>
                <w:szCs w:val="26"/>
              </w:rPr>
              <w:t>, 0, a</w:t>
            </w:r>
            <w:r w:rsidRPr="00283743">
              <w:rPr>
                <w:rFonts w:ascii="Times New Roman" w:hAnsi="Times New Roman" w:cs="Times New Roman"/>
                <w:sz w:val="26"/>
                <w:szCs w:val="26"/>
                <w:vertAlign w:val="subscript"/>
              </w:rPr>
              <w:t>7</w:t>
            </w:r>
          </w:p>
        </w:tc>
        <w:tc>
          <w:tcPr>
            <w:tcW w:w="563" w:type="dxa"/>
            <w:tcBorders>
              <w:top w:val="nil"/>
              <w:left w:val="single" w:sz="4" w:space="0" w:color="auto"/>
              <w:bottom w:val="nil"/>
              <w:right w:val="single" w:sz="4" w:space="0" w:color="auto"/>
            </w:tcBorders>
          </w:tcPr>
          <w:p w14:paraId="31274C84"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nil"/>
              <w:left w:val="single" w:sz="4" w:space="0" w:color="auto"/>
              <w:bottom w:val="nil"/>
            </w:tcBorders>
          </w:tcPr>
          <w:p w14:paraId="4BAF401D"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2</w:t>
            </w:r>
          </w:p>
        </w:tc>
        <w:tc>
          <w:tcPr>
            <w:tcW w:w="847" w:type="dxa"/>
            <w:tcBorders>
              <w:top w:val="nil"/>
              <w:bottom w:val="nil"/>
            </w:tcBorders>
          </w:tcPr>
          <w:p w14:paraId="1D3B8269"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2</w:t>
            </w:r>
          </w:p>
        </w:tc>
        <w:tc>
          <w:tcPr>
            <w:tcW w:w="848" w:type="dxa"/>
            <w:tcBorders>
              <w:top w:val="nil"/>
              <w:bottom w:val="nil"/>
            </w:tcBorders>
          </w:tcPr>
          <w:p w14:paraId="0F06C2E0"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3</w:t>
            </w:r>
          </w:p>
        </w:tc>
        <w:tc>
          <w:tcPr>
            <w:tcW w:w="849" w:type="dxa"/>
            <w:tcBorders>
              <w:top w:val="nil"/>
              <w:bottom w:val="nil"/>
            </w:tcBorders>
          </w:tcPr>
          <w:p w14:paraId="116EBEDB"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E</w:t>
            </w:r>
          </w:p>
        </w:tc>
        <w:tc>
          <w:tcPr>
            <w:tcW w:w="1314" w:type="dxa"/>
            <w:tcBorders>
              <w:top w:val="nil"/>
              <w:bottom w:val="nil"/>
            </w:tcBorders>
          </w:tcPr>
          <w:p w14:paraId="609C82DE"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w:t>
            </w:r>
          </w:p>
        </w:tc>
      </w:tr>
      <w:tr w:rsidR="00F610CB" w:rsidRPr="00283743" w14:paraId="604CF6DB" w14:textId="77777777" w:rsidTr="00C70258">
        <w:tc>
          <w:tcPr>
            <w:tcW w:w="849" w:type="dxa"/>
            <w:tcBorders>
              <w:top w:val="nil"/>
              <w:bottom w:val="nil"/>
            </w:tcBorders>
          </w:tcPr>
          <w:p w14:paraId="381F45DC"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C</w:t>
            </w:r>
          </w:p>
        </w:tc>
        <w:tc>
          <w:tcPr>
            <w:tcW w:w="2934" w:type="dxa"/>
            <w:tcBorders>
              <w:top w:val="nil"/>
              <w:bottom w:val="nil"/>
              <w:right w:val="single" w:sz="4" w:space="0" w:color="auto"/>
            </w:tcBorders>
          </w:tcPr>
          <w:p w14:paraId="22C7D4AD"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7</w:t>
            </w:r>
          </w:p>
        </w:tc>
        <w:tc>
          <w:tcPr>
            <w:tcW w:w="563" w:type="dxa"/>
            <w:tcBorders>
              <w:top w:val="nil"/>
              <w:left w:val="single" w:sz="4" w:space="0" w:color="auto"/>
              <w:bottom w:val="nil"/>
              <w:right w:val="single" w:sz="4" w:space="0" w:color="auto"/>
            </w:tcBorders>
          </w:tcPr>
          <w:p w14:paraId="6736BCD3"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nil"/>
              <w:left w:val="single" w:sz="4" w:space="0" w:color="auto"/>
              <w:bottom w:val="nil"/>
            </w:tcBorders>
          </w:tcPr>
          <w:p w14:paraId="39F6CB89"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3</w:t>
            </w:r>
          </w:p>
        </w:tc>
        <w:tc>
          <w:tcPr>
            <w:tcW w:w="847" w:type="dxa"/>
            <w:tcBorders>
              <w:top w:val="nil"/>
              <w:bottom w:val="nil"/>
            </w:tcBorders>
          </w:tcPr>
          <w:p w14:paraId="4BEB1B4A"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3</w:t>
            </w:r>
          </w:p>
        </w:tc>
        <w:tc>
          <w:tcPr>
            <w:tcW w:w="848" w:type="dxa"/>
            <w:tcBorders>
              <w:top w:val="nil"/>
              <w:bottom w:val="nil"/>
            </w:tcBorders>
          </w:tcPr>
          <w:p w14:paraId="1582BB87"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1</w:t>
            </w:r>
          </w:p>
        </w:tc>
        <w:tc>
          <w:tcPr>
            <w:tcW w:w="849" w:type="dxa"/>
            <w:tcBorders>
              <w:top w:val="nil"/>
              <w:bottom w:val="nil"/>
            </w:tcBorders>
          </w:tcPr>
          <w:p w14:paraId="5360F51F"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E</w:t>
            </w:r>
          </w:p>
        </w:tc>
        <w:tc>
          <w:tcPr>
            <w:tcW w:w="1314" w:type="dxa"/>
            <w:tcBorders>
              <w:top w:val="nil"/>
              <w:bottom w:val="nil"/>
            </w:tcBorders>
          </w:tcPr>
          <w:p w14:paraId="49A88040"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A</w:t>
            </w:r>
          </w:p>
        </w:tc>
      </w:tr>
      <w:tr w:rsidR="00F610CB" w:rsidRPr="00283743" w14:paraId="79E8719F" w14:textId="77777777" w:rsidTr="00C70258">
        <w:tc>
          <w:tcPr>
            <w:tcW w:w="849" w:type="dxa"/>
            <w:tcBorders>
              <w:top w:val="nil"/>
              <w:bottom w:val="nil"/>
            </w:tcBorders>
          </w:tcPr>
          <w:p w14:paraId="03A72713"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D</w:t>
            </w:r>
          </w:p>
        </w:tc>
        <w:tc>
          <w:tcPr>
            <w:tcW w:w="2934" w:type="dxa"/>
            <w:tcBorders>
              <w:top w:val="nil"/>
              <w:bottom w:val="nil"/>
              <w:right w:val="single" w:sz="4" w:space="0" w:color="auto"/>
            </w:tcBorders>
          </w:tcPr>
          <w:p w14:paraId="3E92AC84"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6</w:t>
            </w:r>
          </w:p>
        </w:tc>
        <w:tc>
          <w:tcPr>
            <w:tcW w:w="563" w:type="dxa"/>
            <w:tcBorders>
              <w:top w:val="nil"/>
              <w:left w:val="single" w:sz="4" w:space="0" w:color="auto"/>
              <w:bottom w:val="nil"/>
              <w:right w:val="single" w:sz="4" w:space="0" w:color="auto"/>
            </w:tcBorders>
          </w:tcPr>
          <w:p w14:paraId="1BF108AA"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nil"/>
              <w:left w:val="single" w:sz="4" w:space="0" w:color="auto"/>
              <w:bottom w:val="nil"/>
            </w:tcBorders>
          </w:tcPr>
          <w:p w14:paraId="08E62AE4"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4</w:t>
            </w:r>
          </w:p>
        </w:tc>
        <w:tc>
          <w:tcPr>
            <w:tcW w:w="847" w:type="dxa"/>
            <w:tcBorders>
              <w:top w:val="nil"/>
              <w:bottom w:val="nil"/>
            </w:tcBorders>
          </w:tcPr>
          <w:p w14:paraId="01082B19"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4</w:t>
            </w:r>
          </w:p>
        </w:tc>
        <w:tc>
          <w:tcPr>
            <w:tcW w:w="848" w:type="dxa"/>
            <w:tcBorders>
              <w:top w:val="nil"/>
              <w:bottom w:val="nil"/>
            </w:tcBorders>
          </w:tcPr>
          <w:p w14:paraId="316A0F63"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1</w:t>
            </w:r>
          </w:p>
        </w:tc>
        <w:tc>
          <w:tcPr>
            <w:tcW w:w="849" w:type="dxa"/>
            <w:tcBorders>
              <w:top w:val="nil"/>
              <w:bottom w:val="nil"/>
            </w:tcBorders>
          </w:tcPr>
          <w:p w14:paraId="4CDD105F"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A</w:t>
            </w:r>
          </w:p>
        </w:tc>
        <w:tc>
          <w:tcPr>
            <w:tcW w:w="1314" w:type="dxa"/>
            <w:tcBorders>
              <w:top w:val="nil"/>
              <w:bottom w:val="nil"/>
            </w:tcBorders>
          </w:tcPr>
          <w:p w14:paraId="57C9F5D3"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A</w:t>
            </w:r>
          </w:p>
        </w:tc>
      </w:tr>
      <w:tr w:rsidR="00F610CB" w:rsidRPr="00283743" w14:paraId="37974635" w14:textId="77777777" w:rsidTr="00C70258">
        <w:tc>
          <w:tcPr>
            <w:tcW w:w="849" w:type="dxa"/>
            <w:tcBorders>
              <w:top w:val="nil"/>
              <w:bottom w:val="single" w:sz="4" w:space="0" w:color="auto"/>
            </w:tcBorders>
          </w:tcPr>
          <w:p w14:paraId="655BD606"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E</w:t>
            </w:r>
          </w:p>
        </w:tc>
        <w:tc>
          <w:tcPr>
            <w:tcW w:w="2934" w:type="dxa"/>
            <w:tcBorders>
              <w:top w:val="nil"/>
              <w:bottom w:val="single" w:sz="4" w:space="0" w:color="auto"/>
              <w:right w:val="single" w:sz="4" w:space="0" w:color="auto"/>
            </w:tcBorders>
          </w:tcPr>
          <w:p w14:paraId="0F2E885D"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diện tích bên ngoài bản đồ</w:t>
            </w:r>
          </w:p>
        </w:tc>
        <w:tc>
          <w:tcPr>
            <w:tcW w:w="563" w:type="dxa"/>
            <w:tcBorders>
              <w:top w:val="nil"/>
              <w:left w:val="single" w:sz="4" w:space="0" w:color="auto"/>
              <w:bottom w:val="nil"/>
              <w:right w:val="single" w:sz="4" w:space="0" w:color="auto"/>
            </w:tcBorders>
          </w:tcPr>
          <w:p w14:paraId="073205A5"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nil"/>
              <w:left w:val="single" w:sz="4" w:space="0" w:color="auto"/>
              <w:bottom w:val="nil"/>
            </w:tcBorders>
            <w:shd w:val="clear" w:color="auto" w:fill="FFFF00"/>
          </w:tcPr>
          <w:p w14:paraId="250F44B7"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5</w:t>
            </w:r>
          </w:p>
        </w:tc>
        <w:tc>
          <w:tcPr>
            <w:tcW w:w="847" w:type="dxa"/>
            <w:tcBorders>
              <w:top w:val="nil"/>
              <w:bottom w:val="nil"/>
            </w:tcBorders>
            <w:shd w:val="clear" w:color="auto" w:fill="FFFF00"/>
          </w:tcPr>
          <w:p w14:paraId="55CBD5AE"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3</w:t>
            </w:r>
          </w:p>
        </w:tc>
        <w:tc>
          <w:tcPr>
            <w:tcW w:w="848" w:type="dxa"/>
            <w:tcBorders>
              <w:top w:val="nil"/>
              <w:bottom w:val="nil"/>
            </w:tcBorders>
            <w:shd w:val="clear" w:color="auto" w:fill="FFFF00"/>
          </w:tcPr>
          <w:p w14:paraId="07D14CB4"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2</w:t>
            </w:r>
          </w:p>
        </w:tc>
        <w:tc>
          <w:tcPr>
            <w:tcW w:w="849" w:type="dxa"/>
            <w:tcBorders>
              <w:top w:val="nil"/>
              <w:bottom w:val="nil"/>
            </w:tcBorders>
            <w:shd w:val="clear" w:color="auto" w:fill="FFFF00"/>
          </w:tcPr>
          <w:p w14:paraId="03785CBA"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A</w:t>
            </w:r>
          </w:p>
        </w:tc>
        <w:tc>
          <w:tcPr>
            <w:tcW w:w="1314" w:type="dxa"/>
            <w:tcBorders>
              <w:top w:val="nil"/>
              <w:bottom w:val="nil"/>
            </w:tcBorders>
            <w:shd w:val="clear" w:color="auto" w:fill="FFFF00"/>
          </w:tcPr>
          <w:p w14:paraId="3B89FC0D"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w:t>
            </w:r>
          </w:p>
        </w:tc>
      </w:tr>
      <w:tr w:rsidR="00F610CB" w:rsidRPr="00283743" w14:paraId="286F6284" w14:textId="77777777" w:rsidTr="00C70258">
        <w:tc>
          <w:tcPr>
            <w:tcW w:w="849" w:type="dxa"/>
            <w:tcBorders>
              <w:top w:val="single" w:sz="4" w:space="0" w:color="auto"/>
              <w:left w:val="nil"/>
              <w:bottom w:val="nil"/>
              <w:right w:val="nil"/>
            </w:tcBorders>
          </w:tcPr>
          <w:p w14:paraId="416D1DAB" w14:textId="77777777" w:rsidR="00F610CB" w:rsidRPr="00283743" w:rsidRDefault="00F610CB" w:rsidP="00AB4587">
            <w:pPr>
              <w:spacing w:after="0" w:line="240" w:lineRule="auto"/>
              <w:jc w:val="center"/>
              <w:rPr>
                <w:rFonts w:ascii="Times New Roman" w:hAnsi="Times New Roman" w:cs="Times New Roman"/>
                <w:sz w:val="26"/>
                <w:szCs w:val="26"/>
              </w:rPr>
            </w:pPr>
          </w:p>
        </w:tc>
        <w:tc>
          <w:tcPr>
            <w:tcW w:w="2934" w:type="dxa"/>
            <w:tcBorders>
              <w:top w:val="single" w:sz="4" w:space="0" w:color="auto"/>
              <w:left w:val="nil"/>
              <w:bottom w:val="nil"/>
              <w:right w:val="nil"/>
            </w:tcBorders>
          </w:tcPr>
          <w:p w14:paraId="12180EBA" w14:textId="77777777" w:rsidR="00F610CB" w:rsidRPr="00283743" w:rsidRDefault="00F610CB" w:rsidP="00AB4587">
            <w:pPr>
              <w:spacing w:after="0" w:line="240" w:lineRule="auto"/>
              <w:rPr>
                <w:rFonts w:ascii="Times New Roman" w:hAnsi="Times New Roman" w:cs="Times New Roman"/>
                <w:sz w:val="26"/>
                <w:szCs w:val="26"/>
              </w:rPr>
            </w:pPr>
          </w:p>
        </w:tc>
        <w:tc>
          <w:tcPr>
            <w:tcW w:w="563" w:type="dxa"/>
            <w:tcBorders>
              <w:top w:val="nil"/>
              <w:left w:val="nil"/>
              <w:bottom w:val="nil"/>
              <w:right w:val="single" w:sz="4" w:space="0" w:color="auto"/>
            </w:tcBorders>
          </w:tcPr>
          <w:p w14:paraId="3FF9B4BC"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nil"/>
              <w:left w:val="single" w:sz="4" w:space="0" w:color="auto"/>
              <w:bottom w:val="nil"/>
            </w:tcBorders>
          </w:tcPr>
          <w:p w14:paraId="69976EDB"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6</w:t>
            </w:r>
          </w:p>
        </w:tc>
        <w:tc>
          <w:tcPr>
            <w:tcW w:w="847" w:type="dxa"/>
            <w:tcBorders>
              <w:top w:val="nil"/>
              <w:bottom w:val="nil"/>
            </w:tcBorders>
          </w:tcPr>
          <w:p w14:paraId="7184AA3D"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5</w:t>
            </w:r>
          </w:p>
        </w:tc>
        <w:tc>
          <w:tcPr>
            <w:tcW w:w="848" w:type="dxa"/>
            <w:tcBorders>
              <w:top w:val="nil"/>
              <w:bottom w:val="nil"/>
            </w:tcBorders>
          </w:tcPr>
          <w:p w14:paraId="0983C878"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5</w:t>
            </w:r>
          </w:p>
        </w:tc>
        <w:tc>
          <w:tcPr>
            <w:tcW w:w="849" w:type="dxa"/>
            <w:tcBorders>
              <w:top w:val="nil"/>
              <w:bottom w:val="nil"/>
            </w:tcBorders>
          </w:tcPr>
          <w:p w14:paraId="1FAE630F"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w:t>
            </w:r>
          </w:p>
        </w:tc>
        <w:tc>
          <w:tcPr>
            <w:tcW w:w="1314" w:type="dxa"/>
            <w:tcBorders>
              <w:top w:val="nil"/>
              <w:bottom w:val="nil"/>
            </w:tcBorders>
          </w:tcPr>
          <w:p w14:paraId="001B0A86"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w:t>
            </w:r>
          </w:p>
        </w:tc>
      </w:tr>
      <w:tr w:rsidR="00F610CB" w:rsidRPr="00283743" w14:paraId="2B732307" w14:textId="77777777" w:rsidTr="00C70258">
        <w:tc>
          <w:tcPr>
            <w:tcW w:w="849" w:type="dxa"/>
            <w:tcBorders>
              <w:top w:val="nil"/>
              <w:left w:val="nil"/>
              <w:bottom w:val="nil"/>
              <w:right w:val="nil"/>
            </w:tcBorders>
          </w:tcPr>
          <w:p w14:paraId="54231F65" w14:textId="77777777" w:rsidR="00F610CB" w:rsidRPr="00283743" w:rsidRDefault="00F610CB" w:rsidP="00AB4587">
            <w:pPr>
              <w:spacing w:after="0" w:line="240" w:lineRule="auto"/>
              <w:jc w:val="center"/>
              <w:rPr>
                <w:rFonts w:ascii="Times New Roman" w:hAnsi="Times New Roman" w:cs="Times New Roman"/>
                <w:sz w:val="26"/>
                <w:szCs w:val="26"/>
              </w:rPr>
            </w:pPr>
          </w:p>
        </w:tc>
        <w:tc>
          <w:tcPr>
            <w:tcW w:w="2934" w:type="dxa"/>
            <w:tcBorders>
              <w:top w:val="nil"/>
              <w:left w:val="nil"/>
              <w:bottom w:val="nil"/>
              <w:right w:val="nil"/>
            </w:tcBorders>
          </w:tcPr>
          <w:p w14:paraId="62784BD1" w14:textId="77777777" w:rsidR="00F610CB" w:rsidRPr="00283743" w:rsidRDefault="00F610CB" w:rsidP="00AB4587">
            <w:pPr>
              <w:spacing w:after="0" w:line="240" w:lineRule="auto"/>
              <w:rPr>
                <w:rFonts w:ascii="Times New Roman" w:hAnsi="Times New Roman" w:cs="Times New Roman"/>
                <w:sz w:val="26"/>
                <w:szCs w:val="26"/>
              </w:rPr>
            </w:pPr>
          </w:p>
        </w:tc>
        <w:tc>
          <w:tcPr>
            <w:tcW w:w="563" w:type="dxa"/>
            <w:tcBorders>
              <w:top w:val="nil"/>
              <w:left w:val="nil"/>
              <w:bottom w:val="nil"/>
              <w:right w:val="single" w:sz="4" w:space="0" w:color="auto"/>
            </w:tcBorders>
          </w:tcPr>
          <w:p w14:paraId="3C0180DF"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nil"/>
              <w:left w:val="single" w:sz="4" w:space="0" w:color="auto"/>
            </w:tcBorders>
          </w:tcPr>
          <w:p w14:paraId="20B9ACBA"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7</w:t>
            </w:r>
          </w:p>
        </w:tc>
        <w:tc>
          <w:tcPr>
            <w:tcW w:w="847" w:type="dxa"/>
            <w:tcBorders>
              <w:top w:val="nil"/>
            </w:tcBorders>
          </w:tcPr>
          <w:p w14:paraId="0E241A83"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6</w:t>
            </w:r>
          </w:p>
        </w:tc>
        <w:tc>
          <w:tcPr>
            <w:tcW w:w="848" w:type="dxa"/>
            <w:tcBorders>
              <w:top w:val="nil"/>
            </w:tcBorders>
          </w:tcPr>
          <w:p w14:paraId="1A19DD3F"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6</w:t>
            </w:r>
          </w:p>
        </w:tc>
        <w:tc>
          <w:tcPr>
            <w:tcW w:w="849" w:type="dxa"/>
            <w:tcBorders>
              <w:top w:val="nil"/>
            </w:tcBorders>
          </w:tcPr>
          <w:p w14:paraId="6D498291"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w:t>
            </w:r>
          </w:p>
        </w:tc>
        <w:tc>
          <w:tcPr>
            <w:tcW w:w="1314" w:type="dxa"/>
            <w:tcBorders>
              <w:top w:val="nil"/>
            </w:tcBorders>
          </w:tcPr>
          <w:p w14:paraId="3822D5DC"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C</w:t>
            </w:r>
          </w:p>
        </w:tc>
      </w:tr>
    </w:tbl>
    <w:p w14:paraId="7B138FAB" w14:textId="77777777" w:rsidR="00F610CB" w:rsidRPr="00283743" w:rsidRDefault="00F610CB" w:rsidP="00AB4587">
      <w:pPr>
        <w:spacing w:after="0" w:line="240" w:lineRule="auto"/>
        <w:rPr>
          <w:rFonts w:ascii="Times New Roman" w:hAnsi="Times New Roman" w:cs="Times New Roman"/>
          <w:sz w:val="26"/>
          <w:szCs w:val="26"/>
        </w:rPr>
      </w:pPr>
    </w:p>
    <w:p w14:paraId="387B81F1" w14:textId="77777777" w:rsidR="00F610CB" w:rsidRPr="00283743" w:rsidRDefault="00F610CB" w:rsidP="00AB4587">
      <w:pPr>
        <w:spacing w:after="0" w:line="240" w:lineRule="auto"/>
        <w:rPr>
          <w:rFonts w:ascii="Times New Roman" w:hAnsi="Times New Roman" w:cs="Times New Roman"/>
          <w:sz w:val="26"/>
          <w:szCs w:val="26"/>
        </w:rPr>
      </w:pPr>
    </w:p>
    <w:p w14:paraId="7534C6E6" w14:textId="77777777" w:rsidR="00F610CB" w:rsidRPr="00283743" w:rsidRDefault="00F610CB" w:rsidP="00AB4587">
      <w:pPr>
        <w:spacing w:after="0" w:line="240" w:lineRule="auto"/>
        <w:rPr>
          <w:rFonts w:ascii="Times New Roman" w:hAnsi="Times New Roman" w:cs="Times New Roman"/>
          <w:sz w:val="26"/>
          <w:szCs w:val="26"/>
        </w:rPr>
      </w:pPr>
    </w:p>
    <w:tbl>
      <w:tblPr>
        <w:tblW w:w="92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5"/>
        <w:gridCol w:w="2730"/>
        <w:gridCol w:w="549"/>
        <w:gridCol w:w="847"/>
        <w:gridCol w:w="1067"/>
        <w:gridCol w:w="2193"/>
        <w:gridCol w:w="1004"/>
      </w:tblGrid>
      <w:tr w:rsidR="00F610CB" w:rsidRPr="00283743" w14:paraId="63DF55B3" w14:textId="77777777" w:rsidTr="00C70258">
        <w:trPr>
          <w:cantSplit/>
        </w:trPr>
        <w:tc>
          <w:tcPr>
            <w:tcW w:w="3565" w:type="dxa"/>
            <w:gridSpan w:val="2"/>
            <w:tcBorders>
              <w:bottom w:val="single" w:sz="4" w:space="0" w:color="auto"/>
              <w:right w:val="single" w:sz="4" w:space="0" w:color="auto"/>
            </w:tcBorders>
            <w:vAlign w:val="center"/>
          </w:tcPr>
          <w:p w14:paraId="04BF6948"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TOPOLOGY CỦA NÚT</w:t>
            </w:r>
          </w:p>
        </w:tc>
        <w:tc>
          <w:tcPr>
            <w:tcW w:w="549" w:type="dxa"/>
            <w:tcBorders>
              <w:top w:val="nil"/>
              <w:left w:val="single" w:sz="4" w:space="0" w:color="auto"/>
              <w:bottom w:val="nil"/>
              <w:right w:val="single" w:sz="4" w:space="0" w:color="auto"/>
            </w:tcBorders>
          </w:tcPr>
          <w:p w14:paraId="3E36AF38" w14:textId="77777777" w:rsidR="00F610CB" w:rsidRPr="00283743" w:rsidRDefault="00F610CB" w:rsidP="00AB4587">
            <w:pPr>
              <w:spacing w:after="0" w:line="240" w:lineRule="auto"/>
              <w:rPr>
                <w:rFonts w:ascii="Times New Roman" w:hAnsi="Times New Roman" w:cs="Times New Roman"/>
                <w:sz w:val="26"/>
                <w:szCs w:val="26"/>
              </w:rPr>
            </w:pPr>
          </w:p>
        </w:tc>
        <w:tc>
          <w:tcPr>
            <w:tcW w:w="5111" w:type="dxa"/>
            <w:gridSpan w:val="4"/>
            <w:tcBorders>
              <w:left w:val="single" w:sz="4" w:space="0" w:color="auto"/>
              <w:bottom w:val="single" w:sz="4" w:space="0" w:color="auto"/>
            </w:tcBorders>
            <w:vAlign w:val="center"/>
          </w:tcPr>
          <w:p w14:paraId="52ECDCCC"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DỮ LIỆU TOẠ ĐỘ CỦA ĐƯỜNG</w:t>
            </w:r>
          </w:p>
        </w:tc>
      </w:tr>
      <w:tr w:rsidR="00F610CB" w:rsidRPr="00283743" w14:paraId="28FD9852" w14:textId="77777777" w:rsidTr="00C70258">
        <w:trPr>
          <w:cantSplit/>
        </w:trPr>
        <w:tc>
          <w:tcPr>
            <w:tcW w:w="835" w:type="dxa"/>
            <w:tcBorders>
              <w:bottom w:val="single" w:sz="4" w:space="0" w:color="auto"/>
            </w:tcBorders>
            <w:vAlign w:val="center"/>
          </w:tcPr>
          <w:p w14:paraId="09E79AD5"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Nút</w:t>
            </w:r>
          </w:p>
        </w:tc>
        <w:tc>
          <w:tcPr>
            <w:tcW w:w="2730" w:type="dxa"/>
            <w:tcBorders>
              <w:bottom w:val="single" w:sz="4" w:space="0" w:color="auto"/>
              <w:right w:val="single" w:sz="4" w:space="0" w:color="auto"/>
            </w:tcBorders>
            <w:vAlign w:val="center"/>
          </w:tcPr>
          <w:p w14:paraId="152B98F3"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Đường</w:t>
            </w:r>
          </w:p>
        </w:tc>
        <w:tc>
          <w:tcPr>
            <w:tcW w:w="549" w:type="dxa"/>
            <w:tcBorders>
              <w:top w:val="nil"/>
              <w:left w:val="single" w:sz="4" w:space="0" w:color="auto"/>
              <w:bottom w:val="nil"/>
              <w:right w:val="single" w:sz="4" w:space="0" w:color="auto"/>
            </w:tcBorders>
            <w:vAlign w:val="center"/>
          </w:tcPr>
          <w:p w14:paraId="44976543" w14:textId="77777777" w:rsidR="00F610CB" w:rsidRPr="00283743" w:rsidRDefault="00F610CB" w:rsidP="00AB4587">
            <w:pPr>
              <w:spacing w:after="0" w:line="240" w:lineRule="auto"/>
              <w:jc w:val="center"/>
              <w:rPr>
                <w:rFonts w:ascii="Times New Roman" w:hAnsi="Times New Roman" w:cs="Times New Roman"/>
                <w:sz w:val="26"/>
                <w:szCs w:val="26"/>
              </w:rPr>
            </w:pPr>
          </w:p>
        </w:tc>
        <w:tc>
          <w:tcPr>
            <w:tcW w:w="847" w:type="dxa"/>
            <w:tcBorders>
              <w:left w:val="single" w:sz="4" w:space="0" w:color="auto"/>
              <w:bottom w:val="single" w:sz="4" w:space="0" w:color="auto"/>
            </w:tcBorders>
            <w:vAlign w:val="center"/>
          </w:tcPr>
          <w:p w14:paraId="7F14A403"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Đường</w:t>
            </w:r>
          </w:p>
        </w:tc>
        <w:tc>
          <w:tcPr>
            <w:tcW w:w="1067" w:type="dxa"/>
            <w:tcBorders>
              <w:bottom w:val="single" w:sz="4" w:space="0" w:color="auto"/>
            </w:tcBorders>
            <w:vAlign w:val="center"/>
          </w:tcPr>
          <w:p w14:paraId="55E4FDC6"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Bắt đầu (x, y)</w:t>
            </w:r>
          </w:p>
        </w:tc>
        <w:tc>
          <w:tcPr>
            <w:tcW w:w="2193" w:type="dxa"/>
            <w:tcBorders>
              <w:bottom w:val="single" w:sz="4" w:space="0" w:color="auto"/>
            </w:tcBorders>
            <w:vAlign w:val="center"/>
          </w:tcPr>
          <w:p w14:paraId="4CE88A58"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Trung gian</w:t>
            </w:r>
          </w:p>
          <w:p w14:paraId="10101DA6"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(x, y)</w:t>
            </w:r>
          </w:p>
        </w:tc>
        <w:tc>
          <w:tcPr>
            <w:tcW w:w="1004" w:type="dxa"/>
            <w:tcBorders>
              <w:bottom w:val="single" w:sz="4" w:space="0" w:color="auto"/>
            </w:tcBorders>
            <w:vAlign w:val="center"/>
          </w:tcPr>
          <w:p w14:paraId="554E2E50"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Kết thúc</w:t>
            </w:r>
          </w:p>
          <w:p w14:paraId="33539811"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(x, y)</w:t>
            </w:r>
          </w:p>
        </w:tc>
      </w:tr>
      <w:tr w:rsidR="00F610CB" w:rsidRPr="00283743" w14:paraId="62B12C40" w14:textId="77777777" w:rsidTr="00C70258">
        <w:trPr>
          <w:cantSplit/>
        </w:trPr>
        <w:tc>
          <w:tcPr>
            <w:tcW w:w="835" w:type="dxa"/>
            <w:tcBorders>
              <w:top w:val="single" w:sz="4" w:space="0" w:color="auto"/>
              <w:bottom w:val="nil"/>
            </w:tcBorders>
          </w:tcPr>
          <w:p w14:paraId="23C95AF5"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1</w:t>
            </w:r>
          </w:p>
        </w:tc>
        <w:tc>
          <w:tcPr>
            <w:tcW w:w="2730" w:type="dxa"/>
            <w:tcBorders>
              <w:top w:val="single" w:sz="4" w:space="0" w:color="auto"/>
              <w:bottom w:val="nil"/>
              <w:right w:val="single" w:sz="4" w:space="0" w:color="auto"/>
            </w:tcBorders>
          </w:tcPr>
          <w:p w14:paraId="7EB32252"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1</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3</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4</w:t>
            </w:r>
          </w:p>
        </w:tc>
        <w:tc>
          <w:tcPr>
            <w:tcW w:w="549" w:type="dxa"/>
            <w:tcBorders>
              <w:top w:val="single" w:sz="4" w:space="0" w:color="auto"/>
              <w:left w:val="single" w:sz="4" w:space="0" w:color="auto"/>
              <w:bottom w:val="nil"/>
              <w:right w:val="single" w:sz="4" w:space="0" w:color="auto"/>
            </w:tcBorders>
          </w:tcPr>
          <w:p w14:paraId="3938A245"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single" w:sz="4" w:space="0" w:color="auto"/>
              <w:left w:val="single" w:sz="4" w:space="0" w:color="auto"/>
              <w:bottom w:val="nil"/>
            </w:tcBorders>
            <w:vAlign w:val="center"/>
          </w:tcPr>
          <w:p w14:paraId="4CB5FBEB"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1</w:t>
            </w:r>
          </w:p>
        </w:tc>
        <w:tc>
          <w:tcPr>
            <w:tcW w:w="1067" w:type="dxa"/>
            <w:tcBorders>
              <w:top w:val="single" w:sz="4" w:space="0" w:color="auto"/>
              <w:bottom w:val="nil"/>
            </w:tcBorders>
            <w:vAlign w:val="center"/>
          </w:tcPr>
          <w:p w14:paraId="7C8E51D1"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45,63</w:t>
            </w:r>
          </w:p>
        </w:tc>
        <w:tc>
          <w:tcPr>
            <w:tcW w:w="2193" w:type="dxa"/>
            <w:tcBorders>
              <w:top w:val="single" w:sz="4" w:space="0" w:color="auto"/>
              <w:bottom w:val="nil"/>
            </w:tcBorders>
            <w:vAlign w:val="center"/>
          </w:tcPr>
          <w:p w14:paraId="7AE5AAE5"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87, 63</w:t>
            </w:r>
          </w:p>
        </w:tc>
        <w:tc>
          <w:tcPr>
            <w:tcW w:w="1004" w:type="dxa"/>
            <w:tcBorders>
              <w:top w:val="single" w:sz="4" w:space="0" w:color="auto"/>
              <w:bottom w:val="nil"/>
            </w:tcBorders>
            <w:vAlign w:val="center"/>
          </w:tcPr>
          <w:p w14:paraId="57DA09A7"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87, 53</w:t>
            </w:r>
          </w:p>
        </w:tc>
      </w:tr>
      <w:tr w:rsidR="00F610CB" w:rsidRPr="00283743" w14:paraId="4FF3D4FC" w14:textId="77777777" w:rsidTr="00C70258">
        <w:trPr>
          <w:cantSplit/>
        </w:trPr>
        <w:tc>
          <w:tcPr>
            <w:tcW w:w="835" w:type="dxa"/>
            <w:tcBorders>
              <w:top w:val="nil"/>
              <w:bottom w:val="nil"/>
            </w:tcBorders>
          </w:tcPr>
          <w:p w14:paraId="41FB7242"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2</w:t>
            </w:r>
          </w:p>
        </w:tc>
        <w:tc>
          <w:tcPr>
            <w:tcW w:w="2730" w:type="dxa"/>
            <w:tcBorders>
              <w:top w:val="nil"/>
              <w:bottom w:val="nil"/>
              <w:right w:val="single" w:sz="4" w:space="0" w:color="auto"/>
            </w:tcBorders>
          </w:tcPr>
          <w:p w14:paraId="665B341A"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1</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2</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5</w:t>
            </w:r>
          </w:p>
        </w:tc>
        <w:tc>
          <w:tcPr>
            <w:tcW w:w="549" w:type="dxa"/>
            <w:tcBorders>
              <w:top w:val="nil"/>
              <w:left w:val="single" w:sz="4" w:space="0" w:color="auto"/>
              <w:bottom w:val="nil"/>
              <w:right w:val="single" w:sz="4" w:space="0" w:color="auto"/>
            </w:tcBorders>
          </w:tcPr>
          <w:p w14:paraId="53EAB963"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nil"/>
              <w:left w:val="single" w:sz="4" w:space="0" w:color="auto"/>
              <w:bottom w:val="nil"/>
            </w:tcBorders>
            <w:vAlign w:val="center"/>
          </w:tcPr>
          <w:p w14:paraId="6ED6F30A"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2</w:t>
            </w:r>
          </w:p>
        </w:tc>
        <w:tc>
          <w:tcPr>
            <w:tcW w:w="1067" w:type="dxa"/>
            <w:tcBorders>
              <w:top w:val="nil"/>
              <w:bottom w:val="nil"/>
            </w:tcBorders>
            <w:vAlign w:val="center"/>
          </w:tcPr>
          <w:p w14:paraId="4736ABF0"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87, 53</w:t>
            </w:r>
          </w:p>
        </w:tc>
        <w:tc>
          <w:tcPr>
            <w:tcW w:w="2193" w:type="dxa"/>
            <w:tcBorders>
              <w:top w:val="nil"/>
              <w:bottom w:val="nil"/>
            </w:tcBorders>
            <w:vAlign w:val="center"/>
          </w:tcPr>
          <w:p w14:paraId="176EDFD8"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87, 9; 11, 9</w:t>
            </w:r>
          </w:p>
        </w:tc>
        <w:tc>
          <w:tcPr>
            <w:tcW w:w="1004" w:type="dxa"/>
            <w:tcBorders>
              <w:top w:val="nil"/>
              <w:bottom w:val="nil"/>
            </w:tcBorders>
            <w:vAlign w:val="center"/>
          </w:tcPr>
          <w:p w14:paraId="138E2A27"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11, 26</w:t>
            </w:r>
          </w:p>
        </w:tc>
      </w:tr>
      <w:tr w:rsidR="00F610CB" w:rsidRPr="00283743" w14:paraId="4610F81E" w14:textId="77777777" w:rsidTr="00C70258">
        <w:trPr>
          <w:cantSplit/>
        </w:trPr>
        <w:tc>
          <w:tcPr>
            <w:tcW w:w="835" w:type="dxa"/>
            <w:tcBorders>
              <w:top w:val="nil"/>
              <w:bottom w:val="nil"/>
            </w:tcBorders>
          </w:tcPr>
          <w:p w14:paraId="583EB7F0"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3</w:t>
            </w:r>
          </w:p>
        </w:tc>
        <w:tc>
          <w:tcPr>
            <w:tcW w:w="2730" w:type="dxa"/>
            <w:tcBorders>
              <w:top w:val="nil"/>
              <w:bottom w:val="nil"/>
              <w:right w:val="single" w:sz="4" w:space="0" w:color="auto"/>
            </w:tcBorders>
          </w:tcPr>
          <w:p w14:paraId="79235DB5"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 xml:space="preserve">2, </w:t>
            </w: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3</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5</w:t>
            </w:r>
          </w:p>
        </w:tc>
        <w:tc>
          <w:tcPr>
            <w:tcW w:w="549" w:type="dxa"/>
            <w:tcBorders>
              <w:top w:val="nil"/>
              <w:left w:val="single" w:sz="4" w:space="0" w:color="auto"/>
              <w:bottom w:val="nil"/>
              <w:right w:val="single" w:sz="4" w:space="0" w:color="auto"/>
            </w:tcBorders>
          </w:tcPr>
          <w:p w14:paraId="5CCEDBB1"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nil"/>
              <w:left w:val="single" w:sz="4" w:space="0" w:color="auto"/>
              <w:bottom w:val="nil"/>
            </w:tcBorders>
            <w:vAlign w:val="center"/>
          </w:tcPr>
          <w:p w14:paraId="06CF07B8"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3</w:t>
            </w:r>
          </w:p>
        </w:tc>
        <w:tc>
          <w:tcPr>
            <w:tcW w:w="1067" w:type="dxa"/>
            <w:tcBorders>
              <w:top w:val="nil"/>
              <w:bottom w:val="nil"/>
            </w:tcBorders>
            <w:vAlign w:val="center"/>
          </w:tcPr>
          <w:p w14:paraId="4F67DF55"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11, 26</w:t>
            </w:r>
          </w:p>
        </w:tc>
        <w:tc>
          <w:tcPr>
            <w:tcW w:w="2193" w:type="dxa"/>
            <w:tcBorders>
              <w:top w:val="nil"/>
              <w:bottom w:val="nil"/>
            </w:tcBorders>
            <w:vAlign w:val="center"/>
          </w:tcPr>
          <w:p w14:paraId="5EEF9047"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11, 63</w:t>
            </w:r>
          </w:p>
        </w:tc>
        <w:tc>
          <w:tcPr>
            <w:tcW w:w="1004" w:type="dxa"/>
            <w:tcBorders>
              <w:top w:val="nil"/>
              <w:bottom w:val="nil"/>
            </w:tcBorders>
            <w:vAlign w:val="center"/>
          </w:tcPr>
          <w:p w14:paraId="277EC9D0"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45, 63</w:t>
            </w:r>
          </w:p>
        </w:tc>
      </w:tr>
      <w:tr w:rsidR="00F610CB" w:rsidRPr="00283743" w14:paraId="3DD01067" w14:textId="77777777" w:rsidTr="00C70258">
        <w:trPr>
          <w:cantSplit/>
        </w:trPr>
        <w:tc>
          <w:tcPr>
            <w:tcW w:w="835" w:type="dxa"/>
            <w:tcBorders>
              <w:top w:val="nil"/>
              <w:bottom w:val="nil"/>
            </w:tcBorders>
          </w:tcPr>
          <w:p w14:paraId="140B82A6"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4</w:t>
            </w:r>
          </w:p>
        </w:tc>
        <w:tc>
          <w:tcPr>
            <w:tcW w:w="2730" w:type="dxa"/>
            <w:tcBorders>
              <w:top w:val="nil"/>
              <w:bottom w:val="nil"/>
              <w:right w:val="single" w:sz="4" w:space="0" w:color="auto"/>
            </w:tcBorders>
          </w:tcPr>
          <w:p w14:paraId="189FD56D"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4</w:t>
            </w:r>
          </w:p>
        </w:tc>
        <w:tc>
          <w:tcPr>
            <w:tcW w:w="549" w:type="dxa"/>
            <w:tcBorders>
              <w:top w:val="nil"/>
              <w:left w:val="single" w:sz="4" w:space="0" w:color="auto"/>
              <w:bottom w:val="nil"/>
              <w:right w:val="single" w:sz="4" w:space="0" w:color="auto"/>
            </w:tcBorders>
          </w:tcPr>
          <w:p w14:paraId="46CB7623"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nil"/>
              <w:left w:val="single" w:sz="4" w:space="0" w:color="auto"/>
              <w:bottom w:val="nil"/>
            </w:tcBorders>
            <w:vAlign w:val="center"/>
          </w:tcPr>
          <w:p w14:paraId="067FF7C2"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4</w:t>
            </w:r>
          </w:p>
        </w:tc>
        <w:tc>
          <w:tcPr>
            <w:tcW w:w="1067" w:type="dxa"/>
            <w:tcBorders>
              <w:top w:val="nil"/>
              <w:bottom w:val="nil"/>
            </w:tcBorders>
            <w:vAlign w:val="center"/>
          </w:tcPr>
          <w:p w14:paraId="76507530"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45, 63</w:t>
            </w:r>
          </w:p>
        </w:tc>
        <w:tc>
          <w:tcPr>
            <w:tcW w:w="2193" w:type="dxa"/>
            <w:tcBorders>
              <w:top w:val="nil"/>
              <w:bottom w:val="nil"/>
            </w:tcBorders>
            <w:vAlign w:val="center"/>
          </w:tcPr>
          <w:p w14:paraId="07AC969F"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31, 53</w:t>
            </w:r>
          </w:p>
        </w:tc>
        <w:tc>
          <w:tcPr>
            <w:tcW w:w="1004" w:type="dxa"/>
            <w:tcBorders>
              <w:top w:val="nil"/>
              <w:bottom w:val="nil"/>
            </w:tcBorders>
            <w:vAlign w:val="center"/>
          </w:tcPr>
          <w:p w14:paraId="031AFFB2"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31, 42</w:t>
            </w:r>
          </w:p>
        </w:tc>
      </w:tr>
      <w:tr w:rsidR="00F610CB" w:rsidRPr="00283743" w14:paraId="6CD11C7E" w14:textId="77777777" w:rsidTr="00C70258">
        <w:trPr>
          <w:cantSplit/>
        </w:trPr>
        <w:tc>
          <w:tcPr>
            <w:tcW w:w="835" w:type="dxa"/>
            <w:tcBorders>
              <w:top w:val="nil"/>
              <w:bottom w:val="nil"/>
            </w:tcBorders>
          </w:tcPr>
          <w:p w14:paraId="721216DC"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5</w:t>
            </w:r>
          </w:p>
        </w:tc>
        <w:tc>
          <w:tcPr>
            <w:tcW w:w="2730" w:type="dxa"/>
            <w:tcBorders>
              <w:top w:val="nil"/>
              <w:bottom w:val="nil"/>
              <w:right w:val="single" w:sz="4" w:space="0" w:color="auto"/>
            </w:tcBorders>
          </w:tcPr>
          <w:p w14:paraId="3B03E5CA"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6</w:t>
            </w:r>
          </w:p>
        </w:tc>
        <w:tc>
          <w:tcPr>
            <w:tcW w:w="549" w:type="dxa"/>
            <w:tcBorders>
              <w:top w:val="nil"/>
              <w:left w:val="single" w:sz="4" w:space="0" w:color="auto"/>
              <w:bottom w:val="nil"/>
              <w:right w:val="single" w:sz="4" w:space="0" w:color="auto"/>
            </w:tcBorders>
          </w:tcPr>
          <w:p w14:paraId="1F935791"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nil"/>
              <w:left w:val="single" w:sz="4" w:space="0" w:color="auto"/>
              <w:bottom w:val="nil"/>
            </w:tcBorders>
            <w:shd w:val="clear" w:color="auto" w:fill="FFFF00"/>
            <w:vAlign w:val="center"/>
          </w:tcPr>
          <w:p w14:paraId="72931FB4"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5</w:t>
            </w:r>
          </w:p>
        </w:tc>
        <w:tc>
          <w:tcPr>
            <w:tcW w:w="1067" w:type="dxa"/>
            <w:tcBorders>
              <w:top w:val="nil"/>
              <w:bottom w:val="nil"/>
            </w:tcBorders>
            <w:shd w:val="clear" w:color="auto" w:fill="FFFF00"/>
            <w:vAlign w:val="center"/>
          </w:tcPr>
          <w:p w14:paraId="113427EA"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11, 26</w:t>
            </w:r>
          </w:p>
        </w:tc>
        <w:tc>
          <w:tcPr>
            <w:tcW w:w="2193" w:type="dxa"/>
            <w:tcBorders>
              <w:top w:val="nil"/>
              <w:bottom w:val="nil"/>
            </w:tcBorders>
            <w:shd w:val="clear" w:color="auto" w:fill="FFFF00"/>
            <w:vAlign w:val="center"/>
          </w:tcPr>
          <w:p w14:paraId="18EC08AA"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27,28;40,35;63,40</w:t>
            </w:r>
          </w:p>
        </w:tc>
        <w:tc>
          <w:tcPr>
            <w:tcW w:w="1004" w:type="dxa"/>
            <w:tcBorders>
              <w:top w:val="nil"/>
              <w:bottom w:val="nil"/>
            </w:tcBorders>
            <w:shd w:val="clear" w:color="auto" w:fill="FFFF00"/>
            <w:vAlign w:val="center"/>
          </w:tcPr>
          <w:p w14:paraId="32150E44"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87, 53</w:t>
            </w:r>
          </w:p>
        </w:tc>
      </w:tr>
      <w:tr w:rsidR="00F610CB" w:rsidRPr="00283743" w14:paraId="560C5B09" w14:textId="77777777" w:rsidTr="00C70258">
        <w:trPr>
          <w:cantSplit/>
        </w:trPr>
        <w:tc>
          <w:tcPr>
            <w:tcW w:w="835" w:type="dxa"/>
            <w:tcBorders>
              <w:top w:val="nil"/>
              <w:left w:val="single" w:sz="4" w:space="0" w:color="auto"/>
              <w:bottom w:val="single" w:sz="4" w:space="0" w:color="auto"/>
              <w:right w:val="single" w:sz="4" w:space="0" w:color="auto"/>
            </w:tcBorders>
          </w:tcPr>
          <w:p w14:paraId="2D3F0D27"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6</w:t>
            </w:r>
          </w:p>
        </w:tc>
        <w:tc>
          <w:tcPr>
            <w:tcW w:w="2730" w:type="dxa"/>
            <w:tcBorders>
              <w:top w:val="nil"/>
              <w:left w:val="single" w:sz="4" w:space="0" w:color="auto"/>
              <w:bottom w:val="single" w:sz="4" w:space="0" w:color="auto"/>
              <w:right w:val="single" w:sz="4" w:space="0" w:color="auto"/>
            </w:tcBorders>
          </w:tcPr>
          <w:p w14:paraId="66E862EA"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7</w:t>
            </w:r>
          </w:p>
        </w:tc>
        <w:tc>
          <w:tcPr>
            <w:tcW w:w="549" w:type="dxa"/>
            <w:tcBorders>
              <w:top w:val="nil"/>
              <w:left w:val="single" w:sz="4" w:space="0" w:color="auto"/>
              <w:bottom w:val="nil"/>
              <w:right w:val="single" w:sz="4" w:space="0" w:color="auto"/>
            </w:tcBorders>
          </w:tcPr>
          <w:p w14:paraId="7C278B5D"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nil"/>
              <w:left w:val="single" w:sz="4" w:space="0" w:color="auto"/>
              <w:bottom w:val="nil"/>
            </w:tcBorders>
            <w:vAlign w:val="center"/>
          </w:tcPr>
          <w:p w14:paraId="141A5F41"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6</w:t>
            </w:r>
          </w:p>
        </w:tc>
        <w:tc>
          <w:tcPr>
            <w:tcW w:w="1067" w:type="dxa"/>
            <w:tcBorders>
              <w:top w:val="nil"/>
              <w:bottom w:val="nil"/>
            </w:tcBorders>
            <w:vAlign w:val="center"/>
          </w:tcPr>
          <w:p w14:paraId="52C50CD1"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30, 18</w:t>
            </w:r>
          </w:p>
        </w:tc>
        <w:tc>
          <w:tcPr>
            <w:tcW w:w="2193" w:type="dxa"/>
            <w:tcBorders>
              <w:top w:val="nil"/>
              <w:bottom w:val="nil"/>
            </w:tcBorders>
            <w:vAlign w:val="center"/>
          </w:tcPr>
          <w:p w14:paraId="6C897D59" w14:textId="77777777" w:rsidR="00F610CB" w:rsidRPr="00283743" w:rsidRDefault="00F610CB" w:rsidP="00AB4587">
            <w:pPr>
              <w:spacing w:after="0" w:line="240" w:lineRule="auto"/>
              <w:rPr>
                <w:rFonts w:ascii="Times New Roman" w:hAnsi="Times New Roman" w:cs="Times New Roman"/>
                <w:sz w:val="26"/>
                <w:szCs w:val="26"/>
              </w:rPr>
            </w:pPr>
          </w:p>
        </w:tc>
        <w:tc>
          <w:tcPr>
            <w:tcW w:w="1004" w:type="dxa"/>
            <w:tcBorders>
              <w:top w:val="nil"/>
              <w:bottom w:val="nil"/>
            </w:tcBorders>
            <w:vAlign w:val="center"/>
          </w:tcPr>
          <w:p w14:paraId="719AADD9"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30, 18</w:t>
            </w:r>
          </w:p>
        </w:tc>
      </w:tr>
      <w:tr w:rsidR="00F610CB" w:rsidRPr="00283743" w14:paraId="2E1CAEFD" w14:textId="77777777" w:rsidTr="00C70258">
        <w:trPr>
          <w:cantSplit/>
        </w:trPr>
        <w:tc>
          <w:tcPr>
            <w:tcW w:w="835" w:type="dxa"/>
            <w:tcBorders>
              <w:top w:val="single" w:sz="4" w:space="0" w:color="auto"/>
              <w:left w:val="nil"/>
              <w:bottom w:val="nil"/>
              <w:right w:val="nil"/>
            </w:tcBorders>
          </w:tcPr>
          <w:p w14:paraId="330D5631" w14:textId="77777777" w:rsidR="00F610CB" w:rsidRPr="00283743" w:rsidRDefault="00F610CB" w:rsidP="00AB4587">
            <w:pPr>
              <w:spacing w:after="0" w:line="240" w:lineRule="auto"/>
              <w:jc w:val="center"/>
              <w:rPr>
                <w:rFonts w:ascii="Times New Roman" w:hAnsi="Times New Roman" w:cs="Times New Roman"/>
                <w:sz w:val="26"/>
                <w:szCs w:val="26"/>
              </w:rPr>
            </w:pPr>
          </w:p>
        </w:tc>
        <w:tc>
          <w:tcPr>
            <w:tcW w:w="2730" w:type="dxa"/>
            <w:tcBorders>
              <w:top w:val="single" w:sz="4" w:space="0" w:color="auto"/>
              <w:left w:val="nil"/>
              <w:bottom w:val="nil"/>
              <w:right w:val="nil"/>
            </w:tcBorders>
          </w:tcPr>
          <w:p w14:paraId="21B05B30" w14:textId="77777777" w:rsidR="00F610CB" w:rsidRPr="00283743" w:rsidRDefault="00F610CB" w:rsidP="00AB4587">
            <w:pPr>
              <w:spacing w:after="0" w:line="240" w:lineRule="auto"/>
              <w:rPr>
                <w:rFonts w:ascii="Times New Roman" w:hAnsi="Times New Roman" w:cs="Times New Roman"/>
                <w:sz w:val="26"/>
                <w:szCs w:val="26"/>
              </w:rPr>
            </w:pPr>
          </w:p>
        </w:tc>
        <w:tc>
          <w:tcPr>
            <w:tcW w:w="549" w:type="dxa"/>
            <w:tcBorders>
              <w:top w:val="nil"/>
              <w:left w:val="nil"/>
              <w:bottom w:val="nil"/>
              <w:right w:val="single" w:sz="4" w:space="0" w:color="auto"/>
            </w:tcBorders>
          </w:tcPr>
          <w:p w14:paraId="05A6FB8F"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nil"/>
              <w:left w:val="single" w:sz="4" w:space="0" w:color="auto"/>
            </w:tcBorders>
            <w:vAlign w:val="center"/>
          </w:tcPr>
          <w:p w14:paraId="720D5C7C"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7</w:t>
            </w:r>
          </w:p>
        </w:tc>
        <w:tc>
          <w:tcPr>
            <w:tcW w:w="1067" w:type="dxa"/>
            <w:tcBorders>
              <w:top w:val="nil"/>
            </w:tcBorders>
            <w:vAlign w:val="center"/>
          </w:tcPr>
          <w:p w14:paraId="05A20274"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70, 26</w:t>
            </w:r>
          </w:p>
        </w:tc>
        <w:tc>
          <w:tcPr>
            <w:tcW w:w="2193" w:type="dxa"/>
            <w:tcBorders>
              <w:top w:val="nil"/>
            </w:tcBorders>
            <w:vAlign w:val="center"/>
          </w:tcPr>
          <w:p w14:paraId="3344C3EE"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73,17;46,17;54,27</w:t>
            </w:r>
          </w:p>
        </w:tc>
        <w:tc>
          <w:tcPr>
            <w:tcW w:w="1004" w:type="dxa"/>
            <w:tcBorders>
              <w:top w:val="nil"/>
            </w:tcBorders>
            <w:vAlign w:val="center"/>
          </w:tcPr>
          <w:p w14:paraId="701D463E"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70, 28</w:t>
            </w:r>
          </w:p>
        </w:tc>
      </w:tr>
    </w:tbl>
    <w:p w14:paraId="1D71DA22" w14:textId="77777777" w:rsidR="00F610CB" w:rsidRPr="00283743" w:rsidRDefault="00F610CB" w:rsidP="00AB4587">
      <w:pPr>
        <w:spacing w:after="0" w:line="240" w:lineRule="auto"/>
        <w:jc w:val="center"/>
        <w:rPr>
          <w:rFonts w:ascii="Times New Roman" w:hAnsi="Times New Roman" w:cs="Times New Roman"/>
          <w:i/>
          <w:sz w:val="26"/>
          <w:szCs w:val="26"/>
        </w:rPr>
      </w:pPr>
      <w:r w:rsidRPr="00283743">
        <w:rPr>
          <w:rFonts w:ascii="Times New Roman" w:hAnsi="Times New Roman" w:cs="Times New Roman"/>
          <w:bCs/>
          <w:i/>
          <w:iCs/>
          <w:sz w:val="26"/>
          <w:szCs w:val="26"/>
        </w:rPr>
        <w:t>Hình 29</w:t>
      </w:r>
      <w:r w:rsidRPr="00283743">
        <w:rPr>
          <w:rFonts w:ascii="Times New Roman" w:hAnsi="Times New Roman" w:cs="Times New Roman"/>
          <w:i/>
          <w:iCs/>
          <w:sz w:val="26"/>
          <w:szCs w:val="26"/>
        </w:rPr>
        <w:t xml:space="preserve">. </w:t>
      </w:r>
      <w:r w:rsidRPr="00283743">
        <w:rPr>
          <w:rFonts w:ascii="Times New Roman" w:hAnsi="Times New Roman" w:cs="Times New Roman"/>
          <w:i/>
          <w:sz w:val="26"/>
          <w:szCs w:val="26"/>
        </w:rPr>
        <w:t>Biểu diễn các đối tượng không gian trong mô hình vector  topology</w:t>
      </w:r>
    </w:p>
    <w:p w14:paraId="33CA0300" w14:textId="4001BA62" w:rsidR="00F610CB" w:rsidRPr="00283743" w:rsidRDefault="00F610CB" w:rsidP="00F610CB">
      <w:pPr>
        <w:spacing w:before="120"/>
        <w:ind w:firstLine="364"/>
        <w:jc w:val="both"/>
        <w:rPr>
          <w:rFonts w:ascii="Times New Roman" w:hAnsi="Times New Roman" w:cs="Times New Roman"/>
          <w:sz w:val="26"/>
          <w:szCs w:val="26"/>
        </w:rPr>
      </w:pPr>
      <w:r w:rsidRPr="00283743">
        <w:rPr>
          <w:rFonts w:ascii="Times New Roman" w:hAnsi="Times New Roman" w:cs="Times New Roman"/>
          <w:sz w:val="26"/>
          <w:szCs w:val="26"/>
        </w:rPr>
        <w:br w:type="page"/>
      </w:r>
      <w:r w:rsidRPr="00283743">
        <w:rPr>
          <w:rFonts w:ascii="Times New Roman" w:hAnsi="Times New Roman" w:cs="Times New Roman"/>
          <w:sz w:val="26"/>
          <w:szCs w:val="26"/>
        </w:rPr>
        <w:lastRenderedPageBreak/>
        <w:t>Trong cấu trúc topology, các đối tượng địa lý được mô tả trong bốn bảng, ba bảng đầu lưu trữ các phần tử không gian vùng, nút, cung, bảng thứ tư lưu trữ tọa độ nút</w:t>
      </w:r>
      <w:ins w:id="689" w:author="Windows User" w:date="2019-02-20T15:11:00Z">
        <w:r w:rsidR="00CF20A8">
          <w:rPr>
            <w:rFonts w:ascii="Times New Roman" w:hAnsi="Times New Roman" w:cs="Times New Roman"/>
            <w:sz w:val="26"/>
            <w:szCs w:val="26"/>
          </w:rPr>
          <w:t xml:space="preserve"> đầu</w:t>
        </w:r>
      </w:ins>
      <w:r w:rsidRPr="00283743">
        <w:rPr>
          <w:rFonts w:ascii="Times New Roman" w:hAnsi="Times New Roman" w:cs="Times New Roman"/>
          <w:sz w:val="26"/>
          <w:szCs w:val="26"/>
        </w:rPr>
        <w:t>, nút cuối và đỉnh.</w:t>
      </w:r>
    </w:p>
    <w:p w14:paraId="67E1D6C3" w14:textId="77777777" w:rsidR="00F610CB" w:rsidRPr="00283743" w:rsidRDefault="00F610CB" w:rsidP="005F5568">
      <w:pPr>
        <w:numPr>
          <w:ilvl w:val="0"/>
          <w:numId w:val="20"/>
        </w:numPr>
        <w:tabs>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sz w:val="26"/>
          <w:szCs w:val="26"/>
        </w:rPr>
        <w:t>Bảng topology vùng xác định những cung làm đường biên của vùng, phần bên ngoài bản đồ cũng được xem như một vùng không xác định cung đường biên.</w:t>
      </w:r>
    </w:p>
    <w:p w14:paraId="5DF8E6C8" w14:textId="77777777" w:rsidR="00F610CB" w:rsidRPr="00283743" w:rsidRDefault="00F610CB" w:rsidP="005F5568">
      <w:pPr>
        <w:numPr>
          <w:ilvl w:val="0"/>
          <w:numId w:val="20"/>
        </w:numPr>
        <w:tabs>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sz w:val="26"/>
          <w:szCs w:val="26"/>
        </w:rPr>
        <w:t>Bảng topology nút xác định mỗi nút thuộc những cung nào.</w:t>
      </w:r>
    </w:p>
    <w:p w14:paraId="30BA6EBC" w14:textId="77777777" w:rsidR="00F610CB" w:rsidRPr="00283743" w:rsidRDefault="00F610CB" w:rsidP="005F5568">
      <w:pPr>
        <w:numPr>
          <w:ilvl w:val="0"/>
          <w:numId w:val="20"/>
        </w:numPr>
        <w:tabs>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sz w:val="26"/>
          <w:szCs w:val="26"/>
        </w:rPr>
        <w:t>Bảng topology cung xác định quan hệ của nút và vùng với cung.</w:t>
      </w:r>
    </w:p>
    <w:p w14:paraId="7B36E13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Từ ba bảng này, ta có thể phân tích các quan hệ của các phần tử trong bản đồ. Bảng thứ tư lưu trữ tọa độ của các cung bằng cách lưu trữ tọa độ của các nút và đỉnh của cung, để từ đó vị trí của mỗi phần tử trên bản đồ được liên hệ với thế giới thực. Cấu trúc topology rất thích hợp với những toán tử phân tích không gian, nhất là những </w:t>
      </w:r>
      <w:del w:id="690" w:author="Windows User" w:date="2019-02-20T15:11:00Z">
        <w:r w:rsidRPr="00283743" w:rsidDel="00CF20A8">
          <w:rPr>
            <w:rFonts w:ascii="Times New Roman" w:hAnsi="Times New Roman" w:cs="Times New Roman"/>
            <w:sz w:val="26"/>
            <w:szCs w:val="26"/>
          </w:rPr>
          <w:delText xml:space="preserve"> </w:delText>
        </w:r>
      </w:del>
      <w:r w:rsidRPr="00283743">
        <w:rPr>
          <w:rFonts w:ascii="Times New Roman" w:hAnsi="Times New Roman" w:cs="Times New Roman"/>
          <w:sz w:val="26"/>
          <w:szCs w:val="26"/>
        </w:rPr>
        <w:t>bài toán kề (contiguity) và kết nối (connectivity). Trong đó, cấu trúc topology định rõ các liên kết.</w:t>
      </w:r>
    </w:p>
    <w:p w14:paraId="036BAAD2"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681792" behindDoc="0" locked="0" layoutInCell="1" allowOverlap="1" wp14:anchorId="184FBB3A" wp14:editId="45CE5FC2">
                <wp:simplePos x="0" y="0"/>
                <wp:positionH relativeFrom="column">
                  <wp:posOffset>0</wp:posOffset>
                </wp:positionH>
                <wp:positionV relativeFrom="paragraph">
                  <wp:posOffset>164465</wp:posOffset>
                </wp:positionV>
                <wp:extent cx="5894705" cy="3951605"/>
                <wp:effectExtent l="5080" t="10160" r="5715" b="635"/>
                <wp:wrapNone/>
                <wp:docPr id="504"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4705" cy="3951605"/>
                          <a:chOff x="1418" y="5829"/>
                          <a:chExt cx="8507" cy="6320"/>
                        </a:xfrm>
                      </wpg:grpSpPr>
                      <wps:wsp>
                        <wps:cNvPr id="505" name="Rectangle 702"/>
                        <wps:cNvSpPr>
                          <a:spLocks noChangeArrowheads="1"/>
                        </wps:cNvSpPr>
                        <wps:spPr bwMode="auto">
                          <a:xfrm>
                            <a:off x="1418" y="5829"/>
                            <a:ext cx="8507" cy="5620"/>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Text Box 703"/>
                        <wps:cNvSpPr txBox="1">
                          <a:spLocks noChangeArrowheads="1"/>
                        </wps:cNvSpPr>
                        <wps:spPr bwMode="auto">
                          <a:xfrm>
                            <a:off x="2421" y="11704"/>
                            <a:ext cx="6878" cy="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55716" w14:textId="77777777" w:rsidR="004D6677" w:rsidRPr="00374997" w:rsidRDefault="004D6677" w:rsidP="00F610CB">
                              <w:pPr>
                                <w:jc w:val="center"/>
                                <w:rPr>
                                  <w:i/>
                                  <w:iCs/>
                                </w:rPr>
                              </w:pPr>
                              <w:r w:rsidRPr="00B64F7A">
                                <w:rPr>
                                  <w:bCs/>
                                  <w:i/>
                                  <w:iCs/>
                                </w:rPr>
                                <w:t>Hình 30</w:t>
                              </w:r>
                              <w:r w:rsidRPr="00B64F7A">
                                <w:rPr>
                                  <w:i/>
                                  <w:iCs/>
                                </w:rPr>
                                <w:t>.</w:t>
                              </w:r>
                              <w:r>
                                <w:rPr>
                                  <w:i/>
                                  <w:iCs/>
                                </w:rPr>
                                <w:t xml:space="preserve"> </w:t>
                              </w:r>
                              <w:r w:rsidRPr="00374997">
                                <w:rPr>
                                  <w:i/>
                                  <w:iCs/>
                                  <w:lang w:val="es-VE"/>
                                </w:rPr>
                                <w:t>Dạng hình học và Topology của dữ liệu Vector</w:t>
                              </w:r>
                            </w:p>
                            <w:p w14:paraId="068AD4EA" w14:textId="77777777" w:rsidR="004D6677" w:rsidRDefault="004D6677" w:rsidP="00F610CB">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FBB3A" id="Group 504" o:spid="_x0000_s2363" style="position:absolute;left:0;text-align:left;margin-left:0;margin-top:12.95pt;width:464.15pt;height:311.15pt;z-index:251681792;mso-position-horizontal-relative:text;mso-position-vertical-relative:text" coordorigin="1418,5829" coordsize="8507,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">
                <v:rect id="Rectangle 702" o:spid="_x0000_s2364" style="position:absolute;left:1418;top:5829;width:8507;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bNcQA&#10;AADcAAAADwAAAGRycy9kb3ducmV2LnhtbESPQWsCMRSE7wX/Q3hCbzVZwbauRhFtqT269bK3x+a5&#10;Wdy8LJuo23/fFASPw8x8wyzXg2vFlfrQeNaQTRQI4sqbhmsNx5/Pl3cQISIbbD2Thl8KsF6NnpaY&#10;G3/jA12LWIsE4ZCjBhtjl0sZKksOw8R3xMk7+d5hTLKvpenxluCulVOlXqXDhtOCxY62lqpzcXEa&#10;LmWxm+/fth/dd/lVSpepzM6PWj+Ph80CRKQhPsL39t5omKkZ/J9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WzXEAAAA3AAAAA8AAAAAAAAAAAAAAAAAmAIAAGRycy9k&#10;b3ducmV2LnhtbFBLBQYAAAAABAAEAPUAAACJAwAAAAA=&#10;" filled="f">
                  <v:stroke dashstyle="1 1" endcap="round"/>
                </v:rect>
                <v:shape id="Text Box 703" o:spid="_x0000_s2365" type="#_x0000_t202" style="position:absolute;left:2421;top:11704;width:6878;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e58QA&#10;AADcAAAADwAAAGRycy9kb3ducmV2LnhtbESPzWrDMBCE74G+g9hCL6GWUxKndaOENJCSq908wNra&#10;2KbWyliqf94+KhR6HGbmG2Z3mEwrBupdY1nBKopBEJdWN1wpuH6dn19BOI+ssbVMCmZycNg/LHaY&#10;ajtyRkPuKxEg7FJUUHvfpVK6siaDLrIdcfButjfog+wrqXscA9y08iWOE2mw4bBQY0enmsrv/Mco&#10;uF3G5eZtLD79dZutkw9stoWdlXp6nI7vIDxN/j/8175oBZs4gd8z4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23ufEAAAA3AAAAA8AAAAAAAAAAAAAAAAAmAIAAGRycy9k&#10;b3ducmV2LnhtbFBLBQYAAAAABAAEAPUAAACJAwAAAAA=&#10;" stroked="f">
                  <v:textbox>
                    <w:txbxContent>
                      <w:p w14:paraId="6F255716" w14:textId="77777777" w:rsidR="004D6677" w:rsidRPr="00374997" w:rsidRDefault="004D6677" w:rsidP="00F610CB">
                        <w:pPr>
                          <w:jc w:val="center"/>
                          <w:rPr>
                            <w:i/>
                            <w:iCs/>
                          </w:rPr>
                        </w:pPr>
                        <w:r w:rsidRPr="00B64F7A">
                          <w:rPr>
                            <w:bCs/>
                            <w:i/>
                            <w:iCs/>
                          </w:rPr>
                          <w:t>Hình 30</w:t>
                        </w:r>
                        <w:r w:rsidRPr="00B64F7A">
                          <w:rPr>
                            <w:i/>
                            <w:iCs/>
                          </w:rPr>
                          <w:t>.</w:t>
                        </w:r>
                        <w:r>
                          <w:rPr>
                            <w:i/>
                            <w:iCs/>
                          </w:rPr>
                          <w:t xml:space="preserve"> </w:t>
                        </w:r>
                        <w:r w:rsidRPr="00374997">
                          <w:rPr>
                            <w:i/>
                            <w:iCs/>
                            <w:lang w:val="es-VE"/>
                          </w:rPr>
                          <w:t>Dạng hình học và Topology của dữ liệu Vector</w:t>
                        </w:r>
                      </w:p>
                      <w:p w14:paraId="068AD4EA" w14:textId="77777777" w:rsidR="004D6677" w:rsidRDefault="004D6677" w:rsidP="00F610CB">
                        <w:pPr>
                          <w:jc w:val="center"/>
                        </w:pPr>
                      </w:p>
                    </w:txbxContent>
                  </v:textbox>
                </v:shape>
              </v:group>
            </w:pict>
          </mc:Fallback>
        </mc:AlternateContent>
      </w: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691008" behindDoc="0" locked="0" layoutInCell="1" allowOverlap="1" wp14:anchorId="193C7E74" wp14:editId="40CBEDF9">
                <wp:simplePos x="0" y="0"/>
                <wp:positionH relativeFrom="column">
                  <wp:posOffset>528320</wp:posOffset>
                </wp:positionH>
                <wp:positionV relativeFrom="paragraph">
                  <wp:posOffset>124460</wp:posOffset>
                </wp:positionV>
                <wp:extent cx="4413885" cy="3363595"/>
                <wp:effectExtent l="9525" t="0" r="0" b="0"/>
                <wp:wrapNone/>
                <wp:docPr id="439"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3885" cy="3363595"/>
                          <a:chOff x="2520" y="1440"/>
                          <a:chExt cx="7020" cy="5940"/>
                        </a:xfrm>
                      </wpg:grpSpPr>
                      <wps:wsp>
                        <wps:cNvPr id="440" name="Oval 1119"/>
                        <wps:cNvSpPr>
                          <a:spLocks noChangeArrowheads="1"/>
                        </wps:cNvSpPr>
                        <wps:spPr bwMode="auto">
                          <a:xfrm>
                            <a:off x="3600" y="162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1" name="Oval 1120"/>
                        <wps:cNvSpPr>
                          <a:spLocks noChangeArrowheads="1"/>
                        </wps:cNvSpPr>
                        <wps:spPr bwMode="auto">
                          <a:xfrm>
                            <a:off x="7020" y="1620"/>
                            <a:ext cx="115" cy="1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2" name="Line 1121"/>
                        <wps:cNvCnPr>
                          <a:cxnSpLocks noChangeShapeType="1"/>
                        </wps:cNvCnPr>
                        <wps:spPr bwMode="auto">
                          <a:xfrm>
                            <a:off x="3420" y="2565"/>
                            <a:ext cx="900" cy="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43" name="Line 1122"/>
                        <wps:cNvCnPr>
                          <a:cxnSpLocks noChangeShapeType="1"/>
                        </wps:cNvCnPr>
                        <wps:spPr bwMode="auto">
                          <a:xfrm>
                            <a:off x="2700" y="4140"/>
                            <a:ext cx="720" cy="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44" name="Line 1123"/>
                        <wps:cNvCnPr>
                          <a:cxnSpLocks noChangeShapeType="1"/>
                        </wps:cNvCnPr>
                        <wps:spPr bwMode="auto">
                          <a:xfrm flipV="1">
                            <a:off x="3420" y="3600"/>
                            <a:ext cx="540" cy="54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45" name="Line 1124"/>
                        <wps:cNvCnPr>
                          <a:cxnSpLocks noChangeShapeType="1"/>
                        </wps:cNvCnPr>
                        <wps:spPr bwMode="auto">
                          <a:xfrm>
                            <a:off x="3960" y="3600"/>
                            <a:ext cx="720" cy="36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46" name="Line 1125"/>
                        <wps:cNvCnPr>
                          <a:cxnSpLocks noChangeShapeType="1"/>
                        </wps:cNvCnPr>
                        <wps:spPr bwMode="auto">
                          <a:xfrm>
                            <a:off x="3960" y="3600"/>
                            <a:ext cx="720" cy="36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47" name="Line 1126"/>
                        <wps:cNvCnPr>
                          <a:cxnSpLocks noChangeShapeType="1"/>
                        </wps:cNvCnPr>
                        <wps:spPr bwMode="auto">
                          <a:xfrm flipV="1">
                            <a:off x="4680" y="3600"/>
                            <a:ext cx="720" cy="36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g:grpSp>
                        <wpg:cNvPr id="448" name="Group 1127"/>
                        <wpg:cNvGrpSpPr>
                          <a:grpSpLocks/>
                        </wpg:cNvGrpSpPr>
                        <wpg:grpSpPr bwMode="auto">
                          <a:xfrm>
                            <a:off x="2520" y="5400"/>
                            <a:ext cx="2455" cy="1555"/>
                            <a:chOff x="2655" y="6075"/>
                            <a:chExt cx="2455" cy="1555"/>
                          </a:xfrm>
                        </wpg:grpSpPr>
                        <wps:wsp>
                          <wps:cNvPr id="449" name="Freeform 1128"/>
                          <wps:cNvSpPr>
                            <a:spLocks/>
                          </wps:cNvSpPr>
                          <wps:spPr bwMode="auto">
                            <a:xfrm>
                              <a:off x="2700" y="6120"/>
                              <a:ext cx="2340" cy="1440"/>
                            </a:xfrm>
                            <a:custGeom>
                              <a:avLst/>
                              <a:gdLst>
                                <a:gd name="T0" fmla="*/ 0 w 2340"/>
                                <a:gd name="T1" fmla="*/ 540 h 1440"/>
                                <a:gd name="T2" fmla="*/ 720 w 2340"/>
                                <a:gd name="T3" fmla="*/ 540 h 1440"/>
                                <a:gd name="T4" fmla="*/ 1260 w 2340"/>
                                <a:gd name="T5" fmla="*/ 0 h 1440"/>
                                <a:gd name="T6" fmla="*/ 1980 w 2340"/>
                                <a:gd name="T7" fmla="*/ 180 h 1440"/>
                                <a:gd name="T8" fmla="*/ 2340 w 2340"/>
                                <a:gd name="T9" fmla="*/ 900 h 1440"/>
                                <a:gd name="T10" fmla="*/ 1575 w 2340"/>
                                <a:gd name="T11" fmla="*/ 840 h 1440"/>
                                <a:gd name="T12" fmla="*/ 900 w 2340"/>
                                <a:gd name="T13" fmla="*/ 1440 h 1440"/>
                                <a:gd name="T14" fmla="*/ 0 w 2340"/>
                                <a:gd name="T15" fmla="*/ 540 h 14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40" h="1440">
                                  <a:moveTo>
                                    <a:pt x="0" y="540"/>
                                  </a:moveTo>
                                  <a:lnTo>
                                    <a:pt x="720" y="540"/>
                                  </a:lnTo>
                                  <a:lnTo>
                                    <a:pt x="1260" y="0"/>
                                  </a:lnTo>
                                  <a:lnTo>
                                    <a:pt x="1980" y="180"/>
                                  </a:lnTo>
                                  <a:lnTo>
                                    <a:pt x="2340" y="900"/>
                                  </a:lnTo>
                                  <a:lnTo>
                                    <a:pt x="1575" y="840"/>
                                  </a:lnTo>
                                  <a:lnTo>
                                    <a:pt x="900" y="1440"/>
                                  </a:lnTo>
                                  <a:lnTo>
                                    <a:pt x="0" y="54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0" name="Oval 1129"/>
                          <wps:cNvSpPr>
                            <a:spLocks noChangeArrowheads="1"/>
                          </wps:cNvSpPr>
                          <wps:spPr bwMode="auto">
                            <a:xfrm>
                              <a:off x="2655" y="661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1" name="Oval 1130"/>
                          <wps:cNvSpPr>
                            <a:spLocks noChangeArrowheads="1"/>
                          </wps:cNvSpPr>
                          <wps:spPr bwMode="auto">
                            <a:xfrm>
                              <a:off x="3360" y="658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2" name="Oval 1131"/>
                          <wps:cNvSpPr>
                            <a:spLocks noChangeArrowheads="1"/>
                          </wps:cNvSpPr>
                          <wps:spPr bwMode="auto">
                            <a:xfrm>
                              <a:off x="3915" y="607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3" name="Oval 1132"/>
                          <wps:cNvSpPr>
                            <a:spLocks noChangeArrowheads="1"/>
                          </wps:cNvSpPr>
                          <wps:spPr bwMode="auto">
                            <a:xfrm>
                              <a:off x="4650" y="627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4" name="Oval 1133"/>
                          <wps:cNvSpPr>
                            <a:spLocks noChangeArrowheads="1"/>
                          </wps:cNvSpPr>
                          <wps:spPr bwMode="auto">
                            <a:xfrm>
                              <a:off x="4995" y="697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5" name="Oval 1134"/>
                          <wps:cNvSpPr>
                            <a:spLocks noChangeArrowheads="1"/>
                          </wps:cNvSpPr>
                          <wps:spPr bwMode="auto">
                            <a:xfrm>
                              <a:off x="4245" y="690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6" name="Oval 1135"/>
                          <wps:cNvSpPr>
                            <a:spLocks noChangeArrowheads="1"/>
                          </wps:cNvSpPr>
                          <wps:spPr bwMode="auto">
                            <a:xfrm>
                              <a:off x="3540" y="751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457" name="Line 1136"/>
                        <wps:cNvCnPr>
                          <a:cxnSpLocks noChangeShapeType="1"/>
                        </wps:cNvCnPr>
                        <wps:spPr bwMode="auto">
                          <a:xfrm flipV="1">
                            <a:off x="6105" y="2760"/>
                            <a:ext cx="540" cy="54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58" name="Line 1137"/>
                        <wps:cNvCnPr>
                          <a:cxnSpLocks noChangeShapeType="1"/>
                        </wps:cNvCnPr>
                        <wps:spPr bwMode="auto">
                          <a:xfrm flipV="1">
                            <a:off x="6660" y="2745"/>
                            <a:ext cx="720" cy="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59" name="Line 1138"/>
                        <wps:cNvCnPr>
                          <a:cxnSpLocks noChangeShapeType="1"/>
                        </wps:cNvCnPr>
                        <wps:spPr bwMode="auto">
                          <a:xfrm>
                            <a:off x="7380" y="2745"/>
                            <a:ext cx="720" cy="36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60" name="Line 1139"/>
                        <wps:cNvCnPr>
                          <a:cxnSpLocks noChangeShapeType="1"/>
                        </wps:cNvCnPr>
                        <wps:spPr bwMode="auto">
                          <a:xfrm>
                            <a:off x="7380" y="2745"/>
                            <a:ext cx="720" cy="36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61" name="Line 1140"/>
                        <wps:cNvCnPr>
                          <a:cxnSpLocks noChangeShapeType="1"/>
                        </wps:cNvCnPr>
                        <wps:spPr bwMode="auto">
                          <a:xfrm flipV="1">
                            <a:off x="8100" y="3105"/>
                            <a:ext cx="900" cy="0"/>
                          </a:xfrm>
                          <a:prstGeom prst="line">
                            <a:avLst/>
                          </a:prstGeom>
                          <a:noFill/>
                          <a:ln w="12700">
                            <a:solidFill>
                              <a:srgbClr val="000000"/>
                            </a:solidFill>
                            <a:round/>
                            <a:headEnd type="oval" w="med" len="med"/>
                            <a:tailEnd type="triangle" w="sm" len="lg"/>
                          </a:ln>
                          <a:extLst>
                            <a:ext uri="{909E8E84-426E-40DD-AFC4-6F175D3DCCD1}">
                              <a14:hiddenFill xmlns:a14="http://schemas.microsoft.com/office/drawing/2010/main">
                                <a:noFill/>
                              </a14:hiddenFill>
                            </a:ext>
                          </a:extLst>
                        </wps:spPr>
                        <wps:bodyPr/>
                      </wps:wsp>
                      <wps:wsp>
                        <wps:cNvPr id="462" name="Oval 1141"/>
                        <wps:cNvSpPr>
                          <a:spLocks noChangeArrowheads="1"/>
                        </wps:cNvSpPr>
                        <wps:spPr bwMode="auto">
                          <a:xfrm>
                            <a:off x="9000" y="3060"/>
                            <a:ext cx="115" cy="1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463" name="Group 1142"/>
                        <wpg:cNvGrpSpPr>
                          <a:grpSpLocks/>
                        </wpg:cNvGrpSpPr>
                        <wpg:grpSpPr bwMode="auto">
                          <a:xfrm>
                            <a:off x="6120" y="4320"/>
                            <a:ext cx="3340" cy="2230"/>
                            <a:chOff x="6960" y="5175"/>
                            <a:chExt cx="3340" cy="2230"/>
                          </a:xfrm>
                        </wpg:grpSpPr>
                        <wps:wsp>
                          <wps:cNvPr id="464" name="Freeform 1143"/>
                          <wps:cNvSpPr>
                            <a:spLocks/>
                          </wps:cNvSpPr>
                          <wps:spPr bwMode="auto">
                            <a:xfrm>
                              <a:off x="7020" y="5220"/>
                              <a:ext cx="3240" cy="2160"/>
                            </a:xfrm>
                            <a:custGeom>
                              <a:avLst/>
                              <a:gdLst>
                                <a:gd name="T0" fmla="*/ 180 w 3240"/>
                                <a:gd name="T1" fmla="*/ 540 h 2160"/>
                                <a:gd name="T2" fmla="*/ 900 w 3240"/>
                                <a:gd name="T3" fmla="*/ 540 h 2160"/>
                                <a:gd name="T4" fmla="*/ 1440 w 3240"/>
                                <a:gd name="T5" fmla="*/ 0 h 2160"/>
                                <a:gd name="T6" fmla="*/ 2160 w 3240"/>
                                <a:gd name="T7" fmla="*/ 360 h 2160"/>
                                <a:gd name="T8" fmla="*/ 3060 w 3240"/>
                                <a:gd name="T9" fmla="*/ 540 h 2160"/>
                                <a:gd name="T10" fmla="*/ 3240 w 3240"/>
                                <a:gd name="T11" fmla="*/ 1260 h 2160"/>
                                <a:gd name="T12" fmla="*/ 2490 w 3240"/>
                                <a:gd name="T13" fmla="*/ 1500 h 2160"/>
                                <a:gd name="T14" fmla="*/ 1800 w 3240"/>
                                <a:gd name="T15" fmla="*/ 2160 h 2160"/>
                                <a:gd name="T16" fmla="*/ 540 w 3240"/>
                                <a:gd name="T17" fmla="*/ 1980 h 2160"/>
                                <a:gd name="T18" fmla="*/ 0 w 3240"/>
                                <a:gd name="T19" fmla="*/ 1440 h 2160"/>
                                <a:gd name="T20" fmla="*/ 180 w 3240"/>
                                <a:gd name="T21" fmla="*/ 540 h 2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40" h="2160">
                                  <a:moveTo>
                                    <a:pt x="180" y="540"/>
                                  </a:moveTo>
                                  <a:lnTo>
                                    <a:pt x="900" y="540"/>
                                  </a:lnTo>
                                  <a:lnTo>
                                    <a:pt x="1440" y="0"/>
                                  </a:lnTo>
                                  <a:lnTo>
                                    <a:pt x="2160" y="360"/>
                                  </a:lnTo>
                                  <a:lnTo>
                                    <a:pt x="3060" y="540"/>
                                  </a:lnTo>
                                  <a:lnTo>
                                    <a:pt x="3240" y="1260"/>
                                  </a:lnTo>
                                  <a:lnTo>
                                    <a:pt x="2490" y="1500"/>
                                  </a:lnTo>
                                  <a:lnTo>
                                    <a:pt x="1800" y="2160"/>
                                  </a:lnTo>
                                  <a:lnTo>
                                    <a:pt x="540" y="1980"/>
                                  </a:lnTo>
                                  <a:lnTo>
                                    <a:pt x="0" y="1440"/>
                                  </a:lnTo>
                                  <a:lnTo>
                                    <a:pt x="180" y="54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5" name="Freeform 1144"/>
                          <wps:cNvSpPr>
                            <a:spLocks/>
                          </wps:cNvSpPr>
                          <wps:spPr bwMode="auto">
                            <a:xfrm>
                              <a:off x="7200" y="5580"/>
                              <a:ext cx="2160" cy="1080"/>
                            </a:xfrm>
                            <a:custGeom>
                              <a:avLst/>
                              <a:gdLst>
                                <a:gd name="T0" fmla="*/ 0 w 2160"/>
                                <a:gd name="T1" fmla="*/ 180 h 1080"/>
                                <a:gd name="T2" fmla="*/ 720 w 2160"/>
                                <a:gd name="T3" fmla="*/ 1080 h 1080"/>
                                <a:gd name="T4" fmla="*/ 1440 w 2160"/>
                                <a:gd name="T5" fmla="*/ 540 h 1080"/>
                                <a:gd name="T6" fmla="*/ 2160 w 2160"/>
                                <a:gd name="T7" fmla="*/ 540 h 1080"/>
                                <a:gd name="T8" fmla="*/ 1980 w 2160"/>
                                <a:gd name="T9" fmla="*/ 0 h 1080"/>
                              </a:gdLst>
                              <a:ahLst/>
                              <a:cxnLst>
                                <a:cxn ang="0">
                                  <a:pos x="T0" y="T1"/>
                                </a:cxn>
                                <a:cxn ang="0">
                                  <a:pos x="T2" y="T3"/>
                                </a:cxn>
                                <a:cxn ang="0">
                                  <a:pos x="T4" y="T5"/>
                                </a:cxn>
                                <a:cxn ang="0">
                                  <a:pos x="T6" y="T7"/>
                                </a:cxn>
                                <a:cxn ang="0">
                                  <a:pos x="T8" y="T9"/>
                                </a:cxn>
                              </a:cxnLst>
                              <a:rect l="0" t="0" r="r" b="b"/>
                              <a:pathLst>
                                <a:path w="2160" h="1080">
                                  <a:moveTo>
                                    <a:pt x="0" y="180"/>
                                  </a:moveTo>
                                  <a:lnTo>
                                    <a:pt x="720" y="1080"/>
                                  </a:lnTo>
                                  <a:lnTo>
                                    <a:pt x="1440" y="540"/>
                                  </a:lnTo>
                                  <a:lnTo>
                                    <a:pt x="2160" y="540"/>
                                  </a:lnTo>
                                  <a:lnTo>
                                    <a:pt x="198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1145"/>
                          <wps:cNvCnPr>
                            <a:cxnSpLocks noChangeShapeType="1"/>
                          </wps:cNvCnPr>
                          <wps:spPr bwMode="auto">
                            <a:xfrm flipH="1" flipV="1">
                              <a:off x="8640" y="6120"/>
                              <a:ext cx="18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7" name="Freeform 1146"/>
                          <wps:cNvSpPr>
                            <a:spLocks/>
                          </wps:cNvSpPr>
                          <wps:spPr bwMode="auto">
                            <a:xfrm>
                              <a:off x="8100" y="5655"/>
                              <a:ext cx="630" cy="435"/>
                            </a:xfrm>
                            <a:custGeom>
                              <a:avLst/>
                              <a:gdLst>
                                <a:gd name="T0" fmla="*/ 120 w 630"/>
                                <a:gd name="T1" fmla="*/ 0 h 435"/>
                                <a:gd name="T2" fmla="*/ 540 w 630"/>
                                <a:gd name="T3" fmla="*/ 111 h 435"/>
                                <a:gd name="T4" fmla="*/ 540 w 630"/>
                                <a:gd name="T5" fmla="*/ 327 h 435"/>
                                <a:gd name="T6" fmla="*/ 0 w 630"/>
                                <a:gd name="T7" fmla="*/ 435 h 435"/>
                              </a:gdLst>
                              <a:ahLst/>
                              <a:cxnLst>
                                <a:cxn ang="0">
                                  <a:pos x="T0" y="T1"/>
                                </a:cxn>
                                <a:cxn ang="0">
                                  <a:pos x="T2" y="T3"/>
                                </a:cxn>
                                <a:cxn ang="0">
                                  <a:pos x="T4" y="T5"/>
                                </a:cxn>
                                <a:cxn ang="0">
                                  <a:pos x="T6" y="T7"/>
                                </a:cxn>
                              </a:cxnLst>
                              <a:rect l="0" t="0" r="r" b="b"/>
                              <a:pathLst>
                                <a:path w="630" h="435">
                                  <a:moveTo>
                                    <a:pt x="120" y="0"/>
                                  </a:moveTo>
                                  <a:cubicBezTo>
                                    <a:pt x="190" y="16"/>
                                    <a:pt x="470" y="57"/>
                                    <a:pt x="540" y="111"/>
                                  </a:cubicBezTo>
                                  <a:cubicBezTo>
                                    <a:pt x="610" y="165"/>
                                    <a:pt x="630" y="273"/>
                                    <a:pt x="540" y="327"/>
                                  </a:cubicBezTo>
                                  <a:cubicBezTo>
                                    <a:pt x="450" y="381"/>
                                    <a:pt x="225" y="408"/>
                                    <a:pt x="0" y="435"/>
                                  </a:cubicBezTo>
                                </a:path>
                              </a:pathLst>
                            </a:custGeom>
                            <a:noFill/>
                            <a:ln w="9525">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1147"/>
                          <wps:cNvSpPr>
                            <a:spLocks/>
                          </wps:cNvSpPr>
                          <wps:spPr bwMode="auto">
                            <a:xfrm>
                              <a:off x="9480" y="6180"/>
                              <a:ext cx="492" cy="360"/>
                            </a:xfrm>
                            <a:custGeom>
                              <a:avLst/>
                              <a:gdLst>
                                <a:gd name="T0" fmla="*/ 105 w 492"/>
                                <a:gd name="T1" fmla="*/ 0 h 360"/>
                                <a:gd name="T2" fmla="*/ 435 w 492"/>
                                <a:gd name="T3" fmla="*/ 75 h 360"/>
                                <a:gd name="T4" fmla="*/ 420 w 492"/>
                                <a:gd name="T5" fmla="*/ 267 h 360"/>
                                <a:gd name="T6" fmla="*/ 0 w 492"/>
                                <a:gd name="T7" fmla="*/ 360 h 360"/>
                              </a:gdLst>
                              <a:ahLst/>
                              <a:cxnLst>
                                <a:cxn ang="0">
                                  <a:pos x="T0" y="T1"/>
                                </a:cxn>
                                <a:cxn ang="0">
                                  <a:pos x="T2" y="T3"/>
                                </a:cxn>
                                <a:cxn ang="0">
                                  <a:pos x="T4" y="T5"/>
                                </a:cxn>
                                <a:cxn ang="0">
                                  <a:pos x="T6" y="T7"/>
                                </a:cxn>
                              </a:cxnLst>
                              <a:rect l="0" t="0" r="r" b="b"/>
                              <a:pathLst>
                                <a:path w="492" h="360">
                                  <a:moveTo>
                                    <a:pt x="105" y="0"/>
                                  </a:moveTo>
                                  <a:cubicBezTo>
                                    <a:pt x="160" y="13"/>
                                    <a:pt x="383" y="31"/>
                                    <a:pt x="435" y="75"/>
                                  </a:cubicBezTo>
                                  <a:cubicBezTo>
                                    <a:pt x="487" y="119"/>
                                    <a:pt x="492" y="220"/>
                                    <a:pt x="420" y="267"/>
                                  </a:cubicBezTo>
                                  <a:cubicBezTo>
                                    <a:pt x="348" y="314"/>
                                    <a:pt x="87" y="341"/>
                                    <a:pt x="0" y="360"/>
                                  </a:cubicBezTo>
                                </a:path>
                              </a:pathLst>
                            </a:custGeom>
                            <a:noFill/>
                            <a:ln w="9525">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1148"/>
                          <wps:cNvSpPr>
                            <a:spLocks/>
                          </wps:cNvSpPr>
                          <wps:spPr bwMode="auto">
                            <a:xfrm>
                              <a:off x="7560" y="6735"/>
                              <a:ext cx="627" cy="360"/>
                            </a:xfrm>
                            <a:custGeom>
                              <a:avLst/>
                              <a:gdLst>
                                <a:gd name="T0" fmla="*/ 240 w 627"/>
                                <a:gd name="T1" fmla="*/ 0 h 360"/>
                                <a:gd name="T2" fmla="*/ 525 w 627"/>
                                <a:gd name="T3" fmla="*/ 90 h 360"/>
                                <a:gd name="T4" fmla="*/ 540 w 627"/>
                                <a:gd name="T5" fmla="*/ 252 h 360"/>
                                <a:gd name="T6" fmla="*/ 0 w 627"/>
                                <a:gd name="T7" fmla="*/ 360 h 360"/>
                              </a:gdLst>
                              <a:ahLst/>
                              <a:cxnLst>
                                <a:cxn ang="0">
                                  <a:pos x="T0" y="T1"/>
                                </a:cxn>
                                <a:cxn ang="0">
                                  <a:pos x="T2" y="T3"/>
                                </a:cxn>
                                <a:cxn ang="0">
                                  <a:pos x="T4" y="T5"/>
                                </a:cxn>
                                <a:cxn ang="0">
                                  <a:pos x="T6" y="T7"/>
                                </a:cxn>
                              </a:cxnLst>
                              <a:rect l="0" t="0" r="r" b="b"/>
                              <a:pathLst>
                                <a:path w="627" h="360">
                                  <a:moveTo>
                                    <a:pt x="240" y="0"/>
                                  </a:moveTo>
                                  <a:cubicBezTo>
                                    <a:pt x="287" y="15"/>
                                    <a:pt x="475" y="48"/>
                                    <a:pt x="525" y="90"/>
                                  </a:cubicBezTo>
                                  <a:cubicBezTo>
                                    <a:pt x="575" y="132"/>
                                    <a:pt x="627" y="207"/>
                                    <a:pt x="540" y="252"/>
                                  </a:cubicBezTo>
                                  <a:cubicBezTo>
                                    <a:pt x="453" y="297"/>
                                    <a:pt x="225" y="333"/>
                                    <a:pt x="0" y="360"/>
                                  </a:cubicBezTo>
                                </a:path>
                              </a:pathLst>
                            </a:custGeom>
                            <a:noFill/>
                            <a:ln w="9525">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1149"/>
                          <wps:cNvCnPr>
                            <a:cxnSpLocks noChangeShapeType="1"/>
                          </wps:cNvCnPr>
                          <wps:spPr bwMode="auto">
                            <a:xfrm flipH="1">
                              <a:off x="8640" y="6120"/>
                              <a:ext cx="5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71" name="Line 1150"/>
                          <wps:cNvCnPr>
                            <a:cxnSpLocks noChangeShapeType="1"/>
                          </wps:cNvCnPr>
                          <wps:spPr bwMode="auto">
                            <a:xfrm rot="60000" flipH="1" flipV="1">
                              <a:off x="7320" y="5940"/>
                              <a:ext cx="360" cy="403"/>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72" name="Line 1151"/>
                          <wps:cNvCnPr>
                            <a:cxnSpLocks noChangeShapeType="1"/>
                          </wps:cNvCnPr>
                          <wps:spPr bwMode="auto">
                            <a:xfrm rot="21480000">
                              <a:off x="8603" y="5270"/>
                              <a:ext cx="540" cy="317"/>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73" name="Line 1152"/>
                          <wps:cNvCnPr>
                            <a:cxnSpLocks noChangeShapeType="1"/>
                          </wps:cNvCnPr>
                          <wps:spPr bwMode="auto">
                            <a:xfrm rot="21480000">
                              <a:off x="7743" y="7203"/>
                              <a:ext cx="720" cy="137"/>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74" name="Line 1153"/>
                          <wps:cNvCnPr>
                            <a:cxnSpLocks noChangeShapeType="1"/>
                          </wps:cNvCnPr>
                          <wps:spPr bwMode="auto">
                            <a:xfrm rot="20700000" flipH="1">
                              <a:off x="9132" y="6809"/>
                              <a:ext cx="363" cy="181"/>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75" name="Oval 1154"/>
                          <wps:cNvSpPr>
                            <a:spLocks noChangeArrowheads="1"/>
                          </wps:cNvSpPr>
                          <wps:spPr bwMode="auto">
                            <a:xfrm>
                              <a:off x="7155" y="568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76" name="Oval 1155"/>
                          <wps:cNvSpPr>
                            <a:spLocks noChangeArrowheads="1"/>
                          </wps:cNvSpPr>
                          <wps:spPr bwMode="auto">
                            <a:xfrm>
                              <a:off x="6960" y="655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77" name="Oval 1156"/>
                          <wps:cNvSpPr>
                            <a:spLocks noChangeArrowheads="1"/>
                          </wps:cNvSpPr>
                          <wps:spPr bwMode="auto">
                            <a:xfrm>
                              <a:off x="7485" y="712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78" name="Oval 1157"/>
                          <wps:cNvSpPr>
                            <a:spLocks noChangeArrowheads="1"/>
                          </wps:cNvSpPr>
                          <wps:spPr bwMode="auto">
                            <a:xfrm>
                              <a:off x="8760" y="7290"/>
                              <a:ext cx="115" cy="1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9" name="Oval 1158"/>
                          <wps:cNvSpPr>
                            <a:spLocks noChangeArrowheads="1"/>
                          </wps:cNvSpPr>
                          <wps:spPr bwMode="auto">
                            <a:xfrm>
                              <a:off x="9465" y="666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0" name="Oval 1159"/>
                          <wps:cNvSpPr>
                            <a:spLocks noChangeArrowheads="1"/>
                          </wps:cNvSpPr>
                          <wps:spPr bwMode="auto">
                            <a:xfrm>
                              <a:off x="10185" y="643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1" name="Oval 1160"/>
                          <wps:cNvSpPr>
                            <a:spLocks noChangeArrowheads="1"/>
                          </wps:cNvSpPr>
                          <wps:spPr bwMode="auto">
                            <a:xfrm>
                              <a:off x="10020" y="570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2" name="Oval 1161"/>
                          <wps:cNvSpPr>
                            <a:spLocks noChangeArrowheads="1"/>
                          </wps:cNvSpPr>
                          <wps:spPr bwMode="auto">
                            <a:xfrm>
                              <a:off x="9135" y="5520"/>
                              <a:ext cx="115" cy="1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3" name="Oval 1162"/>
                          <wps:cNvSpPr>
                            <a:spLocks noChangeArrowheads="1"/>
                          </wps:cNvSpPr>
                          <wps:spPr bwMode="auto">
                            <a:xfrm>
                              <a:off x="9300" y="606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4" name="Oval 1163"/>
                          <wps:cNvSpPr>
                            <a:spLocks noChangeArrowheads="1"/>
                          </wps:cNvSpPr>
                          <wps:spPr bwMode="auto">
                            <a:xfrm>
                              <a:off x="8565" y="6075"/>
                              <a:ext cx="115" cy="1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5" name="Oval 1164"/>
                          <wps:cNvSpPr>
                            <a:spLocks noChangeArrowheads="1"/>
                          </wps:cNvSpPr>
                          <wps:spPr bwMode="auto">
                            <a:xfrm>
                              <a:off x="7875" y="657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6" name="Oval 1165"/>
                          <wps:cNvSpPr>
                            <a:spLocks noChangeArrowheads="1"/>
                          </wps:cNvSpPr>
                          <wps:spPr bwMode="auto">
                            <a:xfrm>
                              <a:off x="7860" y="567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7" name="Oval 1166"/>
                          <wps:cNvSpPr>
                            <a:spLocks noChangeArrowheads="1"/>
                          </wps:cNvSpPr>
                          <wps:spPr bwMode="auto">
                            <a:xfrm>
                              <a:off x="8400" y="517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488" name="Text Box 1167"/>
                        <wps:cNvSpPr txBox="1">
                          <a:spLocks noChangeArrowheads="1"/>
                        </wps:cNvSpPr>
                        <wps:spPr bwMode="auto">
                          <a:xfrm>
                            <a:off x="2520" y="144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7EFAE" w14:textId="77777777" w:rsidR="004D6677" w:rsidRPr="00C761A1" w:rsidRDefault="004D6677" w:rsidP="00F610CB">
                              <w:pPr>
                                <w:jc w:val="center"/>
                              </w:pPr>
                              <w:r>
                                <w:t>Điểm (Point)</w:t>
                              </w:r>
                            </w:p>
                          </w:txbxContent>
                        </wps:txbx>
                        <wps:bodyPr rot="0" vert="horz" wrap="square" lIns="0" tIns="0" rIns="0" bIns="0" anchor="t" anchorCtr="0" upright="1">
                          <a:noAutofit/>
                        </wps:bodyPr>
                      </wps:wsp>
                      <wps:wsp>
                        <wps:cNvPr id="489" name="Text Box 1168"/>
                        <wps:cNvSpPr txBox="1">
                          <a:spLocks noChangeArrowheads="1"/>
                        </wps:cNvSpPr>
                        <wps:spPr bwMode="auto">
                          <a:xfrm>
                            <a:off x="2520" y="2385"/>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F36B0" w14:textId="77777777" w:rsidR="004D6677" w:rsidRPr="00C761A1" w:rsidRDefault="004D6677" w:rsidP="00F610CB">
                              <w:pPr>
                                <w:jc w:val="center"/>
                              </w:pPr>
                              <w:r>
                                <w:t>Đường (Line)</w:t>
                              </w:r>
                            </w:p>
                          </w:txbxContent>
                        </wps:txbx>
                        <wps:bodyPr rot="0" vert="horz" wrap="square" lIns="0" tIns="0" rIns="0" bIns="0" anchor="t" anchorCtr="0" upright="1">
                          <a:noAutofit/>
                        </wps:bodyPr>
                      </wps:wsp>
                      <wps:wsp>
                        <wps:cNvPr id="490" name="Text Box 1169"/>
                        <wps:cNvSpPr txBox="1">
                          <a:spLocks noChangeArrowheads="1"/>
                        </wps:cNvSpPr>
                        <wps:spPr bwMode="auto">
                          <a:xfrm>
                            <a:off x="2520" y="342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5595A" w14:textId="77777777" w:rsidR="004D6677" w:rsidRPr="00C761A1" w:rsidRDefault="004D6677" w:rsidP="00F610CB">
                              <w:pPr>
                                <w:jc w:val="center"/>
                              </w:pPr>
                              <w:r>
                                <w:t>Chuỗi (String)</w:t>
                              </w:r>
                            </w:p>
                          </w:txbxContent>
                        </wps:txbx>
                        <wps:bodyPr rot="0" vert="horz" wrap="square" lIns="0" tIns="0" rIns="0" bIns="0" anchor="t" anchorCtr="0" upright="1">
                          <a:noAutofit/>
                        </wps:bodyPr>
                      </wps:wsp>
                      <wps:wsp>
                        <wps:cNvPr id="491" name="Text Box 1170"/>
                        <wps:cNvSpPr txBox="1">
                          <a:spLocks noChangeArrowheads="1"/>
                        </wps:cNvSpPr>
                        <wps:spPr bwMode="auto">
                          <a:xfrm>
                            <a:off x="2520" y="486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F011F" w14:textId="77777777" w:rsidR="004D6677" w:rsidRPr="00C761A1" w:rsidRDefault="004D6677" w:rsidP="00F610CB">
                              <w:pPr>
                                <w:jc w:val="center"/>
                              </w:pPr>
                              <w:r>
                                <w:t>Vùng (Area)</w:t>
                              </w:r>
                            </w:p>
                          </w:txbxContent>
                        </wps:txbx>
                        <wps:bodyPr rot="0" vert="horz" wrap="square" lIns="0" tIns="0" rIns="0" bIns="0" anchor="t" anchorCtr="0" upright="1">
                          <a:noAutofit/>
                        </wps:bodyPr>
                      </wps:wsp>
                      <wps:wsp>
                        <wps:cNvPr id="492" name="Text Box 1171"/>
                        <wps:cNvSpPr txBox="1">
                          <a:spLocks noChangeArrowheads="1"/>
                        </wps:cNvSpPr>
                        <wps:spPr bwMode="auto">
                          <a:xfrm>
                            <a:off x="5580" y="144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B8B53" w14:textId="77777777" w:rsidR="004D6677" w:rsidRPr="00C761A1" w:rsidRDefault="004D6677" w:rsidP="00F610CB">
                              <w:pPr>
                                <w:jc w:val="center"/>
                              </w:pPr>
                              <w:r>
                                <w:t>Nút (Node)</w:t>
                              </w:r>
                            </w:p>
                          </w:txbxContent>
                        </wps:txbx>
                        <wps:bodyPr rot="0" vert="horz" wrap="square" lIns="0" tIns="0" rIns="0" bIns="0" anchor="t" anchorCtr="0" upright="1">
                          <a:noAutofit/>
                        </wps:bodyPr>
                      </wps:wsp>
                      <wps:wsp>
                        <wps:cNvPr id="493" name="Text Box 1172"/>
                        <wps:cNvSpPr txBox="1">
                          <a:spLocks noChangeArrowheads="1"/>
                        </wps:cNvSpPr>
                        <wps:spPr bwMode="auto">
                          <a:xfrm>
                            <a:off x="5580" y="216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F7D6A" w14:textId="77777777" w:rsidR="004D6677" w:rsidRPr="00C761A1" w:rsidRDefault="004D6677" w:rsidP="00F610CB">
                              <w:pPr>
                                <w:jc w:val="center"/>
                              </w:pPr>
                              <w:r>
                                <w:t>Chuỗi (chain)</w:t>
                              </w:r>
                            </w:p>
                          </w:txbxContent>
                        </wps:txbx>
                        <wps:bodyPr rot="0" vert="horz" wrap="square" lIns="0" tIns="0" rIns="0" bIns="0" anchor="t" anchorCtr="0" upright="1">
                          <a:noAutofit/>
                        </wps:bodyPr>
                      </wps:wsp>
                      <wps:wsp>
                        <wps:cNvPr id="494" name="Text Box 1173"/>
                        <wps:cNvSpPr txBox="1">
                          <a:spLocks noChangeArrowheads="1"/>
                        </wps:cNvSpPr>
                        <wps:spPr bwMode="auto">
                          <a:xfrm>
                            <a:off x="5640" y="4185"/>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8E7F0" w14:textId="77777777" w:rsidR="004D6677" w:rsidRPr="00C761A1" w:rsidRDefault="004D6677" w:rsidP="00F610CB">
                              <w:pPr>
                                <w:jc w:val="center"/>
                              </w:pPr>
                              <w:r>
                                <w:t>Vùng (Polygon)</w:t>
                              </w:r>
                            </w:p>
                          </w:txbxContent>
                        </wps:txbx>
                        <wps:bodyPr rot="0" vert="horz" wrap="square" lIns="0" tIns="0" rIns="0" bIns="0" anchor="t" anchorCtr="0" upright="1">
                          <a:noAutofit/>
                        </wps:bodyPr>
                      </wps:wsp>
                      <wps:wsp>
                        <wps:cNvPr id="495" name="Text Box 1174"/>
                        <wps:cNvSpPr txBox="1">
                          <a:spLocks noChangeArrowheads="1"/>
                        </wps:cNvSpPr>
                        <wps:spPr bwMode="auto">
                          <a:xfrm>
                            <a:off x="3300" y="1755"/>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AF547" w14:textId="77777777" w:rsidR="004D6677" w:rsidRPr="00C761A1" w:rsidRDefault="004D6677" w:rsidP="00F610CB">
                              <w:pPr>
                                <w:jc w:val="center"/>
                              </w:pPr>
                              <w:r>
                                <w:t>(x,y)</w:t>
                              </w:r>
                            </w:p>
                          </w:txbxContent>
                        </wps:txbx>
                        <wps:bodyPr rot="0" vert="horz" wrap="square" lIns="0" tIns="0" rIns="0" bIns="0" anchor="t" anchorCtr="0" upright="1">
                          <a:noAutofit/>
                        </wps:bodyPr>
                      </wps:wsp>
                      <wps:wsp>
                        <wps:cNvPr id="496" name="Text Box 1175"/>
                        <wps:cNvSpPr txBox="1">
                          <a:spLocks noChangeArrowheads="1"/>
                        </wps:cNvSpPr>
                        <wps:spPr bwMode="auto">
                          <a:xfrm>
                            <a:off x="3240" y="2745"/>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50C37" w14:textId="77777777" w:rsidR="004D6677" w:rsidRPr="00C761A1" w:rsidRDefault="004D6677" w:rsidP="00F610CB">
                              <w:pPr>
                                <w:jc w:val="center"/>
                              </w:pPr>
                              <w:r>
                                <w:t>(x</w:t>
                              </w:r>
                              <w:r>
                                <w:rPr>
                                  <w:vertAlign w:val="subscript"/>
                                </w:rPr>
                                <w:t>1</w:t>
                              </w:r>
                              <w:r>
                                <w:t>,y</w:t>
                              </w:r>
                              <w:r>
                                <w:rPr>
                                  <w:vertAlign w:val="subscript"/>
                                </w:rPr>
                                <w:t>1</w:t>
                              </w:r>
                              <w:r>
                                <w:t>), (x</w:t>
                              </w:r>
                              <w:r>
                                <w:rPr>
                                  <w:vertAlign w:val="subscript"/>
                                </w:rPr>
                                <w:t>2</w:t>
                              </w:r>
                              <w:r>
                                <w:t>,y</w:t>
                              </w:r>
                              <w:r>
                                <w:rPr>
                                  <w:vertAlign w:val="subscript"/>
                                </w:rPr>
                                <w:t>2</w:t>
                              </w:r>
                              <w:r>
                                <w:t>)</w:t>
                              </w:r>
                            </w:p>
                          </w:txbxContent>
                        </wps:txbx>
                        <wps:bodyPr rot="0" vert="horz" wrap="square" lIns="0" tIns="0" rIns="0" bIns="0" anchor="t" anchorCtr="0" upright="1">
                          <a:noAutofit/>
                        </wps:bodyPr>
                      </wps:wsp>
                      <wps:wsp>
                        <wps:cNvPr id="497" name="Text Box 1176"/>
                        <wps:cNvSpPr txBox="1">
                          <a:spLocks noChangeArrowheads="1"/>
                        </wps:cNvSpPr>
                        <wps:spPr bwMode="auto">
                          <a:xfrm>
                            <a:off x="6660" y="1800"/>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A23CA" w14:textId="77777777" w:rsidR="004D6677" w:rsidRPr="009D0B24" w:rsidRDefault="004D6677" w:rsidP="00F610CB">
                              <w:pPr>
                                <w:jc w:val="center"/>
                                <w:rPr>
                                  <w:lang w:val="es-VE"/>
                                </w:rPr>
                              </w:pPr>
                              <w:r w:rsidRPr="009D0B24">
                                <w:rPr>
                                  <w:lang w:val="es-VE"/>
                                </w:rPr>
                                <w:t>{Chỉ số nút,(x,y)}</w:t>
                              </w:r>
                            </w:p>
                          </w:txbxContent>
                        </wps:txbx>
                        <wps:bodyPr rot="0" vert="horz" wrap="square" lIns="0" tIns="0" rIns="0" bIns="0" anchor="t" anchorCtr="0" upright="1">
                          <a:noAutofit/>
                        </wps:bodyPr>
                      </wps:wsp>
                      <wps:wsp>
                        <wps:cNvPr id="498" name="Text Box 1177"/>
                        <wps:cNvSpPr txBox="1">
                          <a:spLocks noChangeArrowheads="1"/>
                        </wps:cNvSpPr>
                        <wps:spPr bwMode="auto">
                          <a:xfrm>
                            <a:off x="5580" y="3420"/>
                            <a:ext cx="37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CA75D" w14:textId="77777777" w:rsidR="004D6677" w:rsidRPr="00C761A1" w:rsidRDefault="004D6677" w:rsidP="00F610CB">
                              <w:pPr>
                                <w:jc w:val="center"/>
                              </w:pPr>
                              <w:r>
                                <w:t>{Chỉ số chuỗi, chỉ số nút bắt đầu và kết thúc, chỉ số vùng trái và phải}</w:t>
                              </w:r>
                            </w:p>
                          </w:txbxContent>
                        </wps:txbx>
                        <wps:bodyPr rot="0" vert="horz" wrap="square" lIns="0" tIns="0" rIns="0" bIns="0" anchor="t" anchorCtr="0" upright="1">
                          <a:noAutofit/>
                        </wps:bodyPr>
                      </wps:wsp>
                      <wps:wsp>
                        <wps:cNvPr id="499" name="Text Box 1178"/>
                        <wps:cNvSpPr txBox="1">
                          <a:spLocks noChangeArrowheads="1"/>
                        </wps:cNvSpPr>
                        <wps:spPr bwMode="auto">
                          <a:xfrm>
                            <a:off x="5760" y="6660"/>
                            <a:ext cx="37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20086" w14:textId="77777777" w:rsidR="004D6677" w:rsidRPr="00C761A1" w:rsidRDefault="004D6677" w:rsidP="00F610CB">
                              <w:pPr>
                                <w:jc w:val="both"/>
                              </w:pPr>
                              <w:r>
                                <w:t>{Chỉ số vùng, tập các chỉ số chuỗi nằm trong chuỗi theo chiều đồng hồ}</w:t>
                              </w:r>
                            </w:p>
                          </w:txbxContent>
                        </wps:txbx>
                        <wps:bodyPr rot="0" vert="horz" wrap="square" lIns="0" tIns="0" rIns="0" bIns="0" anchor="t" anchorCtr="0" upright="1">
                          <a:noAutofit/>
                        </wps:bodyPr>
                      </wps:wsp>
                      <wps:wsp>
                        <wps:cNvPr id="500" name="Text Box 1179"/>
                        <wps:cNvSpPr txBox="1">
                          <a:spLocks noChangeArrowheads="1"/>
                        </wps:cNvSpPr>
                        <wps:spPr bwMode="auto">
                          <a:xfrm>
                            <a:off x="5340" y="2895"/>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98F05" w14:textId="77777777" w:rsidR="004D6677" w:rsidRPr="007A76B3" w:rsidRDefault="004D6677" w:rsidP="00F610CB">
                              <w:pPr>
                                <w:rPr>
                                  <w:b/>
                                  <w:bCs/>
                                </w:rPr>
                              </w:pPr>
                              <w:r>
                                <w:rPr>
                                  <w:b/>
                                  <w:bCs/>
                                </w:rPr>
                                <w:t>Bắt đầu</w:t>
                              </w:r>
                            </w:p>
                          </w:txbxContent>
                        </wps:txbx>
                        <wps:bodyPr rot="0" vert="horz" wrap="square" lIns="0" tIns="0" rIns="0" bIns="0" anchor="t" anchorCtr="0" upright="1">
                          <a:noAutofit/>
                        </wps:bodyPr>
                      </wps:wsp>
                      <wps:wsp>
                        <wps:cNvPr id="501" name="Text Box 1180"/>
                        <wps:cNvSpPr txBox="1">
                          <a:spLocks noChangeArrowheads="1"/>
                        </wps:cNvSpPr>
                        <wps:spPr bwMode="auto">
                          <a:xfrm>
                            <a:off x="6660" y="234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4A2C7" w14:textId="77777777" w:rsidR="004D6677" w:rsidRPr="007A76B3" w:rsidRDefault="004D6677" w:rsidP="00F610CB">
                              <w:pPr>
                                <w:rPr>
                                  <w:b/>
                                  <w:bCs/>
                                </w:rPr>
                              </w:pPr>
                              <w:r>
                                <w:rPr>
                                  <w:b/>
                                  <w:bCs/>
                                </w:rPr>
                                <w:t>Trái</w:t>
                              </w:r>
                            </w:p>
                          </w:txbxContent>
                        </wps:txbx>
                        <wps:bodyPr rot="0" vert="horz" wrap="square" lIns="0" tIns="0" rIns="0" bIns="0" anchor="t" anchorCtr="0" upright="1">
                          <a:noAutofit/>
                        </wps:bodyPr>
                      </wps:wsp>
                      <wps:wsp>
                        <wps:cNvPr id="502" name="Text Box 1181"/>
                        <wps:cNvSpPr txBox="1">
                          <a:spLocks noChangeArrowheads="1"/>
                        </wps:cNvSpPr>
                        <wps:spPr bwMode="auto">
                          <a:xfrm>
                            <a:off x="7350" y="291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13065" w14:textId="77777777" w:rsidR="004D6677" w:rsidRPr="007A76B3" w:rsidRDefault="004D6677" w:rsidP="00F610CB">
                              <w:pPr>
                                <w:rPr>
                                  <w:b/>
                                  <w:bCs/>
                                </w:rPr>
                              </w:pPr>
                              <w:r>
                                <w:rPr>
                                  <w:b/>
                                  <w:bCs/>
                                </w:rPr>
                                <w:t>Phải</w:t>
                              </w:r>
                            </w:p>
                          </w:txbxContent>
                        </wps:txbx>
                        <wps:bodyPr rot="0" vert="horz" wrap="square" lIns="0" tIns="0" rIns="0" bIns="0" anchor="t" anchorCtr="0" upright="1">
                          <a:noAutofit/>
                        </wps:bodyPr>
                      </wps:wsp>
                      <wps:wsp>
                        <wps:cNvPr id="503" name="Text Box 1182"/>
                        <wps:cNvSpPr txBox="1">
                          <a:spLocks noChangeArrowheads="1"/>
                        </wps:cNvSpPr>
                        <wps:spPr bwMode="auto">
                          <a:xfrm>
                            <a:off x="8460" y="2700"/>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FE63A" w14:textId="77777777" w:rsidR="004D6677" w:rsidRPr="007A76B3" w:rsidRDefault="004D6677" w:rsidP="00F610CB">
                              <w:pPr>
                                <w:rPr>
                                  <w:b/>
                                  <w:bCs/>
                                </w:rPr>
                              </w:pPr>
                              <w:r>
                                <w:rPr>
                                  <w:b/>
                                  <w:bCs/>
                                </w:rPr>
                                <w:t>Kết thúc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3C7E74" id="Group 439" o:spid="_x0000_s2366" style="position:absolute;left:0;text-align:left;margin-left:41.6pt;margin-top:9.8pt;width:347.55pt;height:264.85pt;z-index:251691008;mso-position-horizontal-relative:text;mso-position-vertical-relative:text" coordorigin="2520,1440" coordsize="7020,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">
                <v:oval id="Oval 1119" o:spid="_x0000_s2367" style="position:absolute;left:3600;top:162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3prsAA&#10;AADcAAAADwAAAGRycy9kb3ducmV2LnhtbERPTYvCMBC9C/sfwgheRFNFRbpGWQouXrf24HFsZtti&#10;MylJ1rb/3hyEPT7e9+E0mFY8yfnGsoLVMgFBXFrdcKWguJ4XexA+IGtsLZOCkTycjh+TA6ba9vxD&#10;zzxUIoawT1FBHUKXSunLmgz6pe2II/drncEQoaukdtjHcNPKdZLspMGGY0ONHWU1lY/8zyhw827M&#10;xkt2Xt35O9/2e33bFVqp2XT4+gQRaAj/4rf7ohVsNnF+PBOPgD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3prsAAAADcAAAADwAAAAAAAAAAAAAAAACYAgAAZHJzL2Rvd25y&#10;ZXYueG1sUEsFBgAAAAAEAAQA9QAAAIUDAAAAAA==&#10;" fillcolor="black"/>
                <v:oval id="Oval 1120" o:spid="_x0000_s2368" style="position:absolute;left:7020;top:162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nWMcQA&#10;AADcAAAADwAAAGRycy9kb3ducmV2LnhtbESPQWvCQBSE70L/w/IKvekmjUpJXUUqBXvwYNreH9ln&#10;Esy+DdnXGP+9WxA8DjPzDbPajK5VA/Wh8WwgnSWgiEtvG64M/Hx/Tt9ABUG22HomA1cKsFk/TVaY&#10;W3/hIw2FVCpCOORooBbpcq1DWZPDMPMdcfROvncoUfaVtj1eIty1+jVJltphw3Ghxo4+airPxZ8z&#10;sKu2xXLQmSyy024vi/Pv4StLjXl5HrfvoIRGeYTv7b01MJ+n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1jHEAAAA3AAAAA8AAAAAAAAAAAAAAAAAmAIAAGRycy9k&#10;b3ducmV2LnhtbFBLBQYAAAAABAAEAPUAAACJAwAAAAA=&#10;"/>
                <v:line id="Line 1121" o:spid="_x0000_s2369" style="position:absolute;visibility:visible;mso-wrap-style:square" from="3420,2565" to="4320,2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tw1sIAAADcAAAADwAAAGRycy9kb3ducmV2LnhtbESP3YrCMBSE74V9h3AW9kY03VJEqlFE&#10;2GXvxJ8HODbHttqcdJNY69sbQfBymJlvmPmyN43oyPnasoLvcQKCuLC65lLBYf8zmoLwAVljY5kU&#10;3MnDcvExmGOu7Y231O1CKSKEfY4KqhDaXEpfVGTQj21LHL2TdQZDlK6U2uEtwk0j0ySZSIM1x4UK&#10;W1pXVFx2V6NAepduOt2e16vhdfKfhV9yR6PU12e/moEI1Id3+NX+0wqyLIXn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tw1sIAAADcAAAADwAAAAAAAAAAAAAA&#10;AAChAgAAZHJzL2Rvd25yZXYueG1sUEsFBgAAAAAEAAQA+QAAAJADAAAAAA==&#10;" strokeweight="1pt">
                  <v:stroke startarrow="oval" endarrow="oval"/>
                </v:line>
                <v:line id="Line 1122" o:spid="_x0000_s2370" style="position:absolute;visibility:visible;mso-wrap-style:square" from="2700,4140" to="3420,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fVTcQAAADcAAAADwAAAGRycy9kb3ducmV2LnhtbESPwWrDMBBE74H+g9hCL6GW6xpTnCgh&#10;BBJ6K036AVtrY7u1Vq6k2M7fR4VAjsPMvGGW68l0YiDnW8sKXpIUBHFldcu1gq/j7vkNhA/IGjvL&#10;pOBCHtarh9kSS21H/qThEGoRIexLVNCE0JdS+qohgz6xPXH0TtYZDFG6WmqHY4SbTmZpWkiDLceF&#10;BnvaNlT9Hs5GgfQu+xh0/7PdzM/FXx725L6NUk+P02YBItAU7uFb+10ryPNX+D8Tj4B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9VNxAAAANwAAAAPAAAAAAAAAAAA&#10;AAAAAKECAABkcnMvZG93bnJldi54bWxQSwUGAAAAAAQABAD5AAAAkgMAAAAA&#10;" strokeweight="1pt">
                  <v:stroke startarrow="oval" endarrow="oval"/>
                </v:line>
                <v:line id="Line 1123" o:spid="_x0000_s2371" style="position:absolute;flip:y;visibility:visible;mso-wrap-style:square" from="3420,3600" to="3960,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mmMUAAADcAAAADwAAAGRycy9kb3ducmV2LnhtbESPQWvCQBSE7wX/w/IEb3WjxFKiq6it&#10;xEMvavT8kn0mwezbkF01/ffdQqHHYWa+YRar3jTiQZ2rLSuYjCMQxIXVNZcKstPu9R2E88gaG8uk&#10;4JscrJaDlwUm2j75QI+jL0WAsEtQQeV9m0jpiooMurFtiYN3tZ1BH2RXSt3hM8BNI6dR9CYN1hwW&#10;KmxpW1FxO96Ngtnn10d6zmb3PLscbG726SafpkqNhv16DsJT7//Df+29VhDHMfyeCUd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PmmMUAAADcAAAADwAAAAAAAAAA&#10;AAAAAAChAgAAZHJzL2Rvd25yZXYueG1sUEsFBgAAAAAEAAQA+QAAAJMDAAAAAA==&#10;" strokeweight="1pt">
                  <v:stroke startarrow="oval" endarrow="oval"/>
                </v:line>
                <v:line id="Line 1124" o:spid="_x0000_s2372" style="position:absolute;visibility:visible;mso-wrap-style:square" from="3960,3600" to="468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LoosQAAADcAAAADwAAAGRycy9kb3ducmV2LnhtbESPwWrDMBBE74H+g9hCL6GWaxxTnCgh&#10;BBJ6K036AVtrY7u1Vq6k2M7fR4VCjsPMvGFWm8l0YiDnW8sKXpIUBHFldcu1gs/T/vkVhA/IGjvL&#10;pOBKHjbrh9kKS21H/qDhGGoRIexLVNCE0JdS+qohgz6xPXH0ztYZDFG6WmqHY4SbTmZpWkiDLceF&#10;BnvaNVT9HC9GgfQuex90/73bzi/Fbx4O5L6MUk+P03YJItAU7uH/9ptWkOcL+Ds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kuiixAAAANwAAAAPAAAAAAAAAAAA&#10;AAAAAKECAABkcnMvZG93bnJldi54bWxQSwUGAAAAAAQABAD5AAAAkgMAAAAA&#10;" strokeweight="1pt">
                  <v:stroke startarrow="oval" endarrow="oval"/>
                </v:line>
                <v:line id="Line 1125" o:spid="_x0000_s2373" style="position:absolute;visibility:visible;mso-wrap-style:square" from="3960,3600" to="468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B21cIAAADcAAAADwAAAGRycy9kb3ducmV2LnhtbESP0YrCMBRE34X9h3AX9kU0VUpZqlFE&#10;WNk3UfcDrs21rTY33STW+vdGEHwcZuYMM1/2phEdOV9bVjAZJyCIC6trLhX8HX5G3yB8QNbYWCYF&#10;d/KwXHwM5phre+MddftQighhn6OCKoQ2l9IXFRn0Y9sSR+9kncEQpSuldniLcNPIaZJk0mDNcaHC&#10;ltYVFZf91SiQ3k23nW7P69Xwmv2nYUPuaJT6+uxXMxCB+vAOv9q/WkGaZvA8E4+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B21cIAAADcAAAADwAAAAAAAAAAAAAA&#10;AAChAgAAZHJzL2Rvd25yZXYueG1sUEsFBgAAAAAEAAQA+QAAAJADAAAAAA==&#10;" strokeweight="1pt">
                  <v:stroke startarrow="oval" endarrow="oval"/>
                </v:line>
                <v:line id="Line 1126" o:spid="_x0000_s2374" style="position:absolute;flip:y;visibility:visible;mso-wrap-style:square" from="4680,3600" to="540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F478UAAADcAAAADwAAAGRycy9kb3ducmV2LnhtbESPzW7CMBCE70h9B2sr9QZOERQUMAj6&#10;o3DgAgTOm3hJosbrKDaQvj1GqsRxNDPfaObLztTiSq2rLCt4H0QgiHOrKy4UpIef/hSE88gaa8uk&#10;4I8cLBcvvTnG2t54R9e9L0SAsItRQel9E0vp8pIMuoFtiIN3tq1BH2RbSN3iLcBNLYdR9CENVhwW&#10;Smzos6T8d38xCsbf26/kmI4vWXra2cxsknU2TJR6e+1WMxCeOv8M/7c3WsFoNIHHmXA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bF478UAAADcAAAADwAAAAAAAAAA&#10;AAAAAAChAgAAZHJzL2Rvd25yZXYueG1sUEsFBgAAAAAEAAQA+QAAAJMDAAAAAA==&#10;" strokeweight="1pt">
                  <v:stroke startarrow="oval" endarrow="oval"/>
                </v:line>
                <v:group id="Group 1127" o:spid="_x0000_s2375" style="position:absolute;left:2520;top:5400;width:2455;height:1555" coordorigin="2655,6075" coordsize="2455,1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shape id="Freeform 1128" o:spid="_x0000_s2376" style="position:absolute;left:2700;top:6120;width:2340;height:1440;visibility:visible;mso-wrap-style:square;v-text-anchor:top" coordsize="234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A9cYA&#10;AADcAAAADwAAAGRycy9kb3ducmV2LnhtbESPT4vCMBTE7wt+h/CEvSya6qpoNYosCMIeFv8c9PZo&#10;nm2xeSlJbOu33ywseBxm5jfMatOZSjTkfGlZwWiYgCDOrC45V3A+7QZzED4ga6wsk4Inedise28r&#10;TLVt+UDNMeQiQtinqKAIoU6l9FlBBv3Q1sTRu1lnMETpcqkdthFuKjlOkpk0WHJcKLCmr4Ky+/Fh&#10;FOj2Uzduf72Mf6aP06Gr8++PbavUe7/bLkEE6sIr/N/eawWTyQL+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sA9cYAAADcAAAADwAAAAAAAAAAAAAAAACYAgAAZHJz&#10;L2Rvd25yZXYueG1sUEsFBgAAAAAEAAQA9QAAAIsDAAAAAA==&#10;" path="m,540r720,l1260,r720,180l2340,900,1575,840,900,1440,,540xe" fillcolor="silver">
                    <v:path arrowok="t" o:connecttype="custom" o:connectlocs="0,540;720,540;1260,0;1980,180;2340,900;1575,840;900,1440;0,540" o:connectangles="0,0,0,0,0,0,0,0"/>
                  </v:shape>
                  <v:oval id="Oval 1129" o:spid="_x0000_s2377" style="position:absolute;left:2655;top:661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c8AA&#10;AADcAAAADwAAAGRycy9kb3ducmV2LnhtbERPTYvCMBC9L+x/CCN4WTRVVKRrlKXg4tXag8exmW2L&#10;zaQkWdv+e3MQPD7e9+4wmFY8yPnGsoLFPAFBXFrdcKWguBxnWxA+IGtsLZOCkTwc9p8fO0y17flM&#10;jzxUIoawT1FBHUKXSunLmgz6ue2II/dnncEQoaukdtjHcNPKZZJspMGGY0ONHWU1lff83yhwX92Y&#10;jafsuLjxb77ut/q6KbRS08nw8w0i0BDe4pf7pBWs1nF+PBOPgN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R/c8AAAADcAAAADwAAAAAAAAAAAAAAAACYAgAAZHJzL2Rvd25y&#10;ZXYueG1sUEsFBgAAAAAEAAQA9QAAAIUDAAAAAA==&#10;" fillcolor="black"/>
                  <v:oval id="Oval 1130" o:spid="_x0000_s2378" style="position:absolute;left:3360;top:658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ja6MMA&#10;AADcAAAADwAAAGRycy9kb3ducmV2LnhtbESPQWvCQBSE74X+h+UVeil1E1GR1FUkoHg1zcHjM/ua&#10;hGbfht3VJP++Kwg9DjPzDbPZjaYTd3K+tawgnSUgiCurW64VlN+HzzUIH5A1dpZJwUQedtvXlw1m&#10;2g58pnsRahEh7DNU0ITQZ1L6qiGDfmZ74uj9WGcwROlqqR0OEW46OU+SlTTYclxosKe8oeq3uBkF&#10;7qOf8umUH9IrH4vlsNaXVamVen8b918gAo3hP/xsn7SCxTKFx5l4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ja6MMAAADcAAAADwAAAAAAAAAAAAAAAACYAgAAZHJzL2Rv&#10;d25yZXYueG1sUEsFBgAAAAAEAAQA9QAAAIgDAAAAAA==&#10;" fillcolor="black"/>
                  <v:oval id="Oval 1131" o:spid="_x0000_s2379" style="position:absolute;left:3915;top:607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En8MA&#10;AADcAAAADwAAAGRycy9kb3ducmV2LnhtbESPQYvCMBSE78L+h/AWvIimiop0jbIUFK9bPXh8Nm/b&#10;ss1LSaJt/71ZEDwOM/MNs933phEPcr62rGA+S0AQF1bXXCq4nA/TDQgfkDU2lknBQB72u4/RFlNt&#10;O/6hRx5KESHsU1RQhdCmUvqiIoN+Zlvi6P1aZzBE6UqpHXYRbhq5SJK1NFhzXKiwpayi4i+/GwVu&#10;0g7ZcMoO8xsf81W30df1RSs1/uy/v0AE6sM7/GqftILlagH/Z+IR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pEn8MAAADcAAAADwAAAAAAAAAAAAAAAACYAgAAZHJzL2Rv&#10;d25yZXYueG1sUEsFBgAAAAAEAAQA9QAAAIgDAAAAAA==&#10;" fillcolor="black"/>
                  <v:oval id="Oval 1132" o:spid="_x0000_s2380" style="position:absolute;left:4650;top:627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bhBMQA&#10;AADcAAAADwAAAGRycy9kb3ducmV2LnhtbESPT2vCQBTE70K/w/IKXqRu/BOR1FVKwOLV6KHH1+xr&#10;Epp9G3a3Jvn2XUHwOMzMb5jdYTCtuJHzjWUFi3kCgri0uuFKwfVyfNuC8AFZY2uZFIzk4bB/meww&#10;07bnM92KUIkIYZ+hgjqELpPSlzUZ9HPbEUfvxzqDIUpXSe2wj3DTymWSbKTBhuNCjR3lNZW/xZ9R&#10;4GbdmI+n/Lj45s8i7bf6a3PVSk1fh493EIGG8Aw/2ietYJ2u4H4mHgG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W4QTEAAAA3AAAAA8AAAAAAAAAAAAAAAAAmAIAAGRycy9k&#10;b3ducmV2LnhtbFBLBQYAAAAABAAEAPUAAACJAwAAAAA=&#10;" fillcolor="black"/>
                  <v:oval id="Oval 1133" o:spid="_x0000_s2381" style="position:absolute;left:4995;top:697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95cMMA&#10;AADcAAAADwAAAGRycy9kb3ducmV2LnhtbESPQYvCMBSE7wv+h/AEL4umiopUo0jBxetWDx6fzbMt&#10;Ni8lydr2328WFjwOM/MNszv0phEvcr62rGA+S0AQF1bXXCq4Xk7TDQgfkDU2lknBQB4O+9HHDlNt&#10;O/6mVx5KESHsU1RQhdCmUvqiIoN+Zlvi6D2sMxiidKXUDrsIN41cJMlaGqw5LlTYUlZR8cx/jAL3&#10;2Q7ZcM5O8zt/5atuo2/rq1ZqMu6PWxCB+vAO/7fPWsFytYS/M/EI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95cMMAAADcAAAADwAAAAAAAAAAAAAAAACYAgAAZHJzL2Rv&#10;d25yZXYueG1sUEsFBgAAAAAEAAQA9QAAAIgDAAAAAA==&#10;" fillcolor="black"/>
                  <v:oval id="Oval 1134" o:spid="_x0000_s2382" style="position:absolute;left:4245;top:690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Pc68MA&#10;AADcAAAADwAAAGRycy9kb3ducmV2LnhtbESPQWvCQBSE7wX/w/KEXopuFCO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Pc68MAAADcAAAADwAAAAAAAAAAAAAAAACYAgAAZHJzL2Rv&#10;d25yZXYueG1sUEsFBgAAAAAEAAQA9QAAAIgDAAAAAA==&#10;" fillcolor="black"/>
                  <v:oval id="Oval 1135" o:spid="_x0000_s2383" style="position:absolute;left:3540;top:751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FCnMMA&#10;AADcAAAADwAAAGRycy9kb3ducmV2LnhtbESPQWvCQBSE74L/YXlCL6IbpQZJXUUCitdGDz2+Zp9J&#10;aPZt2F1N8u+7hYLHYWa+YXaHwbTiSc43lhWslgkI4tLqhisFt+tpsQXhA7LG1jIpGMnDYT+d7DDT&#10;tudPehahEhHCPkMFdQhdJqUvazLol7Yjjt7dOoMhSldJ7bCPcNPKdZKk0mDDcaHGjvKayp/iYRS4&#10;eTfm4yU/rb75XGz6rf5Kb1qpt9lw/AARaAiv8H/7ohW8b1L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FCnMMAAADcAAAADwAAAAAAAAAAAAAAAACYAgAAZHJzL2Rv&#10;d25yZXYueG1sUEsFBgAAAAAEAAQA9QAAAIgDAAAAAA==&#10;" fillcolor="black"/>
                </v:group>
                <v:line id="Line 1136" o:spid="_x0000_s2384" style="position:absolute;flip:y;visibility:visible;mso-wrap-style:square" from="6105,2760" to="6645,3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juMsUAAADcAAAADwAAAGRycy9kb3ducmV2LnhtbESPQWvCQBSE7wX/w/IEb3VTMW2JrmKr&#10;JR68aFPPL9nXJJh9G7Krpv/eFQoeh5n5hpkve9OIC3WutqzgZRyBIC6srrlUkH1/Pb+DcB5ZY2OZ&#10;FPyRg+Vi8DTHRNsr7+ly8KUIEHYJKqi8bxMpXVGRQTe2LXHwfm1n0AfZlVJ3eA1w08hJFL1KgzWH&#10;hQpb+qyoOB3ORkG82a3Tnyw+59lxb3OzTT/ySarUaNivZiA89f4R/m9vtYJp/Ab3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juMsUAAADcAAAADwAAAAAAAAAA&#10;AAAAAAChAgAAZHJzL2Rvd25yZXYueG1sUEsFBgAAAAAEAAQA+QAAAJMDAAAAAA==&#10;" strokeweight="1pt">
                  <v:stroke startarrow="oval" endarrow="oval"/>
                </v:line>
                <v:line id="Line 1137" o:spid="_x0000_s2385" style="position:absolute;flip:y;visibility:visible;mso-wrap-style:square" from="6660,2745" to="7380,2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d6QMIAAADcAAAADwAAAGRycy9kb3ducmV2LnhtbERPPW/CMBDdkfofrKvUDRxQU6GAQUCL&#10;wtAFmjJf4iOJiM9RbCD8ezwgMT697/myN424UudqywrGowgEcWF1zaWC7G87nIJwHlljY5kU3MnB&#10;cvE2mGOi7Y33dD34UoQQdgkqqLxvEyldUZFBN7ItceBOtjPoA+xKqTu8hXDTyEkUfUmDNYeGClva&#10;VFScDxejIP75/U7/s/iSZ8e9zc0uXeeTVKmP9341A+Gp9y/x073TCj7jsDacCUd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fd6QMIAAADcAAAADwAAAAAAAAAAAAAA&#10;AAChAgAAZHJzL2Rvd25yZXYueG1sUEsFBgAAAAAEAAQA+QAAAJADAAAAAA==&#10;" strokeweight="1pt">
                  <v:stroke startarrow="oval" endarrow="oval"/>
                </v:line>
                <v:line id="Line 1138" o:spid="_x0000_s2386" style="position:absolute;visibility:visible;mso-wrap-style:square" from="7380,2745" to="810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Z0esQAAADcAAAADwAAAGRycy9kb3ducmV2LnhtbESP0WrCQBRE3wv9h+UKfSm6aUilpq4i&#10;QkvfpLEfcM1ek9Ts3XR3TdK/dwXBx2FmzjDL9Wha0ZPzjWUFL7MEBHFpdcOVgp/9x/QNhA/IGlvL&#10;pOCfPKxXjw9LzLUd+Jv6IlQiQtjnqKAOocul9GVNBv3MdsTRO1pnMETpKqkdDhFuWpkmyVwabDgu&#10;1NjRtqbyVJyNAulduut197vdPJ/nf1n4JHcwSj1Nxs07iEBjuIdv7S+tIHtdwPVMPAJyd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BnR6xAAAANwAAAAPAAAAAAAAAAAA&#10;AAAAAKECAABkcnMvZG93bnJldi54bWxQSwUGAAAAAAQABAD5AAAAkgMAAAAA&#10;" strokeweight="1pt">
                  <v:stroke startarrow="oval" endarrow="oval"/>
                </v:line>
                <v:line id="Line 1139" o:spid="_x0000_s2387" style="position:absolute;visibility:visible;mso-wrap-style:square" from="7380,2745" to="810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AXWsEAAADcAAAADwAAAGRycy9kb3ducmV2LnhtbERP3WqDMBS+L+wdwhnspqyxIlJco4jQ&#10;sbuyrg9was7UzZy4JLXu7ZuLwS4/vv99tZhRzOT8YFnBdpOAIG6tHrhTcP44PO9A+ICscbRMCn7J&#10;Q1U+rPZYaHvjd5pPoRMxhH2BCvoQpkJK3/Zk0G/sRBy5T+sMhghdJ7XDWww3o0yTJJcGB44NPU7U&#10;9NR+n65GgfQuPc56+mrq9TX/ycIruYtR6ulxqV9ABFrCv/jP/aYVZHmcH8/EIyDL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UBdawQAAANwAAAAPAAAAAAAAAAAAAAAA&#10;AKECAABkcnMvZG93bnJldi54bWxQSwUGAAAAAAQABAD5AAAAjwMAAAAA&#10;" strokeweight="1pt">
                  <v:stroke startarrow="oval" endarrow="oval"/>
                </v:line>
                <v:line id="Line 1140" o:spid="_x0000_s2388" style="position:absolute;flip:y;visibility:visible;mso-wrap-style:square" from="8100,3105" to="900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HqMcMAAADcAAAADwAAAGRycy9kb3ducmV2LnhtbESPQWsCMRSE7wX/Q3iCt5pVRMpqFBUF&#10;wWLR9uLtsXnuLm5eluSp23/fFAo9DjPzDTNfdq5RDwqx9mxgNMxAERfe1lwa+Prcvb6BioJssfFM&#10;Br4pwnLRe5ljbv2TT/Q4S6kShGOOBiqRNtc6FhU5jEPfEifv6oNDSTKU2gZ8Jrhr9DjLptphzWmh&#10;wpY2FRW3890Z2K6Cvq2P8nEZH2QnR4yHE74bM+h3qxkooU7+w3/tvTUwmY7g90w6An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h6jHDAAAA3AAAAA8AAAAAAAAAAAAA&#10;AAAAoQIAAGRycy9kb3ducmV2LnhtbFBLBQYAAAAABAAEAPkAAACRAwAAAAA=&#10;" strokeweight="1pt">
                  <v:stroke startarrow="oval" endarrow="block" endarrowwidth="narrow" endarrowlength="long"/>
                </v:line>
                <v:oval id="Oval 1141" o:spid="_x0000_s2389" style="position:absolute;left:9000;top:306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4UJsQA&#10;AADcAAAADwAAAGRycy9kb3ducmV2LnhtbESPQWvCQBSE70L/w/IKvZmNpoaSuopUCvbQg9HeH9ln&#10;Esy+DdnXmP77bqHgcZiZb5j1dnKdGmkIrWcDiyQFRVx523Jt4Hx6n7+ACoJssfNMBn4owHbzMFtj&#10;Yf2NjzSWUqsI4VCggUakL7QOVUMOQ+J74uhd/OBQohxqbQe8Rbjr9DJNc+2w5bjQYE9vDVXX8tsZ&#10;2Ne7Mh91Jqvssj/I6vr1+ZEtjHl6nHavoIQmuYf/2wdr4Dlfwt+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OFCbEAAAA3AAAAA8AAAAAAAAAAAAAAAAAmAIAAGRycy9k&#10;b3ducmV2LnhtbFBLBQYAAAAABAAEAPUAAACJAwAAAAA=&#10;"/>
                <v:group id="Group 1142" o:spid="_x0000_s2390" style="position:absolute;left:6120;top:4320;width:3340;height:2230" coordorigin="6960,5175" coordsize="3340,2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Freeform 1143" o:spid="_x0000_s2391" style="position:absolute;left:7020;top:5220;width:3240;height:2160;visibility:visible;mso-wrap-style:square;v-text-anchor:top" coordsize="3240,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B1cUA&#10;AADcAAAADwAAAGRycy9kb3ducmV2LnhtbESPQWvCQBSE70L/w/IK3nTTEMRG19AWLXooqC09P3df&#10;k9Ds25DdavTXdwXB4zAz3zDzoreNOFLna8cKnsYJCGLtTM2lgq/P1WgKwgdkg41jUnAmD8XiYTDH&#10;3LgT7+i4D6WIEPY5KqhCaHMpva7Ioh+7ljh6P66zGKLsSmk6PEW4bWSaJBNpsea4UGFLbxXp3/2f&#10;VeDOl/r1+8Mst+n7JltevNaHZ63U8LF/mYEI1Id7+NZeGwXZJIPrmX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HVxQAAANwAAAAPAAAAAAAAAAAAAAAAAJgCAABkcnMv&#10;ZG93bnJldi54bWxQSwUGAAAAAAQABAD1AAAAigMAAAAA&#10;" path="m180,540r720,l1440,r720,360l3060,540r180,720l2490,1500r-690,660l540,1980,,1440,180,540xe" fillcolor="silver">
                    <v:path arrowok="t" o:connecttype="custom" o:connectlocs="180,540;900,540;1440,0;2160,360;3060,540;3240,1260;2490,1500;1800,2160;540,1980;0,1440;180,540" o:connectangles="0,0,0,0,0,0,0,0,0,0,0"/>
                  </v:shape>
                  <v:shape id="Freeform 1144" o:spid="_x0000_s2392" style="position:absolute;left:7200;top:5580;width:2160;height:1080;visibility:visible;mso-wrap-style:square;v-text-anchor:top" coordsize="216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ttsMA&#10;AADcAAAADwAAAGRycy9kb3ducmV2LnhtbESPQYvCMBSE74L/ITzBm6YrKms1igqiexCxK3h9NG/b&#10;7jYvpYla/fUbQfA4zMw3zGzRmFJcqXaFZQUf/QgEcWp1wZmC0/em9wnCeWSNpWVScCcHi3m7NcNY&#10;2xsf6Zr4TAQIuxgV5N5XsZQuzcmg69uKOHg/tjbog6wzqWu8Bbgp5SCKxtJgwWEhx4rWOaV/ycUo&#10;SOyB5OWXN1nyRdvzY7XHZTVRqttpllMQnhr/Dr/aO61gOB7B80w4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7ttsMAAADcAAAADwAAAAAAAAAAAAAAAACYAgAAZHJzL2Rv&#10;d25yZXYueG1sUEsFBgAAAAAEAAQA9QAAAIgDAAAAAA==&#10;" path="m,180r720,900l1440,540r720,l1980,e" filled="f">
                    <v:path arrowok="t" o:connecttype="custom" o:connectlocs="0,180;720,1080;1440,540;2160,540;1980,0" o:connectangles="0,0,0,0,0"/>
                  </v:shape>
                  <v:line id="Line 1145" o:spid="_x0000_s2393" style="position:absolute;flip:x y;visibility:visible;mso-wrap-style:square" from="8640,6120" to="882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nC7MQAAADcAAAADwAAAGRycy9kb3ducmV2LnhtbESPT4vCMBTE74LfITxhL7KmulJKNYoI&#10;LntS/MdeH82zLTYvpcna6qffCILHYWZ+w8yXnanEjRpXWlYwHkUgiDOrS84VnI6bzwSE88gaK8uk&#10;4E4Olot+b46pti3v6XbwuQgQdikqKLyvUyldVpBBN7I1cfAutjHog2xyqRtsA9xUchJFsTRYclgo&#10;sKZ1Qdn18GcUIG8fX0k7pqn8pl832e6Gq/NFqY9Bt5qB8NT5d/jV/tEKpnEM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ucLsxAAAANwAAAAPAAAAAAAAAAAA&#10;AAAAAKECAABkcnMvZG93bnJldi54bWxQSwUGAAAAAAQABAD5AAAAkgMAAAAA&#10;"/>
                  <v:shape id="Freeform 1146" o:spid="_x0000_s2394" style="position:absolute;left:8100;top:5655;width:630;height:435;visibility:visible;mso-wrap-style:square;v-text-anchor:top" coordsize="63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hHsMA&#10;AADcAAAADwAAAGRycy9kb3ducmV2LnhtbESPQYvCMBSE74L/IbwFL6Kpsqh0jSKiIL1ZBfH2aJ5t&#10;d5uX0kSt/vqNIHgcZr4ZZr5sTSVu1LjSsoLRMAJBnFldcq7geNgOZiCcR9ZYWSYFD3KwXHQ7c4y1&#10;vfOebqnPRShhF6OCwvs6ltJlBRl0Q1sTB+9iG4M+yCaXusF7KDeVHEfRRBosOSwUWNO6oOwvvRoF&#10;30kfE3epfo95snm2s/NjdPKpUr2vdvUDwlPrP+E3vdOBm0zhdSYc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MhHsMAAADcAAAADwAAAAAAAAAAAAAAAACYAgAAZHJzL2Rv&#10;d25yZXYueG1sUEsFBgAAAAAEAAQA9QAAAIgDAAAAAA==&#10;" path="m120,v70,16,350,57,420,111c610,165,630,273,540,327,450,381,225,408,,435e" filled="f">
                    <v:stroke endarrow="classic" endarrowlength="long"/>
                    <v:path arrowok="t" o:connecttype="custom" o:connectlocs="120,0;540,111;540,327;0,435" o:connectangles="0,0,0,0"/>
                  </v:shape>
                  <v:shape id="Freeform 1147" o:spid="_x0000_s2395" style="position:absolute;left:9480;top:6180;width:492;height:360;visibility:visible;mso-wrap-style:square;v-text-anchor:top" coordsize="492,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pj28EA&#10;AADcAAAADwAAAGRycy9kb3ducmV2LnhtbERPTWvCQBC9C/0PyxR6002tRImuUmpLI56MEa9DdpoE&#10;s7MhuzXx37sHwePjfa82g2nElTpXW1bwPolAEBdW11wqyI8/4wUI55E1NpZJwY0cbNYvoxUm2vZ8&#10;oGvmSxFC2CWooPK+TaR0RUUG3cS2xIH7s51BH2BXSt1hH8JNI6dRFEuDNYeGClv6qqi4ZP9GwekX&#10;97fdOeXt7Lv/wLTO48s8V+rtdfhcgvA0+Kf44U61glkc1oYz4Qj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6Y9vBAAAA3AAAAA8AAAAAAAAAAAAAAAAAmAIAAGRycy9kb3du&#10;cmV2LnhtbFBLBQYAAAAABAAEAPUAAACGAwAAAAA=&#10;" path="m105,v55,13,278,31,330,75c487,119,492,220,420,267,348,314,87,341,,360e" filled="f">
                    <v:stroke endarrow="classic" endarrowlength="long"/>
                    <v:path arrowok="t" o:connecttype="custom" o:connectlocs="105,0;435,75;420,267;0,360" o:connectangles="0,0,0,0"/>
                  </v:shape>
                  <v:shape id="Freeform 1148" o:spid="_x0000_s2396" style="position:absolute;left:7560;top:6735;width:627;height:360;visibility:visible;mso-wrap-style:square;v-text-anchor:top" coordsize="627,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hMUA&#10;AADcAAAADwAAAGRycy9kb3ducmV2LnhtbESPQWvCQBSE7wX/w/IEL0U32iomukoRhF6KaAQ9PrLP&#10;JJh9G7JbN+2v7xYKPQ4z8w2z3vamEQ/qXG1ZwXSSgCAurK65VHDO9+MlCOeRNTaWScEXOdhuBk9r&#10;zLQNfKTHyZciQthlqKDyvs2kdEVFBt3EtsTRu9nOoI+yK6XuMES4aeQsSRbSYM1xocKWdhUV99On&#10;UXB4/rYpXy/JAcNLCNc8vczzD6VGw/5tBcJT7//Df+13reB1kcL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ZL+ExQAAANwAAAAPAAAAAAAAAAAAAAAAAJgCAABkcnMv&#10;ZG93bnJldi54bWxQSwUGAAAAAAQABAD1AAAAigMAAAAA&#10;" path="m240,v47,15,235,48,285,90c575,132,627,207,540,252,453,297,225,333,,360e" filled="f">
                    <v:stroke endarrow="classic" endarrowlength="long"/>
                    <v:path arrowok="t" o:connecttype="custom" o:connectlocs="240,0;525,90;540,252;0,360" o:connectangles="0,0,0,0"/>
                  </v:shape>
                  <v:line id="Line 1149" o:spid="_x0000_s2397" style="position:absolute;flip:x;visibility:visible;mso-wrap-style:square" from="8640,6120" to="9180,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bo8MAAADcAAAADwAAAGRycy9kb3ducmV2LnhtbERPy2rCQBTdF/oPwy10pxNL0RKdhFRa&#10;EHxAfSzcXTLXTDBzJ81MNf69sxC6PJz3LO9tIy7U+dqxgtEwAUFcOl1zpWC/+x58gPABWWPjmBTc&#10;yEOePT/NMNXuyj902YZKxBD2KSowIbSplL40ZNEPXUscuZPrLIYIu0rqDq8x3DbyLUnG0mLNscFg&#10;S3ND5Xn7ZxVMTPt7KD7XX0vamJU1xdwcx7VSry99MQURqA//4od7oRW8T+L8eCYeAZn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C26PDAAAA3AAAAA8AAAAAAAAAAAAA&#10;AAAAoQIAAGRycy9kb3ducmV2LnhtbFBLBQYAAAAABAAEAPkAAACRAwAAAAA=&#10;">
                    <v:stroke endarrow="classic" endarrowlength="long"/>
                  </v:line>
                  <v:line id="Line 1150" o:spid="_x0000_s2398" style="position:absolute;rotation:1;flip:x y;visibility:visible;mso-wrap-style:square" from="7320,5940" to="7680,6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hCP8cAAADcAAAADwAAAGRycy9kb3ducmV2LnhtbESPT0sDMRTE70K/Q3iCl2Kz9T9r0yIW&#10;S0EQrF68PTbPzdLkZZuk3d1++qYgeBxm5jfMbNE7Kw4UYuNZwXRSgCCuvG64VvD99Xb9BCImZI3W&#10;MykYKMJiPrqYYal9x5902KRaZAjHEhWYlNpSylgZchgnviXO3q8PDlOWoZY6YJfhzsqboniQDhvO&#10;CwZbejVUbTd7p6DaLser26NdNztr7ofw8zF072Olri77l2cQifr0H/5rr7WCu8cpnM/kIyDn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qEI/xwAAANwAAAAPAAAAAAAA&#10;AAAAAAAAAKECAABkcnMvZG93bnJldi54bWxQSwUGAAAAAAQABAD5AAAAlQMAAAAA&#10;">
                    <v:stroke endarrow="classic" endarrowlength="long"/>
                  </v:line>
                  <v:line id="Line 1151" o:spid="_x0000_s2399" style="position:absolute;rotation:-2;visibility:visible;mso-wrap-style:square" from="8603,5270" to="9143,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sfDcQAAADcAAAADwAAAGRycy9kb3ducmV2LnhtbESPQWsCMRSE7wX/Q3iCt5pVxMrWKCK2&#10;KD2IWtrrY/PcLG5ewiar6783hYLHYWa+YebLztbiSk2oHCsYDTMQxIXTFZcKvk8frzMQISJrrB2T&#10;gjsFWC56L3PMtbvxga7HWIoE4ZCjAhOjz6UMhSGLYeg8cfLOrrEYk2xKqRu8Jbit5TjLptJixWnB&#10;oKe1oeJybK2Cuvrdx/Xu57M1h42/T7/Ok9bvlRr0u9U7iEhdfIb/21utYPI2hr8z6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ix8NxAAAANwAAAAPAAAAAAAAAAAA&#10;AAAAAKECAABkcnMvZG93bnJldi54bWxQSwUGAAAAAAQABAD5AAAAkgMAAAAA&#10;">
                    <v:stroke endarrow="classic" endarrowlength="long"/>
                  </v:line>
                  <v:line id="Line 1152" o:spid="_x0000_s2400" style="position:absolute;rotation:-2;visibility:visible;mso-wrap-style:square" from="7743,7203" to="8463,7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6lsUAAADcAAAADwAAAGRycy9kb3ducmV2LnhtbESPQWsCMRSE74L/IbyCN83Wii1bo4hY&#10;UXoQbWmvj81zs3TzEjZZXf+9EQoeh5n5hpktOluLMzWhcqzgeZSBIC6crrhU8P31MXwDESKyxtox&#10;KbhSgMW835thrt2FD3Q+xlIkCIccFZgYfS5lKAxZDCPniZN3co3FmGRTSt3gJcFtLcdZNpUWK04L&#10;Bj2tDBV/x9YqqKvffVztfjatOaz9dfp5mrR+r9TgqVu+g4jUxUf4v73VCiavL3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e6lsUAAADcAAAADwAAAAAAAAAA&#10;AAAAAAChAgAAZHJzL2Rvd25yZXYueG1sUEsFBgAAAAAEAAQA+QAAAJMDAAAAAA==&#10;">
                    <v:stroke endarrow="classic" endarrowlength="long"/>
                  </v:line>
                  <v:line id="Line 1153" o:spid="_x0000_s2401" style="position:absolute;rotation:15;flip:x;visibility:visible;mso-wrap-style:square" from="9132,6809" to="9495,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j38QAAADcAAAADwAAAGRycy9kb3ducmV2LnhtbESPQWvCQBSE74X+h+UVeqsbi6hNXUOJ&#10;lAZvjUKvr9lnNph9G7JrTP59VxB6HGbmG2aTjbYVA/W+caxgPktAEFdON1wrOB4+X9YgfEDW2Dom&#10;BRN5yLaPDxtMtbvyNw1lqEWEsE9RgQmhS6X0lSGLfuY64uidXG8xRNnXUvd4jXDbytckWUqLDccF&#10;gx3lhqpzebEKvg6D2a1+fptirNu9fTtNzq1zpZ6fxo93EIHG8B++twutYLFawO1MPA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5qPfxAAAANwAAAAPAAAAAAAAAAAA&#10;AAAAAKECAABkcnMvZG93bnJldi54bWxQSwUGAAAAAAQABAD5AAAAkgMAAAAA&#10;">
                    <v:stroke endarrow="classic" endarrowlength="long"/>
                  </v:line>
                  <v:oval id="Oval 1154" o:spid="_x0000_s2402" style="position:absolute;left:7155;top:568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i8QA&#10;AADcAAAADwAAAGRycy9kb3ducmV2LnhtbESPT4vCMBTE7wt+h/AEL8uaKusfukaRguJ1qwePb5u3&#10;bbF5KUm07bffCMIeh5n5DbPZ9aYRD3K+tqxgNk1AEBdW11wquJwPH2sQPiBrbCyTgoE87Lajtw2m&#10;2nb8TY88lCJC2KeooAqhTaX0RUUG/dS2xNH7tc5giNKVUjvsItw0cp4kS2mw5rhQYUtZRcUtvxsF&#10;7r0dsuGUHWY/fMwX3Vpflxet1GTc779ABOrDf/jVPmkFn6sFPM/E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GgIvEAAAA3AAAAA8AAAAAAAAAAAAAAAAAmAIAAGRycy9k&#10;b3ducmV2LnhtbFBLBQYAAAAABAAEAPUAAACJAwAAAAA=&#10;" fillcolor="black"/>
                  <v:oval id="Oval 1155" o:spid="_x0000_s2403" style="position:absolute;left:6960;top:655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e/MQA&#10;AADcAAAADwAAAGRycy9kb3ducmV2LnhtbESPQWvCQBSE70L/w/IKvUjdWDSV1FUkoHg19dDja/Y1&#10;Cc2+DburSf69Kwgeh5n5hllvB9OKKznfWFYwnyUgiEurG64UnL/37ysQPiBrbC2TgpE8bDcvkzVm&#10;2vZ8omsRKhEh7DNUUIfQZVL6siaDfmY74uj9WWcwROkqqR32EW5a+ZEkqTTYcFyosaO8pvK/uBgF&#10;btqN+XjM9/NfPhTLfqV/0rNW6u112H2BCDSEZ/jRPmoFi88U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UHvzEAAAA3AAAAA8AAAAAAAAAAAAAAAAAmAIAAGRycy9k&#10;b3ducmV2LnhtbFBLBQYAAAAABAAEAPUAAACJAwAAAAA=&#10;" fillcolor="black"/>
                  <v:oval id="Oval 1156" o:spid="_x0000_s2404" style="position:absolute;left:7485;top:712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7Z8QA&#10;AADcAAAADwAAAGRycy9kb3ducmV2LnhtbESPQWvCQBSE70L/w/IKXqRuFI2SukoJWLwaPfT4mn1N&#10;QrNvw+7WJP++Kwgeh5n5htkdBtOKGznfWFawmCcgiEurG64UXC/Hty0IH5A1tpZJwUgeDvuXyQ4z&#10;bXs+060IlYgQ9hkqqEPoMil9WZNBP7cdcfR+rDMYonSV1A77CDetXCZJKg02HBdq7Civqfwt/owC&#10;N+vGfDzlx8U3fxbrfqu/0qtWavo6fLyDCDSEZ/jRPmkFq80G7mfiEZD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u2fEAAAA3AAAAA8AAAAAAAAAAAAAAAAAmAIAAGRycy9k&#10;b3ducmV2LnhtbFBLBQYAAAAABAAEAPUAAACJAwAAAAA=&#10;" fillcolor="black"/>
                  <v:oval id="Oval 1157" o:spid="_x0000_s2405" style="position:absolute;left:8760;top:729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1EcEA&#10;AADcAAAADwAAAGRycy9kb3ducmV2LnhtbERPTWvCQBC9F/oflil4qxubaiW6ilQEPXgwbe9DdkyC&#10;2dmQHWP8992D4PHxvpfrwTWqpy7Ung1Mxgko4sLbmksDvz+79zmoIMgWG89k4E4B1qvXlyVm1t/4&#10;RH0upYohHDI0UIm0mdahqMhhGPuWOHJn3zmUCLtS2w5vMdw1+iNJZtphzbGhwpa+Kyou+dUZ2Jab&#10;fNbrVKbpebuX6eXveEgnxozehs0ClNAgT/HDvbcGPr/i2n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tRHBAAAA3AAAAA8AAAAAAAAAAAAAAAAAmAIAAGRycy9kb3du&#10;cmV2LnhtbFBLBQYAAAAABAAEAPUAAACGAwAAAAA=&#10;"/>
                  <v:oval id="Oval 1158" o:spid="_x0000_s2406" style="position:absolute;left:9465;top:666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uKjsUA&#10;AADcAAAADwAAAGRycy9kb3ducmV2LnhtbESPQWvCQBSE70L/w/IKvUjdWKzaNBuRgMVrowePr9nX&#10;JDT7NuyuJvn3XaHQ4zAz3zDZbjSduJHzrWUFy0UCgriyuuVawfl0eN6C8AFZY2eZFEzkYZc/zDJM&#10;tR34k25lqEWEsE9RQRNCn0rpq4YM+oXtiaP3bZ3BEKWrpXY4RLjp5EuSrKXBluNCgz0VDVU/5dUo&#10;cPN+KqZjcVh+8Uf5Omz1ZX3WSj09jvt3EIHG8B/+ax+1gtXmDe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4qOxQAAANwAAAAPAAAAAAAAAAAAAAAAAJgCAABkcnMv&#10;ZG93bnJldi54bWxQSwUGAAAAAAQABAD1AAAAigMAAAAA&#10;" fillcolor="black"/>
                  <v:oval id="Oval 1159" o:spid="_x0000_s2407" style="position:absolute;left:10185;top:643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RTNMAA&#10;AADcAAAADwAAAGRycy9kb3ducmV2LnhtbERPTYvCMBC9C/sfwizsRTR1WaVUo0jBxetWDx7HZmyL&#10;zaQk0bb/fnMQPD7e92Y3mFY8yfnGsoLFPAFBXFrdcKXgfDrMUhA+IGtsLZOCkTzsth+TDWba9vxH&#10;zyJUIoawz1BBHUKXSenLmgz6ue2II3ezzmCI0FVSO+xjuGnld5KspMGGY0ONHeU1lffiYRS4aTfm&#10;4zE/LK78Wyz7VF9WZ63U1+ewX4MINIS3+OU+agU/aZwfz8Qj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2RTNMAAAADcAAAADwAAAAAAAAAAAAAAAACYAgAAZHJzL2Rvd25y&#10;ZXYueG1sUEsFBgAAAAAEAAQA9QAAAIUDAAAAAA==&#10;" fillcolor="black"/>
                  <v:oval id="Oval 1160" o:spid="_x0000_s2408" style="position:absolute;left:10020;top:570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2r8MA&#10;AADcAAAADwAAAGRycy9kb3ducmV2LnhtbESPQWvCQBSE70L/w/IKvUjdpKiE6ColoHg1evD4mn0m&#10;odm3YXc1yb/vFgo9DjPzDbPdj6YTT3K+tawgXSQgiCurW64VXC+H9wyED8gaO8ukYCIP+93LbIu5&#10;tgOf6VmGWkQI+xwVNCH0uZS+asigX9ieOHp36wyGKF0ttcMhwk0nP5JkLQ22HBca7KloqPouH0aB&#10;m/dTMZ2KQ/rFx3I1ZPq2vmql3l7Hzw2IQGP4D/+1T1rBMkv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j2r8MAAADcAAAADwAAAAAAAAAAAAAAAACYAgAAZHJzL2Rv&#10;d25yZXYueG1sUEsFBgAAAAAEAAQA9QAAAIgDAAAAAA==&#10;" fillcolor="black"/>
                  <v:oval id="Oval 1161" o:spid="_x0000_s2409" style="position:absolute;left:9135;top:552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y3MUA&#10;AADcAAAADwAAAGRycy9kb3ducmV2LnhtbESPQWvCQBSE70L/w/IKvelGU0XSrCKVgj30YGzvj+wz&#10;Ccm+DdnXmP77bqHgcZiZb5h8P7lOjTSExrOB5SIBRVx623Bl4PPyNt+CCoJssfNMBn4owH73MMsx&#10;s/7GZxoLqVSEcMjQQC3SZ1qHsiaHYeF74uhd/eBQohwqbQe8Rbjr9CpJNtphw3Ghxp5eayrb4tsZ&#10;OFaHYjPqVNbp9XiSdfv18Z4ujXl6nA4voIQmuYf/2ydr4Hm7gr8z8Qj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LcxQAAANwAAAAPAAAAAAAAAAAAAAAAAJgCAABkcnMv&#10;ZG93bnJldi54bWxQSwUGAAAAAAQABAD1AAAAigMAAAAA&#10;"/>
                  <v:oval id="Oval 1162" o:spid="_x0000_s2410" style="position:absolute;left:9300;top:606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bNQ8QA&#10;AADcAAAADwAAAGRycy9kb3ducmV2LnhtbESPQWvCQBSE70L/w/IKvUjdWK2E1FUkoHg19dDja/Y1&#10;Cc2+DburSf69Kwgeh5n5hllvB9OKKznfWFYwnyUgiEurG64UnL/37ykIH5A1tpZJwUgetpuXyRoz&#10;bXs+0bUIlYgQ9hkqqEPoMil9WZNBP7MdcfT+rDMYonSV1A77CDet/EiSlTTYcFyosaO8pvK/uBgF&#10;btqN+XjM9/NfPhSffap/Vmet1NvrsPsCEWgIz/CjfdQKlukC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zUPEAAAA3AAAAA8AAAAAAAAAAAAAAAAAmAIAAGRycy9k&#10;b3ducmV2LnhtbFBLBQYAAAAABAAEAPUAAACJAwAAAAA=&#10;" fillcolor="black"/>
                  <v:oval id="Oval 1163" o:spid="_x0000_s2411" style="position:absolute;left:8565;top:607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fPM8UA&#10;AADcAAAADwAAAGRycy9kb3ducmV2LnhtbESPQWvCQBSE74X+h+UVeqsbGxVJs4pUCnrowdjeH9ln&#10;EpJ9G7KvMf33XaHgcZiZb5h8O7lOjTSExrOB+SwBRVx623Bl4Ov88bIGFQTZYueZDPxSgO3m8SHH&#10;zPorn2gspFIRwiFDA7VIn2kdypochpnviaN38YNDiXKotB3wGuGu069JstIOG44LNfb0XlPZFj/O&#10;wL7aFatRp7JML/uDLNvvz2M6N+b5adq9gRKa5B7+bx+sgcV6Abcz8Qj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88zxQAAANwAAAAPAAAAAAAAAAAAAAAAAJgCAABkcnMv&#10;ZG93bnJldi54bWxQSwUGAAAAAAQABAD1AAAAigMAAAAA&#10;"/>
                  <v:oval id="Oval 1164" o:spid="_x0000_s2412" style="position:absolute;left:7875;top:657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wrMMA&#10;AADcAAAADwAAAGRycy9kb3ducmV2LnhtbESPQWvCQBSE74L/YXlCL6IbpUpIXUUCitdGDz2+Zp9J&#10;aPZt2F1N8u+7hYLHYWa+YXaHwbTiSc43lhWslgkI4tLqhisFt+tpkYLwAVlja5kUjOThsJ9Odphp&#10;2/MnPYtQiQhhn6GCOoQuk9KXNRn0S9sRR+9uncEQpaukdthHuGnlOkm20mDDcaHGjvKayp/iYRS4&#10;eTfm4yU/rb75XGz6VH9tb1qpt9lw/AARaAiv8H/7ohW8pxv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PwrMMAAADcAAAADwAAAAAAAAAAAAAAAACYAgAAZHJzL2Rv&#10;d25yZXYueG1sUEsFBgAAAAAEAAQA9QAAAIgDAAAAAA==&#10;" fillcolor="black"/>
                  <v:oval id="Oval 1165" o:spid="_x0000_s2413" style="position:absolute;left:7860;top:567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Fu28MA&#10;AADcAAAADwAAAGRycy9kb3ducmV2LnhtbESPQWvCQBSE70L/w/IKvUjdWDSE6ColoHg1evD4mn0m&#10;odm3YXc1yb/vFgo9DjPzDbPdj6YTT3K+taxguUhAEFdWt1wruF4O7xkIH5A1dpZJwUQe9ruX2RZz&#10;bQc+07MMtYgQ9jkqaELocyl91ZBBv7A9cfTu1hkMUbpaaodDhJtOfiRJKg22HBca7KloqPouH0aB&#10;m/dTMZ2Kw/KLj+V6yPQtvWql3l7Hzw2IQGP4D/+1T1rBKkv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Fu28MAAADcAAAADwAAAAAAAAAAAAAAAACYAgAAZHJzL2Rv&#10;d25yZXYueG1sUEsFBgAAAAAEAAQA9QAAAIgDAAAAAA==&#10;" fillcolor="black"/>
                  <v:oval id="Oval 1166" o:spid="_x0000_s2414" style="position:absolute;left:8400;top:517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3LQMQA&#10;AADcAAAADwAAAGRycy9kb3ducmV2LnhtbESPQWvCQBSE70L/w/IKvUjdWNSG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Ny0DEAAAA3AAAAA8AAAAAAAAAAAAAAAAAmAIAAGRycy9k&#10;b3ducmV2LnhtbFBLBQYAAAAABAAEAPUAAACJAwAAAAA=&#10;" fillcolor="black"/>
                </v:group>
                <v:shape id="Text Box 1167" o:spid="_x0000_s2415" type="#_x0000_t202" style="position:absolute;left:2520;top:1440;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9N8EA&#10;AADcAAAADwAAAGRycy9kb3ducmV2LnhtbERPTYvCMBC9C/sfwix401QR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V/TfBAAAA3AAAAA8AAAAAAAAAAAAAAAAAmAIAAGRycy9kb3du&#10;cmV2LnhtbFBLBQYAAAAABAAEAPUAAACGAwAAAAA=&#10;" filled="f" stroked="f">
                  <v:textbox inset="0,0,0,0">
                    <w:txbxContent>
                      <w:p w14:paraId="62C7EFAE" w14:textId="77777777" w:rsidR="004D6677" w:rsidRPr="00C761A1" w:rsidRDefault="004D6677" w:rsidP="00F610CB">
                        <w:pPr>
                          <w:jc w:val="center"/>
                        </w:pPr>
                        <w:r>
                          <w:t>Điểm (Point)</w:t>
                        </w:r>
                      </w:p>
                    </w:txbxContent>
                  </v:textbox>
                </v:shape>
                <v:shape id="Text Box 1168" o:spid="_x0000_s2416" type="#_x0000_t202" style="position:absolute;left:2520;top:2385;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YrMUA&#10;AADcAAAADwAAAGRycy9kb3ducmV2LnhtbESPQWvCQBSE74X+h+UVvNVNp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VisxQAAANwAAAAPAAAAAAAAAAAAAAAAAJgCAABkcnMv&#10;ZG93bnJldi54bWxQSwUGAAAAAAQABAD1AAAAigMAAAAA&#10;" filled="f" stroked="f">
                  <v:textbox inset="0,0,0,0">
                    <w:txbxContent>
                      <w:p w14:paraId="3BFF36B0" w14:textId="77777777" w:rsidR="004D6677" w:rsidRPr="00C761A1" w:rsidRDefault="004D6677" w:rsidP="00F610CB">
                        <w:pPr>
                          <w:jc w:val="center"/>
                        </w:pPr>
                        <w:r>
                          <w:t>Đường (Line)</w:t>
                        </w:r>
                      </w:p>
                    </w:txbxContent>
                  </v:textbox>
                </v:shape>
                <v:shape id="Text Box 1169" o:spid="_x0000_s2417" type="#_x0000_t202" style="position:absolute;left:2520;top:3420;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pn7MMA&#10;AADcAAAADwAAAGRycy9kb3ducmV2LnhtbERPz2vCMBS+C/sfwhN201QZop2xlDFBGIzV7rDjW/Ns&#10;Q5uXrom1+++Xw8Djx/d7n022EyMN3jhWsFomIIgrpw3XCj7L42ILwgdkjZ1jUvBLHrLDw2yPqXY3&#10;Lmg8h1rEEPYpKmhC6FMpfdWQRb90PXHkLm6wGCIcaqkHvMVw28l1kmykRcOxocGeXhqq2vPVKsi/&#10;uHg1P+/fH8WlMGW5S/ht0yr1OJ/yZxCBpnAX/7tPWsHTLs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pn7MMAAADcAAAADwAAAAAAAAAAAAAAAACYAgAAZHJzL2Rv&#10;d25yZXYueG1sUEsFBgAAAAAEAAQA9QAAAIgDAAAAAA==&#10;" filled="f" stroked="f">
                  <v:textbox inset="0,0,0,0">
                    <w:txbxContent>
                      <w:p w14:paraId="18D5595A" w14:textId="77777777" w:rsidR="004D6677" w:rsidRPr="00C761A1" w:rsidRDefault="004D6677" w:rsidP="00F610CB">
                        <w:pPr>
                          <w:jc w:val="center"/>
                        </w:pPr>
                        <w:r>
                          <w:t>Chuỗi (String)</w:t>
                        </w:r>
                      </w:p>
                    </w:txbxContent>
                  </v:textbox>
                </v:shape>
                <v:shape id="Text Box 1170" o:spid="_x0000_s2418" type="#_x0000_t202" style="position:absolute;left:2520;top:4860;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d8UA&#10;AADcAAAADwAAAGRycy9kb3ducmV2LnhtbESPQWvCQBSE70L/w/IKvelGKWJSV5GiIBSkMR56fM0+&#10;k8Xs25hdNf33bkHwOMzMN8x82dtGXKnzxrGC8SgBQVw6bbhScCg2wxkIH5A1No5JwR95WC5eBnPM&#10;tLtxTtd9qESEsM9QQR1Cm0npy5os+pFriaN3dJ3FEGVXSd3hLcJtIydJMpUWDceFGlv6rKk87S9W&#10;weqH87U5736/82NuiiJN+Gt6UurttV99gAjUh2f40d5qBe/p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9sJ3xQAAANwAAAAPAAAAAAAAAAAAAAAAAJgCAABkcnMv&#10;ZG93bnJldi54bWxQSwUGAAAAAAQABAD1AAAAigMAAAAA&#10;" filled="f" stroked="f">
                  <v:textbox inset="0,0,0,0">
                    <w:txbxContent>
                      <w:p w14:paraId="3F5F011F" w14:textId="77777777" w:rsidR="004D6677" w:rsidRPr="00C761A1" w:rsidRDefault="004D6677" w:rsidP="00F610CB">
                        <w:pPr>
                          <w:jc w:val="center"/>
                        </w:pPr>
                        <w:r>
                          <w:t>Vùng (Area)</w:t>
                        </w:r>
                      </w:p>
                    </w:txbxContent>
                  </v:textbox>
                </v:shape>
                <v:shape id="Text Box 1171" o:spid="_x0000_s2419" type="#_x0000_t202" style="position:absolute;left:5580;top:1440;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cAMQA&#10;AADcAAAADwAAAGRycy9kb3ducmV2LnhtbESPQWvCQBSE74L/YXmCN90oIhpdRYpCQSiN8dDja/aZ&#10;LGbfptmtxn/fLQgeh5n5hllvO1uLG7XeOFYwGScgiAunDZcKzvlhtADhA7LG2jEpeJCH7abfW2Oq&#10;3Z0zup1CKSKEfYoKqhCaVEpfVGTRj11DHL2Lay2GKNtS6hbvEW5rOU2SubRoOC5U2NBbRcX19GsV&#10;7L4425ufj+/P7JKZPF8mfJxflRoOut0KRKAuvMLP9rtWMFtO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kXADEAAAA3AAAAA8AAAAAAAAAAAAAAAAAmAIAAGRycy9k&#10;b3ducmV2LnhtbFBLBQYAAAAABAAEAPUAAACJAwAAAAA=&#10;" filled="f" stroked="f">
                  <v:textbox inset="0,0,0,0">
                    <w:txbxContent>
                      <w:p w14:paraId="2FAB8B53" w14:textId="77777777" w:rsidR="004D6677" w:rsidRPr="00C761A1" w:rsidRDefault="004D6677" w:rsidP="00F610CB">
                        <w:pPr>
                          <w:jc w:val="center"/>
                        </w:pPr>
                        <w:r>
                          <w:t>Nút (Node)</w:t>
                        </w:r>
                      </w:p>
                    </w:txbxContent>
                  </v:textbox>
                </v:shape>
                <v:shape id="Text Box 1172" o:spid="_x0000_s2420" type="#_x0000_t202" style="position:absolute;left:5580;top:2160;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j5m8UA&#10;AADcAAAADwAAAGRycy9kb3ducmV2LnhtbESPQWvCQBSE7wX/w/KE3urGVkRTVxFRKAhiTA89vmaf&#10;yWL2bZrdavz3riB4HGbmG2a26GwtztR641jBcJCAIC6cNlwq+M43bxMQPiBrrB2Tgit5WMx7LzNM&#10;tbtwRudDKEWEsE9RQRVCk0rpi4os+oFriKN3dK3FEGVbSt3iJcJtLd+TZCwtGo4LFTa0qqg4Hf6t&#10;guUPZ2vzt/vdZ8fM5Pk04e34pNRrv1t+ggjUhWf40f7SCkbT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PmbxQAAANwAAAAPAAAAAAAAAAAAAAAAAJgCAABkcnMv&#10;ZG93bnJldi54bWxQSwUGAAAAAAQABAD1AAAAigMAAAAA&#10;" filled="f" stroked="f">
                  <v:textbox inset="0,0,0,0">
                    <w:txbxContent>
                      <w:p w14:paraId="780F7D6A" w14:textId="77777777" w:rsidR="004D6677" w:rsidRPr="00C761A1" w:rsidRDefault="004D6677" w:rsidP="00F610CB">
                        <w:pPr>
                          <w:jc w:val="center"/>
                        </w:pPr>
                        <w:r>
                          <w:t>Chuỗi (chain)</w:t>
                        </w:r>
                      </w:p>
                    </w:txbxContent>
                  </v:textbox>
                </v:shape>
                <v:shape id="Text Box 1173" o:spid="_x0000_s2421" type="#_x0000_t202" style="position:absolute;left:5640;top:4185;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h78QA&#10;AADcAAAADwAAAGRycy9kb3ducmV2LnhtbESPQWvCQBSE74L/YXlCb7pRRDS6ihQLBaEY46HH1+wz&#10;Wcy+TbNbjf++Kwgeh5n5hlltOluLK7XeOFYwHiUgiAunDZcKTvnHcA7CB2SNtWNScCcPm3W/t8JU&#10;uxtndD2GUkQI+xQVVCE0qZS+qMiiH7mGOHpn11oMUbal1C3eItzWcpIkM2nRcFyosKH3iorL8c8q&#10;2H5ztjO/Xz+H7JyZPF8kvJ9dlHobdNsliEBdeIWf7U+tYLqY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BYe/EAAAA3AAAAA8AAAAAAAAAAAAAAAAAmAIAAGRycy9k&#10;b3ducmV2LnhtbFBLBQYAAAAABAAEAPUAAACJAwAAAAA=&#10;" filled="f" stroked="f">
                  <v:textbox inset="0,0,0,0">
                    <w:txbxContent>
                      <w:p w14:paraId="3328E7F0" w14:textId="77777777" w:rsidR="004D6677" w:rsidRPr="00C761A1" w:rsidRDefault="004D6677" w:rsidP="00F610CB">
                        <w:pPr>
                          <w:jc w:val="center"/>
                        </w:pPr>
                        <w:r>
                          <w:t>Vùng (Polygon)</w:t>
                        </w:r>
                      </w:p>
                    </w:txbxContent>
                  </v:textbox>
                </v:shape>
                <v:shape id="Text Box 1174" o:spid="_x0000_s2422" type="#_x0000_t202" style="position:absolute;left:3300;top:1755;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EdMUA&#10;AADcAAAADwAAAGRycy9kb3ducmV2LnhtbESPQWvCQBSE7wX/w/KE3urGUkV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zcR0xQAAANwAAAAPAAAAAAAAAAAAAAAAAJgCAABkcnMv&#10;ZG93bnJldi54bWxQSwUGAAAAAAQABAD1AAAAigMAAAAA&#10;" filled="f" stroked="f">
                  <v:textbox inset="0,0,0,0">
                    <w:txbxContent>
                      <w:p w14:paraId="6DBAF547" w14:textId="77777777" w:rsidR="004D6677" w:rsidRPr="00C761A1" w:rsidRDefault="004D6677" w:rsidP="00F610CB">
                        <w:pPr>
                          <w:jc w:val="center"/>
                        </w:pPr>
                        <w:r>
                          <w:t>(x,y)</w:t>
                        </w:r>
                      </w:p>
                    </w:txbxContent>
                  </v:textbox>
                </v:shape>
                <v:shape id="Text Box 1175" o:spid="_x0000_s2423" type="#_x0000_t202" style="position:absolute;left:3240;top:2745;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aA8UA&#10;AADcAAAADwAAAGRycy9kb3ducmV2LnhtbESPQWvCQBSE70L/w/KE3nSjlF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H1oDxQAAANwAAAAPAAAAAAAAAAAAAAAAAJgCAABkcnMv&#10;ZG93bnJldi54bWxQSwUGAAAAAAQABAD1AAAAigMAAAAA&#10;" filled="f" stroked="f">
                  <v:textbox inset="0,0,0,0">
                    <w:txbxContent>
                      <w:p w14:paraId="6D450C37" w14:textId="77777777" w:rsidR="004D6677" w:rsidRPr="00C761A1" w:rsidRDefault="004D6677" w:rsidP="00F610CB">
                        <w:pPr>
                          <w:jc w:val="center"/>
                        </w:pPr>
                        <w:r>
                          <w:t>(x</w:t>
                        </w:r>
                        <w:r>
                          <w:rPr>
                            <w:vertAlign w:val="subscript"/>
                          </w:rPr>
                          <w:t>1</w:t>
                        </w:r>
                        <w:r>
                          <w:t>,y</w:t>
                        </w:r>
                        <w:r>
                          <w:rPr>
                            <w:vertAlign w:val="subscript"/>
                          </w:rPr>
                          <w:t>1</w:t>
                        </w:r>
                        <w:r>
                          <w:t>), (x</w:t>
                        </w:r>
                        <w:r>
                          <w:rPr>
                            <w:vertAlign w:val="subscript"/>
                          </w:rPr>
                          <w:t>2</w:t>
                        </w:r>
                        <w:r>
                          <w:t>,y</w:t>
                        </w:r>
                        <w:r>
                          <w:rPr>
                            <w:vertAlign w:val="subscript"/>
                          </w:rPr>
                          <w:t>2</w:t>
                        </w:r>
                        <w:r>
                          <w:t>)</w:t>
                        </w:r>
                      </w:p>
                    </w:txbxContent>
                  </v:textbox>
                </v:shape>
                <v:shape id="Text Box 1176" o:spid="_x0000_s2424" type="#_x0000_t202" style="position:absolute;left:6660;top:1800;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P/mMUA&#10;AADcAAAADwAAAGRycy9kb3ducmV2LnhtbESPQWvCQBSE74L/YXlCb7qxFK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YxQAAANwAAAAPAAAAAAAAAAAAAAAAAJgCAABkcnMv&#10;ZG93bnJldi54bWxQSwUGAAAAAAQABAD1AAAAigMAAAAA&#10;" filled="f" stroked="f">
                  <v:textbox inset="0,0,0,0">
                    <w:txbxContent>
                      <w:p w14:paraId="4D7A23CA" w14:textId="77777777" w:rsidR="004D6677" w:rsidRPr="009D0B24" w:rsidRDefault="004D6677" w:rsidP="00F610CB">
                        <w:pPr>
                          <w:jc w:val="center"/>
                          <w:rPr>
                            <w:lang w:val="es-VE"/>
                          </w:rPr>
                        </w:pPr>
                        <w:r w:rsidRPr="009D0B24">
                          <w:rPr>
                            <w:lang w:val="es-VE"/>
                          </w:rPr>
                          <w:t>{Chỉ số nút,(x,y)}</w:t>
                        </w:r>
                      </w:p>
                    </w:txbxContent>
                  </v:textbox>
                </v:shape>
                <v:shape id="Text Box 1177" o:spid="_x0000_s2425" type="#_x0000_t202" style="position:absolute;left:5580;top:3420;width:37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r6sMA&#10;AADcAAAADwAAAGRycy9kb3ducmV2LnhtbERPz2vCMBS+C/sfwhN201QZ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r6sMAAADcAAAADwAAAAAAAAAAAAAAAACYAgAAZHJzL2Rv&#10;d25yZXYueG1sUEsFBgAAAAAEAAQA9QAAAIgDAAAAAA==&#10;" filled="f" stroked="f">
                  <v:textbox inset="0,0,0,0">
                    <w:txbxContent>
                      <w:p w14:paraId="7FBCA75D" w14:textId="77777777" w:rsidR="004D6677" w:rsidRPr="00C761A1" w:rsidRDefault="004D6677" w:rsidP="00F610CB">
                        <w:pPr>
                          <w:jc w:val="center"/>
                        </w:pPr>
                        <w:r>
                          <w:t>{Chỉ số chuỗi, chỉ số nút bắt đầu và kết thúc, chỉ số vùng trái và phải}</w:t>
                        </w:r>
                      </w:p>
                    </w:txbxContent>
                  </v:textbox>
                </v:shape>
                <v:shape id="Text Box 1178" o:spid="_x0000_s2426" type="#_x0000_t202" style="position:absolute;left:5760;top:6660;width:37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OccUA&#10;AADcAAAADwAAAGRycy9kb3ducmV2LnhtbESPQWvCQBSE7wX/w/IEb3VjEWmiq4i0UBCKMR48PrPP&#10;ZDH7Ns1uNf77rlDwOMzMN8xi1dtGXKnzxrGCyTgBQVw6bbhScCg+X99B+ICssXFMCu7kYbUcvCww&#10;0+7GOV33oRIRwj5DBXUIbSalL2uy6MeuJY7e2XUWQ5RdJXWHtwi3jXxLkpm0aDgu1NjSpqbysv+1&#10;CtZHzj/Mz/dpl59zUxRpwtvZRanRsF/PQQTqwzP83/7SCqZ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M5xxQAAANwAAAAPAAAAAAAAAAAAAAAAAJgCAABkcnMv&#10;ZG93bnJldi54bWxQSwUGAAAAAAQABAD1AAAAigMAAAAA&#10;" filled="f" stroked="f">
                  <v:textbox inset="0,0,0,0">
                    <w:txbxContent>
                      <w:p w14:paraId="20020086" w14:textId="77777777" w:rsidR="004D6677" w:rsidRPr="00C761A1" w:rsidRDefault="004D6677" w:rsidP="00F610CB">
                        <w:pPr>
                          <w:jc w:val="both"/>
                        </w:pPr>
                        <w:r>
                          <w:t>{Chỉ số vùng, tập các chỉ số chuỗi nằm trong chuỗi theo chiều đồng hồ}</w:t>
                        </w:r>
                      </w:p>
                    </w:txbxContent>
                  </v:textbox>
                </v:shape>
                <v:shape id="Text Box 1179" o:spid="_x0000_s2427" type="#_x0000_t202" style="position:absolute;left:5340;top:2895;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99sEA&#10;AADcAAAADwAAAGRycy9kb3ducmV2LnhtbERPz2vCMBS+D/wfwhN2m4mDya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R/fbBAAAA3AAAAA8AAAAAAAAAAAAAAAAAmAIAAGRycy9kb3du&#10;cmV2LnhtbFBLBQYAAAAABAAEAPUAAACGAwAAAAA=&#10;" filled="f" stroked="f">
                  <v:textbox inset="0,0,0,0">
                    <w:txbxContent>
                      <w:p w14:paraId="70098F05" w14:textId="77777777" w:rsidR="004D6677" w:rsidRPr="007A76B3" w:rsidRDefault="004D6677" w:rsidP="00F610CB">
                        <w:pPr>
                          <w:rPr>
                            <w:b/>
                            <w:bCs/>
                          </w:rPr>
                        </w:pPr>
                        <w:r>
                          <w:rPr>
                            <w:b/>
                            <w:bCs/>
                          </w:rPr>
                          <w:t>Bắt đầu</w:t>
                        </w:r>
                      </w:p>
                    </w:txbxContent>
                  </v:textbox>
                </v:shape>
                <v:shape id="Text Box 1180" o:spid="_x0000_s2428" type="#_x0000_t202" style="position:absolute;left:6660;top:234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1YbcUA&#10;AADcAAAADwAAAGRycy9kb3ducmV2LnhtbESPQWsCMRSE70L/Q3iF3jRRqN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VhtxQAAANwAAAAPAAAAAAAAAAAAAAAAAJgCAABkcnMv&#10;ZG93bnJldi54bWxQSwUGAAAAAAQABAD1AAAAigMAAAAA&#10;" filled="f" stroked="f">
                  <v:textbox inset="0,0,0,0">
                    <w:txbxContent>
                      <w:p w14:paraId="2CF4A2C7" w14:textId="77777777" w:rsidR="004D6677" w:rsidRPr="007A76B3" w:rsidRDefault="004D6677" w:rsidP="00F610CB">
                        <w:pPr>
                          <w:rPr>
                            <w:b/>
                            <w:bCs/>
                          </w:rPr>
                        </w:pPr>
                        <w:r>
                          <w:rPr>
                            <w:b/>
                            <w:bCs/>
                          </w:rPr>
                          <w:t>Trái</w:t>
                        </w:r>
                      </w:p>
                    </w:txbxContent>
                  </v:textbox>
                </v:shape>
                <v:shape id="Text Box 1181" o:spid="_x0000_s2429" type="#_x0000_t202" style="position:absolute;left:7350;top:291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GGsUA&#10;AADcAAAADwAAAGRycy9kb3ducmV2LnhtbESPQWsCMRSE7wX/Q3iCt5pUU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8YaxQAAANwAAAAPAAAAAAAAAAAAAAAAAJgCAABkcnMv&#10;ZG93bnJldi54bWxQSwUGAAAAAAQABAD1AAAAigMAAAAA&#10;" filled="f" stroked="f">
                  <v:textbox inset="0,0,0,0">
                    <w:txbxContent>
                      <w:p w14:paraId="15713065" w14:textId="77777777" w:rsidR="004D6677" w:rsidRPr="007A76B3" w:rsidRDefault="004D6677" w:rsidP="00F610CB">
                        <w:pPr>
                          <w:rPr>
                            <w:b/>
                            <w:bCs/>
                          </w:rPr>
                        </w:pPr>
                        <w:r>
                          <w:rPr>
                            <w:b/>
                            <w:bCs/>
                          </w:rPr>
                          <w:t>Phải</w:t>
                        </w:r>
                      </w:p>
                    </w:txbxContent>
                  </v:textbox>
                </v:shape>
                <v:shape id="Text Box 1182" o:spid="_x0000_s2430" type="#_x0000_t202" style="position:absolute;left:8460;top:2700;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jgcUA&#10;AADcAAAADwAAAGRycy9kb3ducmV2LnhtbESPQWsCMRSE7wX/Q3iF3mpSS6X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2OBxQAAANwAAAAPAAAAAAAAAAAAAAAAAJgCAABkcnMv&#10;ZG93bnJldi54bWxQSwUGAAAAAAQABAD1AAAAigMAAAAA&#10;" filled="f" stroked="f">
                  <v:textbox inset="0,0,0,0">
                    <w:txbxContent>
                      <w:p w14:paraId="4FFFE63A" w14:textId="77777777" w:rsidR="004D6677" w:rsidRPr="007A76B3" w:rsidRDefault="004D6677" w:rsidP="00F610CB">
                        <w:pPr>
                          <w:rPr>
                            <w:b/>
                            <w:bCs/>
                          </w:rPr>
                        </w:pPr>
                        <w:r>
                          <w:rPr>
                            <w:b/>
                            <w:bCs/>
                          </w:rPr>
                          <w:t>Kết thúc</w:t>
                        </w:r>
                      </w:p>
                    </w:txbxContent>
                  </v:textbox>
                </v:shape>
              </v:group>
            </w:pict>
          </mc:Fallback>
        </mc:AlternateContent>
      </w:r>
    </w:p>
    <w:p w14:paraId="5484DCAE" w14:textId="77777777" w:rsidR="00F610CB" w:rsidRPr="00283743" w:rsidRDefault="00F610CB" w:rsidP="00F610CB">
      <w:pPr>
        <w:spacing w:before="120"/>
        <w:jc w:val="both"/>
        <w:rPr>
          <w:rFonts w:ascii="Times New Roman" w:hAnsi="Times New Roman" w:cs="Times New Roman"/>
          <w:sz w:val="26"/>
          <w:szCs w:val="26"/>
        </w:rPr>
      </w:pPr>
    </w:p>
    <w:p w14:paraId="0812E75D" w14:textId="77777777" w:rsidR="00F610CB" w:rsidRPr="00283743" w:rsidRDefault="00F610CB" w:rsidP="00F610CB">
      <w:pPr>
        <w:spacing w:before="120"/>
        <w:jc w:val="both"/>
        <w:rPr>
          <w:rFonts w:ascii="Times New Roman" w:hAnsi="Times New Roman" w:cs="Times New Roman"/>
          <w:sz w:val="26"/>
          <w:szCs w:val="26"/>
        </w:rPr>
      </w:pPr>
    </w:p>
    <w:p w14:paraId="5842A0B1" w14:textId="77777777" w:rsidR="00F610CB" w:rsidRPr="00283743" w:rsidRDefault="00F610CB" w:rsidP="00F610CB">
      <w:pPr>
        <w:spacing w:before="120"/>
        <w:jc w:val="both"/>
        <w:rPr>
          <w:rFonts w:ascii="Times New Roman" w:hAnsi="Times New Roman" w:cs="Times New Roman"/>
          <w:sz w:val="26"/>
          <w:szCs w:val="26"/>
        </w:rPr>
      </w:pPr>
    </w:p>
    <w:p w14:paraId="0F1B9233" w14:textId="77777777" w:rsidR="00F610CB" w:rsidRPr="00283743" w:rsidRDefault="00F610CB" w:rsidP="00F610CB">
      <w:pPr>
        <w:spacing w:before="120"/>
        <w:jc w:val="both"/>
        <w:rPr>
          <w:rFonts w:ascii="Times New Roman" w:hAnsi="Times New Roman" w:cs="Times New Roman"/>
          <w:sz w:val="26"/>
          <w:szCs w:val="26"/>
        </w:rPr>
      </w:pPr>
    </w:p>
    <w:p w14:paraId="2FC47795" w14:textId="77777777" w:rsidR="00F610CB" w:rsidRPr="00283743" w:rsidRDefault="00F610CB" w:rsidP="00F610CB">
      <w:pPr>
        <w:spacing w:before="120"/>
        <w:jc w:val="both"/>
        <w:rPr>
          <w:rFonts w:ascii="Times New Roman" w:hAnsi="Times New Roman" w:cs="Times New Roman"/>
          <w:sz w:val="26"/>
          <w:szCs w:val="26"/>
        </w:rPr>
      </w:pPr>
    </w:p>
    <w:p w14:paraId="1F2C6CCB" w14:textId="77777777" w:rsidR="00F610CB" w:rsidRPr="00283743" w:rsidRDefault="00F610CB" w:rsidP="00F610CB">
      <w:pPr>
        <w:spacing w:before="120"/>
        <w:jc w:val="both"/>
        <w:rPr>
          <w:rFonts w:ascii="Times New Roman" w:hAnsi="Times New Roman" w:cs="Times New Roman"/>
          <w:sz w:val="26"/>
          <w:szCs w:val="26"/>
        </w:rPr>
      </w:pPr>
    </w:p>
    <w:p w14:paraId="06565D2C" w14:textId="77777777" w:rsidR="00F610CB" w:rsidRPr="00283743" w:rsidRDefault="00F610CB" w:rsidP="00F610CB">
      <w:pPr>
        <w:spacing w:before="120"/>
        <w:jc w:val="both"/>
        <w:rPr>
          <w:rFonts w:ascii="Times New Roman" w:hAnsi="Times New Roman" w:cs="Times New Roman"/>
          <w:sz w:val="26"/>
          <w:szCs w:val="26"/>
        </w:rPr>
      </w:pPr>
    </w:p>
    <w:p w14:paraId="3A412804" w14:textId="77777777" w:rsidR="00F610CB" w:rsidRPr="00283743" w:rsidRDefault="00F610CB" w:rsidP="00F610CB">
      <w:pPr>
        <w:spacing w:before="120"/>
        <w:jc w:val="both"/>
        <w:rPr>
          <w:rFonts w:ascii="Times New Roman" w:hAnsi="Times New Roman" w:cs="Times New Roman"/>
          <w:sz w:val="26"/>
          <w:szCs w:val="26"/>
        </w:rPr>
      </w:pPr>
    </w:p>
    <w:p w14:paraId="70A902C8" w14:textId="77777777" w:rsidR="00F610CB" w:rsidRPr="00283743" w:rsidRDefault="00F610CB" w:rsidP="00F610CB">
      <w:pPr>
        <w:spacing w:before="120"/>
        <w:jc w:val="both"/>
        <w:rPr>
          <w:rFonts w:ascii="Times New Roman" w:hAnsi="Times New Roman" w:cs="Times New Roman"/>
          <w:sz w:val="26"/>
          <w:szCs w:val="26"/>
        </w:rPr>
      </w:pPr>
    </w:p>
    <w:p w14:paraId="1EDCB0FD" w14:textId="77777777" w:rsidR="00F610CB" w:rsidRPr="00283743" w:rsidRDefault="00F610CB" w:rsidP="00F610CB">
      <w:pPr>
        <w:spacing w:before="120"/>
        <w:jc w:val="both"/>
        <w:rPr>
          <w:rFonts w:ascii="Times New Roman" w:hAnsi="Times New Roman" w:cs="Times New Roman"/>
          <w:sz w:val="26"/>
          <w:szCs w:val="26"/>
        </w:rPr>
      </w:pPr>
    </w:p>
    <w:p w14:paraId="137E96FB" w14:textId="77777777" w:rsidR="00F610CB" w:rsidRPr="00283743" w:rsidRDefault="00F610CB" w:rsidP="00F610CB">
      <w:pPr>
        <w:pStyle w:val="Heading2"/>
        <w:rPr>
          <w:rFonts w:ascii="Times New Roman" w:hAnsi="Times New Roman" w:cs="Times New Roman"/>
        </w:rPr>
      </w:pPr>
      <w:bookmarkStart w:id="691" w:name="_Toc47424378"/>
      <w:bookmarkStart w:id="692" w:name="_Toc48702398"/>
      <w:bookmarkStart w:id="693" w:name="_Toc49745247"/>
      <w:bookmarkStart w:id="694" w:name="_Toc49829235"/>
      <w:bookmarkStart w:id="695" w:name="_Toc49850142"/>
      <w:bookmarkStart w:id="696" w:name="_Toc207379801"/>
    </w:p>
    <w:p w14:paraId="7A72D014" w14:textId="77777777" w:rsidR="00F610CB" w:rsidRPr="00283743" w:rsidRDefault="00F610CB" w:rsidP="00F610CB">
      <w:pPr>
        <w:pStyle w:val="Heading2"/>
        <w:rPr>
          <w:rFonts w:ascii="Times New Roman" w:hAnsi="Times New Roman" w:cs="Times New Roman"/>
        </w:rPr>
      </w:pPr>
    </w:p>
    <w:p w14:paraId="21A5989D" w14:textId="77777777" w:rsidR="00F610CB" w:rsidRPr="00283743" w:rsidRDefault="00F610CB" w:rsidP="00F610CB">
      <w:pPr>
        <w:pStyle w:val="Heading2"/>
        <w:rPr>
          <w:rFonts w:ascii="Times New Roman" w:hAnsi="Times New Roman" w:cs="Times New Roman"/>
        </w:rPr>
      </w:pPr>
    </w:p>
    <w:p w14:paraId="68DC7090" w14:textId="77777777" w:rsidR="00AB4587" w:rsidRPr="00283743" w:rsidRDefault="00AB4587" w:rsidP="00F610CB">
      <w:pPr>
        <w:rPr>
          <w:rFonts w:ascii="Times New Roman" w:hAnsi="Times New Roman" w:cs="Times New Roman"/>
          <w:i/>
          <w:sz w:val="26"/>
          <w:szCs w:val="26"/>
        </w:rPr>
      </w:pPr>
    </w:p>
    <w:p w14:paraId="6BD7209F" w14:textId="77777777" w:rsidR="00F610CB" w:rsidRPr="00283743" w:rsidRDefault="00F610CB" w:rsidP="005F5568">
      <w:pPr>
        <w:pStyle w:val="Heading3"/>
        <w:numPr>
          <w:ilvl w:val="2"/>
          <w:numId w:val="40"/>
        </w:numPr>
        <w:rPr>
          <w:rFonts w:ascii="Times New Roman" w:hAnsi="Times New Roman" w:cs="Times New Roman"/>
          <w:b/>
          <w:color w:val="auto"/>
          <w:sz w:val="26"/>
          <w:szCs w:val="26"/>
          <w:lang w:val="es-VE"/>
        </w:rPr>
      </w:pPr>
      <w:bookmarkStart w:id="697" w:name="_Toc533410010"/>
      <w:r w:rsidRPr="00283743">
        <w:rPr>
          <w:rFonts w:ascii="Times New Roman" w:hAnsi="Times New Roman" w:cs="Times New Roman"/>
          <w:b/>
          <w:color w:val="auto"/>
          <w:sz w:val="26"/>
          <w:szCs w:val="26"/>
          <w:lang w:val="es-VE"/>
        </w:rPr>
        <w:t>Những đặc điểm topology của cấu trúc vector</w:t>
      </w:r>
      <w:bookmarkEnd w:id="691"/>
      <w:bookmarkEnd w:id="692"/>
      <w:bookmarkEnd w:id="693"/>
      <w:bookmarkEnd w:id="694"/>
      <w:bookmarkEnd w:id="695"/>
      <w:bookmarkEnd w:id="696"/>
      <w:bookmarkEnd w:id="697"/>
    </w:p>
    <w:p w14:paraId="370B6B93" w14:textId="77777777" w:rsidR="00F610CB" w:rsidRPr="00283743" w:rsidRDefault="00F610CB" w:rsidP="00F610CB">
      <w:pPr>
        <w:spacing w:before="120"/>
        <w:jc w:val="both"/>
        <w:rPr>
          <w:rFonts w:ascii="Times New Roman" w:hAnsi="Times New Roman" w:cs="Times New Roman"/>
          <w:b/>
          <w:sz w:val="26"/>
          <w:szCs w:val="26"/>
        </w:rPr>
      </w:pPr>
      <w:r w:rsidRPr="00283743">
        <w:rPr>
          <w:rFonts w:ascii="Times New Roman" w:hAnsi="Times New Roman" w:cs="Times New Roman"/>
          <w:sz w:val="26"/>
          <w:szCs w:val="26"/>
        </w:rPr>
        <w:tab/>
        <w:t>Cấu trúc Topology được dùng để phân tích một mạng bao gồm các nút và các chuỗi, sau đây mô tả một cấu trúc dữ liệu topology :</w:t>
      </w:r>
      <w:r w:rsidRPr="00283743">
        <w:rPr>
          <w:rFonts w:ascii="Times New Roman" w:hAnsi="Times New Roman" w:cs="Times New Roman"/>
          <w:b/>
          <w:sz w:val="26"/>
          <w:szCs w:val="26"/>
        </w:rPr>
        <w:t xml:space="preserve"> </w:t>
      </w:r>
    </w:p>
    <w:p w14:paraId="4C2AAAF6" w14:textId="77777777" w:rsidR="00F610CB" w:rsidRPr="00283743" w:rsidRDefault="00F610CB" w:rsidP="005F5568">
      <w:pPr>
        <w:numPr>
          <w:ilvl w:val="0"/>
          <w:numId w:val="21"/>
        </w:numPr>
        <w:tabs>
          <w:tab w:val="clear" w:pos="1262"/>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bCs/>
          <w:sz w:val="26"/>
          <w:szCs w:val="26"/>
        </w:rPr>
        <w:t>Chuỗi bao gồm các trường sau:</w:t>
      </w:r>
      <w:r w:rsidRPr="00283743">
        <w:rPr>
          <w:rFonts w:ascii="Times New Roman" w:hAnsi="Times New Roman" w:cs="Times New Roman"/>
          <w:sz w:val="26"/>
          <w:szCs w:val="26"/>
        </w:rPr>
        <w:t xml:space="preserve"> ID của chuỗi, ID nút bắt đầu, ID nút kết thúc, các thuộc tính.</w:t>
      </w:r>
    </w:p>
    <w:p w14:paraId="1BED80ED" w14:textId="539C3133" w:rsidR="00F610CB" w:rsidRPr="00283743" w:rsidRDefault="00F610CB" w:rsidP="005F5568">
      <w:pPr>
        <w:numPr>
          <w:ilvl w:val="0"/>
          <w:numId w:val="21"/>
        </w:numPr>
        <w:tabs>
          <w:tab w:val="clear" w:pos="1262"/>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bCs/>
          <w:sz w:val="26"/>
          <w:szCs w:val="26"/>
        </w:rPr>
        <w:t xml:space="preserve">Nút </w:t>
      </w:r>
      <w:r w:rsidRPr="00283743">
        <w:rPr>
          <w:rFonts w:ascii="Times New Roman" w:hAnsi="Times New Roman" w:cs="Times New Roman"/>
          <w:sz w:val="26"/>
          <w:szCs w:val="26"/>
        </w:rPr>
        <w:t>bao gồm các trường sau</w:t>
      </w:r>
      <w:r w:rsidRPr="00283743">
        <w:rPr>
          <w:rFonts w:ascii="Times New Roman" w:hAnsi="Times New Roman" w:cs="Times New Roman"/>
          <w:b/>
          <w:sz w:val="26"/>
          <w:szCs w:val="26"/>
        </w:rPr>
        <w:t>:</w:t>
      </w:r>
      <w:r w:rsidRPr="00283743">
        <w:rPr>
          <w:rFonts w:ascii="Times New Roman" w:hAnsi="Times New Roman" w:cs="Times New Roman"/>
          <w:sz w:val="26"/>
          <w:szCs w:val="26"/>
        </w:rPr>
        <w:t xml:space="preserve"> ID của nút, toạ độ (x,</w:t>
      </w:r>
      <w:del w:id="698" w:author="Windows User" w:date="2019-02-20T15:12:00Z">
        <w:r w:rsidRPr="00283743" w:rsidDel="001B5C5B">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y), Các ID của các chuỗi kề nó (dương nếu đi vào nút, âm nếu đi ra khỏi nút ) </w:t>
      </w:r>
    </w:p>
    <w:p w14:paraId="0177CA9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ab/>
        <w:t>Bài toán phân tích không chỉ dựa trên mạng mà còn xét đến quan hệ giữa các vùng cần bổ sung có các dạng hình học và topology.</w:t>
      </w:r>
    </w:p>
    <w:p w14:paraId="6BA47339" w14:textId="2A184E97" w:rsidR="00F610CB" w:rsidRPr="00283743" w:rsidRDefault="00F610CB" w:rsidP="00F610CB">
      <w:pPr>
        <w:spacing w:before="120"/>
        <w:jc w:val="both"/>
        <w:rPr>
          <w:rFonts w:ascii="Times New Roman" w:hAnsi="Times New Roman" w:cs="Times New Roman"/>
          <w:sz w:val="26"/>
          <w:szCs w:val="26"/>
        </w:rPr>
      </w:pPr>
      <w:del w:id="699" w:author="Windows User" w:date="2019-02-20T15:12:00Z">
        <w:r w:rsidRPr="00283743" w:rsidDel="001B5C5B">
          <w:rPr>
            <w:rFonts w:ascii="Times New Roman" w:hAnsi="Times New Roman" w:cs="Times New Roman"/>
            <w:sz w:val="26"/>
            <w:szCs w:val="26"/>
          </w:rPr>
          <w:br w:type="page"/>
        </w:r>
      </w:del>
    </w:p>
    <w:p w14:paraId="1EE54686"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682816" behindDoc="0" locked="0" layoutInCell="1" allowOverlap="1" wp14:anchorId="6A754E62" wp14:editId="314CF924">
                <wp:simplePos x="0" y="0"/>
                <wp:positionH relativeFrom="column">
                  <wp:posOffset>979805</wp:posOffset>
                </wp:positionH>
                <wp:positionV relativeFrom="paragraph">
                  <wp:posOffset>-412115</wp:posOffset>
                </wp:positionV>
                <wp:extent cx="4229100" cy="1898650"/>
                <wp:effectExtent l="0" t="0" r="19050" b="6350"/>
                <wp:wrapNone/>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1898650"/>
                          <a:chOff x="1497" y="3612"/>
                          <a:chExt cx="6154" cy="4524"/>
                        </a:xfrm>
                      </wpg:grpSpPr>
                      <wps:wsp>
                        <wps:cNvPr id="356" name="Rectangle 705"/>
                        <wps:cNvSpPr>
                          <a:spLocks noChangeArrowheads="1"/>
                        </wps:cNvSpPr>
                        <wps:spPr bwMode="auto">
                          <a:xfrm>
                            <a:off x="3457" y="7774"/>
                            <a:ext cx="2928"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85F5" w14:textId="77777777" w:rsidR="004D6677" w:rsidRPr="00F31A3C" w:rsidRDefault="004D6677" w:rsidP="00F610CB">
                              <w:pPr>
                                <w:rPr>
                                  <w:sz w:val="24"/>
                                </w:rPr>
                              </w:pPr>
                              <w:r w:rsidRPr="00B64F7A">
                                <w:rPr>
                                  <w:bCs/>
                                  <w:i/>
                                  <w:iCs/>
                                  <w:sz w:val="24"/>
                                </w:rPr>
                                <w:t>Hình 32</w:t>
                              </w:r>
                              <w:r w:rsidRPr="00293643">
                                <w:rPr>
                                  <w:b/>
                                  <w:bCs/>
                                  <w:i/>
                                  <w:iCs/>
                                  <w:sz w:val="24"/>
                                </w:rPr>
                                <w:t>.</w:t>
                              </w:r>
                              <w:r w:rsidRPr="00F31A3C">
                                <w:rPr>
                                  <w:i/>
                                  <w:iCs/>
                                  <w:color w:val="000000"/>
                                  <w:sz w:val="24"/>
                                </w:rPr>
                                <w:t xml:space="preserve"> Tạo Topology</w:t>
                              </w:r>
                            </w:p>
                            <w:p w14:paraId="105B0AAF" w14:textId="77777777" w:rsidR="004D6677" w:rsidRDefault="004D6677" w:rsidP="00F610CB"/>
                          </w:txbxContent>
                        </wps:txbx>
                        <wps:bodyPr rot="0" vert="horz" wrap="square" lIns="0" tIns="0" rIns="0" bIns="0" anchor="t" anchorCtr="0" upright="1">
                          <a:noAutofit/>
                        </wps:bodyPr>
                      </wps:wsp>
                      <wps:wsp>
                        <wps:cNvPr id="357" name="Freeform 706"/>
                        <wps:cNvSpPr>
                          <a:spLocks/>
                        </wps:cNvSpPr>
                        <wps:spPr bwMode="auto">
                          <a:xfrm>
                            <a:off x="1905" y="4379"/>
                            <a:ext cx="5320" cy="2878"/>
                          </a:xfrm>
                          <a:custGeom>
                            <a:avLst/>
                            <a:gdLst>
                              <a:gd name="T0" fmla="*/ 0 w 5320"/>
                              <a:gd name="T1" fmla="*/ 1583 h 2878"/>
                              <a:gd name="T2" fmla="*/ 575 w 5320"/>
                              <a:gd name="T3" fmla="*/ 720 h 2878"/>
                              <a:gd name="T4" fmla="*/ 1150 w 5320"/>
                              <a:gd name="T5" fmla="*/ 144 h 2878"/>
                              <a:gd name="T6" fmla="*/ 2013 w 5320"/>
                              <a:gd name="T7" fmla="*/ 0 h 2878"/>
                              <a:gd name="T8" fmla="*/ 2731 w 5320"/>
                              <a:gd name="T9" fmla="*/ 144 h 2878"/>
                              <a:gd name="T10" fmla="*/ 3450 w 5320"/>
                              <a:gd name="T11" fmla="*/ 144 h 2878"/>
                              <a:gd name="T12" fmla="*/ 4169 w 5320"/>
                              <a:gd name="T13" fmla="*/ 144 h 2878"/>
                              <a:gd name="T14" fmla="*/ 5032 w 5320"/>
                              <a:gd name="T15" fmla="*/ 576 h 2878"/>
                              <a:gd name="T16" fmla="*/ 5320 w 5320"/>
                              <a:gd name="T17" fmla="*/ 1871 h 2878"/>
                              <a:gd name="T18" fmla="*/ 4457 w 5320"/>
                              <a:gd name="T19" fmla="*/ 2447 h 2878"/>
                              <a:gd name="T20" fmla="*/ 3738 w 5320"/>
                              <a:gd name="T21" fmla="*/ 2735 h 2878"/>
                              <a:gd name="T22" fmla="*/ 3019 w 5320"/>
                              <a:gd name="T23" fmla="*/ 2878 h 2878"/>
                              <a:gd name="T24" fmla="*/ 1869 w 5320"/>
                              <a:gd name="T25" fmla="*/ 2735 h 2878"/>
                              <a:gd name="T26" fmla="*/ 1006 w 5320"/>
                              <a:gd name="T27" fmla="*/ 2303 h 2878"/>
                              <a:gd name="T28" fmla="*/ 0 w 5320"/>
                              <a:gd name="T29" fmla="*/ 1583 h 2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320" h="2878">
                                <a:moveTo>
                                  <a:pt x="0" y="1583"/>
                                </a:moveTo>
                                <a:lnTo>
                                  <a:pt x="575" y="720"/>
                                </a:lnTo>
                                <a:lnTo>
                                  <a:pt x="1150" y="144"/>
                                </a:lnTo>
                                <a:lnTo>
                                  <a:pt x="2013" y="0"/>
                                </a:lnTo>
                                <a:lnTo>
                                  <a:pt x="2731" y="144"/>
                                </a:lnTo>
                                <a:lnTo>
                                  <a:pt x="3450" y="144"/>
                                </a:lnTo>
                                <a:lnTo>
                                  <a:pt x="4169" y="144"/>
                                </a:lnTo>
                                <a:lnTo>
                                  <a:pt x="5032" y="576"/>
                                </a:lnTo>
                                <a:lnTo>
                                  <a:pt x="5320" y="1871"/>
                                </a:lnTo>
                                <a:lnTo>
                                  <a:pt x="4457" y="2447"/>
                                </a:lnTo>
                                <a:lnTo>
                                  <a:pt x="3738" y="2735"/>
                                </a:lnTo>
                                <a:lnTo>
                                  <a:pt x="3019" y="2878"/>
                                </a:lnTo>
                                <a:lnTo>
                                  <a:pt x="1869" y="2735"/>
                                </a:lnTo>
                                <a:lnTo>
                                  <a:pt x="1006" y="2303"/>
                                </a:lnTo>
                                <a:lnTo>
                                  <a:pt x="0" y="15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707"/>
                        <wps:cNvSpPr>
                          <a:spLocks/>
                        </wps:cNvSpPr>
                        <wps:spPr bwMode="auto">
                          <a:xfrm>
                            <a:off x="1905" y="4379"/>
                            <a:ext cx="5320" cy="2878"/>
                          </a:xfrm>
                          <a:custGeom>
                            <a:avLst/>
                            <a:gdLst>
                              <a:gd name="T0" fmla="*/ 0 w 5320"/>
                              <a:gd name="T1" fmla="*/ 1583 h 2878"/>
                              <a:gd name="T2" fmla="*/ 575 w 5320"/>
                              <a:gd name="T3" fmla="*/ 720 h 2878"/>
                              <a:gd name="T4" fmla="*/ 1150 w 5320"/>
                              <a:gd name="T5" fmla="*/ 144 h 2878"/>
                              <a:gd name="T6" fmla="*/ 2013 w 5320"/>
                              <a:gd name="T7" fmla="*/ 0 h 2878"/>
                              <a:gd name="T8" fmla="*/ 2731 w 5320"/>
                              <a:gd name="T9" fmla="*/ 144 h 2878"/>
                              <a:gd name="T10" fmla="*/ 3450 w 5320"/>
                              <a:gd name="T11" fmla="*/ 144 h 2878"/>
                              <a:gd name="T12" fmla="*/ 4169 w 5320"/>
                              <a:gd name="T13" fmla="*/ 144 h 2878"/>
                              <a:gd name="T14" fmla="*/ 5032 w 5320"/>
                              <a:gd name="T15" fmla="*/ 576 h 2878"/>
                              <a:gd name="T16" fmla="*/ 5320 w 5320"/>
                              <a:gd name="T17" fmla="*/ 1871 h 2878"/>
                              <a:gd name="T18" fmla="*/ 4457 w 5320"/>
                              <a:gd name="T19" fmla="*/ 2447 h 2878"/>
                              <a:gd name="T20" fmla="*/ 3738 w 5320"/>
                              <a:gd name="T21" fmla="*/ 2735 h 2878"/>
                              <a:gd name="T22" fmla="*/ 3019 w 5320"/>
                              <a:gd name="T23" fmla="*/ 2878 h 2878"/>
                              <a:gd name="T24" fmla="*/ 1869 w 5320"/>
                              <a:gd name="T25" fmla="*/ 2735 h 2878"/>
                              <a:gd name="T26" fmla="*/ 1006 w 5320"/>
                              <a:gd name="T27" fmla="*/ 2303 h 2878"/>
                              <a:gd name="T28" fmla="*/ 0 w 5320"/>
                              <a:gd name="T29" fmla="*/ 1583 h 2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320" h="2878">
                                <a:moveTo>
                                  <a:pt x="0" y="1583"/>
                                </a:moveTo>
                                <a:lnTo>
                                  <a:pt x="575" y="720"/>
                                </a:lnTo>
                                <a:lnTo>
                                  <a:pt x="1150" y="144"/>
                                </a:lnTo>
                                <a:lnTo>
                                  <a:pt x="2013" y="0"/>
                                </a:lnTo>
                                <a:lnTo>
                                  <a:pt x="2731" y="144"/>
                                </a:lnTo>
                                <a:lnTo>
                                  <a:pt x="3450" y="144"/>
                                </a:lnTo>
                                <a:lnTo>
                                  <a:pt x="4169" y="144"/>
                                </a:lnTo>
                                <a:lnTo>
                                  <a:pt x="5032" y="576"/>
                                </a:lnTo>
                                <a:lnTo>
                                  <a:pt x="5320" y="1871"/>
                                </a:lnTo>
                                <a:lnTo>
                                  <a:pt x="4457" y="2447"/>
                                </a:lnTo>
                                <a:lnTo>
                                  <a:pt x="3738" y="2735"/>
                                </a:lnTo>
                                <a:lnTo>
                                  <a:pt x="3019" y="2878"/>
                                </a:lnTo>
                                <a:lnTo>
                                  <a:pt x="1869" y="2735"/>
                                </a:lnTo>
                                <a:lnTo>
                                  <a:pt x="1006" y="2303"/>
                                </a:lnTo>
                                <a:lnTo>
                                  <a:pt x="0" y="1583"/>
                                </a:lnTo>
                                <a:close/>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Freeform 708"/>
                        <wps:cNvSpPr>
                          <a:spLocks/>
                        </wps:cNvSpPr>
                        <wps:spPr bwMode="auto">
                          <a:xfrm>
                            <a:off x="2480" y="4523"/>
                            <a:ext cx="2875" cy="1439"/>
                          </a:xfrm>
                          <a:custGeom>
                            <a:avLst/>
                            <a:gdLst>
                              <a:gd name="T0" fmla="*/ 2875 w 2875"/>
                              <a:gd name="T1" fmla="*/ 0 h 1439"/>
                              <a:gd name="T2" fmla="*/ 2588 w 2875"/>
                              <a:gd name="T3" fmla="*/ 1295 h 1439"/>
                              <a:gd name="T4" fmla="*/ 1725 w 2875"/>
                              <a:gd name="T5" fmla="*/ 1439 h 1439"/>
                              <a:gd name="T6" fmla="*/ 862 w 2875"/>
                              <a:gd name="T7" fmla="*/ 1151 h 1439"/>
                              <a:gd name="T8" fmla="*/ 0 w 2875"/>
                              <a:gd name="T9" fmla="*/ 576 h 1439"/>
                            </a:gdLst>
                            <a:ahLst/>
                            <a:cxnLst>
                              <a:cxn ang="0">
                                <a:pos x="T0" y="T1"/>
                              </a:cxn>
                              <a:cxn ang="0">
                                <a:pos x="T2" y="T3"/>
                              </a:cxn>
                              <a:cxn ang="0">
                                <a:pos x="T4" y="T5"/>
                              </a:cxn>
                              <a:cxn ang="0">
                                <a:pos x="T6" y="T7"/>
                              </a:cxn>
                              <a:cxn ang="0">
                                <a:pos x="T8" y="T9"/>
                              </a:cxn>
                            </a:cxnLst>
                            <a:rect l="0" t="0" r="r" b="b"/>
                            <a:pathLst>
                              <a:path w="2875" h="1439">
                                <a:moveTo>
                                  <a:pt x="2875" y="0"/>
                                </a:moveTo>
                                <a:lnTo>
                                  <a:pt x="2588" y="1295"/>
                                </a:lnTo>
                                <a:lnTo>
                                  <a:pt x="1725" y="1439"/>
                                </a:lnTo>
                                <a:lnTo>
                                  <a:pt x="862" y="1151"/>
                                </a:lnTo>
                                <a:lnTo>
                                  <a:pt x="0" y="576"/>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Freeform 709"/>
                        <wps:cNvSpPr>
                          <a:spLocks/>
                        </wps:cNvSpPr>
                        <wps:spPr bwMode="auto">
                          <a:xfrm>
                            <a:off x="4205" y="5962"/>
                            <a:ext cx="1438" cy="1152"/>
                          </a:xfrm>
                          <a:custGeom>
                            <a:avLst/>
                            <a:gdLst>
                              <a:gd name="T0" fmla="*/ 0 w 1438"/>
                              <a:gd name="T1" fmla="*/ 0 h 1152"/>
                              <a:gd name="T2" fmla="*/ 575 w 1438"/>
                              <a:gd name="T3" fmla="*/ 720 h 1152"/>
                              <a:gd name="T4" fmla="*/ 1438 w 1438"/>
                              <a:gd name="T5" fmla="*/ 1152 h 1152"/>
                            </a:gdLst>
                            <a:ahLst/>
                            <a:cxnLst>
                              <a:cxn ang="0">
                                <a:pos x="T0" y="T1"/>
                              </a:cxn>
                              <a:cxn ang="0">
                                <a:pos x="T2" y="T3"/>
                              </a:cxn>
                              <a:cxn ang="0">
                                <a:pos x="T4" y="T5"/>
                              </a:cxn>
                            </a:cxnLst>
                            <a:rect l="0" t="0" r="r" b="b"/>
                            <a:pathLst>
                              <a:path w="1438" h="1152">
                                <a:moveTo>
                                  <a:pt x="0" y="0"/>
                                </a:moveTo>
                                <a:lnTo>
                                  <a:pt x="575" y="720"/>
                                </a:lnTo>
                                <a:lnTo>
                                  <a:pt x="1438" y="1152"/>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Freeform 710"/>
                        <wps:cNvSpPr>
                          <a:spLocks/>
                        </wps:cNvSpPr>
                        <wps:spPr bwMode="auto">
                          <a:xfrm>
                            <a:off x="5990" y="4453"/>
                            <a:ext cx="144" cy="144"/>
                          </a:xfrm>
                          <a:custGeom>
                            <a:avLst/>
                            <a:gdLst>
                              <a:gd name="T0" fmla="*/ 72 w 144"/>
                              <a:gd name="T1" fmla="*/ 0 h 144"/>
                              <a:gd name="T2" fmla="*/ 65 w 144"/>
                              <a:gd name="T3" fmla="*/ 3 h 144"/>
                              <a:gd name="T4" fmla="*/ 58 w 144"/>
                              <a:gd name="T5" fmla="*/ 3 h 144"/>
                              <a:gd name="T6" fmla="*/ 51 w 144"/>
                              <a:gd name="T7" fmla="*/ 5 h 144"/>
                              <a:gd name="T8" fmla="*/ 44 w 144"/>
                              <a:gd name="T9" fmla="*/ 8 h 144"/>
                              <a:gd name="T10" fmla="*/ 39 w 144"/>
                              <a:gd name="T11" fmla="*/ 10 h 144"/>
                              <a:gd name="T12" fmla="*/ 32 w 144"/>
                              <a:gd name="T13" fmla="*/ 15 h 144"/>
                              <a:gd name="T14" fmla="*/ 22 w 144"/>
                              <a:gd name="T15" fmla="*/ 22 h 144"/>
                              <a:gd name="T16" fmla="*/ 12 w 144"/>
                              <a:gd name="T17" fmla="*/ 34 h 144"/>
                              <a:gd name="T18" fmla="*/ 10 w 144"/>
                              <a:gd name="T19" fmla="*/ 39 h 144"/>
                              <a:gd name="T20" fmla="*/ 5 w 144"/>
                              <a:gd name="T21" fmla="*/ 46 h 144"/>
                              <a:gd name="T22" fmla="*/ 3 w 144"/>
                              <a:gd name="T23" fmla="*/ 53 h 144"/>
                              <a:gd name="T24" fmla="*/ 3 w 144"/>
                              <a:gd name="T25" fmla="*/ 58 h 144"/>
                              <a:gd name="T26" fmla="*/ 0 w 144"/>
                              <a:gd name="T27" fmla="*/ 65 h 144"/>
                              <a:gd name="T28" fmla="*/ 0 w 144"/>
                              <a:gd name="T29" fmla="*/ 72 h 144"/>
                              <a:gd name="T30" fmla="*/ 0 w 144"/>
                              <a:gd name="T31" fmla="*/ 82 h 144"/>
                              <a:gd name="T32" fmla="*/ 3 w 144"/>
                              <a:gd name="T33" fmla="*/ 89 h 144"/>
                              <a:gd name="T34" fmla="*/ 3 w 144"/>
                              <a:gd name="T35" fmla="*/ 94 h 144"/>
                              <a:gd name="T36" fmla="*/ 5 w 144"/>
                              <a:gd name="T37" fmla="*/ 101 h 144"/>
                              <a:gd name="T38" fmla="*/ 10 w 144"/>
                              <a:gd name="T39" fmla="*/ 108 h 144"/>
                              <a:gd name="T40" fmla="*/ 12 w 144"/>
                              <a:gd name="T41" fmla="*/ 113 h 144"/>
                              <a:gd name="T42" fmla="*/ 22 w 144"/>
                              <a:gd name="T43" fmla="*/ 125 h 144"/>
                              <a:gd name="T44" fmla="*/ 32 w 144"/>
                              <a:gd name="T45" fmla="*/ 132 h 144"/>
                              <a:gd name="T46" fmla="*/ 39 w 144"/>
                              <a:gd name="T47" fmla="*/ 137 h 144"/>
                              <a:gd name="T48" fmla="*/ 44 w 144"/>
                              <a:gd name="T49" fmla="*/ 140 h 144"/>
                              <a:gd name="T50" fmla="*/ 51 w 144"/>
                              <a:gd name="T51" fmla="*/ 142 h 144"/>
                              <a:gd name="T52" fmla="*/ 58 w 144"/>
                              <a:gd name="T53" fmla="*/ 144 h 144"/>
                              <a:gd name="T54" fmla="*/ 65 w 144"/>
                              <a:gd name="T55" fmla="*/ 144 h 144"/>
                              <a:gd name="T56" fmla="*/ 72 w 144"/>
                              <a:gd name="T57" fmla="*/ 144 h 144"/>
                              <a:gd name="T58" fmla="*/ 80 w 144"/>
                              <a:gd name="T59" fmla="*/ 144 h 144"/>
                              <a:gd name="T60" fmla="*/ 87 w 144"/>
                              <a:gd name="T61" fmla="*/ 144 h 144"/>
                              <a:gd name="T62" fmla="*/ 94 w 144"/>
                              <a:gd name="T63" fmla="*/ 142 h 144"/>
                              <a:gd name="T64" fmla="*/ 101 w 144"/>
                              <a:gd name="T65" fmla="*/ 140 h 144"/>
                              <a:gd name="T66" fmla="*/ 106 w 144"/>
                              <a:gd name="T67" fmla="*/ 137 h 144"/>
                              <a:gd name="T68" fmla="*/ 113 w 144"/>
                              <a:gd name="T69" fmla="*/ 132 h 144"/>
                              <a:gd name="T70" fmla="*/ 123 w 144"/>
                              <a:gd name="T71" fmla="*/ 125 h 144"/>
                              <a:gd name="T72" fmla="*/ 132 w 144"/>
                              <a:gd name="T73" fmla="*/ 113 h 144"/>
                              <a:gd name="T74" fmla="*/ 135 w 144"/>
                              <a:gd name="T75" fmla="*/ 108 h 144"/>
                              <a:gd name="T76" fmla="*/ 139 w 144"/>
                              <a:gd name="T77" fmla="*/ 101 h 144"/>
                              <a:gd name="T78" fmla="*/ 142 w 144"/>
                              <a:gd name="T79" fmla="*/ 94 h 144"/>
                              <a:gd name="T80" fmla="*/ 142 w 144"/>
                              <a:gd name="T81" fmla="*/ 89 h 144"/>
                              <a:gd name="T82" fmla="*/ 144 w 144"/>
                              <a:gd name="T83" fmla="*/ 82 h 144"/>
                              <a:gd name="T84" fmla="*/ 144 w 144"/>
                              <a:gd name="T85" fmla="*/ 72 h 144"/>
                              <a:gd name="T86" fmla="*/ 144 w 144"/>
                              <a:gd name="T87" fmla="*/ 65 h 144"/>
                              <a:gd name="T88" fmla="*/ 142 w 144"/>
                              <a:gd name="T89" fmla="*/ 58 h 144"/>
                              <a:gd name="T90" fmla="*/ 142 w 144"/>
                              <a:gd name="T91" fmla="*/ 53 h 144"/>
                              <a:gd name="T92" fmla="*/ 139 w 144"/>
                              <a:gd name="T93" fmla="*/ 46 h 144"/>
                              <a:gd name="T94" fmla="*/ 135 w 144"/>
                              <a:gd name="T95" fmla="*/ 39 h 144"/>
                              <a:gd name="T96" fmla="*/ 132 w 144"/>
                              <a:gd name="T97" fmla="*/ 34 h 144"/>
                              <a:gd name="T98" fmla="*/ 123 w 144"/>
                              <a:gd name="T99" fmla="*/ 22 h 144"/>
                              <a:gd name="T100" fmla="*/ 113 w 144"/>
                              <a:gd name="T101" fmla="*/ 15 h 144"/>
                              <a:gd name="T102" fmla="*/ 106 w 144"/>
                              <a:gd name="T103" fmla="*/ 10 h 144"/>
                              <a:gd name="T104" fmla="*/ 101 w 144"/>
                              <a:gd name="T105" fmla="*/ 8 h 144"/>
                              <a:gd name="T106" fmla="*/ 94 w 144"/>
                              <a:gd name="T107" fmla="*/ 5 h 144"/>
                              <a:gd name="T108" fmla="*/ 87 w 144"/>
                              <a:gd name="T109" fmla="*/ 3 h 144"/>
                              <a:gd name="T110" fmla="*/ 80 w 144"/>
                              <a:gd name="T111" fmla="*/ 3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3"/>
                                </a:lnTo>
                                <a:lnTo>
                                  <a:pt x="58" y="3"/>
                                </a:lnTo>
                                <a:lnTo>
                                  <a:pt x="51" y="5"/>
                                </a:lnTo>
                                <a:lnTo>
                                  <a:pt x="44" y="8"/>
                                </a:lnTo>
                                <a:lnTo>
                                  <a:pt x="39" y="10"/>
                                </a:lnTo>
                                <a:lnTo>
                                  <a:pt x="32" y="15"/>
                                </a:lnTo>
                                <a:lnTo>
                                  <a:pt x="22" y="22"/>
                                </a:lnTo>
                                <a:lnTo>
                                  <a:pt x="12" y="34"/>
                                </a:lnTo>
                                <a:lnTo>
                                  <a:pt x="10" y="39"/>
                                </a:lnTo>
                                <a:lnTo>
                                  <a:pt x="5" y="46"/>
                                </a:lnTo>
                                <a:lnTo>
                                  <a:pt x="3" y="53"/>
                                </a:lnTo>
                                <a:lnTo>
                                  <a:pt x="3" y="58"/>
                                </a:lnTo>
                                <a:lnTo>
                                  <a:pt x="0" y="65"/>
                                </a:lnTo>
                                <a:lnTo>
                                  <a:pt x="0" y="72"/>
                                </a:lnTo>
                                <a:lnTo>
                                  <a:pt x="0" y="82"/>
                                </a:lnTo>
                                <a:lnTo>
                                  <a:pt x="3" y="89"/>
                                </a:lnTo>
                                <a:lnTo>
                                  <a:pt x="3" y="94"/>
                                </a:lnTo>
                                <a:lnTo>
                                  <a:pt x="5" y="101"/>
                                </a:lnTo>
                                <a:lnTo>
                                  <a:pt x="10" y="108"/>
                                </a:lnTo>
                                <a:lnTo>
                                  <a:pt x="12" y="113"/>
                                </a:lnTo>
                                <a:lnTo>
                                  <a:pt x="22" y="125"/>
                                </a:lnTo>
                                <a:lnTo>
                                  <a:pt x="32" y="132"/>
                                </a:lnTo>
                                <a:lnTo>
                                  <a:pt x="39" y="137"/>
                                </a:lnTo>
                                <a:lnTo>
                                  <a:pt x="44" y="140"/>
                                </a:lnTo>
                                <a:lnTo>
                                  <a:pt x="51" y="142"/>
                                </a:lnTo>
                                <a:lnTo>
                                  <a:pt x="58" y="144"/>
                                </a:lnTo>
                                <a:lnTo>
                                  <a:pt x="65" y="144"/>
                                </a:lnTo>
                                <a:lnTo>
                                  <a:pt x="72" y="144"/>
                                </a:lnTo>
                                <a:lnTo>
                                  <a:pt x="80" y="144"/>
                                </a:lnTo>
                                <a:lnTo>
                                  <a:pt x="87" y="144"/>
                                </a:lnTo>
                                <a:lnTo>
                                  <a:pt x="94" y="142"/>
                                </a:lnTo>
                                <a:lnTo>
                                  <a:pt x="101" y="140"/>
                                </a:lnTo>
                                <a:lnTo>
                                  <a:pt x="106" y="137"/>
                                </a:lnTo>
                                <a:lnTo>
                                  <a:pt x="113" y="132"/>
                                </a:lnTo>
                                <a:lnTo>
                                  <a:pt x="123" y="125"/>
                                </a:lnTo>
                                <a:lnTo>
                                  <a:pt x="132" y="113"/>
                                </a:lnTo>
                                <a:lnTo>
                                  <a:pt x="135" y="108"/>
                                </a:lnTo>
                                <a:lnTo>
                                  <a:pt x="139" y="101"/>
                                </a:lnTo>
                                <a:lnTo>
                                  <a:pt x="142" y="94"/>
                                </a:lnTo>
                                <a:lnTo>
                                  <a:pt x="142" y="89"/>
                                </a:lnTo>
                                <a:lnTo>
                                  <a:pt x="144" y="82"/>
                                </a:lnTo>
                                <a:lnTo>
                                  <a:pt x="144" y="72"/>
                                </a:lnTo>
                                <a:lnTo>
                                  <a:pt x="144" y="65"/>
                                </a:lnTo>
                                <a:lnTo>
                                  <a:pt x="142" y="58"/>
                                </a:lnTo>
                                <a:lnTo>
                                  <a:pt x="142" y="53"/>
                                </a:lnTo>
                                <a:lnTo>
                                  <a:pt x="139" y="46"/>
                                </a:lnTo>
                                <a:lnTo>
                                  <a:pt x="135" y="39"/>
                                </a:lnTo>
                                <a:lnTo>
                                  <a:pt x="132" y="34"/>
                                </a:lnTo>
                                <a:lnTo>
                                  <a:pt x="123" y="22"/>
                                </a:lnTo>
                                <a:lnTo>
                                  <a:pt x="113" y="15"/>
                                </a:lnTo>
                                <a:lnTo>
                                  <a:pt x="106" y="10"/>
                                </a:lnTo>
                                <a:lnTo>
                                  <a:pt x="101" y="8"/>
                                </a:lnTo>
                                <a:lnTo>
                                  <a:pt x="94" y="5"/>
                                </a:lnTo>
                                <a:lnTo>
                                  <a:pt x="87" y="3"/>
                                </a:lnTo>
                                <a:lnTo>
                                  <a:pt x="80" y="3"/>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711"/>
                        <wps:cNvSpPr>
                          <a:spLocks/>
                        </wps:cNvSpPr>
                        <wps:spPr bwMode="auto">
                          <a:xfrm>
                            <a:off x="5990" y="4453"/>
                            <a:ext cx="144" cy="144"/>
                          </a:xfrm>
                          <a:custGeom>
                            <a:avLst/>
                            <a:gdLst>
                              <a:gd name="T0" fmla="*/ 72 w 144"/>
                              <a:gd name="T1" fmla="*/ 0 h 144"/>
                              <a:gd name="T2" fmla="*/ 65 w 144"/>
                              <a:gd name="T3" fmla="*/ 3 h 144"/>
                              <a:gd name="T4" fmla="*/ 58 w 144"/>
                              <a:gd name="T5" fmla="*/ 3 h 144"/>
                              <a:gd name="T6" fmla="*/ 51 w 144"/>
                              <a:gd name="T7" fmla="*/ 5 h 144"/>
                              <a:gd name="T8" fmla="*/ 44 w 144"/>
                              <a:gd name="T9" fmla="*/ 8 h 144"/>
                              <a:gd name="T10" fmla="*/ 39 w 144"/>
                              <a:gd name="T11" fmla="*/ 10 h 144"/>
                              <a:gd name="T12" fmla="*/ 32 w 144"/>
                              <a:gd name="T13" fmla="*/ 15 h 144"/>
                              <a:gd name="T14" fmla="*/ 22 w 144"/>
                              <a:gd name="T15" fmla="*/ 22 h 144"/>
                              <a:gd name="T16" fmla="*/ 12 w 144"/>
                              <a:gd name="T17" fmla="*/ 34 h 144"/>
                              <a:gd name="T18" fmla="*/ 10 w 144"/>
                              <a:gd name="T19" fmla="*/ 39 h 144"/>
                              <a:gd name="T20" fmla="*/ 5 w 144"/>
                              <a:gd name="T21" fmla="*/ 46 h 144"/>
                              <a:gd name="T22" fmla="*/ 3 w 144"/>
                              <a:gd name="T23" fmla="*/ 53 h 144"/>
                              <a:gd name="T24" fmla="*/ 3 w 144"/>
                              <a:gd name="T25" fmla="*/ 58 h 144"/>
                              <a:gd name="T26" fmla="*/ 0 w 144"/>
                              <a:gd name="T27" fmla="*/ 65 h 144"/>
                              <a:gd name="T28" fmla="*/ 0 w 144"/>
                              <a:gd name="T29" fmla="*/ 72 h 144"/>
                              <a:gd name="T30" fmla="*/ 0 w 144"/>
                              <a:gd name="T31" fmla="*/ 82 h 144"/>
                              <a:gd name="T32" fmla="*/ 3 w 144"/>
                              <a:gd name="T33" fmla="*/ 89 h 144"/>
                              <a:gd name="T34" fmla="*/ 3 w 144"/>
                              <a:gd name="T35" fmla="*/ 94 h 144"/>
                              <a:gd name="T36" fmla="*/ 5 w 144"/>
                              <a:gd name="T37" fmla="*/ 101 h 144"/>
                              <a:gd name="T38" fmla="*/ 10 w 144"/>
                              <a:gd name="T39" fmla="*/ 108 h 144"/>
                              <a:gd name="T40" fmla="*/ 12 w 144"/>
                              <a:gd name="T41" fmla="*/ 113 h 144"/>
                              <a:gd name="T42" fmla="*/ 22 w 144"/>
                              <a:gd name="T43" fmla="*/ 125 h 144"/>
                              <a:gd name="T44" fmla="*/ 32 w 144"/>
                              <a:gd name="T45" fmla="*/ 132 h 144"/>
                              <a:gd name="T46" fmla="*/ 39 w 144"/>
                              <a:gd name="T47" fmla="*/ 137 h 144"/>
                              <a:gd name="T48" fmla="*/ 44 w 144"/>
                              <a:gd name="T49" fmla="*/ 140 h 144"/>
                              <a:gd name="T50" fmla="*/ 51 w 144"/>
                              <a:gd name="T51" fmla="*/ 142 h 144"/>
                              <a:gd name="T52" fmla="*/ 58 w 144"/>
                              <a:gd name="T53" fmla="*/ 144 h 144"/>
                              <a:gd name="T54" fmla="*/ 65 w 144"/>
                              <a:gd name="T55" fmla="*/ 144 h 144"/>
                              <a:gd name="T56" fmla="*/ 72 w 144"/>
                              <a:gd name="T57" fmla="*/ 144 h 144"/>
                              <a:gd name="T58" fmla="*/ 80 w 144"/>
                              <a:gd name="T59" fmla="*/ 144 h 144"/>
                              <a:gd name="T60" fmla="*/ 87 w 144"/>
                              <a:gd name="T61" fmla="*/ 144 h 144"/>
                              <a:gd name="T62" fmla="*/ 94 w 144"/>
                              <a:gd name="T63" fmla="*/ 142 h 144"/>
                              <a:gd name="T64" fmla="*/ 101 w 144"/>
                              <a:gd name="T65" fmla="*/ 140 h 144"/>
                              <a:gd name="T66" fmla="*/ 106 w 144"/>
                              <a:gd name="T67" fmla="*/ 137 h 144"/>
                              <a:gd name="T68" fmla="*/ 113 w 144"/>
                              <a:gd name="T69" fmla="*/ 132 h 144"/>
                              <a:gd name="T70" fmla="*/ 123 w 144"/>
                              <a:gd name="T71" fmla="*/ 125 h 144"/>
                              <a:gd name="T72" fmla="*/ 132 w 144"/>
                              <a:gd name="T73" fmla="*/ 113 h 144"/>
                              <a:gd name="T74" fmla="*/ 135 w 144"/>
                              <a:gd name="T75" fmla="*/ 108 h 144"/>
                              <a:gd name="T76" fmla="*/ 139 w 144"/>
                              <a:gd name="T77" fmla="*/ 101 h 144"/>
                              <a:gd name="T78" fmla="*/ 142 w 144"/>
                              <a:gd name="T79" fmla="*/ 94 h 144"/>
                              <a:gd name="T80" fmla="*/ 142 w 144"/>
                              <a:gd name="T81" fmla="*/ 89 h 144"/>
                              <a:gd name="T82" fmla="*/ 144 w 144"/>
                              <a:gd name="T83" fmla="*/ 82 h 144"/>
                              <a:gd name="T84" fmla="*/ 144 w 144"/>
                              <a:gd name="T85" fmla="*/ 72 h 144"/>
                              <a:gd name="T86" fmla="*/ 144 w 144"/>
                              <a:gd name="T87" fmla="*/ 65 h 144"/>
                              <a:gd name="T88" fmla="*/ 142 w 144"/>
                              <a:gd name="T89" fmla="*/ 58 h 144"/>
                              <a:gd name="T90" fmla="*/ 142 w 144"/>
                              <a:gd name="T91" fmla="*/ 53 h 144"/>
                              <a:gd name="T92" fmla="*/ 139 w 144"/>
                              <a:gd name="T93" fmla="*/ 46 h 144"/>
                              <a:gd name="T94" fmla="*/ 135 w 144"/>
                              <a:gd name="T95" fmla="*/ 39 h 144"/>
                              <a:gd name="T96" fmla="*/ 132 w 144"/>
                              <a:gd name="T97" fmla="*/ 34 h 144"/>
                              <a:gd name="T98" fmla="*/ 123 w 144"/>
                              <a:gd name="T99" fmla="*/ 22 h 144"/>
                              <a:gd name="T100" fmla="*/ 113 w 144"/>
                              <a:gd name="T101" fmla="*/ 15 h 144"/>
                              <a:gd name="T102" fmla="*/ 106 w 144"/>
                              <a:gd name="T103" fmla="*/ 10 h 144"/>
                              <a:gd name="T104" fmla="*/ 101 w 144"/>
                              <a:gd name="T105" fmla="*/ 8 h 144"/>
                              <a:gd name="T106" fmla="*/ 94 w 144"/>
                              <a:gd name="T107" fmla="*/ 5 h 144"/>
                              <a:gd name="T108" fmla="*/ 87 w 144"/>
                              <a:gd name="T109" fmla="*/ 3 h 144"/>
                              <a:gd name="T110" fmla="*/ 80 w 144"/>
                              <a:gd name="T111" fmla="*/ 3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3"/>
                                </a:lnTo>
                                <a:lnTo>
                                  <a:pt x="58" y="3"/>
                                </a:lnTo>
                                <a:lnTo>
                                  <a:pt x="51" y="5"/>
                                </a:lnTo>
                                <a:lnTo>
                                  <a:pt x="44" y="8"/>
                                </a:lnTo>
                                <a:lnTo>
                                  <a:pt x="39" y="10"/>
                                </a:lnTo>
                                <a:lnTo>
                                  <a:pt x="32" y="15"/>
                                </a:lnTo>
                                <a:lnTo>
                                  <a:pt x="22" y="22"/>
                                </a:lnTo>
                                <a:lnTo>
                                  <a:pt x="12" y="34"/>
                                </a:lnTo>
                                <a:lnTo>
                                  <a:pt x="10" y="39"/>
                                </a:lnTo>
                                <a:lnTo>
                                  <a:pt x="5" y="46"/>
                                </a:lnTo>
                                <a:lnTo>
                                  <a:pt x="3" y="53"/>
                                </a:lnTo>
                                <a:lnTo>
                                  <a:pt x="3" y="58"/>
                                </a:lnTo>
                                <a:lnTo>
                                  <a:pt x="0" y="65"/>
                                </a:lnTo>
                                <a:lnTo>
                                  <a:pt x="0" y="72"/>
                                </a:lnTo>
                                <a:lnTo>
                                  <a:pt x="0" y="82"/>
                                </a:lnTo>
                                <a:lnTo>
                                  <a:pt x="3" y="89"/>
                                </a:lnTo>
                                <a:lnTo>
                                  <a:pt x="3" y="94"/>
                                </a:lnTo>
                                <a:lnTo>
                                  <a:pt x="5" y="101"/>
                                </a:lnTo>
                                <a:lnTo>
                                  <a:pt x="10" y="108"/>
                                </a:lnTo>
                                <a:lnTo>
                                  <a:pt x="12" y="113"/>
                                </a:lnTo>
                                <a:lnTo>
                                  <a:pt x="22" y="125"/>
                                </a:lnTo>
                                <a:lnTo>
                                  <a:pt x="32" y="132"/>
                                </a:lnTo>
                                <a:lnTo>
                                  <a:pt x="39" y="137"/>
                                </a:lnTo>
                                <a:lnTo>
                                  <a:pt x="44" y="140"/>
                                </a:lnTo>
                                <a:lnTo>
                                  <a:pt x="51" y="142"/>
                                </a:lnTo>
                                <a:lnTo>
                                  <a:pt x="58" y="144"/>
                                </a:lnTo>
                                <a:lnTo>
                                  <a:pt x="65" y="144"/>
                                </a:lnTo>
                                <a:lnTo>
                                  <a:pt x="72" y="144"/>
                                </a:lnTo>
                                <a:lnTo>
                                  <a:pt x="80" y="144"/>
                                </a:lnTo>
                                <a:lnTo>
                                  <a:pt x="87" y="144"/>
                                </a:lnTo>
                                <a:lnTo>
                                  <a:pt x="94" y="142"/>
                                </a:lnTo>
                                <a:lnTo>
                                  <a:pt x="101" y="140"/>
                                </a:lnTo>
                                <a:lnTo>
                                  <a:pt x="106" y="137"/>
                                </a:lnTo>
                                <a:lnTo>
                                  <a:pt x="113" y="132"/>
                                </a:lnTo>
                                <a:lnTo>
                                  <a:pt x="123" y="125"/>
                                </a:lnTo>
                                <a:lnTo>
                                  <a:pt x="132" y="113"/>
                                </a:lnTo>
                                <a:lnTo>
                                  <a:pt x="135" y="108"/>
                                </a:lnTo>
                                <a:lnTo>
                                  <a:pt x="139" y="101"/>
                                </a:lnTo>
                                <a:lnTo>
                                  <a:pt x="142" y="94"/>
                                </a:lnTo>
                                <a:lnTo>
                                  <a:pt x="142" y="89"/>
                                </a:lnTo>
                                <a:lnTo>
                                  <a:pt x="144" y="82"/>
                                </a:lnTo>
                                <a:lnTo>
                                  <a:pt x="144" y="72"/>
                                </a:lnTo>
                                <a:lnTo>
                                  <a:pt x="144" y="65"/>
                                </a:lnTo>
                                <a:lnTo>
                                  <a:pt x="142" y="58"/>
                                </a:lnTo>
                                <a:lnTo>
                                  <a:pt x="142" y="53"/>
                                </a:lnTo>
                                <a:lnTo>
                                  <a:pt x="139" y="46"/>
                                </a:lnTo>
                                <a:lnTo>
                                  <a:pt x="135" y="39"/>
                                </a:lnTo>
                                <a:lnTo>
                                  <a:pt x="132" y="34"/>
                                </a:lnTo>
                                <a:lnTo>
                                  <a:pt x="123" y="22"/>
                                </a:lnTo>
                                <a:lnTo>
                                  <a:pt x="113" y="15"/>
                                </a:lnTo>
                                <a:lnTo>
                                  <a:pt x="106" y="10"/>
                                </a:lnTo>
                                <a:lnTo>
                                  <a:pt x="101" y="8"/>
                                </a:lnTo>
                                <a:lnTo>
                                  <a:pt x="94" y="5"/>
                                </a:lnTo>
                                <a:lnTo>
                                  <a:pt x="87" y="3"/>
                                </a:lnTo>
                                <a:lnTo>
                                  <a:pt x="80" y="3"/>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Freeform 712"/>
                        <wps:cNvSpPr>
                          <a:spLocks/>
                        </wps:cNvSpPr>
                        <wps:spPr bwMode="auto">
                          <a:xfrm>
                            <a:off x="6891" y="4876"/>
                            <a:ext cx="144" cy="143"/>
                          </a:xfrm>
                          <a:custGeom>
                            <a:avLst/>
                            <a:gdLst>
                              <a:gd name="T0" fmla="*/ 72 w 144"/>
                              <a:gd name="T1" fmla="*/ 0 h 143"/>
                              <a:gd name="T2" fmla="*/ 65 w 144"/>
                              <a:gd name="T3" fmla="*/ 0 h 143"/>
                              <a:gd name="T4" fmla="*/ 58 w 144"/>
                              <a:gd name="T5" fmla="*/ 0 h 143"/>
                              <a:gd name="T6" fmla="*/ 51 w 144"/>
                              <a:gd name="T7" fmla="*/ 2 h 143"/>
                              <a:gd name="T8" fmla="*/ 44 w 144"/>
                              <a:gd name="T9" fmla="*/ 4 h 143"/>
                              <a:gd name="T10" fmla="*/ 39 w 144"/>
                              <a:gd name="T11" fmla="*/ 7 h 143"/>
                              <a:gd name="T12" fmla="*/ 32 w 144"/>
                              <a:gd name="T13" fmla="*/ 12 h 143"/>
                              <a:gd name="T14" fmla="*/ 22 w 144"/>
                              <a:gd name="T15" fmla="*/ 19 h 143"/>
                              <a:gd name="T16" fmla="*/ 12 w 144"/>
                              <a:gd name="T17" fmla="*/ 31 h 143"/>
                              <a:gd name="T18" fmla="*/ 10 w 144"/>
                              <a:gd name="T19" fmla="*/ 36 h 143"/>
                              <a:gd name="T20" fmla="*/ 8 w 144"/>
                              <a:gd name="T21" fmla="*/ 43 h 143"/>
                              <a:gd name="T22" fmla="*/ 5 w 144"/>
                              <a:gd name="T23" fmla="*/ 50 h 143"/>
                              <a:gd name="T24" fmla="*/ 3 w 144"/>
                              <a:gd name="T25" fmla="*/ 55 h 143"/>
                              <a:gd name="T26" fmla="*/ 0 w 144"/>
                              <a:gd name="T27" fmla="*/ 62 h 143"/>
                              <a:gd name="T28" fmla="*/ 0 w 144"/>
                              <a:gd name="T29" fmla="*/ 72 h 143"/>
                              <a:gd name="T30" fmla="*/ 0 w 144"/>
                              <a:gd name="T31" fmla="*/ 79 h 143"/>
                              <a:gd name="T32" fmla="*/ 3 w 144"/>
                              <a:gd name="T33" fmla="*/ 86 h 143"/>
                              <a:gd name="T34" fmla="*/ 5 w 144"/>
                              <a:gd name="T35" fmla="*/ 91 h 143"/>
                              <a:gd name="T36" fmla="*/ 8 w 144"/>
                              <a:gd name="T37" fmla="*/ 98 h 143"/>
                              <a:gd name="T38" fmla="*/ 10 w 144"/>
                              <a:gd name="T39" fmla="*/ 105 h 143"/>
                              <a:gd name="T40" fmla="*/ 12 w 144"/>
                              <a:gd name="T41" fmla="*/ 110 h 143"/>
                              <a:gd name="T42" fmla="*/ 22 w 144"/>
                              <a:gd name="T43" fmla="*/ 122 h 143"/>
                              <a:gd name="T44" fmla="*/ 32 w 144"/>
                              <a:gd name="T45" fmla="*/ 129 h 143"/>
                              <a:gd name="T46" fmla="*/ 39 w 144"/>
                              <a:gd name="T47" fmla="*/ 134 h 143"/>
                              <a:gd name="T48" fmla="*/ 44 w 144"/>
                              <a:gd name="T49" fmla="*/ 136 h 143"/>
                              <a:gd name="T50" fmla="*/ 51 w 144"/>
                              <a:gd name="T51" fmla="*/ 139 h 143"/>
                              <a:gd name="T52" fmla="*/ 58 w 144"/>
                              <a:gd name="T53" fmla="*/ 141 h 143"/>
                              <a:gd name="T54" fmla="*/ 65 w 144"/>
                              <a:gd name="T55" fmla="*/ 141 h 143"/>
                              <a:gd name="T56" fmla="*/ 72 w 144"/>
                              <a:gd name="T57" fmla="*/ 143 h 143"/>
                              <a:gd name="T58" fmla="*/ 80 w 144"/>
                              <a:gd name="T59" fmla="*/ 141 h 143"/>
                              <a:gd name="T60" fmla="*/ 87 w 144"/>
                              <a:gd name="T61" fmla="*/ 141 h 143"/>
                              <a:gd name="T62" fmla="*/ 94 w 144"/>
                              <a:gd name="T63" fmla="*/ 139 h 143"/>
                              <a:gd name="T64" fmla="*/ 101 w 144"/>
                              <a:gd name="T65" fmla="*/ 136 h 143"/>
                              <a:gd name="T66" fmla="*/ 106 w 144"/>
                              <a:gd name="T67" fmla="*/ 134 h 143"/>
                              <a:gd name="T68" fmla="*/ 113 w 144"/>
                              <a:gd name="T69" fmla="*/ 129 h 143"/>
                              <a:gd name="T70" fmla="*/ 123 w 144"/>
                              <a:gd name="T71" fmla="*/ 122 h 143"/>
                              <a:gd name="T72" fmla="*/ 132 w 144"/>
                              <a:gd name="T73" fmla="*/ 110 h 143"/>
                              <a:gd name="T74" fmla="*/ 137 w 144"/>
                              <a:gd name="T75" fmla="*/ 105 h 143"/>
                              <a:gd name="T76" fmla="*/ 139 w 144"/>
                              <a:gd name="T77" fmla="*/ 98 h 143"/>
                              <a:gd name="T78" fmla="*/ 142 w 144"/>
                              <a:gd name="T79" fmla="*/ 91 h 143"/>
                              <a:gd name="T80" fmla="*/ 144 w 144"/>
                              <a:gd name="T81" fmla="*/ 86 h 143"/>
                              <a:gd name="T82" fmla="*/ 144 w 144"/>
                              <a:gd name="T83" fmla="*/ 79 h 143"/>
                              <a:gd name="T84" fmla="*/ 144 w 144"/>
                              <a:gd name="T85" fmla="*/ 72 h 143"/>
                              <a:gd name="T86" fmla="*/ 144 w 144"/>
                              <a:gd name="T87" fmla="*/ 62 h 143"/>
                              <a:gd name="T88" fmla="*/ 144 w 144"/>
                              <a:gd name="T89" fmla="*/ 55 h 143"/>
                              <a:gd name="T90" fmla="*/ 142 w 144"/>
                              <a:gd name="T91" fmla="*/ 50 h 143"/>
                              <a:gd name="T92" fmla="*/ 139 w 144"/>
                              <a:gd name="T93" fmla="*/ 43 h 143"/>
                              <a:gd name="T94" fmla="*/ 137 w 144"/>
                              <a:gd name="T95" fmla="*/ 36 h 143"/>
                              <a:gd name="T96" fmla="*/ 132 w 144"/>
                              <a:gd name="T97" fmla="*/ 31 h 143"/>
                              <a:gd name="T98" fmla="*/ 123 w 144"/>
                              <a:gd name="T99" fmla="*/ 19 h 143"/>
                              <a:gd name="T100" fmla="*/ 113 w 144"/>
                              <a:gd name="T101" fmla="*/ 12 h 143"/>
                              <a:gd name="T102" fmla="*/ 106 w 144"/>
                              <a:gd name="T103" fmla="*/ 7 h 143"/>
                              <a:gd name="T104" fmla="*/ 101 w 144"/>
                              <a:gd name="T105" fmla="*/ 4 h 143"/>
                              <a:gd name="T106" fmla="*/ 94 w 144"/>
                              <a:gd name="T107" fmla="*/ 2 h 143"/>
                              <a:gd name="T108" fmla="*/ 87 w 144"/>
                              <a:gd name="T109" fmla="*/ 0 h 143"/>
                              <a:gd name="T110" fmla="*/ 80 w 144"/>
                              <a:gd name="T111" fmla="*/ 0 h 143"/>
                              <a:gd name="T112" fmla="*/ 72 w 144"/>
                              <a:gd name="T113" fmla="*/ 0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3">
                                <a:moveTo>
                                  <a:pt x="72" y="0"/>
                                </a:moveTo>
                                <a:lnTo>
                                  <a:pt x="65" y="0"/>
                                </a:lnTo>
                                <a:lnTo>
                                  <a:pt x="58" y="0"/>
                                </a:lnTo>
                                <a:lnTo>
                                  <a:pt x="51" y="2"/>
                                </a:lnTo>
                                <a:lnTo>
                                  <a:pt x="44" y="4"/>
                                </a:lnTo>
                                <a:lnTo>
                                  <a:pt x="39" y="7"/>
                                </a:lnTo>
                                <a:lnTo>
                                  <a:pt x="32" y="12"/>
                                </a:lnTo>
                                <a:lnTo>
                                  <a:pt x="22" y="19"/>
                                </a:lnTo>
                                <a:lnTo>
                                  <a:pt x="12" y="31"/>
                                </a:lnTo>
                                <a:lnTo>
                                  <a:pt x="10" y="36"/>
                                </a:lnTo>
                                <a:lnTo>
                                  <a:pt x="8" y="43"/>
                                </a:lnTo>
                                <a:lnTo>
                                  <a:pt x="5" y="50"/>
                                </a:lnTo>
                                <a:lnTo>
                                  <a:pt x="3" y="55"/>
                                </a:lnTo>
                                <a:lnTo>
                                  <a:pt x="0" y="62"/>
                                </a:lnTo>
                                <a:lnTo>
                                  <a:pt x="0" y="72"/>
                                </a:lnTo>
                                <a:lnTo>
                                  <a:pt x="0" y="79"/>
                                </a:lnTo>
                                <a:lnTo>
                                  <a:pt x="3" y="86"/>
                                </a:lnTo>
                                <a:lnTo>
                                  <a:pt x="5" y="91"/>
                                </a:lnTo>
                                <a:lnTo>
                                  <a:pt x="8" y="98"/>
                                </a:lnTo>
                                <a:lnTo>
                                  <a:pt x="10" y="105"/>
                                </a:lnTo>
                                <a:lnTo>
                                  <a:pt x="12" y="110"/>
                                </a:lnTo>
                                <a:lnTo>
                                  <a:pt x="22" y="122"/>
                                </a:lnTo>
                                <a:lnTo>
                                  <a:pt x="32" y="129"/>
                                </a:lnTo>
                                <a:lnTo>
                                  <a:pt x="39" y="134"/>
                                </a:lnTo>
                                <a:lnTo>
                                  <a:pt x="44" y="136"/>
                                </a:lnTo>
                                <a:lnTo>
                                  <a:pt x="51" y="139"/>
                                </a:lnTo>
                                <a:lnTo>
                                  <a:pt x="58" y="141"/>
                                </a:lnTo>
                                <a:lnTo>
                                  <a:pt x="65" y="141"/>
                                </a:lnTo>
                                <a:lnTo>
                                  <a:pt x="72" y="143"/>
                                </a:lnTo>
                                <a:lnTo>
                                  <a:pt x="80" y="141"/>
                                </a:lnTo>
                                <a:lnTo>
                                  <a:pt x="87" y="141"/>
                                </a:lnTo>
                                <a:lnTo>
                                  <a:pt x="94" y="139"/>
                                </a:lnTo>
                                <a:lnTo>
                                  <a:pt x="101" y="136"/>
                                </a:lnTo>
                                <a:lnTo>
                                  <a:pt x="106" y="134"/>
                                </a:lnTo>
                                <a:lnTo>
                                  <a:pt x="113" y="129"/>
                                </a:lnTo>
                                <a:lnTo>
                                  <a:pt x="123" y="122"/>
                                </a:lnTo>
                                <a:lnTo>
                                  <a:pt x="132" y="110"/>
                                </a:lnTo>
                                <a:lnTo>
                                  <a:pt x="137" y="105"/>
                                </a:lnTo>
                                <a:lnTo>
                                  <a:pt x="139" y="98"/>
                                </a:lnTo>
                                <a:lnTo>
                                  <a:pt x="142" y="91"/>
                                </a:lnTo>
                                <a:lnTo>
                                  <a:pt x="144" y="86"/>
                                </a:lnTo>
                                <a:lnTo>
                                  <a:pt x="144" y="79"/>
                                </a:lnTo>
                                <a:lnTo>
                                  <a:pt x="144" y="72"/>
                                </a:lnTo>
                                <a:lnTo>
                                  <a:pt x="144" y="62"/>
                                </a:lnTo>
                                <a:lnTo>
                                  <a:pt x="144" y="55"/>
                                </a:lnTo>
                                <a:lnTo>
                                  <a:pt x="142" y="50"/>
                                </a:lnTo>
                                <a:lnTo>
                                  <a:pt x="139" y="43"/>
                                </a:lnTo>
                                <a:lnTo>
                                  <a:pt x="137" y="36"/>
                                </a:lnTo>
                                <a:lnTo>
                                  <a:pt x="132" y="31"/>
                                </a:lnTo>
                                <a:lnTo>
                                  <a:pt x="123" y="19"/>
                                </a:lnTo>
                                <a:lnTo>
                                  <a:pt x="113" y="12"/>
                                </a:lnTo>
                                <a:lnTo>
                                  <a:pt x="106" y="7"/>
                                </a:lnTo>
                                <a:lnTo>
                                  <a:pt x="101" y="4"/>
                                </a:lnTo>
                                <a:lnTo>
                                  <a:pt x="94" y="2"/>
                                </a:lnTo>
                                <a:lnTo>
                                  <a:pt x="87" y="0"/>
                                </a:lnTo>
                                <a:lnTo>
                                  <a:pt x="80"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713"/>
                        <wps:cNvSpPr>
                          <a:spLocks/>
                        </wps:cNvSpPr>
                        <wps:spPr bwMode="auto">
                          <a:xfrm>
                            <a:off x="6891" y="4876"/>
                            <a:ext cx="144" cy="143"/>
                          </a:xfrm>
                          <a:custGeom>
                            <a:avLst/>
                            <a:gdLst>
                              <a:gd name="T0" fmla="*/ 72 w 144"/>
                              <a:gd name="T1" fmla="*/ 0 h 143"/>
                              <a:gd name="T2" fmla="*/ 65 w 144"/>
                              <a:gd name="T3" fmla="*/ 0 h 143"/>
                              <a:gd name="T4" fmla="*/ 58 w 144"/>
                              <a:gd name="T5" fmla="*/ 0 h 143"/>
                              <a:gd name="T6" fmla="*/ 51 w 144"/>
                              <a:gd name="T7" fmla="*/ 2 h 143"/>
                              <a:gd name="T8" fmla="*/ 44 w 144"/>
                              <a:gd name="T9" fmla="*/ 4 h 143"/>
                              <a:gd name="T10" fmla="*/ 39 w 144"/>
                              <a:gd name="T11" fmla="*/ 7 h 143"/>
                              <a:gd name="T12" fmla="*/ 32 w 144"/>
                              <a:gd name="T13" fmla="*/ 12 h 143"/>
                              <a:gd name="T14" fmla="*/ 22 w 144"/>
                              <a:gd name="T15" fmla="*/ 19 h 143"/>
                              <a:gd name="T16" fmla="*/ 12 w 144"/>
                              <a:gd name="T17" fmla="*/ 31 h 143"/>
                              <a:gd name="T18" fmla="*/ 10 w 144"/>
                              <a:gd name="T19" fmla="*/ 36 h 143"/>
                              <a:gd name="T20" fmla="*/ 8 w 144"/>
                              <a:gd name="T21" fmla="*/ 43 h 143"/>
                              <a:gd name="T22" fmla="*/ 5 w 144"/>
                              <a:gd name="T23" fmla="*/ 50 h 143"/>
                              <a:gd name="T24" fmla="*/ 3 w 144"/>
                              <a:gd name="T25" fmla="*/ 55 h 143"/>
                              <a:gd name="T26" fmla="*/ 0 w 144"/>
                              <a:gd name="T27" fmla="*/ 62 h 143"/>
                              <a:gd name="T28" fmla="*/ 0 w 144"/>
                              <a:gd name="T29" fmla="*/ 72 h 143"/>
                              <a:gd name="T30" fmla="*/ 0 w 144"/>
                              <a:gd name="T31" fmla="*/ 79 h 143"/>
                              <a:gd name="T32" fmla="*/ 3 w 144"/>
                              <a:gd name="T33" fmla="*/ 86 h 143"/>
                              <a:gd name="T34" fmla="*/ 5 w 144"/>
                              <a:gd name="T35" fmla="*/ 91 h 143"/>
                              <a:gd name="T36" fmla="*/ 8 w 144"/>
                              <a:gd name="T37" fmla="*/ 98 h 143"/>
                              <a:gd name="T38" fmla="*/ 10 w 144"/>
                              <a:gd name="T39" fmla="*/ 105 h 143"/>
                              <a:gd name="T40" fmla="*/ 12 w 144"/>
                              <a:gd name="T41" fmla="*/ 110 h 143"/>
                              <a:gd name="T42" fmla="*/ 22 w 144"/>
                              <a:gd name="T43" fmla="*/ 122 h 143"/>
                              <a:gd name="T44" fmla="*/ 32 w 144"/>
                              <a:gd name="T45" fmla="*/ 129 h 143"/>
                              <a:gd name="T46" fmla="*/ 39 w 144"/>
                              <a:gd name="T47" fmla="*/ 134 h 143"/>
                              <a:gd name="T48" fmla="*/ 44 w 144"/>
                              <a:gd name="T49" fmla="*/ 136 h 143"/>
                              <a:gd name="T50" fmla="*/ 51 w 144"/>
                              <a:gd name="T51" fmla="*/ 139 h 143"/>
                              <a:gd name="T52" fmla="*/ 58 w 144"/>
                              <a:gd name="T53" fmla="*/ 141 h 143"/>
                              <a:gd name="T54" fmla="*/ 65 w 144"/>
                              <a:gd name="T55" fmla="*/ 141 h 143"/>
                              <a:gd name="T56" fmla="*/ 72 w 144"/>
                              <a:gd name="T57" fmla="*/ 143 h 143"/>
                              <a:gd name="T58" fmla="*/ 80 w 144"/>
                              <a:gd name="T59" fmla="*/ 141 h 143"/>
                              <a:gd name="T60" fmla="*/ 87 w 144"/>
                              <a:gd name="T61" fmla="*/ 141 h 143"/>
                              <a:gd name="T62" fmla="*/ 94 w 144"/>
                              <a:gd name="T63" fmla="*/ 139 h 143"/>
                              <a:gd name="T64" fmla="*/ 101 w 144"/>
                              <a:gd name="T65" fmla="*/ 136 h 143"/>
                              <a:gd name="T66" fmla="*/ 106 w 144"/>
                              <a:gd name="T67" fmla="*/ 134 h 143"/>
                              <a:gd name="T68" fmla="*/ 113 w 144"/>
                              <a:gd name="T69" fmla="*/ 129 h 143"/>
                              <a:gd name="T70" fmla="*/ 123 w 144"/>
                              <a:gd name="T71" fmla="*/ 122 h 143"/>
                              <a:gd name="T72" fmla="*/ 132 w 144"/>
                              <a:gd name="T73" fmla="*/ 110 h 143"/>
                              <a:gd name="T74" fmla="*/ 137 w 144"/>
                              <a:gd name="T75" fmla="*/ 105 h 143"/>
                              <a:gd name="T76" fmla="*/ 139 w 144"/>
                              <a:gd name="T77" fmla="*/ 98 h 143"/>
                              <a:gd name="T78" fmla="*/ 142 w 144"/>
                              <a:gd name="T79" fmla="*/ 91 h 143"/>
                              <a:gd name="T80" fmla="*/ 144 w 144"/>
                              <a:gd name="T81" fmla="*/ 86 h 143"/>
                              <a:gd name="T82" fmla="*/ 144 w 144"/>
                              <a:gd name="T83" fmla="*/ 79 h 143"/>
                              <a:gd name="T84" fmla="*/ 144 w 144"/>
                              <a:gd name="T85" fmla="*/ 72 h 143"/>
                              <a:gd name="T86" fmla="*/ 144 w 144"/>
                              <a:gd name="T87" fmla="*/ 62 h 143"/>
                              <a:gd name="T88" fmla="*/ 144 w 144"/>
                              <a:gd name="T89" fmla="*/ 55 h 143"/>
                              <a:gd name="T90" fmla="*/ 142 w 144"/>
                              <a:gd name="T91" fmla="*/ 50 h 143"/>
                              <a:gd name="T92" fmla="*/ 139 w 144"/>
                              <a:gd name="T93" fmla="*/ 43 h 143"/>
                              <a:gd name="T94" fmla="*/ 137 w 144"/>
                              <a:gd name="T95" fmla="*/ 36 h 143"/>
                              <a:gd name="T96" fmla="*/ 132 w 144"/>
                              <a:gd name="T97" fmla="*/ 31 h 143"/>
                              <a:gd name="T98" fmla="*/ 123 w 144"/>
                              <a:gd name="T99" fmla="*/ 19 h 143"/>
                              <a:gd name="T100" fmla="*/ 113 w 144"/>
                              <a:gd name="T101" fmla="*/ 12 h 143"/>
                              <a:gd name="T102" fmla="*/ 106 w 144"/>
                              <a:gd name="T103" fmla="*/ 7 h 143"/>
                              <a:gd name="T104" fmla="*/ 101 w 144"/>
                              <a:gd name="T105" fmla="*/ 4 h 143"/>
                              <a:gd name="T106" fmla="*/ 94 w 144"/>
                              <a:gd name="T107" fmla="*/ 2 h 143"/>
                              <a:gd name="T108" fmla="*/ 87 w 144"/>
                              <a:gd name="T109" fmla="*/ 0 h 143"/>
                              <a:gd name="T110" fmla="*/ 80 w 144"/>
                              <a:gd name="T111" fmla="*/ 0 h 143"/>
                              <a:gd name="T112" fmla="*/ 72 w 144"/>
                              <a:gd name="T113" fmla="*/ 0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3">
                                <a:moveTo>
                                  <a:pt x="72" y="0"/>
                                </a:moveTo>
                                <a:lnTo>
                                  <a:pt x="65" y="0"/>
                                </a:lnTo>
                                <a:lnTo>
                                  <a:pt x="58" y="0"/>
                                </a:lnTo>
                                <a:lnTo>
                                  <a:pt x="51" y="2"/>
                                </a:lnTo>
                                <a:lnTo>
                                  <a:pt x="44" y="4"/>
                                </a:lnTo>
                                <a:lnTo>
                                  <a:pt x="39" y="7"/>
                                </a:lnTo>
                                <a:lnTo>
                                  <a:pt x="32" y="12"/>
                                </a:lnTo>
                                <a:lnTo>
                                  <a:pt x="22" y="19"/>
                                </a:lnTo>
                                <a:lnTo>
                                  <a:pt x="12" y="31"/>
                                </a:lnTo>
                                <a:lnTo>
                                  <a:pt x="10" y="36"/>
                                </a:lnTo>
                                <a:lnTo>
                                  <a:pt x="8" y="43"/>
                                </a:lnTo>
                                <a:lnTo>
                                  <a:pt x="5" y="50"/>
                                </a:lnTo>
                                <a:lnTo>
                                  <a:pt x="3" y="55"/>
                                </a:lnTo>
                                <a:lnTo>
                                  <a:pt x="0" y="62"/>
                                </a:lnTo>
                                <a:lnTo>
                                  <a:pt x="0" y="72"/>
                                </a:lnTo>
                                <a:lnTo>
                                  <a:pt x="0" y="79"/>
                                </a:lnTo>
                                <a:lnTo>
                                  <a:pt x="3" y="86"/>
                                </a:lnTo>
                                <a:lnTo>
                                  <a:pt x="5" y="91"/>
                                </a:lnTo>
                                <a:lnTo>
                                  <a:pt x="8" y="98"/>
                                </a:lnTo>
                                <a:lnTo>
                                  <a:pt x="10" y="105"/>
                                </a:lnTo>
                                <a:lnTo>
                                  <a:pt x="12" y="110"/>
                                </a:lnTo>
                                <a:lnTo>
                                  <a:pt x="22" y="122"/>
                                </a:lnTo>
                                <a:lnTo>
                                  <a:pt x="32" y="129"/>
                                </a:lnTo>
                                <a:lnTo>
                                  <a:pt x="39" y="134"/>
                                </a:lnTo>
                                <a:lnTo>
                                  <a:pt x="44" y="136"/>
                                </a:lnTo>
                                <a:lnTo>
                                  <a:pt x="51" y="139"/>
                                </a:lnTo>
                                <a:lnTo>
                                  <a:pt x="58" y="141"/>
                                </a:lnTo>
                                <a:lnTo>
                                  <a:pt x="65" y="141"/>
                                </a:lnTo>
                                <a:lnTo>
                                  <a:pt x="72" y="143"/>
                                </a:lnTo>
                                <a:lnTo>
                                  <a:pt x="80" y="141"/>
                                </a:lnTo>
                                <a:lnTo>
                                  <a:pt x="87" y="141"/>
                                </a:lnTo>
                                <a:lnTo>
                                  <a:pt x="94" y="139"/>
                                </a:lnTo>
                                <a:lnTo>
                                  <a:pt x="101" y="136"/>
                                </a:lnTo>
                                <a:lnTo>
                                  <a:pt x="106" y="134"/>
                                </a:lnTo>
                                <a:lnTo>
                                  <a:pt x="113" y="129"/>
                                </a:lnTo>
                                <a:lnTo>
                                  <a:pt x="123" y="122"/>
                                </a:lnTo>
                                <a:lnTo>
                                  <a:pt x="132" y="110"/>
                                </a:lnTo>
                                <a:lnTo>
                                  <a:pt x="137" y="105"/>
                                </a:lnTo>
                                <a:lnTo>
                                  <a:pt x="139" y="98"/>
                                </a:lnTo>
                                <a:lnTo>
                                  <a:pt x="142" y="91"/>
                                </a:lnTo>
                                <a:lnTo>
                                  <a:pt x="144" y="86"/>
                                </a:lnTo>
                                <a:lnTo>
                                  <a:pt x="144" y="79"/>
                                </a:lnTo>
                                <a:lnTo>
                                  <a:pt x="144" y="72"/>
                                </a:lnTo>
                                <a:lnTo>
                                  <a:pt x="144" y="62"/>
                                </a:lnTo>
                                <a:lnTo>
                                  <a:pt x="144" y="55"/>
                                </a:lnTo>
                                <a:lnTo>
                                  <a:pt x="142" y="50"/>
                                </a:lnTo>
                                <a:lnTo>
                                  <a:pt x="139" y="43"/>
                                </a:lnTo>
                                <a:lnTo>
                                  <a:pt x="137" y="36"/>
                                </a:lnTo>
                                <a:lnTo>
                                  <a:pt x="132" y="31"/>
                                </a:lnTo>
                                <a:lnTo>
                                  <a:pt x="123" y="19"/>
                                </a:lnTo>
                                <a:lnTo>
                                  <a:pt x="113" y="12"/>
                                </a:lnTo>
                                <a:lnTo>
                                  <a:pt x="106" y="7"/>
                                </a:lnTo>
                                <a:lnTo>
                                  <a:pt x="101" y="4"/>
                                </a:lnTo>
                                <a:lnTo>
                                  <a:pt x="94" y="2"/>
                                </a:lnTo>
                                <a:lnTo>
                                  <a:pt x="87" y="0"/>
                                </a:lnTo>
                                <a:lnTo>
                                  <a:pt x="80"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Freeform 714"/>
                        <wps:cNvSpPr>
                          <a:spLocks/>
                        </wps:cNvSpPr>
                        <wps:spPr bwMode="auto">
                          <a:xfrm>
                            <a:off x="7150" y="6152"/>
                            <a:ext cx="144" cy="144"/>
                          </a:xfrm>
                          <a:custGeom>
                            <a:avLst/>
                            <a:gdLst>
                              <a:gd name="T0" fmla="*/ 72 w 144"/>
                              <a:gd name="T1" fmla="*/ 0 h 144"/>
                              <a:gd name="T2" fmla="*/ 65 w 144"/>
                              <a:gd name="T3" fmla="*/ 0 h 144"/>
                              <a:gd name="T4" fmla="*/ 58 w 144"/>
                              <a:gd name="T5" fmla="*/ 2 h 144"/>
                              <a:gd name="T6" fmla="*/ 51 w 144"/>
                              <a:gd name="T7" fmla="*/ 2 h 144"/>
                              <a:gd name="T8" fmla="*/ 43 w 144"/>
                              <a:gd name="T9" fmla="*/ 4 h 144"/>
                              <a:gd name="T10" fmla="*/ 36 w 144"/>
                              <a:gd name="T11" fmla="*/ 9 h 144"/>
                              <a:gd name="T12" fmla="*/ 31 w 144"/>
                              <a:gd name="T13" fmla="*/ 12 h 144"/>
                              <a:gd name="T14" fmla="*/ 19 w 144"/>
                              <a:gd name="T15" fmla="*/ 21 h 144"/>
                              <a:gd name="T16" fmla="*/ 12 w 144"/>
                              <a:gd name="T17" fmla="*/ 31 h 144"/>
                              <a:gd name="T18" fmla="*/ 7 w 144"/>
                              <a:gd name="T19" fmla="*/ 38 h 144"/>
                              <a:gd name="T20" fmla="*/ 5 w 144"/>
                              <a:gd name="T21" fmla="*/ 43 h 144"/>
                              <a:gd name="T22" fmla="*/ 3 w 144"/>
                              <a:gd name="T23" fmla="*/ 50 h 144"/>
                              <a:gd name="T24" fmla="*/ 0 w 144"/>
                              <a:gd name="T25" fmla="*/ 57 h 144"/>
                              <a:gd name="T26" fmla="*/ 0 w 144"/>
                              <a:gd name="T27" fmla="*/ 64 h 144"/>
                              <a:gd name="T28" fmla="*/ 0 w 144"/>
                              <a:gd name="T29" fmla="*/ 72 h 144"/>
                              <a:gd name="T30" fmla="*/ 0 w 144"/>
                              <a:gd name="T31" fmla="*/ 79 h 144"/>
                              <a:gd name="T32" fmla="*/ 0 w 144"/>
                              <a:gd name="T33" fmla="*/ 86 h 144"/>
                              <a:gd name="T34" fmla="*/ 3 w 144"/>
                              <a:gd name="T35" fmla="*/ 93 h 144"/>
                              <a:gd name="T36" fmla="*/ 5 w 144"/>
                              <a:gd name="T37" fmla="*/ 100 h 144"/>
                              <a:gd name="T38" fmla="*/ 7 w 144"/>
                              <a:gd name="T39" fmla="*/ 105 h 144"/>
                              <a:gd name="T40" fmla="*/ 12 w 144"/>
                              <a:gd name="T41" fmla="*/ 112 h 144"/>
                              <a:gd name="T42" fmla="*/ 19 w 144"/>
                              <a:gd name="T43" fmla="*/ 122 h 144"/>
                              <a:gd name="T44" fmla="*/ 31 w 144"/>
                              <a:gd name="T45" fmla="*/ 132 h 144"/>
                              <a:gd name="T46" fmla="*/ 36 w 144"/>
                              <a:gd name="T47" fmla="*/ 134 h 144"/>
                              <a:gd name="T48" fmla="*/ 43 w 144"/>
                              <a:gd name="T49" fmla="*/ 139 h 144"/>
                              <a:gd name="T50" fmla="*/ 51 w 144"/>
                              <a:gd name="T51" fmla="*/ 141 h 144"/>
                              <a:gd name="T52" fmla="*/ 58 w 144"/>
                              <a:gd name="T53" fmla="*/ 141 h 144"/>
                              <a:gd name="T54" fmla="*/ 65 w 144"/>
                              <a:gd name="T55" fmla="*/ 144 h 144"/>
                              <a:gd name="T56" fmla="*/ 72 w 144"/>
                              <a:gd name="T57" fmla="*/ 144 h 144"/>
                              <a:gd name="T58" fmla="*/ 79 w 144"/>
                              <a:gd name="T59" fmla="*/ 144 h 144"/>
                              <a:gd name="T60" fmla="*/ 87 w 144"/>
                              <a:gd name="T61" fmla="*/ 141 h 144"/>
                              <a:gd name="T62" fmla="*/ 94 w 144"/>
                              <a:gd name="T63" fmla="*/ 141 h 144"/>
                              <a:gd name="T64" fmla="*/ 99 w 144"/>
                              <a:gd name="T65" fmla="*/ 139 h 144"/>
                              <a:gd name="T66" fmla="*/ 106 w 144"/>
                              <a:gd name="T67" fmla="*/ 134 h 144"/>
                              <a:gd name="T68" fmla="*/ 111 w 144"/>
                              <a:gd name="T69" fmla="*/ 132 h 144"/>
                              <a:gd name="T70" fmla="*/ 123 w 144"/>
                              <a:gd name="T71" fmla="*/ 122 h 144"/>
                              <a:gd name="T72" fmla="*/ 132 w 144"/>
                              <a:gd name="T73" fmla="*/ 112 h 144"/>
                              <a:gd name="T74" fmla="*/ 134 w 144"/>
                              <a:gd name="T75" fmla="*/ 105 h 144"/>
                              <a:gd name="T76" fmla="*/ 137 w 144"/>
                              <a:gd name="T77" fmla="*/ 100 h 144"/>
                              <a:gd name="T78" fmla="*/ 139 w 144"/>
                              <a:gd name="T79" fmla="*/ 93 h 144"/>
                              <a:gd name="T80" fmla="*/ 142 w 144"/>
                              <a:gd name="T81" fmla="*/ 86 h 144"/>
                              <a:gd name="T82" fmla="*/ 142 w 144"/>
                              <a:gd name="T83" fmla="*/ 79 h 144"/>
                              <a:gd name="T84" fmla="*/ 144 w 144"/>
                              <a:gd name="T85" fmla="*/ 72 h 144"/>
                              <a:gd name="T86" fmla="*/ 142 w 144"/>
                              <a:gd name="T87" fmla="*/ 64 h 144"/>
                              <a:gd name="T88" fmla="*/ 142 w 144"/>
                              <a:gd name="T89" fmla="*/ 57 h 144"/>
                              <a:gd name="T90" fmla="*/ 139 w 144"/>
                              <a:gd name="T91" fmla="*/ 50 h 144"/>
                              <a:gd name="T92" fmla="*/ 137 w 144"/>
                              <a:gd name="T93" fmla="*/ 43 h 144"/>
                              <a:gd name="T94" fmla="*/ 134 w 144"/>
                              <a:gd name="T95" fmla="*/ 38 h 144"/>
                              <a:gd name="T96" fmla="*/ 132 w 144"/>
                              <a:gd name="T97" fmla="*/ 31 h 144"/>
                              <a:gd name="T98" fmla="*/ 123 w 144"/>
                              <a:gd name="T99" fmla="*/ 21 h 144"/>
                              <a:gd name="T100" fmla="*/ 111 w 144"/>
                              <a:gd name="T101" fmla="*/ 12 h 144"/>
                              <a:gd name="T102" fmla="*/ 106 w 144"/>
                              <a:gd name="T103" fmla="*/ 9 h 144"/>
                              <a:gd name="T104" fmla="*/ 99 w 144"/>
                              <a:gd name="T105" fmla="*/ 4 h 144"/>
                              <a:gd name="T106" fmla="*/ 94 w 144"/>
                              <a:gd name="T107" fmla="*/ 2 h 144"/>
                              <a:gd name="T108" fmla="*/ 87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3" y="4"/>
                                </a:lnTo>
                                <a:lnTo>
                                  <a:pt x="36" y="9"/>
                                </a:lnTo>
                                <a:lnTo>
                                  <a:pt x="31" y="12"/>
                                </a:lnTo>
                                <a:lnTo>
                                  <a:pt x="19" y="21"/>
                                </a:lnTo>
                                <a:lnTo>
                                  <a:pt x="12" y="31"/>
                                </a:lnTo>
                                <a:lnTo>
                                  <a:pt x="7" y="38"/>
                                </a:lnTo>
                                <a:lnTo>
                                  <a:pt x="5" y="43"/>
                                </a:lnTo>
                                <a:lnTo>
                                  <a:pt x="3" y="50"/>
                                </a:lnTo>
                                <a:lnTo>
                                  <a:pt x="0" y="57"/>
                                </a:lnTo>
                                <a:lnTo>
                                  <a:pt x="0" y="64"/>
                                </a:lnTo>
                                <a:lnTo>
                                  <a:pt x="0" y="72"/>
                                </a:lnTo>
                                <a:lnTo>
                                  <a:pt x="0" y="79"/>
                                </a:lnTo>
                                <a:lnTo>
                                  <a:pt x="0" y="86"/>
                                </a:lnTo>
                                <a:lnTo>
                                  <a:pt x="3" y="93"/>
                                </a:lnTo>
                                <a:lnTo>
                                  <a:pt x="5" y="100"/>
                                </a:lnTo>
                                <a:lnTo>
                                  <a:pt x="7" y="105"/>
                                </a:lnTo>
                                <a:lnTo>
                                  <a:pt x="12" y="112"/>
                                </a:lnTo>
                                <a:lnTo>
                                  <a:pt x="19" y="122"/>
                                </a:lnTo>
                                <a:lnTo>
                                  <a:pt x="31" y="132"/>
                                </a:lnTo>
                                <a:lnTo>
                                  <a:pt x="36" y="134"/>
                                </a:lnTo>
                                <a:lnTo>
                                  <a:pt x="43" y="139"/>
                                </a:lnTo>
                                <a:lnTo>
                                  <a:pt x="51" y="141"/>
                                </a:lnTo>
                                <a:lnTo>
                                  <a:pt x="58" y="141"/>
                                </a:lnTo>
                                <a:lnTo>
                                  <a:pt x="65" y="144"/>
                                </a:lnTo>
                                <a:lnTo>
                                  <a:pt x="72" y="144"/>
                                </a:lnTo>
                                <a:lnTo>
                                  <a:pt x="79" y="144"/>
                                </a:lnTo>
                                <a:lnTo>
                                  <a:pt x="87" y="141"/>
                                </a:lnTo>
                                <a:lnTo>
                                  <a:pt x="94" y="141"/>
                                </a:lnTo>
                                <a:lnTo>
                                  <a:pt x="99" y="139"/>
                                </a:lnTo>
                                <a:lnTo>
                                  <a:pt x="106" y="134"/>
                                </a:lnTo>
                                <a:lnTo>
                                  <a:pt x="111" y="132"/>
                                </a:lnTo>
                                <a:lnTo>
                                  <a:pt x="123" y="122"/>
                                </a:lnTo>
                                <a:lnTo>
                                  <a:pt x="132" y="112"/>
                                </a:lnTo>
                                <a:lnTo>
                                  <a:pt x="134" y="105"/>
                                </a:lnTo>
                                <a:lnTo>
                                  <a:pt x="137" y="100"/>
                                </a:lnTo>
                                <a:lnTo>
                                  <a:pt x="139" y="93"/>
                                </a:lnTo>
                                <a:lnTo>
                                  <a:pt x="142" y="86"/>
                                </a:lnTo>
                                <a:lnTo>
                                  <a:pt x="142" y="79"/>
                                </a:lnTo>
                                <a:lnTo>
                                  <a:pt x="144" y="72"/>
                                </a:lnTo>
                                <a:lnTo>
                                  <a:pt x="142" y="64"/>
                                </a:lnTo>
                                <a:lnTo>
                                  <a:pt x="142" y="57"/>
                                </a:lnTo>
                                <a:lnTo>
                                  <a:pt x="139" y="50"/>
                                </a:lnTo>
                                <a:lnTo>
                                  <a:pt x="137" y="43"/>
                                </a:lnTo>
                                <a:lnTo>
                                  <a:pt x="134" y="38"/>
                                </a:lnTo>
                                <a:lnTo>
                                  <a:pt x="132" y="31"/>
                                </a:lnTo>
                                <a:lnTo>
                                  <a:pt x="123" y="21"/>
                                </a:lnTo>
                                <a:lnTo>
                                  <a:pt x="111" y="12"/>
                                </a:lnTo>
                                <a:lnTo>
                                  <a:pt x="106" y="9"/>
                                </a:lnTo>
                                <a:lnTo>
                                  <a:pt x="99" y="4"/>
                                </a:lnTo>
                                <a:lnTo>
                                  <a:pt x="94" y="2"/>
                                </a:lnTo>
                                <a:lnTo>
                                  <a:pt x="87" y="2"/>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715"/>
                        <wps:cNvSpPr>
                          <a:spLocks/>
                        </wps:cNvSpPr>
                        <wps:spPr bwMode="auto">
                          <a:xfrm>
                            <a:off x="7150" y="6152"/>
                            <a:ext cx="144" cy="144"/>
                          </a:xfrm>
                          <a:custGeom>
                            <a:avLst/>
                            <a:gdLst>
                              <a:gd name="T0" fmla="*/ 72 w 144"/>
                              <a:gd name="T1" fmla="*/ 0 h 144"/>
                              <a:gd name="T2" fmla="*/ 65 w 144"/>
                              <a:gd name="T3" fmla="*/ 0 h 144"/>
                              <a:gd name="T4" fmla="*/ 58 w 144"/>
                              <a:gd name="T5" fmla="*/ 2 h 144"/>
                              <a:gd name="T6" fmla="*/ 51 w 144"/>
                              <a:gd name="T7" fmla="*/ 2 h 144"/>
                              <a:gd name="T8" fmla="*/ 43 w 144"/>
                              <a:gd name="T9" fmla="*/ 4 h 144"/>
                              <a:gd name="T10" fmla="*/ 36 w 144"/>
                              <a:gd name="T11" fmla="*/ 9 h 144"/>
                              <a:gd name="T12" fmla="*/ 31 w 144"/>
                              <a:gd name="T13" fmla="*/ 12 h 144"/>
                              <a:gd name="T14" fmla="*/ 19 w 144"/>
                              <a:gd name="T15" fmla="*/ 21 h 144"/>
                              <a:gd name="T16" fmla="*/ 12 w 144"/>
                              <a:gd name="T17" fmla="*/ 31 h 144"/>
                              <a:gd name="T18" fmla="*/ 7 w 144"/>
                              <a:gd name="T19" fmla="*/ 38 h 144"/>
                              <a:gd name="T20" fmla="*/ 5 w 144"/>
                              <a:gd name="T21" fmla="*/ 43 h 144"/>
                              <a:gd name="T22" fmla="*/ 3 w 144"/>
                              <a:gd name="T23" fmla="*/ 50 h 144"/>
                              <a:gd name="T24" fmla="*/ 0 w 144"/>
                              <a:gd name="T25" fmla="*/ 57 h 144"/>
                              <a:gd name="T26" fmla="*/ 0 w 144"/>
                              <a:gd name="T27" fmla="*/ 64 h 144"/>
                              <a:gd name="T28" fmla="*/ 0 w 144"/>
                              <a:gd name="T29" fmla="*/ 72 h 144"/>
                              <a:gd name="T30" fmla="*/ 0 w 144"/>
                              <a:gd name="T31" fmla="*/ 79 h 144"/>
                              <a:gd name="T32" fmla="*/ 0 w 144"/>
                              <a:gd name="T33" fmla="*/ 86 h 144"/>
                              <a:gd name="T34" fmla="*/ 3 w 144"/>
                              <a:gd name="T35" fmla="*/ 93 h 144"/>
                              <a:gd name="T36" fmla="*/ 5 w 144"/>
                              <a:gd name="T37" fmla="*/ 100 h 144"/>
                              <a:gd name="T38" fmla="*/ 7 w 144"/>
                              <a:gd name="T39" fmla="*/ 105 h 144"/>
                              <a:gd name="T40" fmla="*/ 12 w 144"/>
                              <a:gd name="T41" fmla="*/ 112 h 144"/>
                              <a:gd name="T42" fmla="*/ 19 w 144"/>
                              <a:gd name="T43" fmla="*/ 122 h 144"/>
                              <a:gd name="T44" fmla="*/ 31 w 144"/>
                              <a:gd name="T45" fmla="*/ 132 h 144"/>
                              <a:gd name="T46" fmla="*/ 36 w 144"/>
                              <a:gd name="T47" fmla="*/ 134 h 144"/>
                              <a:gd name="T48" fmla="*/ 43 w 144"/>
                              <a:gd name="T49" fmla="*/ 139 h 144"/>
                              <a:gd name="T50" fmla="*/ 51 w 144"/>
                              <a:gd name="T51" fmla="*/ 141 h 144"/>
                              <a:gd name="T52" fmla="*/ 58 w 144"/>
                              <a:gd name="T53" fmla="*/ 141 h 144"/>
                              <a:gd name="T54" fmla="*/ 65 w 144"/>
                              <a:gd name="T55" fmla="*/ 144 h 144"/>
                              <a:gd name="T56" fmla="*/ 72 w 144"/>
                              <a:gd name="T57" fmla="*/ 144 h 144"/>
                              <a:gd name="T58" fmla="*/ 79 w 144"/>
                              <a:gd name="T59" fmla="*/ 144 h 144"/>
                              <a:gd name="T60" fmla="*/ 87 w 144"/>
                              <a:gd name="T61" fmla="*/ 141 h 144"/>
                              <a:gd name="T62" fmla="*/ 94 w 144"/>
                              <a:gd name="T63" fmla="*/ 141 h 144"/>
                              <a:gd name="T64" fmla="*/ 99 w 144"/>
                              <a:gd name="T65" fmla="*/ 139 h 144"/>
                              <a:gd name="T66" fmla="*/ 106 w 144"/>
                              <a:gd name="T67" fmla="*/ 134 h 144"/>
                              <a:gd name="T68" fmla="*/ 111 w 144"/>
                              <a:gd name="T69" fmla="*/ 132 h 144"/>
                              <a:gd name="T70" fmla="*/ 123 w 144"/>
                              <a:gd name="T71" fmla="*/ 122 h 144"/>
                              <a:gd name="T72" fmla="*/ 132 w 144"/>
                              <a:gd name="T73" fmla="*/ 112 h 144"/>
                              <a:gd name="T74" fmla="*/ 134 w 144"/>
                              <a:gd name="T75" fmla="*/ 105 h 144"/>
                              <a:gd name="T76" fmla="*/ 137 w 144"/>
                              <a:gd name="T77" fmla="*/ 100 h 144"/>
                              <a:gd name="T78" fmla="*/ 139 w 144"/>
                              <a:gd name="T79" fmla="*/ 93 h 144"/>
                              <a:gd name="T80" fmla="*/ 142 w 144"/>
                              <a:gd name="T81" fmla="*/ 86 h 144"/>
                              <a:gd name="T82" fmla="*/ 142 w 144"/>
                              <a:gd name="T83" fmla="*/ 79 h 144"/>
                              <a:gd name="T84" fmla="*/ 144 w 144"/>
                              <a:gd name="T85" fmla="*/ 72 h 144"/>
                              <a:gd name="T86" fmla="*/ 142 w 144"/>
                              <a:gd name="T87" fmla="*/ 64 h 144"/>
                              <a:gd name="T88" fmla="*/ 142 w 144"/>
                              <a:gd name="T89" fmla="*/ 57 h 144"/>
                              <a:gd name="T90" fmla="*/ 139 w 144"/>
                              <a:gd name="T91" fmla="*/ 50 h 144"/>
                              <a:gd name="T92" fmla="*/ 137 w 144"/>
                              <a:gd name="T93" fmla="*/ 43 h 144"/>
                              <a:gd name="T94" fmla="*/ 134 w 144"/>
                              <a:gd name="T95" fmla="*/ 38 h 144"/>
                              <a:gd name="T96" fmla="*/ 132 w 144"/>
                              <a:gd name="T97" fmla="*/ 31 h 144"/>
                              <a:gd name="T98" fmla="*/ 123 w 144"/>
                              <a:gd name="T99" fmla="*/ 21 h 144"/>
                              <a:gd name="T100" fmla="*/ 111 w 144"/>
                              <a:gd name="T101" fmla="*/ 12 h 144"/>
                              <a:gd name="T102" fmla="*/ 106 w 144"/>
                              <a:gd name="T103" fmla="*/ 9 h 144"/>
                              <a:gd name="T104" fmla="*/ 99 w 144"/>
                              <a:gd name="T105" fmla="*/ 4 h 144"/>
                              <a:gd name="T106" fmla="*/ 94 w 144"/>
                              <a:gd name="T107" fmla="*/ 2 h 144"/>
                              <a:gd name="T108" fmla="*/ 87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3" y="4"/>
                                </a:lnTo>
                                <a:lnTo>
                                  <a:pt x="36" y="9"/>
                                </a:lnTo>
                                <a:lnTo>
                                  <a:pt x="31" y="12"/>
                                </a:lnTo>
                                <a:lnTo>
                                  <a:pt x="19" y="21"/>
                                </a:lnTo>
                                <a:lnTo>
                                  <a:pt x="12" y="31"/>
                                </a:lnTo>
                                <a:lnTo>
                                  <a:pt x="7" y="38"/>
                                </a:lnTo>
                                <a:lnTo>
                                  <a:pt x="5" y="43"/>
                                </a:lnTo>
                                <a:lnTo>
                                  <a:pt x="3" y="50"/>
                                </a:lnTo>
                                <a:lnTo>
                                  <a:pt x="0" y="57"/>
                                </a:lnTo>
                                <a:lnTo>
                                  <a:pt x="0" y="64"/>
                                </a:lnTo>
                                <a:lnTo>
                                  <a:pt x="0" y="72"/>
                                </a:lnTo>
                                <a:lnTo>
                                  <a:pt x="0" y="79"/>
                                </a:lnTo>
                                <a:lnTo>
                                  <a:pt x="0" y="86"/>
                                </a:lnTo>
                                <a:lnTo>
                                  <a:pt x="3" y="93"/>
                                </a:lnTo>
                                <a:lnTo>
                                  <a:pt x="5" y="100"/>
                                </a:lnTo>
                                <a:lnTo>
                                  <a:pt x="7" y="105"/>
                                </a:lnTo>
                                <a:lnTo>
                                  <a:pt x="12" y="112"/>
                                </a:lnTo>
                                <a:lnTo>
                                  <a:pt x="19" y="122"/>
                                </a:lnTo>
                                <a:lnTo>
                                  <a:pt x="31" y="132"/>
                                </a:lnTo>
                                <a:lnTo>
                                  <a:pt x="36" y="134"/>
                                </a:lnTo>
                                <a:lnTo>
                                  <a:pt x="43" y="139"/>
                                </a:lnTo>
                                <a:lnTo>
                                  <a:pt x="51" y="141"/>
                                </a:lnTo>
                                <a:lnTo>
                                  <a:pt x="58" y="141"/>
                                </a:lnTo>
                                <a:lnTo>
                                  <a:pt x="65" y="144"/>
                                </a:lnTo>
                                <a:lnTo>
                                  <a:pt x="72" y="144"/>
                                </a:lnTo>
                                <a:lnTo>
                                  <a:pt x="79" y="144"/>
                                </a:lnTo>
                                <a:lnTo>
                                  <a:pt x="87" y="141"/>
                                </a:lnTo>
                                <a:lnTo>
                                  <a:pt x="94" y="141"/>
                                </a:lnTo>
                                <a:lnTo>
                                  <a:pt x="99" y="139"/>
                                </a:lnTo>
                                <a:lnTo>
                                  <a:pt x="106" y="134"/>
                                </a:lnTo>
                                <a:lnTo>
                                  <a:pt x="111" y="132"/>
                                </a:lnTo>
                                <a:lnTo>
                                  <a:pt x="123" y="122"/>
                                </a:lnTo>
                                <a:lnTo>
                                  <a:pt x="132" y="112"/>
                                </a:lnTo>
                                <a:lnTo>
                                  <a:pt x="134" y="105"/>
                                </a:lnTo>
                                <a:lnTo>
                                  <a:pt x="137" y="100"/>
                                </a:lnTo>
                                <a:lnTo>
                                  <a:pt x="139" y="93"/>
                                </a:lnTo>
                                <a:lnTo>
                                  <a:pt x="142" y="86"/>
                                </a:lnTo>
                                <a:lnTo>
                                  <a:pt x="142" y="79"/>
                                </a:lnTo>
                                <a:lnTo>
                                  <a:pt x="144" y="72"/>
                                </a:lnTo>
                                <a:lnTo>
                                  <a:pt x="142" y="64"/>
                                </a:lnTo>
                                <a:lnTo>
                                  <a:pt x="142" y="57"/>
                                </a:lnTo>
                                <a:lnTo>
                                  <a:pt x="139" y="50"/>
                                </a:lnTo>
                                <a:lnTo>
                                  <a:pt x="137" y="43"/>
                                </a:lnTo>
                                <a:lnTo>
                                  <a:pt x="134" y="38"/>
                                </a:lnTo>
                                <a:lnTo>
                                  <a:pt x="132" y="31"/>
                                </a:lnTo>
                                <a:lnTo>
                                  <a:pt x="123" y="21"/>
                                </a:lnTo>
                                <a:lnTo>
                                  <a:pt x="111" y="12"/>
                                </a:lnTo>
                                <a:lnTo>
                                  <a:pt x="106" y="9"/>
                                </a:lnTo>
                                <a:lnTo>
                                  <a:pt x="99" y="4"/>
                                </a:lnTo>
                                <a:lnTo>
                                  <a:pt x="94" y="2"/>
                                </a:lnTo>
                                <a:lnTo>
                                  <a:pt x="87" y="2"/>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Freeform 716"/>
                        <wps:cNvSpPr>
                          <a:spLocks/>
                        </wps:cNvSpPr>
                        <wps:spPr bwMode="auto">
                          <a:xfrm>
                            <a:off x="5295" y="4453"/>
                            <a:ext cx="144" cy="144"/>
                          </a:xfrm>
                          <a:custGeom>
                            <a:avLst/>
                            <a:gdLst>
                              <a:gd name="T0" fmla="*/ 72 w 144"/>
                              <a:gd name="T1" fmla="*/ 0 h 144"/>
                              <a:gd name="T2" fmla="*/ 65 w 144"/>
                              <a:gd name="T3" fmla="*/ 3 h 144"/>
                              <a:gd name="T4" fmla="*/ 58 w 144"/>
                              <a:gd name="T5" fmla="*/ 3 h 144"/>
                              <a:gd name="T6" fmla="*/ 51 w 144"/>
                              <a:gd name="T7" fmla="*/ 5 h 144"/>
                              <a:gd name="T8" fmla="*/ 44 w 144"/>
                              <a:gd name="T9" fmla="*/ 8 h 144"/>
                              <a:gd name="T10" fmla="*/ 39 w 144"/>
                              <a:gd name="T11" fmla="*/ 10 h 144"/>
                              <a:gd name="T12" fmla="*/ 32 w 144"/>
                              <a:gd name="T13" fmla="*/ 15 h 144"/>
                              <a:gd name="T14" fmla="*/ 22 w 144"/>
                              <a:gd name="T15" fmla="*/ 22 h 144"/>
                              <a:gd name="T16" fmla="*/ 12 w 144"/>
                              <a:gd name="T17" fmla="*/ 34 h 144"/>
                              <a:gd name="T18" fmla="*/ 10 w 144"/>
                              <a:gd name="T19" fmla="*/ 39 h 144"/>
                              <a:gd name="T20" fmla="*/ 5 w 144"/>
                              <a:gd name="T21" fmla="*/ 46 h 144"/>
                              <a:gd name="T22" fmla="*/ 3 w 144"/>
                              <a:gd name="T23" fmla="*/ 53 h 144"/>
                              <a:gd name="T24" fmla="*/ 3 w 144"/>
                              <a:gd name="T25" fmla="*/ 58 h 144"/>
                              <a:gd name="T26" fmla="*/ 0 w 144"/>
                              <a:gd name="T27" fmla="*/ 65 h 144"/>
                              <a:gd name="T28" fmla="*/ 0 w 144"/>
                              <a:gd name="T29" fmla="*/ 72 h 144"/>
                              <a:gd name="T30" fmla="*/ 0 w 144"/>
                              <a:gd name="T31" fmla="*/ 82 h 144"/>
                              <a:gd name="T32" fmla="*/ 3 w 144"/>
                              <a:gd name="T33" fmla="*/ 89 h 144"/>
                              <a:gd name="T34" fmla="*/ 3 w 144"/>
                              <a:gd name="T35" fmla="*/ 94 h 144"/>
                              <a:gd name="T36" fmla="*/ 5 w 144"/>
                              <a:gd name="T37" fmla="*/ 101 h 144"/>
                              <a:gd name="T38" fmla="*/ 10 w 144"/>
                              <a:gd name="T39" fmla="*/ 108 h 144"/>
                              <a:gd name="T40" fmla="*/ 12 w 144"/>
                              <a:gd name="T41" fmla="*/ 113 h 144"/>
                              <a:gd name="T42" fmla="*/ 22 w 144"/>
                              <a:gd name="T43" fmla="*/ 125 h 144"/>
                              <a:gd name="T44" fmla="*/ 32 w 144"/>
                              <a:gd name="T45" fmla="*/ 132 h 144"/>
                              <a:gd name="T46" fmla="*/ 39 w 144"/>
                              <a:gd name="T47" fmla="*/ 137 h 144"/>
                              <a:gd name="T48" fmla="*/ 44 w 144"/>
                              <a:gd name="T49" fmla="*/ 140 h 144"/>
                              <a:gd name="T50" fmla="*/ 51 w 144"/>
                              <a:gd name="T51" fmla="*/ 142 h 144"/>
                              <a:gd name="T52" fmla="*/ 58 w 144"/>
                              <a:gd name="T53" fmla="*/ 144 h 144"/>
                              <a:gd name="T54" fmla="*/ 65 w 144"/>
                              <a:gd name="T55" fmla="*/ 144 h 144"/>
                              <a:gd name="T56" fmla="*/ 72 w 144"/>
                              <a:gd name="T57" fmla="*/ 144 h 144"/>
                              <a:gd name="T58" fmla="*/ 80 w 144"/>
                              <a:gd name="T59" fmla="*/ 144 h 144"/>
                              <a:gd name="T60" fmla="*/ 87 w 144"/>
                              <a:gd name="T61" fmla="*/ 144 h 144"/>
                              <a:gd name="T62" fmla="*/ 94 w 144"/>
                              <a:gd name="T63" fmla="*/ 142 h 144"/>
                              <a:gd name="T64" fmla="*/ 101 w 144"/>
                              <a:gd name="T65" fmla="*/ 140 h 144"/>
                              <a:gd name="T66" fmla="*/ 106 w 144"/>
                              <a:gd name="T67" fmla="*/ 137 h 144"/>
                              <a:gd name="T68" fmla="*/ 113 w 144"/>
                              <a:gd name="T69" fmla="*/ 132 h 144"/>
                              <a:gd name="T70" fmla="*/ 123 w 144"/>
                              <a:gd name="T71" fmla="*/ 125 h 144"/>
                              <a:gd name="T72" fmla="*/ 132 w 144"/>
                              <a:gd name="T73" fmla="*/ 113 h 144"/>
                              <a:gd name="T74" fmla="*/ 135 w 144"/>
                              <a:gd name="T75" fmla="*/ 108 h 144"/>
                              <a:gd name="T76" fmla="*/ 139 w 144"/>
                              <a:gd name="T77" fmla="*/ 101 h 144"/>
                              <a:gd name="T78" fmla="*/ 142 w 144"/>
                              <a:gd name="T79" fmla="*/ 94 h 144"/>
                              <a:gd name="T80" fmla="*/ 142 w 144"/>
                              <a:gd name="T81" fmla="*/ 89 h 144"/>
                              <a:gd name="T82" fmla="*/ 144 w 144"/>
                              <a:gd name="T83" fmla="*/ 82 h 144"/>
                              <a:gd name="T84" fmla="*/ 144 w 144"/>
                              <a:gd name="T85" fmla="*/ 72 h 144"/>
                              <a:gd name="T86" fmla="*/ 144 w 144"/>
                              <a:gd name="T87" fmla="*/ 65 h 144"/>
                              <a:gd name="T88" fmla="*/ 142 w 144"/>
                              <a:gd name="T89" fmla="*/ 58 h 144"/>
                              <a:gd name="T90" fmla="*/ 142 w 144"/>
                              <a:gd name="T91" fmla="*/ 53 h 144"/>
                              <a:gd name="T92" fmla="*/ 139 w 144"/>
                              <a:gd name="T93" fmla="*/ 46 h 144"/>
                              <a:gd name="T94" fmla="*/ 135 w 144"/>
                              <a:gd name="T95" fmla="*/ 39 h 144"/>
                              <a:gd name="T96" fmla="*/ 132 w 144"/>
                              <a:gd name="T97" fmla="*/ 34 h 144"/>
                              <a:gd name="T98" fmla="*/ 123 w 144"/>
                              <a:gd name="T99" fmla="*/ 22 h 144"/>
                              <a:gd name="T100" fmla="*/ 113 w 144"/>
                              <a:gd name="T101" fmla="*/ 15 h 144"/>
                              <a:gd name="T102" fmla="*/ 106 w 144"/>
                              <a:gd name="T103" fmla="*/ 10 h 144"/>
                              <a:gd name="T104" fmla="*/ 101 w 144"/>
                              <a:gd name="T105" fmla="*/ 8 h 144"/>
                              <a:gd name="T106" fmla="*/ 94 w 144"/>
                              <a:gd name="T107" fmla="*/ 5 h 144"/>
                              <a:gd name="T108" fmla="*/ 87 w 144"/>
                              <a:gd name="T109" fmla="*/ 3 h 144"/>
                              <a:gd name="T110" fmla="*/ 80 w 144"/>
                              <a:gd name="T111" fmla="*/ 3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3"/>
                                </a:lnTo>
                                <a:lnTo>
                                  <a:pt x="58" y="3"/>
                                </a:lnTo>
                                <a:lnTo>
                                  <a:pt x="51" y="5"/>
                                </a:lnTo>
                                <a:lnTo>
                                  <a:pt x="44" y="8"/>
                                </a:lnTo>
                                <a:lnTo>
                                  <a:pt x="39" y="10"/>
                                </a:lnTo>
                                <a:lnTo>
                                  <a:pt x="32" y="15"/>
                                </a:lnTo>
                                <a:lnTo>
                                  <a:pt x="22" y="22"/>
                                </a:lnTo>
                                <a:lnTo>
                                  <a:pt x="12" y="34"/>
                                </a:lnTo>
                                <a:lnTo>
                                  <a:pt x="10" y="39"/>
                                </a:lnTo>
                                <a:lnTo>
                                  <a:pt x="5" y="46"/>
                                </a:lnTo>
                                <a:lnTo>
                                  <a:pt x="3" y="53"/>
                                </a:lnTo>
                                <a:lnTo>
                                  <a:pt x="3" y="58"/>
                                </a:lnTo>
                                <a:lnTo>
                                  <a:pt x="0" y="65"/>
                                </a:lnTo>
                                <a:lnTo>
                                  <a:pt x="0" y="72"/>
                                </a:lnTo>
                                <a:lnTo>
                                  <a:pt x="0" y="82"/>
                                </a:lnTo>
                                <a:lnTo>
                                  <a:pt x="3" y="89"/>
                                </a:lnTo>
                                <a:lnTo>
                                  <a:pt x="3" y="94"/>
                                </a:lnTo>
                                <a:lnTo>
                                  <a:pt x="5" y="101"/>
                                </a:lnTo>
                                <a:lnTo>
                                  <a:pt x="10" y="108"/>
                                </a:lnTo>
                                <a:lnTo>
                                  <a:pt x="12" y="113"/>
                                </a:lnTo>
                                <a:lnTo>
                                  <a:pt x="22" y="125"/>
                                </a:lnTo>
                                <a:lnTo>
                                  <a:pt x="32" y="132"/>
                                </a:lnTo>
                                <a:lnTo>
                                  <a:pt x="39" y="137"/>
                                </a:lnTo>
                                <a:lnTo>
                                  <a:pt x="44" y="140"/>
                                </a:lnTo>
                                <a:lnTo>
                                  <a:pt x="51" y="142"/>
                                </a:lnTo>
                                <a:lnTo>
                                  <a:pt x="58" y="144"/>
                                </a:lnTo>
                                <a:lnTo>
                                  <a:pt x="65" y="144"/>
                                </a:lnTo>
                                <a:lnTo>
                                  <a:pt x="72" y="144"/>
                                </a:lnTo>
                                <a:lnTo>
                                  <a:pt x="80" y="144"/>
                                </a:lnTo>
                                <a:lnTo>
                                  <a:pt x="87" y="144"/>
                                </a:lnTo>
                                <a:lnTo>
                                  <a:pt x="94" y="142"/>
                                </a:lnTo>
                                <a:lnTo>
                                  <a:pt x="101" y="140"/>
                                </a:lnTo>
                                <a:lnTo>
                                  <a:pt x="106" y="137"/>
                                </a:lnTo>
                                <a:lnTo>
                                  <a:pt x="113" y="132"/>
                                </a:lnTo>
                                <a:lnTo>
                                  <a:pt x="123" y="125"/>
                                </a:lnTo>
                                <a:lnTo>
                                  <a:pt x="132" y="113"/>
                                </a:lnTo>
                                <a:lnTo>
                                  <a:pt x="135" y="108"/>
                                </a:lnTo>
                                <a:lnTo>
                                  <a:pt x="139" y="101"/>
                                </a:lnTo>
                                <a:lnTo>
                                  <a:pt x="142" y="94"/>
                                </a:lnTo>
                                <a:lnTo>
                                  <a:pt x="142" y="89"/>
                                </a:lnTo>
                                <a:lnTo>
                                  <a:pt x="144" y="82"/>
                                </a:lnTo>
                                <a:lnTo>
                                  <a:pt x="144" y="72"/>
                                </a:lnTo>
                                <a:lnTo>
                                  <a:pt x="144" y="65"/>
                                </a:lnTo>
                                <a:lnTo>
                                  <a:pt x="142" y="58"/>
                                </a:lnTo>
                                <a:lnTo>
                                  <a:pt x="142" y="53"/>
                                </a:lnTo>
                                <a:lnTo>
                                  <a:pt x="139" y="46"/>
                                </a:lnTo>
                                <a:lnTo>
                                  <a:pt x="135" y="39"/>
                                </a:lnTo>
                                <a:lnTo>
                                  <a:pt x="132" y="34"/>
                                </a:lnTo>
                                <a:lnTo>
                                  <a:pt x="123" y="22"/>
                                </a:lnTo>
                                <a:lnTo>
                                  <a:pt x="113" y="15"/>
                                </a:lnTo>
                                <a:lnTo>
                                  <a:pt x="106" y="10"/>
                                </a:lnTo>
                                <a:lnTo>
                                  <a:pt x="101" y="8"/>
                                </a:lnTo>
                                <a:lnTo>
                                  <a:pt x="94" y="5"/>
                                </a:lnTo>
                                <a:lnTo>
                                  <a:pt x="87" y="3"/>
                                </a:lnTo>
                                <a:lnTo>
                                  <a:pt x="80" y="3"/>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717"/>
                        <wps:cNvSpPr>
                          <a:spLocks/>
                        </wps:cNvSpPr>
                        <wps:spPr bwMode="auto">
                          <a:xfrm>
                            <a:off x="5295" y="4453"/>
                            <a:ext cx="144" cy="144"/>
                          </a:xfrm>
                          <a:custGeom>
                            <a:avLst/>
                            <a:gdLst>
                              <a:gd name="T0" fmla="*/ 72 w 144"/>
                              <a:gd name="T1" fmla="*/ 0 h 144"/>
                              <a:gd name="T2" fmla="*/ 65 w 144"/>
                              <a:gd name="T3" fmla="*/ 3 h 144"/>
                              <a:gd name="T4" fmla="*/ 58 w 144"/>
                              <a:gd name="T5" fmla="*/ 3 h 144"/>
                              <a:gd name="T6" fmla="*/ 51 w 144"/>
                              <a:gd name="T7" fmla="*/ 5 h 144"/>
                              <a:gd name="T8" fmla="*/ 44 w 144"/>
                              <a:gd name="T9" fmla="*/ 8 h 144"/>
                              <a:gd name="T10" fmla="*/ 39 w 144"/>
                              <a:gd name="T11" fmla="*/ 10 h 144"/>
                              <a:gd name="T12" fmla="*/ 32 w 144"/>
                              <a:gd name="T13" fmla="*/ 15 h 144"/>
                              <a:gd name="T14" fmla="*/ 22 w 144"/>
                              <a:gd name="T15" fmla="*/ 22 h 144"/>
                              <a:gd name="T16" fmla="*/ 12 w 144"/>
                              <a:gd name="T17" fmla="*/ 34 h 144"/>
                              <a:gd name="T18" fmla="*/ 10 w 144"/>
                              <a:gd name="T19" fmla="*/ 39 h 144"/>
                              <a:gd name="T20" fmla="*/ 5 w 144"/>
                              <a:gd name="T21" fmla="*/ 46 h 144"/>
                              <a:gd name="T22" fmla="*/ 3 w 144"/>
                              <a:gd name="T23" fmla="*/ 53 h 144"/>
                              <a:gd name="T24" fmla="*/ 3 w 144"/>
                              <a:gd name="T25" fmla="*/ 58 h 144"/>
                              <a:gd name="T26" fmla="*/ 0 w 144"/>
                              <a:gd name="T27" fmla="*/ 65 h 144"/>
                              <a:gd name="T28" fmla="*/ 0 w 144"/>
                              <a:gd name="T29" fmla="*/ 72 h 144"/>
                              <a:gd name="T30" fmla="*/ 0 w 144"/>
                              <a:gd name="T31" fmla="*/ 82 h 144"/>
                              <a:gd name="T32" fmla="*/ 3 w 144"/>
                              <a:gd name="T33" fmla="*/ 89 h 144"/>
                              <a:gd name="T34" fmla="*/ 3 w 144"/>
                              <a:gd name="T35" fmla="*/ 94 h 144"/>
                              <a:gd name="T36" fmla="*/ 5 w 144"/>
                              <a:gd name="T37" fmla="*/ 101 h 144"/>
                              <a:gd name="T38" fmla="*/ 10 w 144"/>
                              <a:gd name="T39" fmla="*/ 108 h 144"/>
                              <a:gd name="T40" fmla="*/ 12 w 144"/>
                              <a:gd name="T41" fmla="*/ 113 h 144"/>
                              <a:gd name="T42" fmla="*/ 22 w 144"/>
                              <a:gd name="T43" fmla="*/ 125 h 144"/>
                              <a:gd name="T44" fmla="*/ 32 w 144"/>
                              <a:gd name="T45" fmla="*/ 132 h 144"/>
                              <a:gd name="T46" fmla="*/ 39 w 144"/>
                              <a:gd name="T47" fmla="*/ 137 h 144"/>
                              <a:gd name="T48" fmla="*/ 44 w 144"/>
                              <a:gd name="T49" fmla="*/ 140 h 144"/>
                              <a:gd name="T50" fmla="*/ 51 w 144"/>
                              <a:gd name="T51" fmla="*/ 142 h 144"/>
                              <a:gd name="T52" fmla="*/ 58 w 144"/>
                              <a:gd name="T53" fmla="*/ 144 h 144"/>
                              <a:gd name="T54" fmla="*/ 65 w 144"/>
                              <a:gd name="T55" fmla="*/ 144 h 144"/>
                              <a:gd name="T56" fmla="*/ 72 w 144"/>
                              <a:gd name="T57" fmla="*/ 144 h 144"/>
                              <a:gd name="T58" fmla="*/ 80 w 144"/>
                              <a:gd name="T59" fmla="*/ 144 h 144"/>
                              <a:gd name="T60" fmla="*/ 87 w 144"/>
                              <a:gd name="T61" fmla="*/ 144 h 144"/>
                              <a:gd name="T62" fmla="*/ 94 w 144"/>
                              <a:gd name="T63" fmla="*/ 142 h 144"/>
                              <a:gd name="T64" fmla="*/ 101 w 144"/>
                              <a:gd name="T65" fmla="*/ 140 h 144"/>
                              <a:gd name="T66" fmla="*/ 106 w 144"/>
                              <a:gd name="T67" fmla="*/ 137 h 144"/>
                              <a:gd name="T68" fmla="*/ 113 w 144"/>
                              <a:gd name="T69" fmla="*/ 132 h 144"/>
                              <a:gd name="T70" fmla="*/ 123 w 144"/>
                              <a:gd name="T71" fmla="*/ 125 h 144"/>
                              <a:gd name="T72" fmla="*/ 132 w 144"/>
                              <a:gd name="T73" fmla="*/ 113 h 144"/>
                              <a:gd name="T74" fmla="*/ 135 w 144"/>
                              <a:gd name="T75" fmla="*/ 108 h 144"/>
                              <a:gd name="T76" fmla="*/ 139 w 144"/>
                              <a:gd name="T77" fmla="*/ 101 h 144"/>
                              <a:gd name="T78" fmla="*/ 142 w 144"/>
                              <a:gd name="T79" fmla="*/ 94 h 144"/>
                              <a:gd name="T80" fmla="*/ 142 w 144"/>
                              <a:gd name="T81" fmla="*/ 89 h 144"/>
                              <a:gd name="T82" fmla="*/ 144 w 144"/>
                              <a:gd name="T83" fmla="*/ 82 h 144"/>
                              <a:gd name="T84" fmla="*/ 144 w 144"/>
                              <a:gd name="T85" fmla="*/ 72 h 144"/>
                              <a:gd name="T86" fmla="*/ 144 w 144"/>
                              <a:gd name="T87" fmla="*/ 65 h 144"/>
                              <a:gd name="T88" fmla="*/ 142 w 144"/>
                              <a:gd name="T89" fmla="*/ 58 h 144"/>
                              <a:gd name="T90" fmla="*/ 142 w 144"/>
                              <a:gd name="T91" fmla="*/ 53 h 144"/>
                              <a:gd name="T92" fmla="*/ 139 w 144"/>
                              <a:gd name="T93" fmla="*/ 46 h 144"/>
                              <a:gd name="T94" fmla="*/ 135 w 144"/>
                              <a:gd name="T95" fmla="*/ 39 h 144"/>
                              <a:gd name="T96" fmla="*/ 132 w 144"/>
                              <a:gd name="T97" fmla="*/ 34 h 144"/>
                              <a:gd name="T98" fmla="*/ 123 w 144"/>
                              <a:gd name="T99" fmla="*/ 22 h 144"/>
                              <a:gd name="T100" fmla="*/ 113 w 144"/>
                              <a:gd name="T101" fmla="*/ 15 h 144"/>
                              <a:gd name="T102" fmla="*/ 106 w 144"/>
                              <a:gd name="T103" fmla="*/ 10 h 144"/>
                              <a:gd name="T104" fmla="*/ 101 w 144"/>
                              <a:gd name="T105" fmla="*/ 8 h 144"/>
                              <a:gd name="T106" fmla="*/ 94 w 144"/>
                              <a:gd name="T107" fmla="*/ 5 h 144"/>
                              <a:gd name="T108" fmla="*/ 87 w 144"/>
                              <a:gd name="T109" fmla="*/ 3 h 144"/>
                              <a:gd name="T110" fmla="*/ 80 w 144"/>
                              <a:gd name="T111" fmla="*/ 3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3"/>
                                </a:lnTo>
                                <a:lnTo>
                                  <a:pt x="58" y="3"/>
                                </a:lnTo>
                                <a:lnTo>
                                  <a:pt x="51" y="5"/>
                                </a:lnTo>
                                <a:lnTo>
                                  <a:pt x="44" y="8"/>
                                </a:lnTo>
                                <a:lnTo>
                                  <a:pt x="39" y="10"/>
                                </a:lnTo>
                                <a:lnTo>
                                  <a:pt x="32" y="15"/>
                                </a:lnTo>
                                <a:lnTo>
                                  <a:pt x="22" y="22"/>
                                </a:lnTo>
                                <a:lnTo>
                                  <a:pt x="12" y="34"/>
                                </a:lnTo>
                                <a:lnTo>
                                  <a:pt x="10" y="39"/>
                                </a:lnTo>
                                <a:lnTo>
                                  <a:pt x="5" y="46"/>
                                </a:lnTo>
                                <a:lnTo>
                                  <a:pt x="3" y="53"/>
                                </a:lnTo>
                                <a:lnTo>
                                  <a:pt x="3" y="58"/>
                                </a:lnTo>
                                <a:lnTo>
                                  <a:pt x="0" y="65"/>
                                </a:lnTo>
                                <a:lnTo>
                                  <a:pt x="0" y="72"/>
                                </a:lnTo>
                                <a:lnTo>
                                  <a:pt x="0" y="82"/>
                                </a:lnTo>
                                <a:lnTo>
                                  <a:pt x="3" y="89"/>
                                </a:lnTo>
                                <a:lnTo>
                                  <a:pt x="3" y="94"/>
                                </a:lnTo>
                                <a:lnTo>
                                  <a:pt x="5" y="101"/>
                                </a:lnTo>
                                <a:lnTo>
                                  <a:pt x="10" y="108"/>
                                </a:lnTo>
                                <a:lnTo>
                                  <a:pt x="12" y="113"/>
                                </a:lnTo>
                                <a:lnTo>
                                  <a:pt x="22" y="125"/>
                                </a:lnTo>
                                <a:lnTo>
                                  <a:pt x="32" y="132"/>
                                </a:lnTo>
                                <a:lnTo>
                                  <a:pt x="39" y="137"/>
                                </a:lnTo>
                                <a:lnTo>
                                  <a:pt x="44" y="140"/>
                                </a:lnTo>
                                <a:lnTo>
                                  <a:pt x="51" y="142"/>
                                </a:lnTo>
                                <a:lnTo>
                                  <a:pt x="58" y="144"/>
                                </a:lnTo>
                                <a:lnTo>
                                  <a:pt x="65" y="144"/>
                                </a:lnTo>
                                <a:lnTo>
                                  <a:pt x="72" y="144"/>
                                </a:lnTo>
                                <a:lnTo>
                                  <a:pt x="80" y="144"/>
                                </a:lnTo>
                                <a:lnTo>
                                  <a:pt x="87" y="144"/>
                                </a:lnTo>
                                <a:lnTo>
                                  <a:pt x="94" y="142"/>
                                </a:lnTo>
                                <a:lnTo>
                                  <a:pt x="101" y="140"/>
                                </a:lnTo>
                                <a:lnTo>
                                  <a:pt x="106" y="137"/>
                                </a:lnTo>
                                <a:lnTo>
                                  <a:pt x="113" y="132"/>
                                </a:lnTo>
                                <a:lnTo>
                                  <a:pt x="123" y="125"/>
                                </a:lnTo>
                                <a:lnTo>
                                  <a:pt x="132" y="113"/>
                                </a:lnTo>
                                <a:lnTo>
                                  <a:pt x="135" y="108"/>
                                </a:lnTo>
                                <a:lnTo>
                                  <a:pt x="139" y="101"/>
                                </a:lnTo>
                                <a:lnTo>
                                  <a:pt x="142" y="94"/>
                                </a:lnTo>
                                <a:lnTo>
                                  <a:pt x="142" y="89"/>
                                </a:lnTo>
                                <a:lnTo>
                                  <a:pt x="144" y="82"/>
                                </a:lnTo>
                                <a:lnTo>
                                  <a:pt x="144" y="72"/>
                                </a:lnTo>
                                <a:lnTo>
                                  <a:pt x="144" y="65"/>
                                </a:lnTo>
                                <a:lnTo>
                                  <a:pt x="142" y="58"/>
                                </a:lnTo>
                                <a:lnTo>
                                  <a:pt x="142" y="53"/>
                                </a:lnTo>
                                <a:lnTo>
                                  <a:pt x="139" y="46"/>
                                </a:lnTo>
                                <a:lnTo>
                                  <a:pt x="135" y="39"/>
                                </a:lnTo>
                                <a:lnTo>
                                  <a:pt x="132" y="34"/>
                                </a:lnTo>
                                <a:lnTo>
                                  <a:pt x="123" y="22"/>
                                </a:lnTo>
                                <a:lnTo>
                                  <a:pt x="113" y="15"/>
                                </a:lnTo>
                                <a:lnTo>
                                  <a:pt x="106" y="10"/>
                                </a:lnTo>
                                <a:lnTo>
                                  <a:pt x="101" y="8"/>
                                </a:lnTo>
                                <a:lnTo>
                                  <a:pt x="94" y="5"/>
                                </a:lnTo>
                                <a:lnTo>
                                  <a:pt x="87" y="3"/>
                                </a:lnTo>
                                <a:lnTo>
                                  <a:pt x="80" y="3"/>
                                </a:lnTo>
                                <a:lnTo>
                                  <a:pt x="72" y="0"/>
                                </a:lnTo>
                              </a:path>
                            </a:pathLst>
                          </a:custGeom>
                          <a:noFill/>
                          <a:ln w="15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Freeform 718"/>
                        <wps:cNvSpPr>
                          <a:spLocks/>
                        </wps:cNvSpPr>
                        <wps:spPr bwMode="auto">
                          <a:xfrm>
                            <a:off x="5514" y="7044"/>
                            <a:ext cx="143" cy="144"/>
                          </a:xfrm>
                          <a:custGeom>
                            <a:avLst/>
                            <a:gdLst>
                              <a:gd name="T0" fmla="*/ 71 w 143"/>
                              <a:gd name="T1" fmla="*/ 0 h 144"/>
                              <a:gd name="T2" fmla="*/ 64 w 143"/>
                              <a:gd name="T3" fmla="*/ 2 h 144"/>
                              <a:gd name="T4" fmla="*/ 57 w 143"/>
                              <a:gd name="T5" fmla="*/ 2 h 144"/>
                              <a:gd name="T6" fmla="*/ 50 w 143"/>
                              <a:gd name="T7" fmla="*/ 5 h 144"/>
                              <a:gd name="T8" fmla="*/ 43 w 143"/>
                              <a:gd name="T9" fmla="*/ 7 h 144"/>
                              <a:gd name="T10" fmla="*/ 38 w 143"/>
                              <a:gd name="T11" fmla="*/ 10 h 144"/>
                              <a:gd name="T12" fmla="*/ 31 w 143"/>
                              <a:gd name="T13" fmla="*/ 14 h 144"/>
                              <a:gd name="T14" fmla="*/ 21 w 143"/>
                              <a:gd name="T15" fmla="*/ 22 h 144"/>
                              <a:gd name="T16" fmla="*/ 12 w 143"/>
                              <a:gd name="T17" fmla="*/ 34 h 144"/>
                              <a:gd name="T18" fmla="*/ 9 w 143"/>
                              <a:gd name="T19" fmla="*/ 38 h 144"/>
                              <a:gd name="T20" fmla="*/ 7 w 143"/>
                              <a:gd name="T21" fmla="*/ 46 h 144"/>
                              <a:gd name="T22" fmla="*/ 2 w 143"/>
                              <a:gd name="T23" fmla="*/ 53 h 144"/>
                              <a:gd name="T24" fmla="*/ 2 w 143"/>
                              <a:gd name="T25" fmla="*/ 58 h 144"/>
                              <a:gd name="T26" fmla="*/ 0 w 143"/>
                              <a:gd name="T27" fmla="*/ 65 h 144"/>
                              <a:gd name="T28" fmla="*/ 0 w 143"/>
                              <a:gd name="T29" fmla="*/ 72 h 144"/>
                              <a:gd name="T30" fmla="*/ 0 w 143"/>
                              <a:gd name="T31" fmla="*/ 81 h 144"/>
                              <a:gd name="T32" fmla="*/ 2 w 143"/>
                              <a:gd name="T33" fmla="*/ 89 h 144"/>
                              <a:gd name="T34" fmla="*/ 2 w 143"/>
                              <a:gd name="T35" fmla="*/ 93 h 144"/>
                              <a:gd name="T36" fmla="*/ 7 w 143"/>
                              <a:gd name="T37" fmla="*/ 101 h 144"/>
                              <a:gd name="T38" fmla="*/ 9 w 143"/>
                              <a:gd name="T39" fmla="*/ 108 h 144"/>
                              <a:gd name="T40" fmla="*/ 12 w 143"/>
                              <a:gd name="T41" fmla="*/ 113 h 144"/>
                              <a:gd name="T42" fmla="*/ 21 w 143"/>
                              <a:gd name="T43" fmla="*/ 125 h 144"/>
                              <a:gd name="T44" fmla="*/ 31 w 143"/>
                              <a:gd name="T45" fmla="*/ 132 h 144"/>
                              <a:gd name="T46" fmla="*/ 38 w 143"/>
                              <a:gd name="T47" fmla="*/ 137 h 144"/>
                              <a:gd name="T48" fmla="*/ 43 w 143"/>
                              <a:gd name="T49" fmla="*/ 139 h 144"/>
                              <a:gd name="T50" fmla="*/ 50 w 143"/>
                              <a:gd name="T51" fmla="*/ 141 h 144"/>
                              <a:gd name="T52" fmla="*/ 57 w 143"/>
                              <a:gd name="T53" fmla="*/ 144 h 144"/>
                              <a:gd name="T54" fmla="*/ 64 w 143"/>
                              <a:gd name="T55" fmla="*/ 144 h 144"/>
                              <a:gd name="T56" fmla="*/ 71 w 143"/>
                              <a:gd name="T57" fmla="*/ 144 h 144"/>
                              <a:gd name="T58" fmla="*/ 79 w 143"/>
                              <a:gd name="T59" fmla="*/ 144 h 144"/>
                              <a:gd name="T60" fmla="*/ 86 w 143"/>
                              <a:gd name="T61" fmla="*/ 144 h 144"/>
                              <a:gd name="T62" fmla="*/ 93 w 143"/>
                              <a:gd name="T63" fmla="*/ 141 h 144"/>
                              <a:gd name="T64" fmla="*/ 100 w 143"/>
                              <a:gd name="T65" fmla="*/ 139 h 144"/>
                              <a:gd name="T66" fmla="*/ 105 w 143"/>
                              <a:gd name="T67" fmla="*/ 137 h 144"/>
                              <a:gd name="T68" fmla="*/ 112 w 143"/>
                              <a:gd name="T69" fmla="*/ 132 h 144"/>
                              <a:gd name="T70" fmla="*/ 122 w 143"/>
                              <a:gd name="T71" fmla="*/ 125 h 144"/>
                              <a:gd name="T72" fmla="*/ 131 w 143"/>
                              <a:gd name="T73" fmla="*/ 113 h 144"/>
                              <a:gd name="T74" fmla="*/ 136 w 143"/>
                              <a:gd name="T75" fmla="*/ 108 h 144"/>
                              <a:gd name="T76" fmla="*/ 139 w 143"/>
                              <a:gd name="T77" fmla="*/ 101 h 144"/>
                              <a:gd name="T78" fmla="*/ 141 w 143"/>
                              <a:gd name="T79" fmla="*/ 93 h 144"/>
                              <a:gd name="T80" fmla="*/ 143 w 143"/>
                              <a:gd name="T81" fmla="*/ 89 h 144"/>
                              <a:gd name="T82" fmla="*/ 143 w 143"/>
                              <a:gd name="T83" fmla="*/ 81 h 144"/>
                              <a:gd name="T84" fmla="*/ 143 w 143"/>
                              <a:gd name="T85" fmla="*/ 72 h 144"/>
                              <a:gd name="T86" fmla="*/ 143 w 143"/>
                              <a:gd name="T87" fmla="*/ 65 h 144"/>
                              <a:gd name="T88" fmla="*/ 143 w 143"/>
                              <a:gd name="T89" fmla="*/ 58 h 144"/>
                              <a:gd name="T90" fmla="*/ 141 w 143"/>
                              <a:gd name="T91" fmla="*/ 53 h 144"/>
                              <a:gd name="T92" fmla="*/ 139 w 143"/>
                              <a:gd name="T93" fmla="*/ 46 h 144"/>
                              <a:gd name="T94" fmla="*/ 136 w 143"/>
                              <a:gd name="T95" fmla="*/ 38 h 144"/>
                              <a:gd name="T96" fmla="*/ 131 w 143"/>
                              <a:gd name="T97" fmla="*/ 34 h 144"/>
                              <a:gd name="T98" fmla="*/ 122 w 143"/>
                              <a:gd name="T99" fmla="*/ 22 h 144"/>
                              <a:gd name="T100" fmla="*/ 112 w 143"/>
                              <a:gd name="T101" fmla="*/ 14 h 144"/>
                              <a:gd name="T102" fmla="*/ 105 w 143"/>
                              <a:gd name="T103" fmla="*/ 10 h 144"/>
                              <a:gd name="T104" fmla="*/ 100 w 143"/>
                              <a:gd name="T105" fmla="*/ 7 h 144"/>
                              <a:gd name="T106" fmla="*/ 93 w 143"/>
                              <a:gd name="T107" fmla="*/ 5 h 144"/>
                              <a:gd name="T108" fmla="*/ 86 w 143"/>
                              <a:gd name="T109" fmla="*/ 2 h 144"/>
                              <a:gd name="T110" fmla="*/ 79 w 143"/>
                              <a:gd name="T111" fmla="*/ 2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2"/>
                                </a:lnTo>
                                <a:lnTo>
                                  <a:pt x="57" y="2"/>
                                </a:lnTo>
                                <a:lnTo>
                                  <a:pt x="50" y="5"/>
                                </a:lnTo>
                                <a:lnTo>
                                  <a:pt x="43" y="7"/>
                                </a:lnTo>
                                <a:lnTo>
                                  <a:pt x="38" y="10"/>
                                </a:lnTo>
                                <a:lnTo>
                                  <a:pt x="31" y="14"/>
                                </a:lnTo>
                                <a:lnTo>
                                  <a:pt x="21" y="22"/>
                                </a:lnTo>
                                <a:lnTo>
                                  <a:pt x="12" y="34"/>
                                </a:lnTo>
                                <a:lnTo>
                                  <a:pt x="9" y="38"/>
                                </a:lnTo>
                                <a:lnTo>
                                  <a:pt x="7" y="46"/>
                                </a:lnTo>
                                <a:lnTo>
                                  <a:pt x="2" y="53"/>
                                </a:lnTo>
                                <a:lnTo>
                                  <a:pt x="2" y="58"/>
                                </a:lnTo>
                                <a:lnTo>
                                  <a:pt x="0" y="65"/>
                                </a:lnTo>
                                <a:lnTo>
                                  <a:pt x="0" y="72"/>
                                </a:lnTo>
                                <a:lnTo>
                                  <a:pt x="0" y="81"/>
                                </a:lnTo>
                                <a:lnTo>
                                  <a:pt x="2" y="89"/>
                                </a:lnTo>
                                <a:lnTo>
                                  <a:pt x="2" y="93"/>
                                </a:lnTo>
                                <a:lnTo>
                                  <a:pt x="7" y="101"/>
                                </a:lnTo>
                                <a:lnTo>
                                  <a:pt x="9" y="108"/>
                                </a:lnTo>
                                <a:lnTo>
                                  <a:pt x="12" y="113"/>
                                </a:lnTo>
                                <a:lnTo>
                                  <a:pt x="21" y="125"/>
                                </a:lnTo>
                                <a:lnTo>
                                  <a:pt x="31" y="132"/>
                                </a:lnTo>
                                <a:lnTo>
                                  <a:pt x="38" y="137"/>
                                </a:lnTo>
                                <a:lnTo>
                                  <a:pt x="43" y="139"/>
                                </a:lnTo>
                                <a:lnTo>
                                  <a:pt x="50" y="141"/>
                                </a:lnTo>
                                <a:lnTo>
                                  <a:pt x="57" y="144"/>
                                </a:lnTo>
                                <a:lnTo>
                                  <a:pt x="64" y="144"/>
                                </a:lnTo>
                                <a:lnTo>
                                  <a:pt x="71" y="144"/>
                                </a:lnTo>
                                <a:lnTo>
                                  <a:pt x="79" y="144"/>
                                </a:lnTo>
                                <a:lnTo>
                                  <a:pt x="86" y="144"/>
                                </a:lnTo>
                                <a:lnTo>
                                  <a:pt x="93" y="141"/>
                                </a:lnTo>
                                <a:lnTo>
                                  <a:pt x="100" y="139"/>
                                </a:lnTo>
                                <a:lnTo>
                                  <a:pt x="105" y="137"/>
                                </a:lnTo>
                                <a:lnTo>
                                  <a:pt x="112" y="132"/>
                                </a:lnTo>
                                <a:lnTo>
                                  <a:pt x="122" y="125"/>
                                </a:lnTo>
                                <a:lnTo>
                                  <a:pt x="131" y="113"/>
                                </a:lnTo>
                                <a:lnTo>
                                  <a:pt x="136" y="108"/>
                                </a:lnTo>
                                <a:lnTo>
                                  <a:pt x="139" y="101"/>
                                </a:lnTo>
                                <a:lnTo>
                                  <a:pt x="141" y="93"/>
                                </a:lnTo>
                                <a:lnTo>
                                  <a:pt x="143" y="89"/>
                                </a:lnTo>
                                <a:lnTo>
                                  <a:pt x="143" y="81"/>
                                </a:lnTo>
                                <a:lnTo>
                                  <a:pt x="143" y="72"/>
                                </a:lnTo>
                                <a:lnTo>
                                  <a:pt x="143" y="65"/>
                                </a:lnTo>
                                <a:lnTo>
                                  <a:pt x="143" y="58"/>
                                </a:lnTo>
                                <a:lnTo>
                                  <a:pt x="141" y="53"/>
                                </a:lnTo>
                                <a:lnTo>
                                  <a:pt x="139" y="46"/>
                                </a:lnTo>
                                <a:lnTo>
                                  <a:pt x="136" y="38"/>
                                </a:lnTo>
                                <a:lnTo>
                                  <a:pt x="131" y="34"/>
                                </a:lnTo>
                                <a:lnTo>
                                  <a:pt x="122" y="22"/>
                                </a:lnTo>
                                <a:lnTo>
                                  <a:pt x="112" y="14"/>
                                </a:lnTo>
                                <a:lnTo>
                                  <a:pt x="105" y="10"/>
                                </a:lnTo>
                                <a:lnTo>
                                  <a:pt x="100" y="7"/>
                                </a:lnTo>
                                <a:lnTo>
                                  <a:pt x="93" y="5"/>
                                </a:lnTo>
                                <a:lnTo>
                                  <a:pt x="86" y="2"/>
                                </a:lnTo>
                                <a:lnTo>
                                  <a:pt x="79" y="2"/>
                                </a:lnTo>
                                <a:lnTo>
                                  <a:pt x="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719"/>
                        <wps:cNvSpPr>
                          <a:spLocks/>
                        </wps:cNvSpPr>
                        <wps:spPr bwMode="auto">
                          <a:xfrm>
                            <a:off x="5514" y="7044"/>
                            <a:ext cx="143" cy="144"/>
                          </a:xfrm>
                          <a:custGeom>
                            <a:avLst/>
                            <a:gdLst>
                              <a:gd name="T0" fmla="*/ 71 w 143"/>
                              <a:gd name="T1" fmla="*/ 0 h 144"/>
                              <a:gd name="T2" fmla="*/ 64 w 143"/>
                              <a:gd name="T3" fmla="*/ 2 h 144"/>
                              <a:gd name="T4" fmla="*/ 57 w 143"/>
                              <a:gd name="T5" fmla="*/ 2 h 144"/>
                              <a:gd name="T6" fmla="*/ 50 w 143"/>
                              <a:gd name="T7" fmla="*/ 5 h 144"/>
                              <a:gd name="T8" fmla="*/ 43 w 143"/>
                              <a:gd name="T9" fmla="*/ 7 h 144"/>
                              <a:gd name="T10" fmla="*/ 38 w 143"/>
                              <a:gd name="T11" fmla="*/ 10 h 144"/>
                              <a:gd name="T12" fmla="*/ 31 w 143"/>
                              <a:gd name="T13" fmla="*/ 14 h 144"/>
                              <a:gd name="T14" fmla="*/ 21 w 143"/>
                              <a:gd name="T15" fmla="*/ 22 h 144"/>
                              <a:gd name="T16" fmla="*/ 12 w 143"/>
                              <a:gd name="T17" fmla="*/ 34 h 144"/>
                              <a:gd name="T18" fmla="*/ 9 w 143"/>
                              <a:gd name="T19" fmla="*/ 38 h 144"/>
                              <a:gd name="T20" fmla="*/ 7 w 143"/>
                              <a:gd name="T21" fmla="*/ 46 h 144"/>
                              <a:gd name="T22" fmla="*/ 2 w 143"/>
                              <a:gd name="T23" fmla="*/ 53 h 144"/>
                              <a:gd name="T24" fmla="*/ 2 w 143"/>
                              <a:gd name="T25" fmla="*/ 58 h 144"/>
                              <a:gd name="T26" fmla="*/ 0 w 143"/>
                              <a:gd name="T27" fmla="*/ 65 h 144"/>
                              <a:gd name="T28" fmla="*/ 0 w 143"/>
                              <a:gd name="T29" fmla="*/ 72 h 144"/>
                              <a:gd name="T30" fmla="*/ 0 w 143"/>
                              <a:gd name="T31" fmla="*/ 81 h 144"/>
                              <a:gd name="T32" fmla="*/ 2 w 143"/>
                              <a:gd name="T33" fmla="*/ 89 h 144"/>
                              <a:gd name="T34" fmla="*/ 2 w 143"/>
                              <a:gd name="T35" fmla="*/ 93 h 144"/>
                              <a:gd name="T36" fmla="*/ 7 w 143"/>
                              <a:gd name="T37" fmla="*/ 101 h 144"/>
                              <a:gd name="T38" fmla="*/ 9 w 143"/>
                              <a:gd name="T39" fmla="*/ 108 h 144"/>
                              <a:gd name="T40" fmla="*/ 12 w 143"/>
                              <a:gd name="T41" fmla="*/ 113 h 144"/>
                              <a:gd name="T42" fmla="*/ 21 w 143"/>
                              <a:gd name="T43" fmla="*/ 125 h 144"/>
                              <a:gd name="T44" fmla="*/ 31 w 143"/>
                              <a:gd name="T45" fmla="*/ 132 h 144"/>
                              <a:gd name="T46" fmla="*/ 38 w 143"/>
                              <a:gd name="T47" fmla="*/ 137 h 144"/>
                              <a:gd name="T48" fmla="*/ 43 w 143"/>
                              <a:gd name="T49" fmla="*/ 139 h 144"/>
                              <a:gd name="T50" fmla="*/ 50 w 143"/>
                              <a:gd name="T51" fmla="*/ 141 h 144"/>
                              <a:gd name="T52" fmla="*/ 57 w 143"/>
                              <a:gd name="T53" fmla="*/ 144 h 144"/>
                              <a:gd name="T54" fmla="*/ 64 w 143"/>
                              <a:gd name="T55" fmla="*/ 144 h 144"/>
                              <a:gd name="T56" fmla="*/ 71 w 143"/>
                              <a:gd name="T57" fmla="*/ 144 h 144"/>
                              <a:gd name="T58" fmla="*/ 79 w 143"/>
                              <a:gd name="T59" fmla="*/ 144 h 144"/>
                              <a:gd name="T60" fmla="*/ 86 w 143"/>
                              <a:gd name="T61" fmla="*/ 144 h 144"/>
                              <a:gd name="T62" fmla="*/ 93 w 143"/>
                              <a:gd name="T63" fmla="*/ 141 h 144"/>
                              <a:gd name="T64" fmla="*/ 100 w 143"/>
                              <a:gd name="T65" fmla="*/ 139 h 144"/>
                              <a:gd name="T66" fmla="*/ 105 w 143"/>
                              <a:gd name="T67" fmla="*/ 137 h 144"/>
                              <a:gd name="T68" fmla="*/ 112 w 143"/>
                              <a:gd name="T69" fmla="*/ 132 h 144"/>
                              <a:gd name="T70" fmla="*/ 122 w 143"/>
                              <a:gd name="T71" fmla="*/ 125 h 144"/>
                              <a:gd name="T72" fmla="*/ 131 w 143"/>
                              <a:gd name="T73" fmla="*/ 113 h 144"/>
                              <a:gd name="T74" fmla="*/ 136 w 143"/>
                              <a:gd name="T75" fmla="*/ 108 h 144"/>
                              <a:gd name="T76" fmla="*/ 139 w 143"/>
                              <a:gd name="T77" fmla="*/ 101 h 144"/>
                              <a:gd name="T78" fmla="*/ 141 w 143"/>
                              <a:gd name="T79" fmla="*/ 93 h 144"/>
                              <a:gd name="T80" fmla="*/ 143 w 143"/>
                              <a:gd name="T81" fmla="*/ 89 h 144"/>
                              <a:gd name="T82" fmla="*/ 143 w 143"/>
                              <a:gd name="T83" fmla="*/ 81 h 144"/>
                              <a:gd name="T84" fmla="*/ 143 w 143"/>
                              <a:gd name="T85" fmla="*/ 72 h 144"/>
                              <a:gd name="T86" fmla="*/ 143 w 143"/>
                              <a:gd name="T87" fmla="*/ 65 h 144"/>
                              <a:gd name="T88" fmla="*/ 143 w 143"/>
                              <a:gd name="T89" fmla="*/ 58 h 144"/>
                              <a:gd name="T90" fmla="*/ 141 w 143"/>
                              <a:gd name="T91" fmla="*/ 53 h 144"/>
                              <a:gd name="T92" fmla="*/ 139 w 143"/>
                              <a:gd name="T93" fmla="*/ 46 h 144"/>
                              <a:gd name="T94" fmla="*/ 136 w 143"/>
                              <a:gd name="T95" fmla="*/ 38 h 144"/>
                              <a:gd name="T96" fmla="*/ 131 w 143"/>
                              <a:gd name="T97" fmla="*/ 34 h 144"/>
                              <a:gd name="T98" fmla="*/ 122 w 143"/>
                              <a:gd name="T99" fmla="*/ 22 h 144"/>
                              <a:gd name="T100" fmla="*/ 112 w 143"/>
                              <a:gd name="T101" fmla="*/ 14 h 144"/>
                              <a:gd name="T102" fmla="*/ 105 w 143"/>
                              <a:gd name="T103" fmla="*/ 10 h 144"/>
                              <a:gd name="T104" fmla="*/ 100 w 143"/>
                              <a:gd name="T105" fmla="*/ 7 h 144"/>
                              <a:gd name="T106" fmla="*/ 93 w 143"/>
                              <a:gd name="T107" fmla="*/ 5 h 144"/>
                              <a:gd name="T108" fmla="*/ 86 w 143"/>
                              <a:gd name="T109" fmla="*/ 2 h 144"/>
                              <a:gd name="T110" fmla="*/ 79 w 143"/>
                              <a:gd name="T111" fmla="*/ 2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2"/>
                                </a:lnTo>
                                <a:lnTo>
                                  <a:pt x="57" y="2"/>
                                </a:lnTo>
                                <a:lnTo>
                                  <a:pt x="50" y="5"/>
                                </a:lnTo>
                                <a:lnTo>
                                  <a:pt x="43" y="7"/>
                                </a:lnTo>
                                <a:lnTo>
                                  <a:pt x="38" y="10"/>
                                </a:lnTo>
                                <a:lnTo>
                                  <a:pt x="31" y="14"/>
                                </a:lnTo>
                                <a:lnTo>
                                  <a:pt x="21" y="22"/>
                                </a:lnTo>
                                <a:lnTo>
                                  <a:pt x="12" y="34"/>
                                </a:lnTo>
                                <a:lnTo>
                                  <a:pt x="9" y="38"/>
                                </a:lnTo>
                                <a:lnTo>
                                  <a:pt x="7" y="46"/>
                                </a:lnTo>
                                <a:lnTo>
                                  <a:pt x="2" y="53"/>
                                </a:lnTo>
                                <a:lnTo>
                                  <a:pt x="2" y="58"/>
                                </a:lnTo>
                                <a:lnTo>
                                  <a:pt x="0" y="65"/>
                                </a:lnTo>
                                <a:lnTo>
                                  <a:pt x="0" y="72"/>
                                </a:lnTo>
                                <a:lnTo>
                                  <a:pt x="0" y="81"/>
                                </a:lnTo>
                                <a:lnTo>
                                  <a:pt x="2" y="89"/>
                                </a:lnTo>
                                <a:lnTo>
                                  <a:pt x="2" y="93"/>
                                </a:lnTo>
                                <a:lnTo>
                                  <a:pt x="7" y="101"/>
                                </a:lnTo>
                                <a:lnTo>
                                  <a:pt x="9" y="108"/>
                                </a:lnTo>
                                <a:lnTo>
                                  <a:pt x="12" y="113"/>
                                </a:lnTo>
                                <a:lnTo>
                                  <a:pt x="21" y="125"/>
                                </a:lnTo>
                                <a:lnTo>
                                  <a:pt x="31" y="132"/>
                                </a:lnTo>
                                <a:lnTo>
                                  <a:pt x="38" y="137"/>
                                </a:lnTo>
                                <a:lnTo>
                                  <a:pt x="43" y="139"/>
                                </a:lnTo>
                                <a:lnTo>
                                  <a:pt x="50" y="141"/>
                                </a:lnTo>
                                <a:lnTo>
                                  <a:pt x="57" y="144"/>
                                </a:lnTo>
                                <a:lnTo>
                                  <a:pt x="64" y="144"/>
                                </a:lnTo>
                                <a:lnTo>
                                  <a:pt x="71" y="144"/>
                                </a:lnTo>
                                <a:lnTo>
                                  <a:pt x="79" y="144"/>
                                </a:lnTo>
                                <a:lnTo>
                                  <a:pt x="86" y="144"/>
                                </a:lnTo>
                                <a:lnTo>
                                  <a:pt x="93" y="141"/>
                                </a:lnTo>
                                <a:lnTo>
                                  <a:pt x="100" y="139"/>
                                </a:lnTo>
                                <a:lnTo>
                                  <a:pt x="105" y="137"/>
                                </a:lnTo>
                                <a:lnTo>
                                  <a:pt x="112" y="132"/>
                                </a:lnTo>
                                <a:lnTo>
                                  <a:pt x="122" y="125"/>
                                </a:lnTo>
                                <a:lnTo>
                                  <a:pt x="131" y="113"/>
                                </a:lnTo>
                                <a:lnTo>
                                  <a:pt x="136" y="108"/>
                                </a:lnTo>
                                <a:lnTo>
                                  <a:pt x="139" y="101"/>
                                </a:lnTo>
                                <a:lnTo>
                                  <a:pt x="141" y="93"/>
                                </a:lnTo>
                                <a:lnTo>
                                  <a:pt x="143" y="89"/>
                                </a:lnTo>
                                <a:lnTo>
                                  <a:pt x="143" y="81"/>
                                </a:lnTo>
                                <a:lnTo>
                                  <a:pt x="143" y="72"/>
                                </a:lnTo>
                                <a:lnTo>
                                  <a:pt x="143" y="65"/>
                                </a:lnTo>
                                <a:lnTo>
                                  <a:pt x="143" y="58"/>
                                </a:lnTo>
                                <a:lnTo>
                                  <a:pt x="141" y="53"/>
                                </a:lnTo>
                                <a:lnTo>
                                  <a:pt x="139" y="46"/>
                                </a:lnTo>
                                <a:lnTo>
                                  <a:pt x="136" y="38"/>
                                </a:lnTo>
                                <a:lnTo>
                                  <a:pt x="131" y="34"/>
                                </a:lnTo>
                                <a:lnTo>
                                  <a:pt x="122" y="22"/>
                                </a:lnTo>
                                <a:lnTo>
                                  <a:pt x="112" y="14"/>
                                </a:lnTo>
                                <a:lnTo>
                                  <a:pt x="105" y="10"/>
                                </a:lnTo>
                                <a:lnTo>
                                  <a:pt x="100" y="7"/>
                                </a:lnTo>
                                <a:lnTo>
                                  <a:pt x="93" y="5"/>
                                </a:lnTo>
                                <a:lnTo>
                                  <a:pt x="86" y="2"/>
                                </a:lnTo>
                                <a:lnTo>
                                  <a:pt x="79" y="2"/>
                                </a:lnTo>
                                <a:lnTo>
                                  <a:pt x="71" y="0"/>
                                </a:lnTo>
                              </a:path>
                            </a:pathLst>
                          </a:custGeom>
                          <a:noFill/>
                          <a:ln w="15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Freeform 720"/>
                        <wps:cNvSpPr>
                          <a:spLocks/>
                        </wps:cNvSpPr>
                        <wps:spPr bwMode="auto">
                          <a:xfrm>
                            <a:off x="6362" y="6682"/>
                            <a:ext cx="144" cy="144"/>
                          </a:xfrm>
                          <a:custGeom>
                            <a:avLst/>
                            <a:gdLst>
                              <a:gd name="T0" fmla="*/ 72 w 144"/>
                              <a:gd name="T1" fmla="*/ 0 h 144"/>
                              <a:gd name="T2" fmla="*/ 65 w 144"/>
                              <a:gd name="T3" fmla="*/ 0 h 144"/>
                              <a:gd name="T4" fmla="*/ 57 w 144"/>
                              <a:gd name="T5" fmla="*/ 2 h 144"/>
                              <a:gd name="T6" fmla="*/ 50 w 144"/>
                              <a:gd name="T7" fmla="*/ 5 h 144"/>
                              <a:gd name="T8" fmla="*/ 43 w 144"/>
                              <a:gd name="T9" fmla="*/ 7 h 144"/>
                              <a:gd name="T10" fmla="*/ 38 w 144"/>
                              <a:gd name="T11" fmla="*/ 9 h 144"/>
                              <a:gd name="T12" fmla="*/ 31 w 144"/>
                              <a:gd name="T13" fmla="*/ 12 h 144"/>
                              <a:gd name="T14" fmla="*/ 21 w 144"/>
                              <a:gd name="T15" fmla="*/ 21 h 144"/>
                              <a:gd name="T16" fmla="*/ 12 w 144"/>
                              <a:gd name="T17" fmla="*/ 31 h 144"/>
                              <a:gd name="T18" fmla="*/ 9 w 144"/>
                              <a:gd name="T19" fmla="*/ 38 h 144"/>
                              <a:gd name="T20" fmla="*/ 5 w 144"/>
                              <a:gd name="T21" fmla="*/ 45 h 144"/>
                              <a:gd name="T22" fmla="*/ 2 w 144"/>
                              <a:gd name="T23" fmla="*/ 50 h 144"/>
                              <a:gd name="T24" fmla="*/ 2 w 144"/>
                              <a:gd name="T25" fmla="*/ 57 h 144"/>
                              <a:gd name="T26" fmla="*/ 0 w 144"/>
                              <a:gd name="T27" fmla="*/ 65 h 144"/>
                              <a:gd name="T28" fmla="*/ 0 w 144"/>
                              <a:gd name="T29" fmla="*/ 72 h 144"/>
                              <a:gd name="T30" fmla="*/ 0 w 144"/>
                              <a:gd name="T31" fmla="*/ 79 h 144"/>
                              <a:gd name="T32" fmla="*/ 2 w 144"/>
                              <a:gd name="T33" fmla="*/ 86 h 144"/>
                              <a:gd name="T34" fmla="*/ 2 w 144"/>
                              <a:gd name="T35" fmla="*/ 93 h 144"/>
                              <a:gd name="T36" fmla="*/ 5 w 144"/>
                              <a:gd name="T37" fmla="*/ 100 h 144"/>
                              <a:gd name="T38" fmla="*/ 9 w 144"/>
                              <a:gd name="T39" fmla="*/ 108 h 144"/>
                              <a:gd name="T40" fmla="*/ 12 w 144"/>
                              <a:gd name="T41" fmla="*/ 112 h 144"/>
                              <a:gd name="T42" fmla="*/ 21 w 144"/>
                              <a:gd name="T43" fmla="*/ 122 h 144"/>
                              <a:gd name="T44" fmla="*/ 31 w 144"/>
                              <a:gd name="T45" fmla="*/ 132 h 144"/>
                              <a:gd name="T46" fmla="*/ 38 w 144"/>
                              <a:gd name="T47" fmla="*/ 136 h 144"/>
                              <a:gd name="T48" fmla="*/ 43 w 144"/>
                              <a:gd name="T49" fmla="*/ 139 h 144"/>
                              <a:gd name="T50" fmla="*/ 50 w 144"/>
                              <a:gd name="T51" fmla="*/ 141 h 144"/>
                              <a:gd name="T52" fmla="*/ 57 w 144"/>
                              <a:gd name="T53" fmla="*/ 144 h 144"/>
                              <a:gd name="T54" fmla="*/ 65 w 144"/>
                              <a:gd name="T55" fmla="*/ 144 h 144"/>
                              <a:gd name="T56" fmla="*/ 72 w 144"/>
                              <a:gd name="T57" fmla="*/ 144 h 144"/>
                              <a:gd name="T58" fmla="*/ 79 w 144"/>
                              <a:gd name="T59" fmla="*/ 144 h 144"/>
                              <a:gd name="T60" fmla="*/ 86 w 144"/>
                              <a:gd name="T61" fmla="*/ 144 h 144"/>
                              <a:gd name="T62" fmla="*/ 93 w 144"/>
                              <a:gd name="T63" fmla="*/ 141 h 144"/>
                              <a:gd name="T64" fmla="*/ 101 w 144"/>
                              <a:gd name="T65" fmla="*/ 139 h 144"/>
                              <a:gd name="T66" fmla="*/ 105 w 144"/>
                              <a:gd name="T67" fmla="*/ 136 h 144"/>
                              <a:gd name="T68" fmla="*/ 113 w 144"/>
                              <a:gd name="T69" fmla="*/ 132 h 144"/>
                              <a:gd name="T70" fmla="*/ 122 w 144"/>
                              <a:gd name="T71" fmla="*/ 122 h 144"/>
                              <a:gd name="T72" fmla="*/ 132 w 144"/>
                              <a:gd name="T73" fmla="*/ 112 h 144"/>
                              <a:gd name="T74" fmla="*/ 134 w 144"/>
                              <a:gd name="T75" fmla="*/ 108 h 144"/>
                              <a:gd name="T76" fmla="*/ 139 w 144"/>
                              <a:gd name="T77" fmla="*/ 100 h 144"/>
                              <a:gd name="T78" fmla="*/ 141 w 144"/>
                              <a:gd name="T79" fmla="*/ 93 h 144"/>
                              <a:gd name="T80" fmla="*/ 141 w 144"/>
                              <a:gd name="T81" fmla="*/ 86 h 144"/>
                              <a:gd name="T82" fmla="*/ 144 w 144"/>
                              <a:gd name="T83" fmla="*/ 79 h 144"/>
                              <a:gd name="T84" fmla="*/ 144 w 144"/>
                              <a:gd name="T85" fmla="*/ 72 h 144"/>
                              <a:gd name="T86" fmla="*/ 144 w 144"/>
                              <a:gd name="T87" fmla="*/ 65 h 144"/>
                              <a:gd name="T88" fmla="*/ 141 w 144"/>
                              <a:gd name="T89" fmla="*/ 57 h 144"/>
                              <a:gd name="T90" fmla="*/ 141 w 144"/>
                              <a:gd name="T91" fmla="*/ 50 h 144"/>
                              <a:gd name="T92" fmla="*/ 139 w 144"/>
                              <a:gd name="T93" fmla="*/ 45 h 144"/>
                              <a:gd name="T94" fmla="*/ 134 w 144"/>
                              <a:gd name="T95" fmla="*/ 38 h 144"/>
                              <a:gd name="T96" fmla="*/ 132 w 144"/>
                              <a:gd name="T97" fmla="*/ 31 h 144"/>
                              <a:gd name="T98" fmla="*/ 122 w 144"/>
                              <a:gd name="T99" fmla="*/ 21 h 144"/>
                              <a:gd name="T100" fmla="*/ 113 w 144"/>
                              <a:gd name="T101" fmla="*/ 12 h 144"/>
                              <a:gd name="T102" fmla="*/ 105 w 144"/>
                              <a:gd name="T103" fmla="*/ 9 h 144"/>
                              <a:gd name="T104" fmla="*/ 101 w 144"/>
                              <a:gd name="T105" fmla="*/ 7 h 144"/>
                              <a:gd name="T106" fmla="*/ 93 w 144"/>
                              <a:gd name="T107" fmla="*/ 5 h 144"/>
                              <a:gd name="T108" fmla="*/ 86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7" y="2"/>
                                </a:lnTo>
                                <a:lnTo>
                                  <a:pt x="50" y="5"/>
                                </a:lnTo>
                                <a:lnTo>
                                  <a:pt x="43" y="7"/>
                                </a:lnTo>
                                <a:lnTo>
                                  <a:pt x="38" y="9"/>
                                </a:lnTo>
                                <a:lnTo>
                                  <a:pt x="31" y="12"/>
                                </a:lnTo>
                                <a:lnTo>
                                  <a:pt x="21" y="21"/>
                                </a:lnTo>
                                <a:lnTo>
                                  <a:pt x="12" y="31"/>
                                </a:lnTo>
                                <a:lnTo>
                                  <a:pt x="9" y="38"/>
                                </a:lnTo>
                                <a:lnTo>
                                  <a:pt x="5" y="45"/>
                                </a:lnTo>
                                <a:lnTo>
                                  <a:pt x="2" y="50"/>
                                </a:lnTo>
                                <a:lnTo>
                                  <a:pt x="2" y="57"/>
                                </a:lnTo>
                                <a:lnTo>
                                  <a:pt x="0" y="65"/>
                                </a:lnTo>
                                <a:lnTo>
                                  <a:pt x="0" y="72"/>
                                </a:lnTo>
                                <a:lnTo>
                                  <a:pt x="0" y="79"/>
                                </a:lnTo>
                                <a:lnTo>
                                  <a:pt x="2" y="86"/>
                                </a:lnTo>
                                <a:lnTo>
                                  <a:pt x="2" y="93"/>
                                </a:lnTo>
                                <a:lnTo>
                                  <a:pt x="5" y="100"/>
                                </a:lnTo>
                                <a:lnTo>
                                  <a:pt x="9" y="108"/>
                                </a:lnTo>
                                <a:lnTo>
                                  <a:pt x="12" y="112"/>
                                </a:lnTo>
                                <a:lnTo>
                                  <a:pt x="21" y="122"/>
                                </a:lnTo>
                                <a:lnTo>
                                  <a:pt x="31" y="132"/>
                                </a:lnTo>
                                <a:lnTo>
                                  <a:pt x="38" y="136"/>
                                </a:lnTo>
                                <a:lnTo>
                                  <a:pt x="43" y="139"/>
                                </a:lnTo>
                                <a:lnTo>
                                  <a:pt x="50" y="141"/>
                                </a:lnTo>
                                <a:lnTo>
                                  <a:pt x="57" y="144"/>
                                </a:lnTo>
                                <a:lnTo>
                                  <a:pt x="65" y="144"/>
                                </a:lnTo>
                                <a:lnTo>
                                  <a:pt x="72" y="144"/>
                                </a:lnTo>
                                <a:lnTo>
                                  <a:pt x="79" y="144"/>
                                </a:lnTo>
                                <a:lnTo>
                                  <a:pt x="86" y="144"/>
                                </a:lnTo>
                                <a:lnTo>
                                  <a:pt x="93" y="141"/>
                                </a:lnTo>
                                <a:lnTo>
                                  <a:pt x="101" y="139"/>
                                </a:lnTo>
                                <a:lnTo>
                                  <a:pt x="105" y="136"/>
                                </a:lnTo>
                                <a:lnTo>
                                  <a:pt x="113" y="132"/>
                                </a:lnTo>
                                <a:lnTo>
                                  <a:pt x="122" y="122"/>
                                </a:lnTo>
                                <a:lnTo>
                                  <a:pt x="132" y="112"/>
                                </a:lnTo>
                                <a:lnTo>
                                  <a:pt x="134" y="108"/>
                                </a:lnTo>
                                <a:lnTo>
                                  <a:pt x="139" y="100"/>
                                </a:lnTo>
                                <a:lnTo>
                                  <a:pt x="141" y="93"/>
                                </a:lnTo>
                                <a:lnTo>
                                  <a:pt x="141" y="86"/>
                                </a:lnTo>
                                <a:lnTo>
                                  <a:pt x="144" y="79"/>
                                </a:lnTo>
                                <a:lnTo>
                                  <a:pt x="144" y="72"/>
                                </a:lnTo>
                                <a:lnTo>
                                  <a:pt x="144" y="65"/>
                                </a:lnTo>
                                <a:lnTo>
                                  <a:pt x="141" y="57"/>
                                </a:lnTo>
                                <a:lnTo>
                                  <a:pt x="141" y="50"/>
                                </a:lnTo>
                                <a:lnTo>
                                  <a:pt x="139" y="45"/>
                                </a:lnTo>
                                <a:lnTo>
                                  <a:pt x="134" y="38"/>
                                </a:lnTo>
                                <a:lnTo>
                                  <a:pt x="132" y="31"/>
                                </a:lnTo>
                                <a:lnTo>
                                  <a:pt x="122" y="21"/>
                                </a:lnTo>
                                <a:lnTo>
                                  <a:pt x="113" y="12"/>
                                </a:lnTo>
                                <a:lnTo>
                                  <a:pt x="105" y="9"/>
                                </a:lnTo>
                                <a:lnTo>
                                  <a:pt x="101" y="7"/>
                                </a:lnTo>
                                <a:lnTo>
                                  <a:pt x="93" y="5"/>
                                </a:lnTo>
                                <a:lnTo>
                                  <a:pt x="86" y="2"/>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721"/>
                        <wps:cNvSpPr>
                          <a:spLocks/>
                        </wps:cNvSpPr>
                        <wps:spPr bwMode="auto">
                          <a:xfrm>
                            <a:off x="6362" y="6682"/>
                            <a:ext cx="144" cy="144"/>
                          </a:xfrm>
                          <a:custGeom>
                            <a:avLst/>
                            <a:gdLst>
                              <a:gd name="T0" fmla="*/ 72 w 144"/>
                              <a:gd name="T1" fmla="*/ 0 h 144"/>
                              <a:gd name="T2" fmla="*/ 65 w 144"/>
                              <a:gd name="T3" fmla="*/ 0 h 144"/>
                              <a:gd name="T4" fmla="*/ 57 w 144"/>
                              <a:gd name="T5" fmla="*/ 2 h 144"/>
                              <a:gd name="T6" fmla="*/ 50 w 144"/>
                              <a:gd name="T7" fmla="*/ 5 h 144"/>
                              <a:gd name="T8" fmla="*/ 43 w 144"/>
                              <a:gd name="T9" fmla="*/ 7 h 144"/>
                              <a:gd name="T10" fmla="*/ 38 w 144"/>
                              <a:gd name="T11" fmla="*/ 9 h 144"/>
                              <a:gd name="T12" fmla="*/ 31 w 144"/>
                              <a:gd name="T13" fmla="*/ 12 h 144"/>
                              <a:gd name="T14" fmla="*/ 21 w 144"/>
                              <a:gd name="T15" fmla="*/ 21 h 144"/>
                              <a:gd name="T16" fmla="*/ 12 w 144"/>
                              <a:gd name="T17" fmla="*/ 31 h 144"/>
                              <a:gd name="T18" fmla="*/ 9 w 144"/>
                              <a:gd name="T19" fmla="*/ 38 h 144"/>
                              <a:gd name="T20" fmla="*/ 5 w 144"/>
                              <a:gd name="T21" fmla="*/ 45 h 144"/>
                              <a:gd name="T22" fmla="*/ 2 w 144"/>
                              <a:gd name="T23" fmla="*/ 50 h 144"/>
                              <a:gd name="T24" fmla="*/ 2 w 144"/>
                              <a:gd name="T25" fmla="*/ 57 h 144"/>
                              <a:gd name="T26" fmla="*/ 0 w 144"/>
                              <a:gd name="T27" fmla="*/ 65 h 144"/>
                              <a:gd name="T28" fmla="*/ 0 w 144"/>
                              <a:gd name="T29" fmla="*/ 72 h 144"/>
                              <a:gd name="T30" fmla="*/ 0 w 144"/>
                              <a:gd name="T31" fmla="*/ 79 h 144"/>
                              <a:gd name="T32" fmla="*/ 2 w 144"/>
                              <a:gd name="T33" fmla="*/ 86 h 144"/>
                              <a:gd name="T34" fmla="*/ 2 w 144"/>
                              <a:gd name="T35" fmla="*/ 93 h 144"/>
                              <a:gd name="T36" fmla="*/ 5 w 144"/>
                              <a:gd name="T37" fmla="*/ 100 h 144"/>
                              <a:gd name="T38" fmla="*/ 9 w 144"/>
                              <a:gd name="T39" fmla="*/ 108 h 144"/>
                              <a:gd name="T40" fmla="*/ 12 w 144"/>
                              <a:gd name="T41" fmla="*/ 112 h 144"/>
                              <a:gd name="T42" fmla="*/ 21 w 144"/>
                              <a:gd name="T43" fmla="*/ 122 h 144"/>
                              <a:gd name="T44" fmla="*/ 31 w 144"/>
                              <a:gd name="T45" fmla="*/ 132 h 144"/>
                              <a:gd name="T46" fmla="*/ 38 w 144"/>
                              <a:gd name="T47" fmla="*/ 136 h 144"/>
                              <a:gd name="T48" fmla="*/ 43 w 144"/>
                              <a:gd name="T49" fmla="*/ 139 h 144"/>
                              <a:gd name="T50" fmla="*/ 50 w 144"/>
                              <a:gd name="T51" fmla="*/ 141 h 144"/>
                              <a:gd name="T52" fmla="*/ 57 w 144"/>
                              <a:gd name="T53" fmla="*/ 144 h 144"/>
                              <a:gd name="T54" fmla="*/ 65 w 144"/>
                              <a:gd name="T55" fmla="*/ 144 h 144"/>
                              <a:gd name="T56" fmla="*/ 72 w 144"/>
                              <a:gd name="T57" fmla="*/ 144 h 144"/>
                              <a:gd name="T58" fmla="*/ 79 w 144"/>
                              <a:gd name="T59" fmla="*/ 144 h 144"/>
                              <a:gd name="T60" fmla="*/ 86 w 144"/>
                              <a:gd name="T61" fmla="*/ 144 h 144"/>
                              <a:gd name="T62" fmla="*/ 93 w 144"/>
                              <a:gd name="T63" fmla="*/ 141 h 144"/>
                              <a:gd name="T64" fmla="*/ 101 w 144"/>
                              <a:gd name="T65" fmla="*/ 139 h 144"/>
                              <a:gd name="T66" fmla="*/ 105 w 144"/>
                              <a:gd name="T67" fmla="*/ 136 h 144"/>
                              <a:gd name="T68" fmla="*/ 113 w 144"/>
                              <a:gd name="T69" fmla="*/ 132 h 144"/>
                              <a:gd name="T70" fmla="*/ 122 w 144"/>
                              <a:gd name="T71" fmla="*/ 122 h 144"/>
                              <a:gd name="T72" fmla="*/ 132 w 144"/>
                              <a:gd name="T73" fmla="*/ 112 h 144"/>
                              <a:gd name="T74" fmla="*/ 134 w 144"/>
                              <a:gd name="T75" fmla="*/ 108 h 144"/>
                              <a:gd name="T76" fmla="*/ 139 w 144"/>
                              <a:gd name="T77" fmla="*/ 100 h 144"/>
                              <a:gd name="T78" fmla="*/ 141 w 144"/>
                              <a:gd name="T79" fmla="*/ 93 h 144"/>
                              <a:gd name="T80" fmla="*/ 141 w 144"/>
                              <a:gd name="T81" fmla="*/ 86 h 144"/>
                              <a:gd name="T82" fmla="*/ 144 w 144"/>
                              <a:gd name="T83" fmla="*/ 79 h 144"/>
                              <a:gd name="T84" fmla="*/ 144 w 144"/>
                              <a:gd name="T85" fmla="*/ 72 h 144"/>
                              <a:gd name="T86" fmla="*/ 144 w 144"/>
                              <a:gd name="T87" fmla="*/ 65 h 144"/>
                              <a:gd name="T88" fmla="*/ 141 w 144"/>
                              <a:gd name="T89" fmla="*/ 57 h 144"/>
                              <a:gd name="T90" fmla="*/ 141 w 144"/>
                              <a:gd name="T91" fmla="*/ 50 h 144"/>
                              <a:gd name="T92" fmla="*/ 139 w 144"/>
                              <a:gd name="T93" fmla="*/ 45 h 144"/>
                              <a:gd name="T94" fmla="*/ 134 w 144"/>
                              <a:gd name="T95" fmla="*/ 38 h 144"/>
                              <a:gd name="T96" fmla="*/ 132 w 144"/>
                              <a:gd name="T97" fmla="*/ 31 h 144"/>
                              <a:gd name="T98" fmla="*/ 122 w 144"/>
                              <a:gd name="T99" fmla="*/ 21 h 144"/>
                              <a:gd name="T100" fmla="*/ 113 w 144"/>
                              <a:gd name="T101" fmla="*/ 12 h 144"/>
                              <a:gd name="T102" fmla="*/ 105 w 144"/>
                              <a:gd name="T103" fmla="*/ 9 h 144"/>
                              <a:gd name="T104" fmla="*/ 101 w 144"/>
                              <a:gd name="T105" fmla="*/ 7 h 144"/>
                              <a:gd name="T106" fmla="*/ 93 w 144"/>
                              <a:gd name="T107" fmla="*/ 5 h 144"/>
                              <a:gd name="T108" fmla="*/ 86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7" y="2"/>
                                </a:lnTo>
                                <a:lnTo>
                                  <a:pt x="50" y="5"/>
                                </a:lnTo>
                                <a:lnTo>
                                  <a:pt x="43" y="7"/>
                                </a:lnTo>
                                <a:lnTo>
                                  <a:pt x="38" y="9"/>
                                </a:lnTo>
                                <a:lnTo>
                                  <a:pt x="31" y="12"/>
                                </a:lnTo>
                                <a:lnTo>
                                  <a:pt x="21" y="21"/>
                                </a:lnTo>
                                <a:lnTo>
                                  <a:pt x="12" y="31"/>
                                </a:lnTo>
                                <a:lnTo>
                                  <a:pt x="9" y="38"/>
                                </a:lnTo>
                                <a:lnTo>
                                  <a:pt x="5" y="45"/>
                                </a:lnTo>
                                <a:lnTo>
                                  <a:pt x="2" y="50"/>
                                </a:lnTo>
                                <a:lnTo>
                                  <a:pt x="2" y="57"/>
                                </a:lnTo>
                                <a:lnTo>
                                  <a:pt x="0" y="65"/>
                                </a:lnTo>
                                <a:lnTo>
                                  <a:pt x="0" y="72"/>
                                </a:lnTo>
                                <a:lnTo>
                                  <a:pt x="0" y="79"/>
                                </a:lnTo>
                                <a:lnTo>
                                  <a:pt x="2" y="86"/>
                                </a:lnTo>
                                <a:lnTo>
                                  <a:pt x="2" y="93"/>
                                </a:lnTo>
                                <a:lnTo>
                                  <a:pt x="5" y="100"/>
                                </a:lnTo>
                                <a:lnTo>
                                  <a:pt x="9" y="108"/>
                                </a:lnTo>
                                <a:lnTo>
                                  <a:pt x="12" y="112"/>
                                </a:lnTo>
                                <a:lnTo>
                                  <a:pt x="21" y="122"/>
                                </a:lnTo>
                                <a:lnTo>
                                  <a:pt x="31" y="132"/>
                                </a:lnTo>
                                <a:lnTo>
                                  <a:pt x="38" y="136"/>
                                </a:lnTo>
                                <a:lnTo>
                                  <a:pt x="43" y="139"/>
                                </a:lnTo>
                                <a:lnTo>
                                  <a:pt x="50" y="141"/>
                                </a:lnTo>
                                <a:lnTo>
                                  <a:pt x="57" y="144"/>
                                </a:lnTo>
                                <a:lnTo>
                                  <a:pt x="65" y="144"/>
                                </a:lnTo>
                                <a:lnTo>
                                  <a:pt x="72" y="144"/>
                                </a:lnTo>
                                <a:lnTo>
                                  <a:pt x="79" y="144"/>
                                </a:lnTo>
                                <a:lnTo>
                                  <a:pt x="86" y="144"/>
                                </a:lnTo>
                                <a:lnTo>
                                  <a:pt x="93" y="141"/>
                                </a:lnTo>
                                <a:lnTo>
                                  <a:pt x="101" y="139"/>
                                </a:lnTo>
                                <a:lnTo>
                                  <a:pt x="105" y="136"/>
                                </a:lnTo>
                                <a:lnTo>
                                  <a:pt x="113" y="132"/>
                                </a:lnTo>
                                <a:lnTo>
                                  <a:pt x="122" y="122"/>
                                </a:lnTo>
                                <a:lnTo>
                                  <a:pt x="132" y="112"/>
                                </a:lnTo>
                                <a:lnTo>
                                  <a:pt x="134" y="108"/>
                                </a:lnTo>
                                <a:lnTo>
                                  <a:pt x="139" y="100"/>
                                </a:lnTo>
                                <a:lnTo>
                                  <a:pt x="141" y="93"/>
                                </a:lnTo>
                                <a:lnTo>
                                  <a:pt x="141" y="86"/>
                                </a:lnTo>
                                <a:lnTo>
                                  <a:pt x="144" y="79"/>
                                </a:lnTo>
                                <a:lnTo>
                                  <a:pt x="144" y="72"/>
                                </a:lnTo>
                                <a:lnTo>
                                  <a:pt x="144" y="65"/>
                                </a:lnTo>
                                <a:lnTo>
                                  <a:pt x="141" y="57"/>
                                </a:lnTo>
                                <a:lnTo>
                                  <a:pt x="141" y="50"/>
                                </a:lnTo>
                                <a:lnTo>
                                  <a:pt x="139" y="45"/>
                                </a:lnTo>
                                <a:lnTo>
                                  <a:pt x="134" y="38"/>
                                </a:lnTo>
                                <a:lnTo>
                                  <a:pt x="132" y="31"/>
                                </a:lnTo>
                                <a:lnTo>
                                  <a:pt x="122" y="21"/>
                                </a:lnTo>
                                <a:lnTo>
                                  <a:pt x="113" y="12"/>
                                </a:lnTo>
                                <a:lnTo>
                                  <a:pt x="105" y="9"/>
                                </a:lnTo>
                                <a:lnTo>
                                  <a:pt x="101" y="7"/>
                                </a:lnTo>
                                <a:lnTo>
                                  <a:pt x="93" y="5"/>
                                </a:lnTo>
                                <a:lnTo>
                                  <a:pt x="86" y="2"/>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Freeform 722"/>
                        <wps:cNvSpPr>
                          <a:spLocks/>
                        </wps:cNvSpPr>
                        <wps:spPr bwMode="auto">
                          <a:xfrm>
                            <a:off x="4970" y="5729"/>
                            <a:ext cx="143" cy="144"/>
                          </a:xfrm>
                          <a:custGeom>
                            <a:avLst/>
                            <a:gdLst>
                              <a:gd name="T0" fmla="*/ 71 w 143"/>
                              <a:gd name="T1" fmla="*/ 0 h 144"/>
                              <a:gd name="T2" fmla="*/ 64 w 143"/>
                              <a:gd name="T3" fmla="*/ 0 h 144"/>
                              <a:gd name="T4" fmla="*/ 57 w 143"/>
                              <a:gd name="T5" fmla="*/ 0 h 144"/>
                              <a:gd name="T6" fmla="*/ 50 w 143"/>
                              <a:gd name="T7" fmla="*/ 3 h 144"/>
                              <a:gd name="T8" fmla="*/ 43 w 143"/>
                              <a:gd name="T9" fmla="*/ 5 h 144"/>
                              <a:gd name="T10" fmla="*/ 36 w 143"/>
                              <a:gd name="T11" fmla="*/ 8 h 144"/>
                              <a:gd name="T12" fmla="*/ 31 w 143"/>
                              <a:gd name="T13" fmla="*/ 12 h 144"/>
                              <a:gd name="T14" fmla="*/ 19 w 143"/>
                              <a:gd name="T15" fmla="*/ 22 h 144"/>
                              <a:gd name="T16" fmla="*/ 12 w 143"/>
                              <a:gd name="T17" fmla="*/ 32 h 144"/>
                              <a:gd name="T18" fmla="*/ 7 w 143"/>
                              <a:gd name="T19" fmla="*/ 36 h 144"/>
                              <a:gd name="T20" fmla="*/ 4 w 143"/>
                              <a:gd name="T21" fmla="*/ 44 h 144"/>
                              <a:gd name="T22" fmla="*/ 2 w 143"/>
                              <a:gd name="T23" fmla="*/ 51 h 144"/>
                              <a:gd name="T24" fmla="*/ 0 w 143"/>
                              <a:gd name="T25" fmla="*/ 58 h 144"/>
                              <a:gd name="T26" fmla="*/ 0 w 143"/>
                              <a:gd name="T27" fmla="*/ 65 h 144"/>
                              <a:gd name="T28" fmla="*/ 0 w 143"/>
                              <a:gd name="T29" fmla="*/ 72 h 144"/>
                              <a:gd name="T30" fmla="*/ 0 w 143"/>
                              <a:gd name="T31" fmla="*/ 80 h 144"/>
                              <a:gd name="T32" fmla="*/ 0 w 143"/>
                              <a:gd name="T33" fmla="*/ 87 h 144"/>
                              <a:gd name="T34" fmla="*/ 2 w 143"/>
                              <a:gd name="T35" fmla="*/ 94 h 144"/>
                              <a:gd name="T36" fmla="*/ 4 w 143"/>
                              <a:gd name="T37" fmla="*/ 99 h 144"/>
                              <a:gd name="T38" fmla="*/ 7 w 143"/>
                              <a:gd name="T39" fmla="*/ 106 h 144"/>
                              <a:gd name="T40" fmla="*/ 12 w 143"/>
                              <a:gd name="T41" fmla="*/ 111 h 144"/>
                              <a:gd name="T42" fmla="*/ 19 w 143"/>
                              <a:gd name="T43" fmla="*/ 123 h 144"/>
                              <a:gd name="T44" fmla="*/ 31 w 143"/>
                              <a:gd name="T45" fmla="*/ 132 h 144"/>
                              <a:gd name="T46" fmla="*/ 36 w 143"/>
                              <a:gd name="T47" fmla="*/ 135 h 144"/>
                              <a:gd name="T48" fmla="*/ 43 w 143"/>
                              <a:gd name="T49" fmla="*/ 137 h 144"/>
                              <a:gd name="T50" fmla="*/ 50 w 143"/>
                              <a:gd name="T51" fmla="*/ 140 h 144"/>
                              <a:gd name="T52" fmla="*/ 57 w 143"/>
                              <a:gd name="T53" fmla="*/ 142 h 144"/>
                              <a:gd name="T54" fmla="*/ 64 w 143"/>
                              <a:gd name="T55" fmla="*/ 144 h 144"/>
                              <a:gd name="T56" fmla="*/ 71 w 143"/>
                              <a:gd name="T57" fmla="*/ 144 h 144"/>
                              <a:gd name="T58" fmla="*/ 79 w 143"/>
                              <a:gd name="T59" fmla="*/ 144 h 144"/>
                              <a:gd name="T60" fmla="*/ 86 w 143"/>
                              <a:gd name="T61" fmla="*/ 142 h 144"/>
                              <a:gd name="T62" fmla="*/ 93 w 143"/>
                              <a:gd name="T63" fmla="*/ 140 h 144"/>
                              <a:gd name="T64" fmla="*/ 98 w 143"/>
                              <a:gd name="T65" fmla="*/ 137 h 144"/>
                              <a:gd name="T66" fmla="*/ 105 w 143"/>
                              <a:gd name="T67" fmla="*/ 135 h 144"/>
                              <a:gd name="T68" fmla="*/ 110 w 143"/>
                              <a:gd name="T69" fmla="*/ 132 h 144"/>
                              <a:gd name="T70" fmla="*/ 122 w 143"/>
                              <a:gd name="T71" fmla="*/ 123 h 144"/>
                              <a:gd name="T72" fmla="*/ 131 w 143"/>
                              <a:gd name="T73" fmla="*/ 111 h 144"/>
                              <a:gd name="T74" fmla="*/ 134 w 143"/>
                              <a:gd name="T75" fmla="*/ 106 h 144"/>
                              <a:gd name="T76" fmla="*/ 136 w 143"/>
                              <a:gd name="T77" fmla="*/ 99 h 144"/>
                              <a:gd name="T78" fmla="*/ 139 w 143"/>
                              <a:gd name="T79" fmla="*/ 94 h 144"/>
                              <a:gd name="T80" fmla="*/ 141 w 143"/>
                              <a:gd name="T81" fmla="*/ 87 h 144"/>
                              <a:gd name="T82" fmla="*/ 141 w 143"/>
                              <a:gd name="T83" fmla="*/ 80 h 144"/>
                              <a:gd name="T84" fmla="*/ 143 w 143"/>
                              <a:gd name="T85" fmla="*/ 72 h 144"/>
                              <a:gd name="T86" fmla="*/ 141 w 143"/>
                              <a:gd name="T87" fmla="*/ 65 h 144"/>
                              <a:gd name="T88" fmla="*/ 141 w 143"/>
                              <a:gd name="T89" fmla="*/ 58 h 144"/>
                              <a:gd name="T90" fmla="*/ 139 w 143"/>
                              <a:gd name="T91" fmla="*/ 51 h 144"/>
                              <a:gd name="T92" fmla="*/ 136 w 143"/>
                              <a:gd name="T93" fmla="*/ 44 h 144"/>
                              <a:gd name="T94" fmla="*/ 134 w 143"/>
                              <a:gd name="T95" fmla="*/ 36 h 144"/>
                              <a:gd name="T96" fmla="*/ 131 w 143"/>
                              <a:gd name="T97" fmla="*/ 32 h 144"/>
                              <a:gd name="T98" fmla="*/ 122 w 143"/>
                              <a:gd name="T99" fmla="*/ 22 h 144"/>
                              <a:gd name="T100" fmla="*/ 110 w 143"/>
                              <a:gd name="T101" fmla="*/ 12 h 144"/>
                              <a:gd name="T102" fmla="*/ 105 w 143"/>
                              <a:gd name="T103" fmla="*/ 8 h 144"/>
                              <a:gd name="T104" fmla="*/ 98 w 143"/>
                              <a:gd name="T105" fmla="*/ 5 h 144"/>
                              <a:gd name="T106" fmla="*/ 93 w 143"/>
                              <a:gd name="T107" fmla="*/ 3 h 144"/>
                              <a:gd name="T108" fmla="*/ 86 w 143"/>
                              <a:gd name="T109" fmla="*/ 0 h 144"/>
                              <a:gd name="T110" fmla="*/ 79 w 143"/>
                              <a:gd name="T111" fmla="*/ 0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0"/>
                                </a:lnTo>
                                <a:lnTo>
                                  <a:pt x="57" y="0"/>
                                </a:lnTo>
                                <a:lnTo>
                                  <a:pt x="50" y="3"/>
                                </a:lnTo>
                                <a:lnTo>
                                  <a:pt x="43" y="5"/>
                                </a:lnTo>
                                <a:lnTo>
                                  <a:pt x="36" y="8"/>
                                </a:lnTo>
                                <a:lnTo>
                                  <a:pt x="31" y="12"/>
                                </a:lnTo>
                                <a:lnTo>
                                  <a:pt x="19" y="22"/>
                                </a:lnTo>
                                <a:lnTo>
                                  <a:pt x="12" y="32"/>
                                </a:lnTo>
                                <a:lnTo>
                                  <a:pt x="7" y="36"/>
                                </a:lnTo>
                                <a:lnTo>
                                  <a:pt x="4" y="44"/>
                                </a:lnTo>
                                <a:lnTo>
                                  <a:pt x="2" y="51"/>
                                </a:lnTo>
                                <a:lnTo>
                                  <a:pt x="0" y="58"/>
                                </a:lnTo>
                                <a:lnTo>
                                  <a:pt x="0" y="65"/>
                                </a:lnTo>
                                <a:lnTo>
                                  <a:pt x="0" y="72"/>
                                </a:lnTo>
                                <a:lnTo>
                                  <a:pt x="0" y="80"/>
                                </a:lnTo>
                                <a:lnTo>
                                  <a:pt x="0" y="87"/>
                                </a:lnTo>
                                <a:lnTo>
                                  <a:pt x="2" y="94"/>
                                </a:lnTo>
                                <a:lnTo>
                                  <a:pt x="4" y="99"/>
                                </a:lnTo>
                                <a:lnTo>
                                  <a:pt x="7" y="106"/>
                                </a:lnTo>
                                <a:lnTo>
                                  <a:pt x="12" y="111"/>
                                </a:lnTo>
                                <a:lnTo>
                                  <a:pt x="19" y="123"/>
                                </a:lnTo>
                                <a:lnTo>
                                  <a:pt x="31" y="132"/>
                                </a:lnTo>
                                <a:lnTo>
                                  <a:pt x="36" y="135"/>
                                </a:lnTo>
                                <a:lnTo>
                                  <a:pt x="43" y="137"/>
                                </a:lnTo>
                                <a:lnTo>
                                  <a:pt x="50" y="140"/>
                                </a:lnTo>
                                <a:lnTo>
                                  <a:pt x="57" y="142"/>
                                </a:lnTo>
                                <a:lnTo>
                                  <a:pt x="64" y="144"/>
                                </a:lnTo>
                                <a:lnTo>
                                  <a:pt x="71" y="144"/>
                                </a:lnTo>
                                <a:lnTo>
                                  <a:pt x="79" y="144"/>
                                </a:lnTo>
                                <a:lnTo>
                                  <a:pt x="86" y="142"/>
                                </a:lnTo>
                                <a:lnTo>
                                  <a:pt x="93" y="140"/>
                                </a:lnTo>
                                <a:lnTo>
                                  <a:pt x="98" y="137"/>
                                </a:lnTo>
                                <a:lnTo>
                                  <a:pt x="105" y="135"/>
                                </a:lnTo>
                                <a:lnTo>
                                  <a:pt x="110" y="132"/>
                                </a:lnTo>
                                <a:lnTo>
                                  <a:pt x="122" y="123"/>
                                </a:lnTo>
                                <a:lnTo>
                                  <a:pt x="131" y="111"/>
                                </a:lnTo>
                                <a:lnTo>
                                  <a:pt x="134" y="106"/>
                                </a:lnTo>
                                <a:lnTo>
                                  <a:pt x="136" y="99"/>
                                </a:lnTo>
                                <a:lnTo>
                                  <a:pt x="139" y="94"/>
                                </a:lnTo>
                                <a:lnTo>
                                  <a:pt x="141" y="87"/>
                                </a:lnTo>
                                <a:lnTo>
                                  <a:pt x="141" y="80"/>
                                </a:lnTo>
                                <a:lnTo>
                                  <a:pt x="143" y="72"/>
                                </a:lnTo>
                                <a:lnTo>
                                  <a:pt x="141" y="65"/>
                                </a:lnTo>
                                <a:lnTo>
                                  <a:pt x="141" y="58"/>
                                </a:lnTo>
                                <a:lnTo>
                                  <a:pt x="139" y="51"/>
                                </a:lnTo>
                                <a:lnTo>
                                  <a:pt x="136" y="44"/>
                                </a:lnTo>
                                <a:lnTo>
                                  <a:pt x="134" y="36"/>
                                </a:lnTo>
                                <a:lnTo>
                                  <a:pt x="131" y="32"/>
                                </a:lnTo>
                                <a:lnTo>
                                  <a:pt x="122" y="22"/>
                                </a:lnTo>
                                <a:lnTo>
                                  <a:pt x="110" y="12"/>
                                </a:lnTo>
                                <a:lnTo>
                                  <a:pt x="105" y="8"/>
                                </a:lnTo>
                                <a:lnTo>
                                  <a:pt x="98" y="5"/>
                                </a:lnTo>
                                <a:lnTo>
                                  <a:pt x="93" y="3"/>
                                </a:lnTo>
                                <a:lnTo>
                                  <a:pt x="86" y="0"/>
                                </a:lnTo>
                                <a:lnTo>
                                  <a:pt x="79" y="0"/>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723"/>
                        <wps:cNvSpPr>
                          <a:spLocks/>
                        </wps:cNvSpPr>
                        <wps:spPr bwMode="auto">
                          <a:xfrm>
                            <a:off x="4970" y="5729"/>
                            <a:ext cx="143" cy="144"/>
                          </a:xfrm>
                          <a:custGeom>
                            <a:avLst/>
                            <a:gdLst>
                              <a:gd name="T0" fmla="*/ 71 w 143"/>
                              <a:gd name="T1" fmla="*/ 0 h 144"/>
                              <a:gd name="T2" fmla="*/ 64 w 143"/>
                              <a:gd name="T3" fmla="*/ 0 h 144"/>
                              <a:gd name="T4" fmla="*/ 57 w 143"/>
                              <a:gd name="T5" fmla="*/ 0 h 144"/>
                              <a:gd name="T6" fmla="*/ 50 w 143"/>
                              <a:gd name="T7" fmla="*/ 3 h 144"/>
                              <a:gd name="T8" fmla="*/ 43 w 143"/>
                              <a:gd name="T9" fmla="*/ 5 h 144"/>
                              <a:gd name="T10" fmla="*/ 36 w 143"/>
                              <a:gd name="T11" fmla="*/ 8 h 144"/>
                              <a:gd name="T12" fmla="*/ 31 w 143"/>
                              <a:gd name="T13" fmla="*/ 12 h 144"/>
                              <a:gd name="T14" fmla="*/ 19 w 143"/>
                              <a:gd name="T15" fmla="*/ 22 h 144"/>
                              <a:gd name="T16" fmla="*/ 12 w 143"/>
                              <a:gd name="T17" fmla="*/ 32 h 144"/>
                              <a:gd name="T18" fmla="*/ 7 w 143"/>
                              <a:gd name="T19" fmla="*/ 36 h 144"/>
                              <a:gd name="T20" fmla="*/ 4 w 143"/>
                              <a:gd name="T21" fmla="*/ 44 h 144"/>
                              <a:gd name="T22" fmla="*/ 2 w 143"/>
                              <a:gd name="T23" fmla="*/ 51 h 144"/>
                              <a:gd name="T24" fmla="*/ 0 w 143"/>
                              <a:gd name="T25" fmla="*/ 58 h 144"/>
                              <a:gd name="T26" fmla="*/ 0 w 143"/>
                              <a:gd name="T27" fmla="*/ 65 h 144"/>
                              <a:gd name="T28" fmla="*/ 0 w 143"/>
                              <a:gd name="T29" fmla="*/ 72 h 144"/>
                              <a:gd name="T30" fmla="*/ 0 w 143"/>
                              <a:gd name="T31" fmla="*/ 80 h 144"/>
                              <a:gd name="T32" fmla="*/ 0 w 143"/>
                              <a:gd name="T33" fmla="*/ 87 h 144"/>
                              <a:gd name="T34" fmla="*/ 2 w 143"/>
                              <a:gd name="T35" fmla="*/ 94 h 144"/>
                              <a:gd name="T36" fmla="*/ 4 w 143"/>
                              <a:gd name="T37" fmla="*/ 99 h 144"/>
                              <a:gd name="T38" fmla="*/ 7 w 143"/>
                              <a:gd name="T39" fmla="*/ 106 h 144"/>
                              <a:gd name="T40" fmla="*/ 12 w 143"/>
                              <a:gd name="T41" fmla="*/ 111 h 144"/>
                              <a:gd name="T42" fmla="*/ 19 w 143"/>
                              <a:gd name="T43" fmla="*/ 123 h 144"/>
                              <a:gd name="T44" fmla="*/ 31 w 143"/>
                              <a:gd name="T45" fmla="*/ 132 h 144"/>
                              <a:gd name="T46" fmla="*/ 36 w 143"/>
                              <a:gd name="T47" fmla="*/ 135 h 144"/>
                              <a:gd name="T48" fmla="*/ 43 w 143"/>
                              <a:gd name="T49" fmla="*/ 137 h 144"/>
                              <a:gd name="T50" fmla="*/ 50 w 143"/>
                              <a:gd name="T51" fmla="*/ 140 h 144"/>
                              <a:gd name="T52" fmla="*/ 57 w 143"/>
                              <a:gd name="T53" fmla="*/ 142 h 144"/>
                              <a:gd name="T54" fmla="*/ 64 w 143"/>
                              <a:gd name="T55" fmla="*/ 144 h 144"/>
                              <a:gd name="T56" fmla="*/ 71 w 143"/>
                              <a:gd name="T57" fmla="*/ 144 h 144"/>
                              <a:gd name="T58" fmla="*/ 79 w 143"/>
                              <a:gd name="T59" fmla="*/ 144 h 144"/>
                              <a:gd name="T60" fmla="*/ 86 w 143"/>
                              <a:gd name="T61" fmla="*/ 142 h 144"/>
                              <a:gd name="T62" fmla="*/ 93 w 143"/>
                              <a:gd name="T63" fmla="*/ 140 h 144"/>
                              <a:gd name="T64" fmla="*/ 98 w 143"/>
                              <a:gd name="T65" fmla="*/ 137 h 144"/>
                              <a:gd name="T66" fmla="*/ 105 w 143"/>
                              <a:gd name="T67" fmla="*/ 135 h 144"/>
                              <a:gd name="T68" fmla="*/ 110 w 143"/>
                              <a:gd name="T69" fmla="*/ 132 h 144"/>
                              <a:gd name="T70" fmla="*/ 122 w 143"/>
                              <a:gd name="T71" fmla="*/ 123 h 144"/>
                              <a:gd name="T72" fmla="*/ 131 w 143"/>
                              <a:gd name="T73" fmla="*/ 111 h 144"/>
                              <a:gd name="T74" fmla="*/ 134 w 143"/>
                              <a:gd name="T75" fmla="*/ 106 h 144"/>
                              <a:gd name="T76" fmla="*/ 136 w 143"/>
                              <a:gd name="T77" fmla="*/ 99 h 144"/>
                              <a:gd name="T78" fmla="*/ 139 w 143"/>
                              <a:gd name="T79" fmla="*/ 94 h 144"/>
                              <a:gd name="T80" fmla="*/ 141 w 143"/>
                              <a:gd name="T81" fmla="*/ 87 h 144"/>
                              <a:gd name="T82" fmla="*/ 141 w 143"/>
                              <a:gd name="T83" fmla="*/ 80 h 144"/>
                              <a:gd name="T84" fmla="*/ 143 w 143"/>
                              <a:gd name="T85" fmla="*/ 72 h 144"/>
                              <a:gd name="T86" fmla="*/ 141 w 143"/>
                              <a:gd name="T87" fmla="*/ 65 h 144"/>
                              <a:gd name="T88" fmla="*/ 141 w 143"/>
                              <a:gd name="T89" fmla="*/ 58 h 144"/>
                              <a:gd name="T90" fmla="*/ 139 w 143"/>
                              <a:gd name="T91" fmla="*/ 51 h 144"/>
                              <a:gd name="T92" fmla="*/ 136 w 143"/>
                              <a:gd name="T93" fmla="*/ 44 h 144"/>
                              <a:gd name="T94" fmla="*/ 134 w 143"/>
                              <a:gd name="T95" fmla="*/ 36 h 144"/>
                              <a:gd name="T96" fmla="*/ 131 w 143"/>
                              <a:gd name="T97" fmla="*/ 32 h 144"/>
                              <a:gd name="T98" fmla="*/ 122 w 143"/>
                              <a:gd name="T99" fmla="*/ 22 h 144"/>
                              <a:gd name="T100" fmla="*/ 110 w 143"/>
                              <a:gd name="T101" fmla="*/ 12 h 144"/>
                              <a:gd name="T102" fmla="*/ 105 w 143"/>
                              <a:gd name="T103" fmla="*/ 8 h 144"/>
                              <a:gd name="T104" fmla="*/ 98 w 143"/>
                              <a:gd name="T105" fmla="*/ 5 h 144"/>
                              <a:gd name="T106" fmla="*/ 93 w 143"/>
                              <a:gd name="T107" fmla="*/ 3 h 144"/>
                              <a:gd name="T108" fmla="*/ 86 w 143"/>
                              <a:gd name="T109" fmla="*/ 0 h 144"/>
                              <a:gd name="T110" fmla="*/ 79 w 143"/>
                              <a:gd name="T111" fmla="*/ 0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0"/>
                                </a:lnTo>
                                <a:lnTo>
                                  <a:pt x="57" y="0"/>
                                </a:lnTo>
                                <a:lnTo>
                                  <a:pt x="50" y="3"/>
                                </a:lnTo>
                                <a:lnTo>
                                  <a:pt x="43" y="5"/>
                                </a:lnTo>
                                <a:lnTo>
                                  <a:pt x="36" y="8"/>
                                </a:lnTo>
                                <a:lnTo>
                                  <a:pt x="31" y="12"/>
                                </a:lnTo>
                                <a:lnTo>
                                  <a:pt x="19" y="22"/>
                                </a:lnTo>
                                <a:lnTo>
                                  <a:pt x="12" y="32"/>
                                </a:lnTo>
                                <a:lnTo>
                                  <a:pt x="7" y="36"/>
                                </a:lnTo>
                                <a:lnTo>
                                  <a:pt x="4" y="44"/>
                                </a:lnTo>
                                <a:lnTo>
                                  <a:pt x="2" y="51"/>
                                </a:lnTo>
                                <a:lnTo>
                                  <a:pt x="0" y="58"/>
                                </a:lnTo>
                                <a:lnTo>
                                  <a:pt x="0" y="65"/>
                                </a:lnTo>
                                <a:lnTo>
                                  <a:pt x="0" y="72"/>
                                </a:lnTo>
                                <a:lnTo>
                                  <a:pt x="0" y="80"/>
                                </a:lnTo>
                                <a:lnTo>
                                  <a:pt x="0" y="87"/>
                                </a:lnTo>
                                <a:lnTo>
                                  <a:pt x="2" y="94"/>
                                </a:lnTo>
                                <a:lnTo>
                                  <a:pt x="4" y="99"/>
                                </a:lnTo>
                                <a:lnTo>
                                  <a:pt x="7" y="106"/>
                                </a:lnTo>
                                <a:lnTo>
                                  <a:pt x="12" y="111"/>
                                </a:lnTo>
                                <a:lnTo>
                                  <a:pt x="19" y="123"/>
                                </a:lnTo>
                                <a:lnTo>
                                  <a:pt x="31" y="132"/>
                                </a:lnTo>
                                <a:lnTo>
                                  <a:pt x="36" y="135"/>
                                </a:lnTo>
                                <a:lnTo>
                                  <a:pt x="43" y="137"/>
                                </a:lnTo>
                                <a:lnTo>
                                  <a:pt x="50" y="140"/>
                                </a:lnTo>
                                <a:lnTo>
                                  <a:pt x="57" y="142"/>
                                </a:lnTo>
                                <a:lnTo>
                                  <a:pt x="64" y="144"/>
                                </a:lnTo>
                                <a:lnTo>
                                  <a:pt x="71" y="144"/>
                                </a:lnTo>
                                <a:lnTo>
                                  <a:pt x="79" y="144"/>
                                </a:lnTo>
                                <a:lnTo>
                                  <a:pt x="86" y="142"/>
                                </a:lnTo>
                                <a:lnTo>
                                  <a:pt x="93" y="140"/>
                                </a:lnTo>
                                <a:lnTo>
                                  <a:pt x="98" y="137"/>
                                </a:lnTo>
                                <a:lnTo>
                                  <a:pt x="105" y="135"/>
                                </a:lnTo>
                                <a:lnTo>
                                  <a:pt x="110" y="132"/>
                                </a:lnTo>
                                <a:lnTo>
                                  <a:pt x="122" y="123"/>
                                </a:lnTo>
                                <a:lnTo>
                                  <a:pt x="131" y="111"/>
                                </a:lnTo>
                                <a:lnTo>
                                  <a:pt x="134" y="106"/>
                                </a:lnTo>
                                <a:lnTo>
                                  <a:pt x="136" y="99"/>
                                </a:lnTo>
                                <a:lnTo>
                                  <a:pt x="139" y="94"/>
                                </a:lnTo>
                                <a:lnTo>
                                  <a:pt x="141" y="87"/>
                                </a:lnTo>
                                <a:lnTo>
                                  <a:pt x="141" y="80"/>
                                </a:lnTo>
                                <a:lnTo>
                                  <a:pt x="143" y="72"/>
                                </a:lnTo>
                                <a:lnTo>
                                  <a:pt x="141" y="65"/>
                                </a:lnTo>
                                <a:lnTo>
                                  <a:pt x="141" y="58"/>
                                </a:lnTo>
                                <a:lnTo>
                                  <a:pt x="139" y="51"/>
                                </a:lnTo>
                                <a:lnTo>
                                  <a:pt x="136" y="44"/>
                                </a:lnTo>
                                <a:lnTo>
                                  <a:pt x="134" y="36"/>
                                </a:lnTo>
                                <a:lnTo>
                                  <a:pt x="131" y="32"/>
                                </a:lnTo>
                                <a:lnTo>
                                  <a:pt x="122" y="22"/>
                                </a:lnTo>
                                <a:lnTo>
                                  <a:pt x="110" y="12"/>
                                </a:lnTo>
                                <a:lnTo>
                                  <a:pt x="105" y="8"/>
                                </a:lnTo>
                                <a:lnTo>
                                  <a:pt x="98" y="5"/>
                                </a:lnTo>
                                <a:lnTo>
                                  <a:pt x="93" y="3"/>
                                </a:lnTo>
                                <a:lnTo>
                                  <a:pt x="86" y="0"/>
                                </a:lnTo>
                                <a:lnTo>
                                  <a:pt x="79" y="0"/>
                                </a:lnTo>
                                <a:lnTo>
                                  <a:pt x="71"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Freeform 724"/>
                        <wps:cNvSpPr>
                          <a:spLocks/>
                        </wps:cNvSpPr>
                        <wps:spPr bwMode="auto">
                          <a:xfrm>
                            <a:off x="4567" y="4463"/>
                            <a:ext cx="144" cy="144"/>
                          </a:xfrm>
                          <a:custGeom>
                            <a:avLst/>
                            <a:gdLst>
                              <a:gd name="T0" fmla="*/ 72 w 144"/>
                              <a:gd name="T1" fmla="*/ 0 h 144"/>
                              <a:gd name="T2" fmla="*/ 65 w 144"/>
                              <a:gd name="T3" fmla="*/ 0 h 144"/>
                              <a:gd name="T4" fmla="*/ 57 w 144"/>
                              <a:gd name="T5" fmla="*/ 2 h 144"/>
                              <a:gd name="T6" fmla="*/ 50 w 144"/>
                              <a:gd name="T7" fmla="*/ 5 h 144"/>
                              <a:gd name="T8" fmla="*/ 43 w 144"/>
                              <a:gd name="T9" fmla="*/ 7 h 144"/>
                              <a:gd name="T10" fmla="*/ 38 w 144"/>
                              <a:gd name="T11" fmla="*/ 10 h 144"/>
                              <a:gd name="T12" fmla="*/ 31 w 144"/>
                              <a:gd name="T13" fmla="*/ 12 h 144"/>
                              <a:gd name="T14" fmla="*/ 22 w 144"/>
                              <a:gd name="T15" fmla="*/ 22 h 144"/>
                              <a:gd name="T16" fmla="*/ 12 w 144"/>
                              <a:gd name="T17" fmla="*/ 31 h 144"/>
                              <a:gd name="T18" fmla="*/ 10 w 144"/>
                              <a:gd name="T19" fmla="*/ 38 h 144"/>
                              <a:gd name="T20" fmla="*/ 7 w 144"/>
                              <a:gd name="T21" fmla="*/ 46 h 144"/>
                              <a:gd name="T22" fmla="*/ 2 w 144"/>
                              <a:gd name="T23" fmla="*/ 50 h 144"/>
                              <a:gd name="T24" fmla="*/ 2 w 144"/>
                              <a:gd name="T25" fmla="*/ 58 h 144"/>
                              <a:gd name="T26" fmla="*/ 0 w 144"/>
                              <a:gd name="T27" fmla="*/ 65 h 144"/>
                              <a:gd name="T28" fmla="*/ 0 w 144"/>
                              <a:gd name="T29" fmla="*/ 72 h 144"/>
                              <a:gd name="T30" fmla="*/ 0 w 144"/>
                              <a:gd name="T31" fmla="*/ 79 h 144"/>
                              <a:gd name="T32" fmla="*/ 2 w 144"/>
                              <a:gd name="T33" fmla="*/ 86 h 144"/>
                              <a:gd name="T34" fmla="*/ 2 w 144"/>
                              <a:gd name="T35" fmla="*/ 94 h 144"/>
                              <a:gd name="T36" fmla="*/ 7 w 144"/>
                              <a:gd name="T37" fmla="*/ 101 h 144"/>
                              <a:gd name="T38" fmla="*/ 10 w 144"/>
                              <a:gd name="T39" fmla="*/ 108 h 144"/>
                              <a:gd name="T40" fmla="*/ 12 w 144"/>
                              <a:gd name="T41" fmla="*/ 113 h 144"/>
                              <a:gd name="T42" fmla="*/ 22 w 144"/>
                              <a:gd name="T43" fmla="*/ 122 h 144"/>
                              <a:gd name="T44" fmla="*/ 31 w 144"/>
                              <a:gd name="T45" fmla="*/ 132 h 144"/>
                              <a:gd name="T46" fmla="*/ 38 w 144"/>
                              <a:gd name="T47" fmla="*/ 137 h 144"/>
                              <a:gd name="T48" fmla="*/ 43 w 144"/>
                              <a:gd name="T49" fmla="*/ 139 h 144"/>
                              <a:gd name="T50" fmla="*/ 50 w 144"/>
                              <a:gd name="T51" fmla="*/ 142 h 144"/>
                              <a:gd name="T52" fmla="*/ 57 w 144"/>
                              <a:gd name="T53" fmla="*/ 144 h 144"/>
                              <a:gd name="T54" fmla="*/ 65 w 144"/>
                              <a:gd name="T55" fmla="*/ 144 h 144"/>
                              <a:gd name="T56" fmla="*/ 72 w 144"/>
                              <a:gd name="T57" fmla="*/ 144 h 144"/>
                              <a:gd name="T58" fmla="*/ 79 w 144"/>
                              <a:gd name="T59" fmla="*/ 144 h 144"/>
                              <a:gd name="T60" fmla="*/ 86 w 144"/>
                              <a:gd name="T61" fmla="*/ 144 h 144"/>
                              <a:gd name="T62" fmla="*/ 93 w 144"/>
                              <a:gd name="T63" fmla="*/ 142 h 144"/>
                              <a:gd name="T64" fmla="*/ 101 w 144"/>
                              <a:gd name="T65" fmla="*/ 139 h 144"/>
                              <a:gd name="T66" fmla="*/ 105 w 144"/>
                              <a:gd name="T67" fmla="*/ 137 h 144"/>
                              <a:gd name="T68" fmla="*/ 113 w 144"/>
                              <a:gd name="T69" fmla="*/ 132 h 144"/>
                              <a:gd name="T70" fmla="*/ 122 w 144"/>
                              <a:gd name="T71" fmla="*/ 122 h 144"/>
                              <a:gd name="T72" fmla="*/ 132 w 144"/>
                              <a:gd name="T73" fmla="*/ 113 h 144"/>
                              <a:gd name="T74" fmla="*/ 137 w 144"/>
                              <a:gd name="T75" fmla="*/ 108 h 144"/>
                              <a:gd name="T76" fmla="*/ 139 w 144"/>
                              <a:gd name="T77" fmla="*/ 101 h 144"/>
                              <a:gd name="T78" fmla="*/ 141 w 144"/>
                              <a:gd name="T79" fmla="*/ 94 h 144"/>
                              <a:gd name="T80" fmla="*/ 144 w 144"/>
                              <a:gd name="T81" fmla="*/ 86 h 144"/>
                              <a:gd name="T82" fmla="*/ 144 w 144"/>
                              <a:gd name="T83" fmla="*/ 79 h 144"/>
                              <a:gd name="T84" fmla="*/ 144 w 144"/>
                              <a:gd name="T85" fmla="*/ 72 h 144"/>
                              <a:gd name="T86" fmla="*/ 144 w 144"/>
                              <a:gd name="T87" fmla="*/ 65 h 144"/>
                              <a:gd name="T88" fmla="*/ 144 w 144"/>
                              <a:gd name="T89" fmla="*/ 58 h 144"/>
                              <a:gd name="T90" fmla="*/ 141 w 144"/>
                              <a:gd name="T91" fmla="*/ 50 h 144"/>
                              <a:gd name="T92" fmla="*/ 139 w 144"/>
                              <a:gd name="T93" fmla="*/ 46 h 144"/>
                              <a:gd name="T94" fmla="*/ 137 w 144"/>
                              <a:gd name="T95" fmla="*/ 38 h 144"/>
                              <a:gd name="T96" fmla="*/ 132 w 144"/>
                              <a:gd name="T97" fmla="*/ 31 h 144"/>
                              <a:gd name="T98" fmla="*/ 122 w 144"/>
                              <a:gd name="T99" fmla="*/ 22 h 144"/>
                              <a:gd name="T100" fmla="*/ 113 w 144"/>
                              <a:gd name="T101" fmla="*/ 12 h 144"/>
                              <a:gd name="T102" fmla="*/ 105 w 144"/>
                              <a:gd name="T103" fmla="*/ 10 h 144"/>
                              <a:gd name="T104" fmla="*/ 101 w 144"/>
                              <a:gd name="T105" fmla="*/ 7 h 144"/>
                              <a:gd name="T106" fmla="*/ 93 w 144"/>
                              <a:gd name="T107" fmla="*/ 5 h 144"/>
                              <a:gd name="T108" fmla="*/ 86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7" y="2"/>
                                </a:lnTo>
                                <a:lnTo>
                                  <a:pt x="50" y="5"/>
                                </a:lnTo>
                                <a:lnTo>
                                  <a:pt x="43" y="7"/>
                                </a:lnTo>
                                <a:lnTo>
                                  <a:pt x="38" y="10"/>
                                </a:lnTo>
                                <a:lnTo>
                                  <a:pt x="31" y="12"/>
                                </a:lnTo>
                                <a:lnTo>
                                  <a:pt x="22" y="22"/>
                                </a:lnTo>
                                <a:lnTo>
                                  <a:pt x="12" y="31"/>
                                </a:lnTo>
                                <a:lnTo>
                                  <a:pt x="10" y="38"/>
                                </a:lnTo>
                                <a:lnTo>
                                  <a:pt x="7" y="46"/>
                                </a:lnTo>
                                <a:lnTo>
                                  <a:pt x="2" y="50"/>
                                </a:lnTo>
                                <a:lnTo>
                                  <a:pt x="2" y="58"/>
                                </a:lnTo>
                                <a:lnTo>
                                  <a:pt x="0" y="65"/>
                                </a:lnTo>
                                <a:lnTo>
                                  <a:pt x="0" y="72"/>
                                </a:lnTo>
                                <a:lnTo>
                                  <a:pt x="0" y="79"/>
                                </a:lnTo>
                                <a:lnTo>
                                  <a:pt x="2" y="86"/>
                                </a:lnTo>
                                <a:lnTo>
                                  <a:pt x="2" y="94"/>
                                </a:lnTo>
                                <a:lnTo>
                                  <a:pt x="7" y="101"/>
                                </a:lnTo>
                                <a:lnTo>
                                  <a:pt x="10" y="108"/>
                                </a:lnTo>
                                <a:lnTo>
                                  <a:pt x="12" y="113"/>
                                </a:lnTo>
                                <a:lnTo>
                                  <a:pt x="22" y="122"/>
                                </a:lnTo>
                                <a:lnTo>
                                  <a:pt x="31" y="132"/>
                                </a:lnTo>
                                <a:lnTo>
                                  <a:pt x="38" y="137"/>
                                </a:lnTo>
                                <a:lnTo>
                                  <a:pt x="43" y="139"/>
                                </a:lnTo>
                                <a:lnTo>
                                  <a:pt x="50" y="142"/>
                                </a:lnTo>
                                <a:lnTo>
                                  <a:pt x="57" y="144"/>
                                </a:lnTo>
                                <a:lnTo>
                                  <a:pt x="65" y="144"/>
                                </a:lnTo>
                                <a:lnTo>
                                  <a:pt x="72" y="144"/>
                                </a:lnTo>
                                <a:lnTo>
                                  <a:pt x="79" y="144"/>
                                </a:lnTo>
                                <a:lnTo>
                                  <a:pt x="86" y="144"/>
                                </a:lnTo>
                                <a:lnTo>
                                  <a:pt x="93" y="142"/>
                                </a:lnTo>
                                <a:lnTo>
                                  <a:pt x="101" y="139"/>
                                </a:lnTo>
                                <a:lnTo>
                                  <a:pt x="105" y="137"/>
                                </a:lnTo>
                                <a:lnTo>
                                  <a:pt x="113" y="132"/>
                                </a:lnTo>
                                <a:lnTo>
                                  <a:pt x="122" y="122"/>
                                </a:lnTo>
                                <a:lnTo>
                                  <a:pt x="132" y="113"/>
                                </a:lnTo>
                                <a:lnTo>
                                  <a:pt x="137" y="108"/>
                                </a:lnTo>
                                <a:lnTo>
                                  <a:pt x="139" y="101"/>
                                </a:lnTo>
                                <a:lnTo>
                                  <a:pt x="141" y="94"/>
                                </a:lnTo>
                                <a:lnTo>
                                  <a:pt x="144" y="86"/>
                                </a:lnTo>
                                <a:lnTo>
                                  <a:pt x="144" y="79"/>
                                </a:lnTo>
                                <a:lnTo>
                                  <a:pt x="144" y="72"/>
                                </a:lnTo>
                                <a:lnTo>
                                  <a:pt x="144" y="65"/>
                                </a:lnTo>
                                <a:lnTo>
                                  <a:pt x="144" y="58"/>
                                </a:lnTo>
                                <a:lnTo>
                                  <a:pt x="141" y="50"/>
                                </a:lnTo>
                                <a:lnTo>
                                  <a:pt x="139" y="46"/>
                                </a:lnTo>
                                <a:lnTo>
                                  <a:pt x="137" y="38"/>
                                </a:lnTo>
                                <a:lnTo>
                                  <a:pt x="132" y="31"/>
                                </a:lnTo>
                                <a:lnTo>
                                  <a:pt x="122" y="22"/>
                                </a:lnTo>
                                <a:lnTo>
                                  <a:pt x="113" y="12"/>
                                </a:lnTo>
                                <a:lnTo>
                                  <a:pt x="105" y="10"/>
                                </a:lnTo>
                                <a:lnTo>
                                  <a:pt x="101" y="7"/>
                                </a:lnTo>
                                <a:lnTo>
                                  <a:pt x="93" y="5"/>
                                </a:lnTo>
                                <a:lnTo>
                                  <a:pt x="86" y="2"/>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725"/>
                        <wps:cNvSpPr>
                          <a:spLocks/>
                        </wps:cNvSpPr>
                        <wps:spPr bwMode="auto">
                          <a:xfrm>
                            <a:off x="4567" y="4463"/>
                            <a:ext cx="144" cy="144"/>
                          </a:xfrm>
                          <a:custGeom>
                            <a:avLst/>
                            <a:gdLst>
                              <a:gd name="T0" fmla="*/ 72 w 144"/>
                              <a:gd name="T1" fmla="*/ 0 h 144"/>
                              <a:gd name="T2" fmla="*/ 65 w 144"/>
                              <a:gd name="T3" fmla="*/ 0 h 144"/>
                              <a:gd name="T4" fmla="*/ 57 w 144"/>
                              <a:gd name="T5" fmla="*/ 2 h 144"/>
                              <a:gd name="T6" fmla="*/ 50 w 144"/>
                              <a:gd name="T7" fmla="*/ 5 h 144"/>
                              <a:gd name="T8" fmla="*/ 43 w 144"/>
                              <a:gd name="T9" fmla="*/ 7 h 144"/>
                              <a:gd name="T10" fmla="*/ 38 w 144"/>
                              <a:gd name="T11" fmla="*/ 10 h 144"/>
                              <a:gd name="T12" fmla="*/ 31 w 144"/>
                              <a:gd name="T13" fmla="*/ 12 h 144"/>
                              <a:gd name="T14" fmla="*/ 22 w 144"/>
                              <a:gd name="T15" fmla="*/ 22 h 144"/>
                              <a:gd name="T16" fmla="*/ 12 w 144"/>
                              <a:gd name="T17" fmla="*/ 31 h 144"/>
                              <a:gd name="T18" fmla="*/ 10 w 144"/>
                              <a:gd name="T19" fmla="*/ 38 h 144"/>
                              <a:gd name="T20" fmla="*/ 7 w 144"/>
                              <a:gd name="T21" fmla="*/ 46 h 144"/>
                              <a:gd name="T22" fmla="*/ 2 w 144"/>
                              <a:gd name="T23" fmla="*/ 50 h 144"/>
                              <a:gd name="T24" fmla="*/ 2 w 144"/>
                              <a:gd name="T25" fmla="*/ 58 h 144"/>
                              <a:gd name="T26" fmla="*/ 0 w 144"/>
                              <a:gd name="T27" fmla="*/ 65 h 144"/>
                              <a:gd name="T28" fmla="*/ 0 w 144"/>
                              <a:gd name="T29" fmla="*/ 72 h 144"/>
                              <a:gd name="T30" fmla="*/ 0 w 144"/>
                              <a:gd name="T31" fmla="*/ 79 h 144"/>
                              <a:gd name="T32" fmla="*/ 2 w 144"/>
                              <a:gd name="T33" fmla="*/ 86 h 144"/>
                              <a:gd name="T34" fmla="*/ 2 w 144"/>
                              <a:gd name="T35" fmla="*/ 94 h 144"/>
                              <a:gd name="T36" fmla="*/ 7 w 144"/>
                              <a:gd name="T37" fmla="*/ 101 h 144"/>
                              <a:gd name="T38" fmla="*/ 10 w 144"/>
                              <a:gd name="T39" fmla="*/ 108 h 144"/>
                              <a:gd name="T40" fmla="*/ 12 w 144"/>
                              <a:gd name="T41" fmla="*/ 113 h 144"/>
                              <a:gd name="T42" fmla="*/ 22 w 144"/>
                              <a:gd name="T43" fmla="*/ 122 h 144"/>
                              <a:gd name="T44" fmla="*/ 31 w 144"/>
                              <a:gd name="T45" fmla="*/ 132 h 144"/>
                              <a:gd name="T46" fmla="*/ 38 w 144"/>
                              <a:gd name="T47" fmla="*/ 137 h 144"/>
                              <a:gd name="T48" fmla="*/ 43 w 144"/>
                              <a:gd name="T49" fmla="*/ 139 h 144"/>
                              <a:gd name="T50" fmla="*/ 50 w 144"/>
                              <a:gd name="T51" fmla="*/ 142 h 144"/>
                              <a:gd name="T52" fmla="*/ 57 w 144"/>
                              <a:gd name="T53" fmla="*/ 144 h 144"/>
                              <a:gd name="T54" fmla="*/ 65 w 144"/>
                              <a:gd name="T55" fmla="*/ 144 h 144"/>
                              <a:gd name="T56" fmla="*/ 72 w 144"/>
                              <a:gd name="T57" fmla="*/ 144 h 144"/>
                              <a:gd name="T58" fmla="*/ 79 w 144"/>
                              <a:gd name="T59" fmla="*/ 144 h 144"/>
                              <a:gd name="T60" fmla="*/ 86 w 144"/>
                              <a:gd name="T61" fmla="*/ 144 h 144"/>
                              <a:gd name="T62" fmla="*/ 93 w 144"/>
                              <a:gd name="T63" fmla="*/ 142 h 144"/>
                              <a:gd name="T64" fmla="*/ 101 w 144"/>
                              <a:gd name="T65" fmla="*/ 139 h 144"/>
                              <a:gd name="T66" fmla="*/ 105 w 144"/>
                              <a:gd name="T67" fmla="*/ 137 h 144"/>
                              <a:gd name="T68" fmla="*/ 113 w 144"/>
                              <a:gd name="T69" fmla="*/ 132 h 144"/>
                              <a:gd name="T70" fmla="*/ 122 w 144"/>
                              <a:gd name="T71" fmla="*/ 122 h 144"/>
                              <a:gd name="T72" fmla="*/ 132 w 144"/>
                              <a:gd name="T73" fmla="*/ 113 h 144"/>
                              <a:gd name="T74" fmla="*/ 137 w 144"/>
                              <a:gd name="T75" fmla="*/ 108 h 144"/>
                              <a:gd name="T76" fmla="*/ 139 w 144"/>
                              <a:gd name="T77" fmla="*/ 101 h 144"/>
                              <a:gd name="T78" fmla="*/ 141 w 144"/>
                              <a:gd name="T79" fmla="*/ 94 h 144"/>
                              <a:gd name="T80" fmla="*/ 144 w 144"/>
                              <a:gd name="T81" fmla="*/ 86 h 144"/>
                              <a:gd name="T82" fmla="*/ 144 w 144"/>
                              <a:gd name="T83" fmla="*/ 79 h 144"/>
                              <a:gd name="T84" fmla="*/ 144 w 144"/>
                              <a:gd name="T85" fmla="*/ 72 h 144"/>
                              <a:gd name="T86" fmla="*/ 144 w 144"/>
                              <a:gd name="T87" fmla="*/ 65 h 144"/>
                              <a:gd name="T88" fmla="*/ 144 w 144"/>
                              <a:gd name="T89" fmla="*/ 58 h 144"/>
                              <a:gd name="T90" fmla="*/ 141 w 144"/>
                              <a:gd name="T91" fmla="*/ 50 h 144"/>
                              <a:gd name="T92" fmla="*/ 139 w 144"/>
                              <a:gd name="T93" fmla="*/ 46 h 144"/>
                              <a:gd name="T94" fmla="*/ 137 w 144"/>
                              <a:gd name="T95" fmla="*/ 38 h 144"/>
                              <a:gd name="T96" fmla="*/ 132 w 144"/>
                              <a:gd name="T97" fmla="*/ 31 h 144"/>
                              <a:gd name="T98" fmla="*/ 122 w 144"/>
                              <a:gd name="T99" fmla="*/ 22 h 144"/>
                              <a:gd name="T100" fmla="*/ 113 w 144"/>
                              <a:gd name="T101" fmla="*/ 12 h 144"/>
                              <a:gd name="T102" fmla="*/ 105 w 144"/>
                              <a:gd name="T103" fmla="*/ 10 h 144"/>
                              <a:gd name="T104" fmla="*/ 101 w 144"/>
                              <a:gd name="T105" fmla="*/ 7 h 144"/>
                              <a:gd name="T106" fmla="*/ 93 w 144"/>
                              <a:gd name="T107" fmla="*/ 5 h 144"/>
                              <a:gd name="T108" fmla="*/ 86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7" y="2"/>
                                </a:lnTo>
                                <a:lnTo>
                                  <a:pt x="50" y="5"/>
                                </a:lnTo>
                                <a:lnTo>
                                  <a:pt x="43" y="7"/>
                                </a:lnTo>
                                <a:lnTo>
                                  <a:pt x="38" y="10"/>
                                </a:lnTo>
                                <a:lnTo>
                                  <a:pt x="31" y="12"/>
                                </a:lnTo>
                                <a:lnTo>
                                  <a:pt x="22" y="22"/>
                                </a:lnTo>
                                <a:lnTo>
                                  <a:pt x="12" y="31"/>
                                </a:lnTo>
                                <a:lnTo>
                                  <a:pt x="10" y="38"/>
                                </a:lnTo>
                                <a:lnTo>
                                  <a:pt x="7" y="46"/>
                                </a:lnTo>
                                <a:lnTo>
                                  <a:pt x="2" y="50"/>
                                </a:lnTo>
                                <a:lnTo>
                                  <a:pt x="2" y="58"/>
                                </a:lnTo>
                                <a:lnTo>
                                  <a:pt x="0" y="65"/>
                                </a:lnTo>
                                <a:lnTo>
                                  <a:pt x="0" y="72"/>
                                </a:lnTo>
                                <a:lnTo>
                                  <a:pt x="0" y="79"/>
                                </a:lnTo>
                                <a:lnTo>
                                  <a:pt x="2" y="86"/>
                                </a:lnTo>
                                <a:lnTo>
                                  <a:pt x="2" y="94"/>
                                </a:lnTo>
                                <a:lnTo>
                                  <a:pt x="7" y="101"/>
                                </a:lnTo>
                                <a:lnTo>
                                  <a:pt x="10" y="108"/>
                                </a:lnTo>
                                <a:lnTo>
                                  <a:pt x="12" y="113"/>
                                </a:lnTo>
                                <a:lnTo>
                                  <a:pt x="22" y="122"/>
                                </a:lnTo>
                                <a:lnTo>
                                  <a:pt x="31" y="132"/>
                                </a:lnTo>
                                <a:lnTo>
                                  <a:pt x="38" y="137"/>
                                </a:lnTo>
                                <a:lnTo>
                                  <a:pt x="43" y="139"/>
                                </a:lnTo>
                                <a:lnTo>
                                  <a:pt x="50" y="142"/>
                                </a:lnTo>
                                <a:lnTo>
                                  <a:pt x="57" y="144"/>
                                </a:lnTo>
                                <a:lnTo>
                                  <a:pt x="65" y="144"/>
                                </a:lnTo>
                                <a:lnTo>
                                  <a:pt x="72" y="144"/>
                                </a:lnTo>
                                <a:lnTo>
                                  <a:pt x="79" y="144"/>
                                </a:lnTo>
                                <a:lnTo>
                                  <a:pt x="86" y="144"/>
                                </a:lnTo>
                                <a:lnTo>
                                  <a:pt x="93" y="142"/>
                                </a:lnTo>
                                <a:lnTo>
                                  <a:pt x="101" y="139"/>
                                </a:lnTo>
                                <a:lnTo>
                                  <a:pt x="105" y="137"/>
                                </a:lnTo>
                                <a:lnTo>
                                  <a:pt x="113" y="132"/>
                                </a:lnTo>
                                <a:lnTo>
                                  <a:pt x="122" y="122"/>
                                </a:lnTo>
                                <a:lnTo>
                                  <a:pt x="132" y="113"/>
                                </a:lnTo>
                                <a:lnTo>
                                  <a:pt x="137" y="108"/>
                                </a:lnTo>
                                <a:lnTo>
                                  <a:pt x="139" y="101"/>
                                </a:lnTo>
                                <a:lnTo>
                                  <a:pt x="141" y="94"/>
                                </a:lnTo>
                                <a:lnTo>
                                  <a:pt x="144" y="86"/>
                                </a:lnTo>
                                <a:lnTo>
                                  <a:pt x="144" y="79"/>
                                </a:lnTo>
                                <a:lnTo>
                                  <a:pt x="144" y="72"/>
                                </a:lnTo>
                                <a:lnTo>
                                  <a:pt x="144" y="65"/>
                                </a:lnTo>
                                <a:lnTo>
                                  <a:pt x="144" y="58"/>
                                </a:lnTo>
                                <a:lnTo>
                                  <a:pt x="141" y="50"/>
                                </a:lnTo>
                                <a:lnTo>
                                  <a:pt x="139" y="46"/>
                                </a:lnTo>
                                <a:lnTo>
                                  <a:pt x="137" y="38"/>
                                </a:lnTo>
                                <a:lnTo>
                                  <a:pt x="132" y="31"/>
                                </a:lnTo>
                                <a:lnTo>
                                  <a:pt x="122" y="22"/>
                                </a:lnTo>
                                <a:lnTo>
                                  <a:pt x="113" y="12"/>
                                </a:lnTo>
                                <a:lnTo>
                                  <a:pt x="105" y="10"/>
                                </a:lnTo>
                                <a:lnTo>
                                  <a:pt x="101" y="7"/>
                                </a:lnTo>
                                <a:lnTo>
                                  <a:pt x="93" y="5"/>
                                </a:lnTo>
                                <a:lnTo>
                                  <a:pt x="86" y="2"/>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Freeform 726"/>
                        <wps:cNvSpPr>
                          <a:spLocks/>
                        </wps:cNvSpPr>
                        <wps:spPr bwMode="auto">
                          <a:xfrm>
                            <a:off x="3886" y="4305"/>
                            <a:ext cx="144" cy="144"/>
                          </a:xfrm>
                          <a:custGeom>
                            <a:avLst/>
                            <a:gdLst>
                              <a:gd name="T0" fmla="*/ 72 w 144"/>
                              <a:gd name="T1" fmla="*/ 0 h 144"/>
                              <a:gd name="T2" fmla="*/ 65 w 144"/>
                              <a:gd name="T3" fmla="*/ 0 h 144"/>
                              <a:gd name="T4" fmla="*/ 58 w 144"/>
                              <a:gd name="T5" fmla="*/ 2 h 144"/>
                              <a:gd name="T6" fmla="*/ 51 w 144"/>
                              <a:gd name="T7" fmla="*/ 2 h 144"/>
                              <a:gd name="T8" fmla="*/ 46 w 144"/>
                              <a:gd name="T9" fmla="*/ 5 h 144"/>
                              <a:gd name="T10" fmla="*/ 39 w 144"/>
                              <a:gd name="T11" fmla="*/ 9 h 144"/>
                              <a:gd name="T12" fmla="*/ 34 w 144"/>
                              <a:gd name="T13" fmla="*/ 12 h 144"/>
                              <a:gd name="T14" fmla="*/ 22 w 144"/>
                              <a:gd name="T15" fmla="*/ 21 h 144"/>
                              <a:gd name="T16" fmla="*/ 15 w 144"/>
                              <a:gd name="T17" fmla="*/ 31 h 144"/>
                              <a:gd name="T18" fmla="*/ 10 w 144"/>
                              <a:gd name="T19" fmla="*/ 38 h 144"/>
                              <a:gd name="T20" fmla="*/ 8 w 144"/>
                              <a:gd name="T21" fmla="*/ 43 h 144"/>
                              <a:gd name="T22" fmla="*/ 5 w 144"/>
                              <a:gd name="T23" fmla="*/ 50 h 144"/>
                              <a:gd name="T24" fmla="*/ 3 w 144"/>
                              <a:gd name="T25" fmla="*/ 57 h 144"/>
                              <a:gd name="T26" fmla="*/ 3 w 144"/>
                              <a:gd name="T27" fmla="*/ 64 h 144"/>
                              <a:gd name="T28" fmla="*/ 0 w 144"/>
                              <a:gd name="T29" fmla="*/ 72 h 144"/>
                              <a:gd name="T30" fmla="*/ 3 w 144"/>
                              <a:gd name="T31" fmla="*/ 79 h 144"/>
                              <a:gd name="T32" fmla="*/ 3 w 144"/>
                              <a:gd name="T33" fmla="*/ 86 h 144"/>
                              <a:gd name="T34" fmla="*/ 5 w 144"/>
                              <a:gd name="T35" fmla="*/ 93 h 144"/>
                              <a:gd name="T36" fmla="*/ 8 w 144"/>
                              <a:gd name="T37" fmla="*/ 100 h 144"/>
                              <a:gd name="T38" fmla="*/ 10 w 144"/>
                              <a:gd name="T39" fmla="*/ 105 h 144"/>
                              <a:gd name="T40" fmla="*/ 15 w 144"/>
                              <a:gd name="T41" fmla="*/ 112 h 144"/>
                              <a:gd name="T42" fmla="*/ 22 w 144"/>
                              <a:gd name="T43" fmla="*/ 122 h 144"/>
                              <a:gd name="T44" fmla="*/ 34 w 144"/>
                              <a:gd name="T45" fmla="*/ 132 h 144"/>
                              <a:gd name="T46" fmla="*/ 39 w 144"/>
                              <a:gd name="T47" fmla="*/ 134 h 144"/>
                              <a:gd name="T48" fmla="*/ 46 w 144"/>
                              <a:gd name="T49" fmla="*/ 139 h 144"/>
                              <a:gd name="T50" fmla="*/ 51 w 144"/>
                              <a:gd name="T51" fmla="*/ 141 h 144"/>
                              <a:gd name="T52" fmla="*/ 58 w 144"/>
                              <a:gd name="T53" fmla="*/ 141 h 144"/>
                              <a:gd name="T54" fmla="*/ 65 w 144"/>
                              <a:gd name="T55" fmla="*/ 144 h 144"/>
                              <a:gd name="T56" fmla="*/ 72 w 144"/>
                              <a:gd name="T57" fmla="*/ 144 h 144"/>
                              <a:gd name="T58" fmla="*/ 79 w 144"/>
                              <a:gd name="T59" fmla="*/ 144 h 144"/>
                              <a:gd name="T60" fmla="*/ 87 w 144"/>
                              <a:gd name="T61" fmla="*/ 141 h 144"/>
                              <a:gd name="T62" fmla="*/ 94 w 144"/>
                              <a:gd name="T63" fmla="*/ 141 h 144"/>
                              <a:gd name="T64" fmla="*/ 101 w 144"/>
                              <a:gd name="T65" fmla="*/ 139 h 144"/>
                              <a:gd name="T66" fmla="*/ 108 w 144"/>
                              <a:gd name="T67" fmla="*/ 134 h 144"/>
                              <a:gd name="T68" fmla="*/ 113 w 144"/>
                              <a:gd name="T69" fmla="*/ 132 h 144"/>
                              <a:gd name="T70" fmla="*/ 125 w 144"/>
                              <a:gd name="T71" fmla="*/ 122 h 144"/>
                              <a:gd name="T72" fmla="*/ 132 w 144"/>
                              <a:gd name="T73" fmla="*/ 112 h 144"/>
                              <a:gd name="T74" fmla="*/ 137 w 144"/>
                              <a:gd name="T75" fmla="*/ 105 h 144"/>
                              <a:gd name="T76" fmla="*/ 139 w 144"/>
                              <a:gd name="T77" fmla="*/ 100 h 144"/>
                              <a:gd name="T78" fmla="*/ 142 w 144"/>
                              <a:gd name="T79" fmla="*/ 93 h 144"/>
                              <a:gd name="T80" fmla="*/ 144 w 144"/>
                              <a:gd name="T81" fmla="*/ 86 h 144"/>
                              <a:gd name="T82" fmla="*/ 144 w 144"/>
                              <a:gd name="T83" fmla="*/ 79 h 144"/>
                              <a:gd name="T84" fmla="*/ 144 w 144"/>
                              <a:gd name="T85" fmla="*/ 72 h 144"/>
                              <a:gd name="T86" fmla="*/ 144 w 144"/>
                              <a:gd name="T87" fmla="*/ 64 h 144"/>
                              <a:gd name="T88" fmla="*/ 144 w 144"/>
                              <a:gd name="T89" fmla="*/ 57 h 144"/>
                              <a:gd name="T90" fmla="*/ 142 w 144"/>
                              <a:gd name="T91" fmla="*/ 50 h 144"/>
                              <a:gd name="T92" fmla="*/ 139 w 144"/>
                              <a:gd name="T93" fmla="*/ 43 h 144"/>
                              <a:gd name="T94" fmla="*/ 137 w 144"/>
                              <a:gd name="T95" fmla="*/ 38 h 144"/>
                              <a:gd name="T96" fmla="*/ 132 w 144"/>
                              <a:gd name="T97" fmla="*/ 31 h 144"/>
                              <a:gd name="T98" fmla="*/ 125 w 144"/>
                              <a:gd name="T99" fmla="*/ 21 h 144"/>
                              <a:gd name="T100" fmla="*/ 113 w 144"/>
                              <a:gd name="T101" fmla="*/ 12 h 144"/>
                              <a:gd name="T102" fmla="*/ 108 w 144"/>
                              <a:gd name="T103" fmla="*/ 9 h 144"/>
                              <a:gd name="T104" fmla="*/ 101 w 144"/>
                              <a:gd name="T105" fmla="*/ 5 h 144"/>
                              <a:gd name="T106" fmla="*/ 94 w 144"/>
                              <a:gd name="T107" fmla="*/ 2 h 144"/>
                              <a:gd name="T108" fmla="*/ 87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6" y="5"/>
                                </a:lnTo>
                                <a:lnTo>
                                  <a:pt x="39" y="9"/>
                                </a:lnTo>
                                <a:lnTo>
                                  <a:pt x="34" y="12"/>
                                </a:lnTo>
                                <a:lnTo>
                                  <a:pt x="22" y="21"/>
                                </a:lnTo>
                                <a:lnTo>
                                  <a:pt x="15" y="31"/>
                                </a:lnTo>
                                <a:lnTo>
                                  <a:pt x="10" y="38"/>
                                </a:lnTo>
                                <a:lnTo>
                                  <a:pt x="8" y="43"/>
                                </a:lnTo>
                                <a:lnTo>
                                  <a:pt x="5" y="50"/>
                                </a:lnTo>
                                <a:lnTo>
                                  <a:pt x="3" y="57"/>
                                </a:lnTo>
                                <a:lnTo>
                                  <a:pt x="3" y="64"/>
                                </a:lnTo>
                                <a:lnTo>
                                  <a:pt x="0" y="72"/>
                                </a:lnTo>
                                <a:lnTo>
                                  <a:pt x="3" y="79"/>
                                </a:lnTo>
                                <a:lnTo>
                                  <a:pt x="3" y="86"/>
                                </a:lnTo>
                                <a:lnTo>
                                  <a:pt x="5" y="93"/>
                                </a:lnTo>
                                <a:lnTo>
                                  <a:pt x="8" y="100"/>
                                </a:lnTo>
                                <a:lnTo>
                                  <a:pt x="10" y="105"/>
                                </a:lnTo>
                                <a:lnTo>
                                  <a:pt x="15" y="112"/>
                                </a:lnTo>
                                <a:lnTo>
                                  <a:pt x="22" y="122"/>
                                </a:lnTo>
                                <a:lnTo>
                                  <a:pt x="34" y="132"/>
                                </a:lnTo>
                                <a:lnTo>
                                  <a:pt x="39" y="134"/>
                                </a:lnTo>
                                <a:lnTo>
                                  <a:pt x="46" y="139"/>
                                </a:lnTo>
                                <a:lnTo>
                                  <a:pt x="51" y="141"/>
                                </a:lnTo>
                                <a:lnTo>
                                  <a:pt x="58" y="141"/>
                                </a:lnTo>
                                <a:lnTo>
                                  <a:pt x="65" y="144"/>
                                </a:lnTo>
                                <a:lnTo>
                                  <a:pt x="72" y="144"/>
                                </a:lnTo>
                                <a:lnTo>
                                  <a:pt x="79" y="144"/>
                                </a:lnTo>
                                <a:lnTo>
                                  <a:pt x="87" y="141"/>
                                </a:lnTo>
                                <a:lnTo>
                                  <a:pt x="94" y="141"/>
                                </a:lnTo>
                                <a:lnTo>
                                  <a:pt x="101" y="139"/>
                                </a:lnTo>
                                <a:lnTo>
                                  <a:pt x="108" y="134"/>
                                </a:lnTo>
                                <a:lnTo>
                                  <a:pt x="113" y="132"/>
                                </a:lnTo>
                                <a:lnTo>
                                  <a:pt x="125" y="122"/>
                                </a:lnTo>
                                <a:lnTo>
                                  <a:pt x="132" y="112"/>
                                </a:lnTo>
                                <a:lnTo>
                                  <a:pt x="137" y="105"/>
                                </a:lnTo>
                                <a:lnTo>
                                  <a:pt x="139" y="100"/>
                                </a:lnTo>
                                <a:lnTo>
                                  <a:pt x="142" y="93"/>
                                </a:lnTo>
                                <a:lnTo>
                                  <a:pt x="144" y="86"/>
                                </a:lnTo>
                                <a:lnTo>
                                  <a:pt x="144" y="79"/>
                                </a:lnTo>
                                <a:lnTo>
                                  <a:pt x="144" y="72"/>
                                </a:lnTo>
                                <a:lnTo>
                                  <a:pt x="144" y="64"/>
                                </a:lnTo>
                                <a:lnTo>
                                  <a:pt x="144" y="57"/>
                                </a:lnTo>
                                <a:lnTo>
                                  <a:pt x="142" y="50"/>
                                </a:lnTo>
                                <a:lnTo>
                                  <a:pt x="139" y="43"/>
                                </a:lnTo>
                                <a:lnTo>
                                  <a:pt x="137" y="38"/>
                                </a:lnTo>
                                <a:lnTo>
                                  <a:pt x="132" y="31"/>
                                </a:lnTo>
                                <a:lnTo>
                                  <a:pt x="125" y="21"/>
                                </a:lnTo>
                                <a:lnTo>
                                  <a:pt x="113" y="12"/>
                                </a:lnTo>
                                <a:lnTo>
                                  <a:pt x="108" y="9"/>
                                </a:lnTo>
                                <a:lnTo>
                                  <a:pt x="101" y="5"/>
                                </a:lnTo>
                                <a:lnTo>
                                  <a:pt x="94" y="2"/>
                                </a:lnTo>
                                <a:lnTo>
                                  <a:pt x="87" y="2"/>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727"/>
                        <wps:cNvSpPr>
                          <a:spLocks/>
                        </wps:cNvSpPr>
                        <wps:spPr bwMode="auto">
                          <a:xfrm>
                            <a:off x="3886" y="4305"/>
                            <a:ext cx="144" cy="144"/>
                          </a:xfrm>
                          <a:custGeom>
                            <a:avLst/>
                            <a:gdLst>
                              <a:gd name="T0" fmla="*/ 72 w 144"/>
                              <a:gd name="T1" fmla="*/ 0 h 144"/>
                              <a:gd name="T2" fmla="*/ 65 w 144"/>
                              <a:gd name="T3" fmla="*/ 0 h 144"/>
                              <a:gd name="T4" fmla="*/ 58 w 144"/>
                              <a:gd name="T5" fmla="*/ 2 h 144"/>
                              <a:gd name="T6" fmla="*/ 51 w 144"/>
                              <a:gd name="T7" fmla="*/ 2 h 144"/>
                              <a:gd name="T8" fmla="*/ 46 w 144"/>
                              <a:gd name="T9" fmla="*/ 5 h 144"/>
                              <a:gd name="T10" fmla="*/ 39 w 144"/>
                              <a:gd name="T11" fmla="*/ 9 h 144"/>
                              <a:gd name="T12" fmla="*/ 34 w 144"/>
                              <a:gd name="T13" fmla="*/ 12 h 144"/>
                              <a:gd name="T14" fmla="*/ 22 w 144"/>
                              <a:gd name="T15" fmla="*/ 21 h 144"/>
                              <a:gd name="T16" fmla="*/ 15 w 144"/>
                              <a:gd name="T17" fmla="*/ 31 h 144"/>
                              <a:gd name="T18" fmla="*/ 10 w 144"/>
                              <a:gd name="T19" fmla="*/ 38 h 144"/>
                              <a:gd name="T20" fmla="*/ 8 w 144"/>
                              <a:gd name="T21" fmla="*/ 43 h 144"/>
                              <a:gd name="T22" fmla="*/ 5 w 144"/>
                              <a:gd name="T23" fmla="*/ 50 h 144"/>
                              <a:gd name="T24" fmla="*/ 3 w 144"/>
                              <a:gd name="T25" fmla="*/ 57 h 144"/>
                              <a:gd name="T26" fmla="*/ 3 w 144"/>
                              <a:gd name="T27" fmla="*/ 64 h 144"/>
                              <a:gd name="T28" fmla="*/ 0 w 144"/>
                              <a:gd name="T29" fmla="*/ 72 h 144"/>
                              <a:gd name="T30" fmla="*/ 3 w 144"/>
                              <a:gd name="T31" fmla="*/ 79 h 144"/>
                              <a:gd name="T32" fmla="*/ 3 w 144"/>
                              <a:gd name="T33" fmla="*/ 86 h 144"/>
                              <a:gd name="T34" fmla="*/ 5 w 144"/>
                              <a:gd name="T35" fmla="*/ 93 h 144"/>
                              <a:gd name="T36" fmla="*/ 8 w 144"/>
                              <a:gd name="T37" fmla="*/ 100 h 144"/>
                              <a:gd name="T38" fmla="*/ 10 w 144"/>
                              <a:gd name="T39" fmla="*/ 105 h 144"/>
                              <a:gd name="T40" fmla="*/ 15 w 144"/>
                              <a:gd name="T41" fmla="*/ 112 h 144"/>
                              <a:gd name="T42" fmla="*/ 22 w 144"/>
                              <a:gd name="T43" fmla="*/ 122 h 144"/>
                              <a:gd name="T44" fmla="*/ 34 w 144"/>
                              <a:gd name="T45" fmla="*/ 132 h 144"/>
                              <a:gd name="T46" fmla="*/ 39 w 144"/>
                              <a:gd name="T47" fmla="*/ 134 h 144"/>
                              <a:gd name="T48" fmla="*/ 46 w 144"/>
                              <a:gd name="T49" fmla="*/ 139 h 144"/>
                              <a:gd name="T50" fmla="*/ 51 w 144"/>
                              <a:gd name="T51" fmla="*/ 141 h 144"/>
                              <a:gd name="T52" fmla="*/ 58 w 144"/>
                              <a:gd name="T53" fmla="*/ 141 h 144"/>
                              <a:gd name="T54" fmla="*/ 65 w 144"/>
                              <a:gd name="T55" fmla="*/ 144 h 144"/>
                              <a:gd name="T56" fmla="*/ 72 w 144"/>
                              <a:gd name="T57" fmla="*/ 144 h 144"/>
                              <a:gd name="T58" fmla="*/ 79 w 144"/>
                              <a:gd name="T59" fmla="*/ 144 h 144"/>
                              <a:gd name="T60" fmla="*/ 87 w 144"/>
                              <a:gd name="T61" fmla="*/ 141 h 144"/>
                              <a:gd name="T62" fmla="*/ 94 w 144"/>
                              <a:gd name="T63" fmla="*/ 141 h 144"/>
                              <a:gd name="T64" fmla="*/ 101 w 144"/>
                              <a:gd name="T65" fmla="*/ 139 h 144"/>
                              <a:gd name="T66" fmla="*/ 108 w 144"/>
                              <a:gd name="T67" fmla="*/ 134 h 144"/>
                              <a:gd name="T68" fmla="*/ 113 w 144"/>
                              <a:gd name="T69" fmla="*/ 132 h 144"/>
                              <a:gd name="T70" fmla="*/ 125 w 144"/>
                              <a:gd name="T71" fmla="*/ 122 h 144"/>
                              <a:gd name="T72" fmla="*/ 132 w 144"/>
                              <a:gd name="T73" fmla="*/ 112 h 144"/>
                              <a:gd name="T74" fmla="*/ 137 w 144"/>
                              <a:gd name="T75" fmla="*/ 105 h 144"/>
                              <a:gd name="T76" fmla="*/ 139 w 144"/>
                              <a:gd name="T77" fmla="*/ 100 h 144"/>
                              <a:gd name="T78" fmla="*/ 142 w 144"/>
                              <a:gd name="T79" fmla="*/ 93 h 144"/>
                              <a:gd name="T80" fmla="*/ 144 w 144"/>
                              <a:gd name="T81" fmla="*/ 86 h 144"/>
                              <a:gd name="T82" fmla="*/ 144 w 144"/>
                              <a:gd name="T83" fmla="*/ 79 h 144"/>
                              <a:gd name="T84" fmla="*/ 144 w 144"/>
                              <a:gd name="T85" fmla="*/ 72 h 144"/>
                              <a:gd name="T86" fmla="*/ 144 w 144"/>
                              <a:gd name="T87" fmla="*/ 64 h 144"/>
                              <a:gd name="T88" fmla="*/ 144 w 144"/>
                              <a:gd name="T89" fmla="*/ 57 h 144"/>
                              <a:gd name="T90" fmla="*/ 142 w 144"/>
                              <a:gd name="T91" fmla="*/ 50 h 144"/>
                              <a:gd name="T92" fmla="*/ 139 w 144"/>
                              <a:gd name="T93" fmla="*/ 43 h 144"/>
                              <a:gd name="T94" fmla="*/ 137 w 144"/>
                              <a:gd name="T95" fmla="*/ 38 h 144"/>
                              <a:gd name="T96" fmla="*/ 132 w 144"/>
                              <a:gd name="T97" fmla="*/ 31 h 144"/>
                              <a:gd name="T98" fmla="*/ 125 w 144"/>
                              <a:gd name="T99" fmla="*/ 21 h 144"/>
                              <a:gd name="T100" fmla="*/ 113 w 144"/>
                              <a:gd name="T101" fmla="*/ 12 h 144"/>
                              <a:gd name="T102" fmla="*/ 108 w 144"/>
                              <a:gd name="T103" fmla="*/ 9 h 144"/>
                              <a:gd name="T104" fmla="*/ 101 w 144"/>
                              <a:gd name="T105" fmla="*/ 5 h 144"/>
                              <a:gd name="T106" fmla="*/ 94 w 144"/>
                              <a:gd name="T107" fmla="*/ 2 h 144"/>
                              <a:gd name="T108" fmla="*/ 87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6" y="5"/>
                                </a:lnTo>
                                <a:lnTo>
                                  <a:pt x="39" y="9"/>
                                </a:lnTo>
                                <a:lnTo>
                                  <a:pt x="34" y="12"/>
                                </a:lnTo>
                                <a:lnTo>
                                  <a:pt x="22" y="21"/>
                                </a:lnTo>
                                <a:lnTo>
                                  <a:pt x="15" y="31"/>
                                </a:lnTo>
                                <a:lnTo>
                                  <a:pt x="10" y="38"/>
                                </a:lnTo>
                                <a:lnTo>
                                  <a:pt x="8" y="43"/>
                                </a:lnTo>
                                <a:lnTo>
                                  <a:pt x="5" y="50"/>
                                </a:lnTo>
                                <a:lnTo>
                                  <a:pt x="3" y="57"/>
                                </a:lnTo>
                                <a:lnTo>
                                  <a:pt x="3" y="64"/>
                                </a:lnTo>
                                <a:lnTo>
                                  <a:pt x="0" y="72"/>
                                </a:lnTo>
                                <a:lnTo>
                                  <a:pt x="3" y="79"/>
                                </a:lnTo>
                                <a:lnTo>
                                  <a:pt x="3" y="86"/>
                                </a:lnTo>
                                <a:lnTo>
                                  <a:pt x="5" y="93"/>
                                </a:lnTo>
                                <a:lnTo>
                                  <a:pt x="8" y="100"/>
                                </a:lnTo>
                                <a:lnTo>
                                  <a:pt x="10" y="105"/>
                                </a:lnTo>
                                <a:lnTo>
                                  <a:pt x="15" y="112"/>
                                </a:lnTo>
                                <a:lnTo>
                                  <a:pt x="22" y="122"/>
                                </a:lnTo>
                                <a:lnTo>
                                  <a:pt x="34" y="132"/>
                                </a:lnTo>
                                <a:lnTo>
                                  <a:pt x="39" y="134"/>
                                </a:lnTo>
                                <a:lnTo>
                                  <a:pt x="46" y="139"/>
                                </a:lnTo>
                                <a:lnTo>
                                  <a:pt x="51" y="141"/>
                                </a:lnTo>
                                <a:lnTo>
                                  <a:pt x="58" y="141"/>
                                </a:lnTo>
                                <a:lnTo>
                                  <a:pt x="65" y="144"/>
                                </a:lnTo>
                                <a:lnTo>
                                  <a:pt x="72" y="144"/>
                                </a:lnTo>
                                <a:lnTo>
                                  <a:pt x="79" y="144"/>
                                </a:lnTo>
                                <a:lnTo>
                                  <a:pt x="87" y="141"/>
                                </a:lnTo>
                                <a:lnTo>
                                  <a:pt x="94" y="141"/>
                                </a:lnTo>
                                <a:lnTo>
                                  <a:pt x="101" y="139"/>
                                </a:lnTo>
                                <a:lnTo>
                                  <a:pt x="108" y="134"/>
                                </a:lnTo>
                                <a:lnTo>
                                  <a:pt x="113" y="132"/>
                                </a:lnTo>
                                <a:lnTo>
                                  <a:pt x="125" y="122"/>
                                </a:lnTo>
                                <a:lnTo>
                                  <a:pt x="132" y="112"/>
                                </a:lnTo>
                                <a:lnTo>
                                  <a:pt x="137" y="105"/>
                                </a:lnTo>
                                <a:lnTo>
                                  <a:pt x="139" y="100"/>
                                </a:lnTo>
                                <a:lnTo>
                                  <a:pt x="142" y="93"/>
                                </a:lnTo>
                                <a:lnTo>
                                  <a:pt x="144" y="86"/>
                                </a:lnTo>
                                <a:lnTo>
                                  <a:pt x="144" y="79"/>
                                </a:lnTo>
                                <a:lnTo>
                                  <a:pt x="144" y="72"/>
                                </a:lnTo>
                                <a:lnTo>
                                  <a:pt x="144" y="64"/>
                                </a:lnTo>
                                <a:lnTo>
                                  <a:pt x="144" y="57"/>
                                </a:lnTo>
                                <a:lnTo>
                                  <a:pt x="142" y="50"/>
                                </a:lnTo>
                                <a:lnTo>
                                  <a:pt x="139" y="43"/>
                                </a:lnTo>
                                <a:lnTo>
                                  <a:pt x="137" y="38"/>
                                </a:lnTo>
                                <a:lnTo>
                                  <a:pt x="132" y="31"/>
                                </a:lnTo>
                                <a:lnTo>
                                  <a:pt x="125" y="21"/>
                                </a:lnTo>
                                <a:lnTo>
                                  <a:pt x="113" y="12"/>
                                </a:lnTo>
                                <a:lnTo>
                                  <a:pt x="108" y="9"/>
                                </a:lnTo>
                                <a:lnTo>
                                  <a:pt x="101" y="5"/>
                                </a:lnTo>
                                <a:lnTo>
                                  <a:pt x="94" y="2"/>
                                </a:lnTo>
                                <a:lnTo>
                                  <a:pt x="87" y="2"/>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Freeform 728"/>
                        <wps:cNvSpPr>
                          <a:spLocks/>
                        </wps:cNvSpPr>
                        <wps:spPr bwMode="auto">
                          <a:xfrm>
                            <a:off x="3024" y="4453"/>
                            <a:ext cx="143" cy="144"/>
                          </a:xfrm>
                          <a:custGeom>
                            <a:avLst/>
                            <a:gdLst>
                              <a:gd name="T0" fmla="*/ 72 w 143"/>
                              <a:gd name="T1" fmla="*/ 0 h 144"/>
                              <a:gd name="T2" fmla="*/ 64 w 143"/>
                              <a:gd name="T3" fmla="*/ 3 h 144"/>
                              <a:gd name="T4" fmla="*/ 57 w 143"/>
                              <a:gd name="T5" fmla="*/ 3 h 144"/>
                              <a:gd name="T6" fmla="*/ 50 w 143"/>
                              <a:gd name="T7" fmla="*/ 5 h 144"/>
                              <a:gd name="T8" fmla="*/ 45 w 143"/>
                              <a:gd name="T9" fmla="*/ 8 h 144"/>
                              <a:gd name="T10" fmla="*/ 38 w 143"/>
                              <a:gd name="T11" fmla="*/ 10 h 144"/>
                              <a:gd name="T12" fmla="*/ 33 w 143"/>
                              <a:gd name="T13" fmla="*/ 15 h 144"/>
                              <a:gd name="T14" fmla="*/ 21 w 143"/>
                              <a:gd name="T15" fmla="*/ 22 h 144"/>
                              <a:gd name="T16" fmla="*/ 14 w 143"/>
                              <a:gd name="T17" fmla="*/ 34 h 144"/>
                              <a:gd name="T18" fmla="*/ 9 w 143"/>
                              <a:gd name="T19" fmla="*/ 39 h 144"/>
                              <a:gd name="T20" fmla="*/ 7 w 143"/>
                              <a:gd name="T21" fmla="*/ 46 h 144"/>
                              <a:gd name="T22" fmla="*/ 4 w 143"/>
                              <a:gd name="T23" fmla="*/ 53 h 144"/>
                              <a:gd name="T24" fmla="*/ 2 w 143"/>
                              <a:gd name="T25" fmla="*/ 58 h 144"/>
                              <a:gd name="T26" fmla="*/ 2 w 143"/>
                              <a:gd name="T27" fmla="*/ 65 h 144"/>
                              <a:gd name="T28" fmla="*/ 0 w 143"/>
                              <a:gd name="T29" fmla="*/ 72 h 144"/>
                              <a:gd name="T30" fmla="*/ 2 w 143"/>
                              <a:gd name="T31" fmla="*/ 82 h 144"/>
                              <a:gd name="T32" fmla="*/ 2 w 143"/>
                              <a:gd name="T33" fmla="*/ 89 h 144"/>
                              <a:gd name="T34" fmla="*/ 4 w 143"/>
                              <a:gd name="T35" fmla="*/ 94 h 144"/>
                              <a:gd name="T36" fmla="*/ 7 w 143"/>
                              <a:gd name="T37" fmla="*/ 101 h 144"/>
                              <a:gd name="T38" fmla="*/ 9 w 143"/>
                              <a:gd name="T39" fmla="*/ 108 h 144"/>
                              <a:gd name="T40" fmla="*/ 14 w 143"/>
                              <a:gd name="T41" fmla="*/ 113 h 144"/>
                              <a:gd name="T42" fmla="*/ 21 w 143"/>
                              <a:gd name="T43" fmla="*/ 125 h 144"/>
                              <a:gd name="T44" fmla="*/ 33 w 143"/>
                              <a:gd name="T45" fmla="*/ 132 h 144"/>
                              <a:gd name="T46" fmla="*/ 38 w 143"/>
                              <a:gd name="T47" fmla="*/ 137 h 144"/>
                              <a:gd name="T48" fmla="*/ 45 w 143"/>
                              <a:gd name="T49" fmla="*/ 140 h 144"/>
                              <a:gd name="T50" fmla="*/ 50 w 143"/>
                              <a:gd name="T51" fmla="*/ 142 h 144"/>
                              <a:gd name="T52" fmla="*/ 57 w 143"/>
                              <a:gd name="T53" fmla="*/ 144 h 144"/>
                              <a:gd name="T54" fmla="*/ 64 w 143"/>
                              <a:gd name="T55" fmla="*/ 144 h 144"/>
                              <a:gd name="T56" fmla="*/ 72 w 143"/>
                              <a:gd name="T57" fmla="*/ 144 h 144"/>
                              <a:gd name="T58" fmla="*/ 79 w 143"/>
                              <a:gd name="T59" fmla="*/ 144 h 144"/>
                              <a:gd name="T60" fmla="*/ 86 w 143"/>
                              <a:gd name="T61" fmla="*/ 144 h 144"/>
                              <a:gd name="T62" fmla="*/ 93 w 143"/>
                              <a:gd name="T63" fmla="*/ 142 h 144"/>
                              <a:gd name="T64" fmla="*/ 100 w 143"/>
                              <a:gd name="T65" fmla="*/ 140 h 144"/>
                              <a:gd name="T66" fmla="*/ 108 w 143"/>
                              <a:gd name="T67" fmla="*/ 137 h 144"/>
                              <a:gd name="T68" fmla="*/ 112 w 143"/>
                              <a:gd name="T69" fmla="*/ 132 h 144"/>
                              <a:gd name="T70" fmla="*/ 124 w 143"/>
                              <a:gd name="T71" fmla="*/ 125 h 144"/>
                              <a:gd name="T72" fmla="*/ 131 w 143"/>
                              <a:gd name="T73" fmla="*/ 113 h 144"/>
                              <a:gd name="T74" fmla="*/ 136 w 143"/>
                              <a:gd name="T75" fmla="*/ 108 h 144"/>
                              <a:gd name="T76" fmla="*/ 139 w 143"/>
                              <a:gd name="T77" fmla="*/ 101 h 144"/>
                              <a:gd name="T78" fmla="*/ 141 w 143"/>
                              <a:gd name="T79" fmla="*/ 94 h 144"/>
                              <a:gd name="T80" fmla="*/ 143 w 143"/>
                              <a:gd name="T81" fmla="*/ 89 h 144"/>
                              <a:gd name="T82" fmla="*/ 143 w 143"/>
                              <a:gd name="T83" fmla="*/ 82 h 144"/>
                              <a:gd name="T84" fmla="*/ 143 w 143"/>
                              <a:gd name="T85" fmla="*/ 72 h 144"/>
                              <a:gd name="T86" fmla="*/ 143 w 143"/>
                              <a:gd name="T87" fmla="*/ 65 h 144"/>
                              <a:gd name="T88" fmla="*/ 143 w 143"/>
                              <a:gd name="T89" fmla="*/ 58 h 144"/>
                              <a:gd name="T90" fmla="*/ 141 w 143"/>
                              <a:gd name="T91" fmla="*/ 53 h 144"/>
                              <a:gd name="T92" fmla="*/ 139 w 143"/>
                              <a:gd name="T93" fmla="*/ 46 h 144"/>
                              <a:gd name="T94" fmla="*/ 136 w 143"/>
                              <a:gd name="T95" fmla="*/ 39 h 144"/>
                              <a:gd name="T96" fmla="*/ 131 w 143"/>
                              <a:gd name="T97" fmla="*/ 34 h 144"/>
                              <a:gd name="T98" fmla="*/ 124 w 143"/>
                              <a:gd name="T99" fmla="*/ 22 h 144"/>
                              <a:gd name="T100" fmla="*/ 112 w 143"/>
                              <a:gd name="T101" fmla="*/ 15 h 144"/>
                              <a:gd name="T102" fmla="*/ 108 w 143"/>
                              <a:gd name="T103" fmla="*/ 10 h 144"/>
                              <a:gd name="T104" fmla="*/ 100 w 143"/>
                              <a:gd name="T105" fmla="*/ 8 h 144"/>
                              <a:gd name="T106" fmla="*/ 93 w 143"/>
                              <a:gd name="T107" fmla="*/ 5 h 144"/>
                              <a:gd name="T108" fmla="*/ 86 w 143"/>
                              <a:gd name="T109" fmla="*/ 3 h 144"/>
                              <a:gd name="T110" fmla="*/ 79 w 143"/>
                              <a:gd name="T111" fmla="*/ 3 h 144"/>
                              <a:gd name="T112" fmla="*/ 72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2" y="0"/>
                                </a:moveTo>
                                <a:lnTo>
                                  <a:pt x="64" y="3"/>
                                </a:lnTo>
                                <a:lnTo>
                                  <a:pt x="57" y="3"/>
                                </a:lnTo>
                                <a:lnTo>
                                  <a:pt x="50" y="5"/>
                                </a:lnTo>
                                <a:lnTo>
                                  <a:pt x="45" y="8"/>
                                </a:lnTo>
                                <a:lnTo>
                                  <a:pt x="38" y="10"/>
                                </a:lnTo>
                                <a:lnTo>
                                  <a:pt x="33" y="15"/>
                                </a:lnTo>
                                <a:lnTo>
                                  <a:pt x="21" y="22"/>
                                </a:lnTo>
                                <a:lnTo>
                                  <a:pt x="14" y="34"/>
                                </a:lnTo>
                                <a:lnTo>
                                  <a:pt x="9" y="39"/>
                                </a:lnTo>
                                <a:lnTo>
                                  <a:pt x="7" y="46"/>
                                </a:lnTo>
                                <a:lnTo>
                                  <a:pt x="4" y="53"/>
                                </a:lnTo>
                                <a:lnTo>
                                  <a:pt x="2" y="58"/>
                                </a:lnTo>
                                <a:lnTo>
                                  <a:pt x="2" y="65"/>
                                </a:lnTo>
                                <a:lnTo>
                                  <a:pt x="0" y="72"/>
                                </a:lnTo>
                                <a:lnTo>
                                  <a:pt x="2" y="82"/>
                                </a:lnTo>
                                <a:lnTo>
                                  <a:pt x="2" y="89"/>
                                </a:lnTo>
                                <a:lnTo>
                                  <a:pt x="4" y="94"/>
                                </a:lnTo>
                                <a:lnTo>
                                  <a:pt x="7" y="101"/>
                                </a:lnTo>
                                <a:lnTo>
                                  <a:pt x="9" y="108"/>
                                </a:lnTo>
                                <a:lnTo>
                                  <a:pt x="14" y="113"/>
                                </a:lnTo>
                                <a:lnTo>
                                  <a:pt x="21" y="125"/>
                                </a:lnTo>
                                <a:lnTo>
                                  <a:pt x="33" y="132"/>
                                </a:lnTo>
                                <a:lnTo>
                                  <a:pt x="38" y="137"/>
                                </a:lnTo>
                                <a:lnTo>
                                  <a:pt x="45" y="140"/>
                                </a:lnTo>
                                <a:lnTo>
                                  <a:pt x="50" y="142"/>
                                </a:lnTo>
                                <a:lnTo>
                                  <a:pt x="57" y="144"/>
                                </a:lnTo>
                                <a:lnTo>
                                  <a:pt x="64" y="144"/>
                                </a:lnTo>
                                <a:lnTo>
                                  <a:pt x="72" y="144"/>
                                </a:lnTo>
                                <a:lnTo>
                                  <a:pt x="79" y="144"/>
                                </a:lnTo>
                                <a:lnTo>
                                  <a:pt x="86" y="144"/>
                                </a:lnTo>
                                <a:lnTo>
                                  <a:pt x="93" y="142"/>
                                </a:lnTo>
                                <a:lnTo>
                                  <a:pt x="100" y="140"/>
                                </a:lnTo>
                                <a:lnTo>
                                  <a:pt x="108" y="137"/>
                                </a:lnTo>
                                <a:lnTo>
                                  <a:pt x="112" y="132"/>
                                </a:lnTo>
                                <a:lnTo>
                                  <a:pt x="124" y="125"/>
                                </a:lnTo>
                                <a:lnTo>
                                  <a:pt x="131" y="113"/>
                                </a:lnTo>
                                <a:lnTo>
                                  <a:pt x="136" y="108"/>
                                </a:lnTo>
                                <a:lnTo>
                                  <a:pt x="139" y="101"/>
                                </a:lnTo>
                                <a:lnTo>
                                  <a:pt x="141" y="94"/>
                                </a:lnTo>
                                <a:lnTo>
                                  <a:pt x="143" y="89"/>
                                </a:lnTo>
                                <a:lnTo>
                                  <a:pt x="143" y="82"/>
                                </a:lnTo>
                                <a:lnTo>
                                  <a:pt x="143" y="72"/>
                                </a:lnTo>
                                <a:lnTo>
                                  <a:pt x="143" y="65"/>
                                </a:lnTo>
                                <a:lnTo>
                                  <a:pt x="143" y="58"/>
                                </a:lnTo>
                                <a:lnTo>
                                  <a:pt x="141" y="53"/>
                                </a:lnTo>
                                <a:lnTo>
                                  <a:pt x="139" y="46"/>
                                </a:lnTo>
                                <a:lnTo>
                                  <a:pt x="136" y="39"/>
                                </a:lnTo>
                                <a:lnTo>
                                  <a:pt x="131" y="34"/>
                                </a:lnTo>
                                <a:lnTo>
                                  <a:pt x="124" y="22"/>
                                </a:lnTo>
                                <a:lnTo>
                                  <a:pt x="112" y="15"/>
                                </a:lnTo>
                                <a:lnTo>
                                  <a:pt x="108" y="10"/>
                                </a:lnTo>
                                <a:lnTo>
                                  <a:pt x="100" y="8"/>
                                </a:lnTo>
                                <a:lnTo>
                                  <a:pt x="93" y="5"/>
                                </a:lnTo>
                                <a:lnTo>
                                  <a:pt x="86" y="3"/>
                                </a:lnTo>
                                <a:lnTo>
                                  <a:pt x="79" y="3"/>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729"/>
                        <wps:cNvSpPr>
                          <a:spLocks/>
                        </wps:cNvSpPr>
                        <wps:spPr bwMode="auto">
                          <a:xfrm>
                            <a:off x="3024" y="4453"/>
                            <a:ext cx="143" cy="144"/>
                          </a:xfrm>
                          <a:custGeom>
                            <a:avLst/>
                            <a:gdLst>
                              <a:gd name="T0" fmla="*/ 72 w 143"/>
                              <a:gd name="T1" fmla="*/ 0 h 144"/>
                              <a:gd name="T2" fmla="*/ 64 w 143"/>
                              <a:gd name="T3" fmla="*/ 3 h 144"/>
                              <a:gd name="T4" fmla="*/ 57 w 143"/>
                              <a:gd name="T5" fmla="*/ 3 h 144"/>
                              <a:gd name="T6" fmla="*/ 50 w 143"/>
                              <a:gd name="T7" fmla="*/ 5 h 144"/>
                              <a:gd name="T8" fmla="*/ 45 w 143"/>
                              <a:gd name="T9" fmla="*/ 8 h 144"/>
                              <a:gd name="T10" fmla="*/ 38 w 143"/>
                              <a:gd name="T11" fmla="*/ 10 h 144"/>
                              <a:gd name="T12" fmla="*/ 33 w 143"/>
                              <a:gd name="T13" fmla="*/ 15 h 144"/>
                              <a:gd name="T14" fmla="*/ 21 w 143"/>
                              <a:gd name="T15" fmla="*/ 22 h 144"/>
                              <a:gd name="T16" fmla="*/ 14 w 143"/>
                              <a:gd name="T17" fmla="*/ 34 h 144"/>
                              <a:gd name="T18" fmla="*/ 9 w 143"/>
                              <a:gd name="T19" fmla="*/ 39 h 144"/>
                              <a:gd name="T20" fmla="*/ 7 w 143"/>
                              <a:gd name="T21" fmla="*/ 46 h 144"/>
                              <a:gd name="T22" fmla="*/ 4 w 143"/>
                              <a:gd name="T23" fmla="*/ 53 h 144"/>
                              <a:gd name="T24" fmla="*/ 2 w 143"/>
                              <a:gd name="T25" fmla="*/ 58 h 144"/>
                              <a:gd name="T26" fmla="*/ 2 w 143"/>
                              <a:gd name="T27" fmla="*/ 65 h 144"/>
                              <a:gd name="T28" fmla="*/ 0 w 143"/>
                              <a:gd name="T29" fmla="*/ 72 h 144"/>
                              <a:gd name="T30" fmla="*/ 2 w 143"/>
                              <a:gd name="T31" fmla="*/ 82 h 144"/>
                              <a:gd name="T32" fmla="*/ 2 w 143"/>
                              <a:gd name="T33" fmla="*/ 89 h 144"/>
                              <a:gd name="T34" fmla="*/ 4 w 143"/>
                              <a:gd name="T35" fmla="*/ 94 h 144"/>
                              <a:gd name="T36" fmla="*/ 7 w 143"/>
                              <a:gd name="T37" fmla="*/ 101 h 144"/>
                              <a:gd name="T38" fmla="*/ 9 w 143"/>
                              <a:gd name="T39" fmla="*/ 108 h 144"/>
                              <a:gd name="T40" fmla="*/ 14 w 143"/>
                              <a:gd name="T41" fmla="*/ 113 h 144"/>
                              <a:gd name="T42" fmla="*/ 21 w 143"/>
                              <a:gd name="T43" fmla="*/ 125 h 144"/>
                              <a:gd name="T44" fmla="*/ 33 w 143"/>
                              <a:gd name="T45" fmla="*/ 132 h 144"/>
                              <a:gd name="T46" fmla="*/ 38 w 143"/>
                              <a:gd name="T47" fmla="*/ 137 h 144"/>
                              <a:gd name="T48" fmla="*/ 45 w 143"/>
                              <a:gd name="T49" fmla="*/ 140 h 144"/>
                              <a:gd name="T50" fmla="*/ 50 w 143"/>
                              <a:gd name="T51" fmla="*/ 142 h 144"/>
                              <a:gd name="T52" fmla="*/ 57 w 143"/>
                              <a:gd name="T53" fmla="*/ 144 h 144"/>
                              <a:gd name="T54" fmla="*/ 64 w 143"/>
                              <a:gd name="T55" fmla="*/ 144 h 144"/>
                              <a:gd name="T56" fmla="*/ 72 w 143"/>
                              <a:gd name="T57" fmla="*/ 144 h 144"/>
                              <a:gd name="T58" fmla="*/ 79 w 143"/>
                              <a:gd name="T59" fmla="*/ 144 h 144"/>
                              <a:gd name="T60" fmla="*/ 86 w 143"/>
                              <a:gd name="T61" fmla="*/ 144 h 144"/>
                              <a:gd name="T62" fmla="*/ 93 w 143"/>
                              <a:gd name="T63" fmla="*/ 142 h 144"/>
                              <a:gd name="T64" fmla="*/ 100 w 143"/>
                              <a:gd name="T65" fmla="*/ 140 h 144"/>
                              <a:gd name="T66" fmla="*/ 108 w 143"/>
                              <a:gd name="T67" fmla="*/ 137 h 144"/>
                              <a:gd name="T68" fmla="*/ 112 w 143"/>
                              <a:gd name="T69" fmla="*/ 132 h 144"/>
                              <a:gd name="T70" fmla="*/ 124 w 143"/>
                              <a:gd name="T71" fmla="*/ 125 h 144"/>
                              <a:gd name="T72" fmla="*/ 131 w 143"/>
                              <a:gd name="T73" fmla="*/ 113 h 144"/>
                              <a:gd name="T74" fmla="*/ 136 w 143"/>
                              <a:gd name="T75" fmla="*/ 108 h 144"/>
                              <a:gd name="T76" fmla="*/ 139 w 143"/>
                              <a:gd name="T77" fmla="*/ 101 h 144"/>
                              <a:gd name="T78" fmla="*/ 141 w 143"/>
                              <a:gd name="T79" fmla="*/ 94 h 144"/>
                              <a:gd name="T80" fmla="*/ 143 w 143"/>
                              <a:gd name="T81" fmla="*/ 89 h 144"/>
                              <a:gd name="T82" fmla="*/ 143 w 143"/>
                              <a:gd name="T83" fmla="*/ 82 h 144"/>
                              <a:gd name="T84" fmla="*/ 143 w 143"/>
                              <a:gd name="T85" fmla="*/ 72 h 144"/>
                              <a:gd name="T86" fmla="*/ 143 w 143"/>
                              <a:gd name="T87" fmla="*/ 65 h 144"/>
                              <a:gd name="T88" fmla="*/ 143 w 143"/>
                              <a:gd name="T89" fmla="*/ 58 h 144"/>
                              <a:gd name="T90" fmla="*/ 141 w 143"/>
                              <a:gd name="T91" fmla="*/ 53 h 144"/>
                              <a:gd name="T92" fmla="*/ 139 w 143"/>
                              <a:gd name="T93" fmla="*/ 46 h 144"/>
                              <a:gd name="T94" fmla="*/ 136 w 143"/>
                              <a:gd name="T95" fmla="*/ 39 h 144"/>
                              <a:gd name="T96" fmla="*/ 131 w 143"/>
                              <a:gd name="T97" fmla="*/ 34 h 144"/>
                              <a:gd name="T98" fmla="*/ 124 w 143"/>
                              <a:gd name="T99" fmla="*/ 22 h 144"/>
                              <a:gd name="T100" fmla="*/ 112 w 143"/>
                              <a:gd name="T101" fmla="*/ 15 h 144"/>
                              <a:gd name="T102" fmla="*/ 108 w 143"/>
                              <a:gd name="T103" fmla="*/ 10 h 144"/>
                              <a:gd name="T104" fmla="*/ 100 w 143"/>
                              <a:gd name="T105" fmla="*/ 8 h 144"/>
                              <a:gd name="T106" fmla="*/ 93 w 143"/>
                              <a:gd name="T107" fmla="*/ 5 h 144"/>
                              <a:gd name="T108" fmla="*/ 86 w 143"/>
                              <a:gd name="T109" fmla="*/ 3 h 144"/>
                              <a:gd name="T110" fmla="*/ 79 w 143"/>
                              <a:gd name="T111" fmla="*/ 3 h 144"/>
                              <a:gd name="T112" fmla="*/ 72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2" y="0"/>
                                </a:moveTo>
                                <a:lnTo>
                                  <a:pt x="64" y="3"/>
                                </a:lnTo>
                                <a:lnTo>
                                  <a:pt x="57" y="3"/>
                                </a:lnTo>
                                <a:lnTo>
                                  <a:pt x="50" y="5"/>
                                </a:lnTo>
                                <a:lnTo>
                                  <a:pt x="45" y="8"/>
                                </a:lnTo>
                                <a:lnTo>
                                  <a:pt x="38" y="10"/>
                                </a:lnTo>
                                <a:lnTo>
                                  <a:pt x="33" y="15"/>
                                </a:lnTo>
                                <a:lnTo>
                                  <a:pt x="21" y="22"/>
                                </a:lnTo>
                                <a:lnTo>
                                  <a:pt x="14" y="34"/>
                                </a:lnTo>
                                <a:lnTo>
                                  <a:pt x="9" y="39"/>
                                </a:lnTo>
                                <a:lnTo>
                                  <a:pt x="7" y="46"/>
                                </a:lnTo>
                                <a:lnTo>
                                  <a:pt x="4" y="53"/>
                                </a:lnTo>
                                <a:lnTo>
                                  <a:pt x="2" y="58"/>
                                </a:lnTo>
                                <a:lnTo>
                                  <a:pt x="2" y="65"/>
                                </a:lnTo>
                                <a:lnTo>
                                  <a:pt x="0" y="72"/>
                                </a:lnTo>
                                <a:lnTo>
                                  <a:pt x="2" y="82"/>
                                </a:lnTo>
                                <a:lnTo>
                                  <a:pt x="2" y="89"/>
                                </a:lnTo>
                                <a:lnTo>
                                  <a:pt x="4" y="94"/>
                                </a:lnTo>
                                <a:lnTo>
                                  <a:pt x="7" y="101"/>
                                </a:lnTo>
                                <a:lnTo>
                                  <a:pt x="9" y="108"/>
                                </a:lnTo>
                                <a:lnTo>
                                  <a:pt x="14" y="113"/>
                                </a:lnTo>
                                <a:lnTo>
                                  <a:pt x="21" y="125"/>
                                </a:lnTo>
                                <a:lnTo>
                                  <a:pt x="33" y="132"/>
                                </a:lnTo>
                                <a:lnTo>
                                  <a:pt x="38" y="137"/>
                                </a:lnTo>
                                <a:lnTo>
                                  <a:pt x="45" y="140"/>
                                </a:lnTo>
                                <a:lnTo>
                                  <a:pt x="50" y="142"/>
                                </a:lnTo>
                                <a:lnTo>
                                  <a:pt x="57" y="144"/>
                                </a:lnTo>
                                <a:lnTo>
                                  <a:pt x="64" y="144"/>
                                </a:lnTo>
                                <a:lnTo>
                                  <a:pt x="72" y="144"/>
                                </a:lnTo>
                                <a:lnTo>
                                  <a:pt x="79" y="144"/>
                                </a:lnTo>
                                <a:lnTo>
                                  <a:pt x="86" y="144"/>
                                </a:lnTo>
                                <a:lnTo>
                                  <a:pt x="93" y="142"/>
                                </a:lnTo>
                                <a:lnTo>
                                  <a:pt x="100" y="140"/>
                                </a:lnTo>
                                <a:lnTo>
                                  <a:pt x="108" y="137"/>
                                </a:lnTo>
                                <a:lnTo>
                                  <a:pt x="112" y="132"/>
                                </a:lnTo>
                                <a:lnTo>
                                  <a:pt x="124" y="125"/>
                                </a:lnTo>
                                <a:lnTo>
                                  <a:pt x="131" y="113"/>
                                </a:lnTo>
                                <a:lnTo>
                                  <a:pt x="136" y="108"/>
                                </a:lnTo>
                                <a:lnTo>
                                  <a:pt x="139" y="101"/>
                                </a:lnTo>
                                <a:lnTo>
                                  <a:pt x="141" y="94"/>
                                </a:lnTo>
                                <a:lnTo>
                                  <a:pt x="143" y="89"/>
                                </a:lnTo>
                                <a:lnTo>
                                  <a:pt x="143" y="82"/>
                                </a:lnTo>
                                <a:lnTo>
                                  <a:pt x="143" y="72"/>
                                </a:lnTo>
                                <a:lnTo>
                                  <a:pt x="143" y="65"/>
                                </a:lnTo>
                                <a:lnTo>
                                  <a:pt x="143" y="58"/>
                                </a:lnTo>
                                <a:lnTo>
                                  <a:pt x="141" y="53"/>
                                </a:lnTo>
                                <a:lnTo>
                                  <a:pt x="139" y="46"/>
                                </a:lnTo>
                                <a:lnTo>
                                  <a:pt x="136" y="39"/>
                                </a:lnTo>
                                <a:lnTo>
                                  <a:pt x="131" y="34"/>
                                </a:lnTo>
                                <a:lnTo>
                                  <a:pt x="124" y="22"/>
                                </a:lnTo>
                                <a:lnTo>
                                  <a:pt x="112" y="15"/>
                                </a:lnTo>
                                <a:lnTo>
                                  <a:pt x="108" y="10"/>
                                </a:lnTo>
                                <a:lnTo>
                                  <a:pt x="100" y="8"/>
                                </a:lnTo>
                                <a:lnTo>
                                  <a:pt x="93" y="5"/>
                                </a:lnTo>
                                <a:lnTo>
                                  <a:pt x="86" y="3"/>
                                </a:lnTo>
                                <a:lnTo>
                                  <a:pt x="79" y="3"/>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730"/>
                        <wps:cNvSpPr>
                          <a:spLocks/>
                        </wps:cNvSpPr>
                        <wps:spPr bwMode="auto">
                          <a:xfrm>
                            <a:off x="4689" y="6569"/>
                            <a:ext cx="144" cy="144"/>
                          </a:xfrm>
                          <a:custGeom>
                            <a:avLst/>
                            <a:gdLst>
                              <a:gd name="T0" fmla="*/ 72 w 144"/>
                              <a:gd name="T1" fmla="*/ 0 h 144"/>
                              <a:gd name="T2" fmla="*/ 65 w 144"/>
                              <a:gd name="T3" fmla="*/ 0 h 144"/>
                              <a:gd name="T4" fmla="*/ 58 w 144"/>
                              <a:gd name="T5" fmla="*/ 0 h 144"/>
                              <a:gd name="T6" fmla="*/ 51 w 144"/>
                              <a:gd name="T7" fmla="*/ 2 h 144"/>
                              <a:gd name="T8" fmla="*/ 46 w 144"/>
                              <a:gd name="T9" fmla="*/ 5 h 144"/>
                              <a:gd name="T10" fmla="*/ 39 w 144"/>
                              <a:gd name="T11" fmla="*/ 7 h 144"/>
                              <a:gd name="T12" fmla="*/ 34 w 144"/>
                              <a:gd name="T13" fmla="*/ 12 h 144"/>
                              <a:gd name="T14" fmla="*/ 22 w 144"/>
                              <a:gd name="T15" fmla="*/ 22 h 144"/>
                              <a:gd name="T16" fmla="*/ 15 w 144"/>
                              <a:gd name="T17" fmla="*/ 31 h 144"/>
                              <a:gd name="T18" fmla="*/ 10 w 144"/>
                              <a:gd name="T19" fmla="*/ 36 h 144"/>
                              <a:gd name="T20" fmla="*/ 7 w 144"/>
                              <a:gd name="T21" fmla="*/ 43 h 144"/>
                              <a:gd name="T22" fmla="*/ 5 w 144"/>
                              <a:gd name="T23" fmla="*/ 50 h 144"/>
                              <a:gd name="T24" fmla="*/ 3 w 144"/>
                              <a:gd name="T25" fmla="*/ 58 h 144"/>
                              <a:gd name="T26" fmla="*/ 3 w 144"/>
                              <a:gd name="T27" fmla="*/ 65 h 144"/>
                              <a:gd name="T28" fmla="*/ 0 w 144"/>
                              <a:gd name="T29" fmla="*/ 72 h 144"/>
                              <a:gd name="T30" fmla="*/ 3 w 144"/>
                              <a:gd name="T31" fmla="*/ 79 h 144"/>
                              <a:gd name="T32" fmla="*/ 3 w 144"/>
                              <a:gd name="T33" fmla="*/ 86 h 144"/>
                              <a:gd name="T34" fmla="*/ 5 w 144"/>
                              <a:gd name="T35" fmla="*/ 94 h 144"/>
                              <a:gd name="T36" fmla="*/ 7 w 144"/>
                              <a:gd name="T37" fmla="*/ 98 h 144"/>
                              <a:gd name="T38" fmla="*/ 10 w 144"/>
                              <a:gd name="T39" fmla="*/ 106 h 144"/>
                              <a:gd name="T40" fmla="*/ 15 w 144"/>
                              <a:gd name="T41" fmla="*/ 110 h 144"/>
                              <a:gd name="T42" fmla="*/ 22 w 144"/>
                              <a:gd name="T43" fmla="*/ 122 h 144"/>
                              <a:gd name="T44" fmla="*/ 34 w 144"/>
                              <a:gd name="T45" fmla="*/ 132 h 144"/>
                              <a:gd name="T46" fmla="*/ 39 w 144"/>
                              <a:gd name="T47" fmla="*/ 134 h 144"/>
                              <a:gd name="T48" fmla="*/ 46 w 144"/>
                              <a:gd name="T49" fmla="*/ 137 h 144"/>
                              <a:gd name="T50" fmla="*/ 51 w 144"/>
                              <a:gd name="T51" fmla="*/ 139 h 144"/>
                              <a:gd name="T52" fmla="*/ 58 w 144"/>
                              <a:gd name="T53" fmla="*/ 142 h 144"/>
                              <a:gd name="T54" fmla="*/ 65 w 144"/>
                              <a:gd name="T55" fmla="*/ 144 h 144"/>
                              <a:gd name="T56" fmla="*/ 72 w 144"/>
                              <a:gd name="T57" fmla="*/ 144 h 144"/>
                              <a:gd name="T58" fmla="*/ 79 w 144"/>
                              <a:gd name="T59" fmla="*/ 144 h 144"/>
                              <a:gd name="T60" fmla="*/ 86 w 144"/>
                              <a:gd name="T61" fmla="*/ 142 h 144"/>
                              <a:gd name="T62" fmla="*/ 94 w 144"/>
                              <a:gd name="T63" fmla="*/ 139 h 144"/>
                              <a:gd name="T64" fmla="*/ 101 w 144"/>
                              <a:gd name="T65" fmla="*/ 137 h 144"/>
                              <a:gd name="T66" fmla="*/ 108 w 144"/>
                              <a:gd name="T67" fmla="*/ 134 h 144"/>
                              <a:gd name="T68" fmla="*/ 113 w 144"/>
                              <a:gd name="T69" fmla="*/ 132 h 144"/>
                              <a:gd name="T70" fmla="*/ 125 w 144"/>
                              <a:gd name="T71" fmla="*/ 122 h 144"/>
                              <a:gd name="T72" fmla="*/ 132 w 144"/>
                              <a:gd name="T73" fmla="*/ 110 h 144"/>
                              <a:gd name="T74" fmla="*/ 137 w 144"/>
                              <a:gd name="T75" fmla="*/ 106 h 144"/>
                              <a:gd name="T76" fmla="*/ 139 w 144"/>
                              <a:gd name="T77" fmla="*/ 98 h 144"/>
                              <a:gd name="T78" fmla="*/ 142 w 144"/>
                              <a:gd name="T79" fmla="*/ 94 h 144"/>
                              <a:gd name="T80" fmla="*/ 144 w 144"/>
                              <a:gd name="T81" fmla="*/ 86 h 144"/>
                              <a:gd name="T82" fmla="*/ 144 w 144"/>
                              <a:gd name="T83" fmla="*/ 79 h 144"/>
                              <a:gd name="T84" fmla="*/ 144 w 144"/>
                              <a:gd name="T85" fmla="*/ 72 h 144"/>
                              <a:gd name="T86" fmla="*/ 144 w 144"/>
                              <a:gd name="T87" fmla="*/ 65 h 144"/>
                              <a:gd name="T88" fmla="*/ 144 w 144"/>
                              <a:gd name="T89" fmla="*/ 58 h 144"/>
                              <a:gd name="T90" fmla="*/ 142 w 144"/>
                              <a:gd name="T91" fmla="*/ 50 h 144"/>
                              <a:gd name="T92" fmla="*/ 139 w 144"/>
                              <a:gd name="T93" fmla="*/ 43 h 144"/>
                              <a:gd name="T94" fmla="*/ 137 w 144"/>
                              <a:gd name="T95" fmla="*/ 36 h 144"/>
                              <a:gd name="T96" fmla="*/ 132 w 144"/>
                              <a:gd name="T97" fmla="*/ 31 h 144"/>
                              <a:gd name="T98" fmla="*/ 125 w 144"/>
                              <a:gd name="T99" fmla="*/ 22 h 144"/>
                              <a:gd name="T100" fmla="*/ 113 w 144"/>
                              <a:gd name="T101" fmla="*/ 12 h 144"/>
                              <a:gd name="T102" fmla="*/ 108 w 144"/>
                              <a:gd name="T103" fmla="*/ 7 h 144"/>
                              <a:gd name="T104" fmla="*/ 101 w 144"/>
                              <a:gd name="T105" fmla="*/ 5 h 144"/>
                              <a:gd name="T106" fmla="*/ 94 w 144"/>
                              <a:gd name="T107" fmla="*/ 2 h 144"/>
                              <a:gd name="T108" fmla="*/ 86 w 144"/>
                              <a:gd name="T109" fmla="*/ 0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0"/>
                                </a:lnTo>
                                <a:lnTo>
                                  <a:pt x="51" y="2"/>
                                </a:lnTo>
                                <a:lnTo>
                                  <a:pt x="46" y="5"/>
                                </a:lnTo>
                                <a:lnTo>
                                  <a:pt x="39" y="7"/>
                                </a:lnTo>
                                <a:lnTo>
                                  <a:pt x="34" y="12"/>
                                </a:lnTo>
                                <a:lnTo>
                                  <a:pt x="22" y="22"/>
                                </a:lnTo>
                                <a:lnTo>
                                  <a:pt x="15" y="31"/>
                                </a:lnTo>
                                <a:lnTo>
                                  <a:pt x="10" y="36"/>
                                </a:lnTo>
                                <a:lnTo>
                                  <a:pt x="7" y="43"/>
                                </a:lnTo>
                                <a:lnTo>
                                  <a:pt x="5" y="50"/>
                                </a:lnTo>
                                <a:lnTo>
                                  <a:pt x="3" y="58"/>
                                </a:lnTo>
                                <a:lnTo>
                                  <a:pt x="3" y="65"/>
                                </a:lnTo>
                                <a:lnTo>
                                  <a:pt x="0" y="72"/>
                                </a:lnTo>
                                <a:lnTo>
                                  <a:pt x="3" y="79"/>
                                </a:lnTo>
                                <a:lnTo>
                                  <a:pt x="3" y="86"/>
                                </a:lnTo>
                                <a:lnTo>
                                  <a:pt x="5" y="94"/>
                                </a:lnTo>
                                <a:lnTo>
                                  <a:pt x="7" y="98"/>
                                </a:lnTo>
                                <a:lnTo>
                                  <a:pt x="10" y="106"/>
                                </a:lnTo>
                                <a:lnTo>
                                  <a:pt x="15" y="110"/>
                                </a:lnTo>
                                <a:lnTo>
                                  <a:pt x="22" y="122"/>
                                </a:lnTo>
                                <a:lnTo>
                                  <a:pt x="34" y="132"/>
                                </a:lnTo>
                                <a:lnTo>
                                  <a:pt x="39" y="134"/>
                                </a:lnTo>
                                <a:lnTo>
                                  <a:pt x="46" y="137"/>
                                </a:lnTo>
                                <a:lnTo>
                                  <a:pt x="51" y="139"/>
                                </a:lnTo>
                                <a:lnTo>
                                  <a:pt x="58" y="142"/>
                                </a:lnTo>
                                <a:lnTo>
                                  <a:pt x="65" y="144"/>
                                </a:lnTo>
                                <a:lnTo>
                                  <a:pt x="72" y="144"/>
                                </a:lnTo>
                                <a:lnTo>
                                  <a:pt x="79" y="144"/>
                                </a:lnTo>
                                <a:lnTo>
                                  <a:pt x="86" y="142"/>
                                </a:lnTo>
                                <a:lnTo>
                                  <a:pt x="94" y="139"/>
                                </a:lnTo>
                                <a:lnTo>
                                  <a:pt x="101" y="137"/>
                                </a:lnTo>
                                <a:lnTo>
                                  <a:pt x="108" y="134"/>
                                </a:lnTo>
                                <a:lnTo>
                                  <a:pt x="113" y="132"/>
                                </a:lnTo>
                                <a:lnTo>
                                  <a:pt x="125" y="122"/>
                                </a:lnTo>
                                <a:lnTo>
                                  <a:pt x="132" y="110"/>
                                </a:lnTo>
                                <a:lnTo>
                                  <a:pt x="137" y="106"/>
                                </a:lnTo>
                                <a:lnTo>
                                  <a:pt x="139" y="98"/>
                                </a:lnTo>
                                <a:lnTo>
                                  <a:pt x="142" y="94"/>
                                </a:lnTo>
                                <a:lnTo>
                                  <a:pt x="144" y="86"/>
                                </a:lnTo>
                                <a:lnTo>
                                  <a:pt x="144" y="79"/>
                                </a:lnTo>
                                <a:lnTo>
                                  <a:pt x="144" y="72"/>
                                </a:lnTo>
                                <a:lnTo>
                                  <a:pt x="144" y="65"/>
                                </a:lnTo>
                                <a:lnTo>
                                  <a:pt x="144" y="58"/>
                                </a:lnTo>
                                <a:lnTo>
                                  <a:pt x="142" y="50"/>
                                </a:lnTo>
                                <a:lnTo>
                                  <a:pt x="139" y="43"/>
                                </a:lnTo>
                                <a:lnTo>
                                  <a:pt x="137" y="36"/>
                                </a:lnTo>
                                <a:lnTo>
                                  <a:pt x="132" y="31"/>
                                </a:lnTo>
                                <a:lnTo>
                                  <a:pt x="125" y="22"/>
                                </a:lnTo>
                                <a:lnTo>
                                  <a:pt x="113" y="12"/>
                                </a:lnTo>
                                <a:lnTo>
                                  <a:pt x="108" y="7"/>
                                </a:lnTo>
                                <a:lnTo>
                                  <a:pt x="101" y="5"/>
                                </a:lnTo>
                                <a:lnTo>
                                  <a:pt x="94" y="2"/>
                                </a:lnTo>
                                <a:lnTo>
                                  <a:pt x="86" y="0"/>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731"/>
                        <wps:cNvSpPr>
                          <a:spLocks/>
                        </wps:cNvSpPr>
                        <wps:spPr bwMode="auto">
                          <a:xfrm>
                            <a:off x="4689" y="6569"/>
                            <a:ext cx="144" cy="144"/>
                          </a:xfrm>
                          <a:custGeom>
                            <a:avLst/>
                            <a:gdLst>
                              <a:gd name="T0" fmla="*/ 72 w 144"/>
                              <a:gd name="T1" fmla="*/ 0 h 144"/>
                              <a:gd name="T2" fmla="*/ 65 w 144"/>
                              <a:gd name="T3" fmla="*/ 0 h 144"/>
                              <a:gd name="T4" fmla="*/ 58 w 144"/>
                              <a:gd name="T5" fmla="*/ 0 h 144"/>
                              <a:gd name="T6" fmla="*/ 51 w 144"/>
                              <a:gd name="T7" fmla="*/ 2 h 144"/>
                              <a:gd name="T8" fmla="*/ 46 w 144"/>
                              <a:gd name="T9" fmla="*/ 5 h 144"/>
                              <a:gd name="T10" fmla="*/ 39 w 144"/>
                              <a:gd name="T11" fmla="*/ 7 h 144"/>
                              <a:gd name="T12" fmla="*/ 34 w 144"/>
                              <a:gd name="T13" fmla="*/ 12 h 144"/>
                              <a:gd name="T14" fmla="*/ 22 w 144"/>
                              <a:gd name="T15" fmla="*/ 22 h 144"/>
                              <a:gd name="T16" fmla="*/ 15 w 144"/>
                              <a:gd name="T17" fmla="*/ 31 h 144"/>
                              <a:gd name="T18" fmla="*/ 10 w 144"/>
                              <a:gd name="T19" fmla="*/ 36 h 144"/>
                              <a:gd name="T20" fmla="*/ 7 w 144"/>
                              <a:gd name="T21" fmla="*/ 43 h 144"/>
                              <a:gd name="T22" fmla="*/ 5 w 144"/>
                              <a:gd name="T23" fmla="*/ 50 h 144"/>
                              <a:gd name="T24" fmla="*/ 3 w 144"/>
                              <a:gd name="T25" fmla="*/ 58 h 144"/>
                              <a:gd name="T26" fmla="*/ 3 w 144"/>
                              <a:gd name="T27" fmla="*/ 65 h 144"/>
                              <a:gd name="T28" fmla="*/ 0 w 144"/>
                              <a:gd name="T29" fmla="*/ 72 h 144"/>
                              <a:gd name="T30" fmla="*/ 3 w 144"/>
                              <a:gd name="T31" fmla="*/ 79 h 144"/>
                              <a:gd name="T32" fmla="*/ 3 w 144"/>
                              <a:gd name="T33" fmla="*/ 86 h 144"/>
                              <a:gd name="T34" fmla="*/ 5 w 144"/>
                              <a:gd name="T35" fmla="*/ 94 h 144"/>
                              <a:gd name="T36" fmla="*/ 7 w 144"/>
                              <a:gd name="T37" fmla="*/ 98 h 144"/>
                              <a:gd name="T38" fmla="*/ 10 w 144"/>
                              <a:gd name="T39" fmla="*/ 106 h 144"/>
                              <a:gd name="T40" fmla="*/ 15 w 144"/>
                              <a:gd name="T41" fmla="*/ 110 h 144"/>
                              <a:gd name="T42" fmla="*/ 22 w 144"/>
                              <a:gd name="T43" fmla="*/ 122 h 144"/>
                              <a:gd name="T44" fmla="*/ 34 w 144"/>
                              <a:gd name="T45" fmla="*/ 132 h 144"/>
                              <a:gd name="T46" fmla="*/ 39 w 144"/>
                              <a:gd name="T47" fmla="*/ 134 h 144"/>
                              <a:gd name="T48" fmla="*/ 46 w 144"/>
                              <a:gd name="T49" fmla="*/ 137 h 144"/>
                              <a:gd name="T50" fmla="*/ 51 w 144"/>
                              <a:gd name="T51" fmla="*/ 139 h 144"/>
                              <a:gd name="T52" fmla="*/ 58 w 144"/>
                              <a:gd name="T53" fmla="*/ 142 h 144"/>
                              <a:gd name="T54" fmla="*/ 65 w 144"/>
                              <a:gd name="T55" fmla="*/ 144 h 144"/>
                              <a:gd name="T56" fmla="*/ 72 w 144"/>
                              <a:gd name="T57" fmla="*/ 144 h 144"/>
                              <a:gd name="T58" fmla="*/ 79 w 144"/>
                              <a:gd name="T59" fmla="*/ 144 h 144"/>
                              <a:gd name="T60" fmla="*/ 86 w 144"/>
                              <a:gd name="T61" fmla="*/ 142 h 144"/>
                              <a:gd name="T62" fmla="*/ 94 w 144"/>
                              <a:gd name="T63" fmla="*/ 139 h 144"/>
                              <a:gd name="T64" fmla="*/ 101 w 144"/>
                              <a:gd name="T65" fmla="*/ 137 h 144"/>
                              <a:gd name="T66" fmla="*/ 108 w 144"/>
                              <a:gd name="T67" fmla="*/ 134 h 144"/>
                              <a:gd name="T68" fmla="*/ 113 w 144"/>
                              <a:gd name="T69" fmla="*/ 132 h 144"/>
                              <a:gd name="T70" fmla="*/ 125 w 144"/>
                              <a:gd name="T71" fmla="*/ 122 h 144"/>
                              <a:gd name="T72" fmla="*/ 132 w 144"/>
                              <a:gd name="T73" fmla="*/ 110 h 144"/>
                              <a:gd name="T74" fmla="*/ 137 w 144"/>
                              <a:gd name="T75" fmla="*/ 106 h 144"/>
                              <a:gd name="T76" fmla="*/ 139 w 144"/>
                              <a:gd name="T77" fmla="*/ 98 h 144"/>
                              <a:gd name="T78" fmla="*/ 142 w 144"/>
                              <a:gd name="T79" fmla="*/ 94 h 144"/>
                              <a:gd name="T80" fmla="*/ 144 w 144"/>
                              <a:gd name="T81" fmla="*/ 86 h 144"/>
                              <a:gd name="T82" fmla="*/ 144 w 144"/>
                              <a:gd name="T83" fmla="*/ 79 h 144"/>
                              <a:gd name="T84" fmla="*/ 144 w 144"/>
                              <a:gd name="T85" fmla="*/ 72 h 144"/>
                              <a:gd name="T86" fmla="*/ 144 w 144"/>
                              <a:gd name="T87" fmla="*/ 65 h 144"/>
                              <a:gd name="T88" fmla="*/ 144 w 144"/>
                              <a:gd name="T89" fmla="*/ 58 h 144"/>
                              <a:gd name="T90" fmla="*/ 142 w 144"/>
                              <a:gd name="T91" fmla="*/ 50 h 144"/>
                              <a:gd name="T92" fmla="*/ 139 w 144"/>
                              <a:gd name="T93" fmla="*/ 43 h 144"/>
                              <a:gd name="T94" fmla="*/ 137 w 144"/>
                              <a:gd name="T95" fmla="*/ 36 h 144"/>
                              <a:gd name="T96" fmla="*/ 132 w 144"/>
                              <a:gd name="T97" fmla="*/ 31 h 144"/>
                              <a:gd name="T98" fmla="*/ 125 w 144"/>
                              <a:gd name="T99" fmla="*/ 22 h 144"/>
                              <a:gd name="T100" fmla="*/ 113 w 144"/>
                              <a:gd name="T101" fmla="*/ 12 h 144"/>
                              <a:gd name="T102" fmla="*/ 108 w 144"/>
                              <a:gd name="T103" fmla="*/ 7 h 144"/>
                              <a:gd name="T104" fmla="*/ 101 w 144"/>
                              <a:gd name="T105" fmla="*/ 5 h 144"/>
                              <a:gd name="T106" fmla="*/ 94 w 144"/>
                              <a:gd name="T107" fmla="*/ 2 h 144"/>
                              <a:gd name="T108" fmla="*/ 86 w 144"/>
                              <a:gd name="T109" fmla="*/ 0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0"/>
                                </a:lnTo>
                                <a:lnTo>
                                  <a:pt x="51" y="2"/>
                                </a:lnTo>
                                <a:lnTo>
                                  <a:pt x="46" y="5"/>
                                </a:lnTo>
                                <a:lnTo>
                                  <a:pt x="39" y="7"/>
                                </a:lnTo>
                                <a:lnTo>
                                  <a:pt x="34" y="12"/>
                                </a:lnTo>
                                <a:lnTo>
                                  <a:pt x="22" y="22"/>
                                </a:lnTo>
                                <a:lnTo>
                                  <a:pt x="15" y="31"/>
                                </a:lnTo>
                                <a:lnTo>
                                  <a:pt x="10" y="36"/>
                                </a:lnTo>
                                <a:lnTo>
                                  <a:pt x="7" y="43"/>
                                </a:lnTo>
                                <a:lnTo>
                                  <a:pt x="5" y="50"/>
                                </a:lnTo>
                                <a:lnTo>
                                  <a:pt x="3" y="58"/>
                                </a:lnTo>
                                <a:lnTo>
                                  <a:pt x="3" y="65"/>
                                </a:lnTo>
                                <a:lnTo>
                                  <a:pt x="0" y="72"/>
                                </a:lnTo>
                                <a:lnTo>
                                  <a:pt x="3" y="79"/>
                                </a:lnTo>
                                <a:lnTo>
                                  <a:pt x="3" y="86"/>
                                </a:lnTo>
                                <a:lnTo>
                                  <a:pt x="5" y="94"/>
                                </a:lnTo>
                                <a:lnTo>
                                  <a:pt x="7" y="98"/>
                                </a:lnTo>
                                <a:lnTo>
                                  <a:pt x="10" y="106"/>
                                </a:lnTo>
                                <a:lnTo>
                                  <a:pt x="15" y="110"/>
                                </a:lnTo>
                                <a:lnTo>
                                  <a:pt x="22" y="122"/>
                                </a:lnTo>
                                <a:lnTo>
                                  <a:pt x="34" y="132"/>
                                </a:lnTo>
                                <a:lnTo>
                                  <a:pt x="39" y="134"/>
                                </a:lnTo>
                                <a:lnTo>
                                  <a:pt x="46" y="137"/>
                                </a:lnTo>
                                <a:lnTo>
                                  <a:pt x="51" y="139"/>
                                </a:lnTo>
                                <a:lnTo>
                                  <a:pt x="58" y="142"/>
                                </a:lnTo>
                                <a:lnTo>
                                  <a:pt x="65" y="144"/>
                                </a:lnTo>
                                <a:lnTo>
                                  <a:pt x="72" y="144"/>
                                </a:lnTo>
                                <a:lnTo>
                                  <a:pt x="79" y="144"/>
                                </a:lnTo>
                                <a:lnTo>
                                  <a:pt x="86" y="142"/>
                                </a:lnTo>
                                <a:lnTo>
                                  <a:pt x="94" y="139"/>
                                </a:lnTo>
                                <a:lnTo>
                                  <a:pt x="101" y="137"/>
                                </a:lnTo>
                                <a:lnTo>
                                  <a:pt x="108" y="134"/>
                                </a:lnTo>
                                <a:lnTo>
                                  <a:pt x="113" y="132"/>
                                </a:lnTo>
                                <a:lnTo>
                                  <a:pt x="125" y="122"/>
                                </a:lnTo>
                                <a:lnTo>
                                  <a:pt x="132" y="110"/>
                                </a:lnTo>
                                <a:lnTo>
                                  <a:pt x="137" y="106"/>
                                </a:lnTo>
                                <a:lnTo>
                                  <a:pt x="139" y="98"/>
                                </a:lnTo>
                                <a:lnTo>
                                  <a:pt x="142" y="94"/>
                                </a:lnTo>
                                <a:lnTo>
                                  <a:pt x="144" y="86"/>
                                </a:lnTo>
                                <a:lnTo>
                                  <a:pt x="144" y="79"/>
                                </a:lnTo>
                                <a:lnTo>
                                  <a:pt x="144" y="72"/>
                                </a:lnTo>
                                <a:lnTo>
                                  <a:pt x="144" y="65"/>
                                </a:lnTo>
                                <a:lnTo>
                                  <a:pt x="144" y="58"/>
                                </a:lnTo>
                                <a:lnTo>
                                  <a:pt x="142" y="50"/>
                                </a:lnTo>
                                <a:lnTo>
                                  <a:pt x="139" y="43"/>
                                </a:lnTo>
                                <a:lnTo>
                                  <a:pt x="137" y="36"/>
                                </a:lnTo>
                                <a:lnTo>
                                  <a:pt x="132" y="31"/>
                                </a:lnTo>
                                <a:lnTo>
                                  <a:pt x="125" y="22"/>
                                </a:lnTo>
                                <a:lnTo>
                                  <a:pt x="113" y="12"/>
                                </a:lnTo>
                                <a:lnTo>
                                  <a:pt x="108" y="7"/>
                                </a:lnTo>
                                <a:lnTo>
                                  <a:pt x="101" y="5"/>
                                </a:lnTo>
                                <a:lnTo>
                                  <a:pt x="94" y="2"/>
                                </a:lnTo>
                                <a:lnTo>
                                  <a:pt x="86" y="0"/>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Freeform 732"/>
                        <wps:cNvSpPr>
                          <a:spLocks/>
                        </wps:cNvSpPr>
                        <wps:spPr bwMode="auto">
                          <a:xfrm>
                            <a:off x="4160" y="5876"/>
                            <a:ext cx="143" cy="144"/>
                          </a:xfrm>
                          <a:custGeom>
                            <a:avLst/>
                            <a:gdLst>
                              <a:gd name="T0" fmla="*/ 71 w 143"/>
                              <a:gd name="T1" fmla="*/ 0 h 144"/>
                              <a:gd name="T2" fmla="*/ 64 w 143"/>
                              <a:gd name="T3" fmla="*/ 0 h 144"/>
                              <a:gd name="T4" fmla="*/ 57 w 143"/>
                              <a:gd name="T5" fmla="*/ 2 h 144"/>
                              <a:gd name="T6" fmla="*/ 50 w 143"/>
                              <a:gd name="T7" fmla="*/ 2 h 144"/>
                              <a:gd name="T8" fmla="*/ 43 w 143"/>
                              <a:gd name="T9" fmla="*/ 5 h 144"/>
                              <a:gd name="T10" fmla="*/ 38 w 143"/>
                              <a:gd name="T11" fmla="*/ 9 h 144"/>
                              <a:gd name="T12" fmla="*/ 31 w 143"/>
                              <a:gd name="T13" fmla="*/ 12 h 144"/>
                              <a:gd name="T14" fmla="*/ 21 w 143"/>
                              <a:gd name="T15" fmla="*/ 21 h 144"/>
                              <a:gd name="T16" fmla="*/ 12 w 143"/>
                              <a:gd name="T17" fmla="*/ 31 h 144"/>
                              <a:gd name="T18" fmla="*/ 9 w 143"/>
                              <a:gd name="T19" fmla="*/ 38 h 144"/>
                              <a:gd name="T20" fmla="*/ 7 w 143"/>
                              <a:gd name="T21" fmla="*/ 43 h 144"/>
                              <a:gd name="T22" fmla="*/ 2 w 143"/>
                              <a:gd name="T23" fmla="*/ 50 h 144"/>
                              <a:gd name="T24" fmla="*/ 2 w 143"/>
                              <a:gd name="T25" fmla="*/ 57 h 144"/>
                              <a:gd name="T26" fmla="*/ 0 w 143"/>
                              <a:gd name="T27" fmla="*/ 65 h 144"/>
                              <a:gd name="T28" fmla="*/ 0 w 143"/>
                              <a:gd name="T29" fmla="*/ 72 h 144"/>
                              <a:gd name="T30" fmla="*/ 0 w 143"/>
                              <a:gd name="T31" fmla="*/ 79 h 144"/>
                              <a:gd name="T32" fmla="*/ 2 w 143"/>
                              <a:gd name="T33" fmla="*/ 86 h 144"/>
                              <a:gd name="T34" fmla="*/ 2 w 143"/>
                              <a:gd name="T35" fmla="*/ 93 h 144"/>
                              <a:gd name="T36" fmla="*/ 7 w 143"/>
                              <a:gd name="T37" fmla="*/ 101 h 144"/>
                              <a:gd name="T38" fmla="*/ 9 w 143"/>
                              <a:gd name="T39" fmla="*/ 105 h 144"/>
                              <a:gd name="T40" fmla="*/ 12 w 143"/>
                              <a:gd name="T41" fmla="*/ 113 h 144"/>
                              <a:gd name="T42" fmla="*/ 21 w 143"/>
                              <a:gd name="T43" fmla="*/ 122 h 144"/>
                              <a:gd name="T44" fmla="*/ 31 w 143"/>
                              <a:gd name="T45" fmla="*/ 132 h 144"/>
                              <a:gd name="T46" fmla="*/ 38 w 143"/>
                              <a:gd name="T47" fmla="*/ 134 h 144"/>
                              <a:gd name="T48" fmla="*/ 43 w 143"/>
                              <a:gd name="T49" fmla="*/ 139 h 144"/>
                              <a:gd name="T50" fmla="*/ 50 w 143"/>
                              <a:gd name="T51" fmla="*/ 141 h 144"/>
                              <a:gd name="T52" fmla="*/ 57 w 143"/>
                              <a:gd name="T53" fmla="*/ 141 h 144"/>
                              <a:gd name="T54" fmla="*/ 64 w 143"/>
                              <a:gd name="T55" fmla="*/ 144 h 144"/>
                              <a:gd name="T56" fmla="*/ 71 w 143"/>
                              <a:gd name="T57" fmla="*/ 144 h 144"/>
                              <a:gd name="T58" fmla="*/ 79 w 143"/>
                              <a:gd name="T59" fmla="*/ 144 h 144"/>
                              <a:gd name="T60" fmla="*/ 86 w 143"/>
                              <a:gd name="T61" fmla="*/ 141 h 144"/>
                              <a:gd name="T62" fmla="*/ 93 w 143"/>
                              <a:gd name="T63" fmla="*/ 141 h 144"/>
                              <a:gd name="T64" fmla="*/ 100 w 143"/>
                              <a:gd name="T65" fmla="*/ 139 h 144"/>
                              <a:gd name="T66" fmla="*/ 105 w 143"/>
                              <a:gd name="T67" fmla="*/ 134 h 144"/>
                              <a:gd name="T68" fmla="*/ 112 w 143"/>
                              <a:gd name="T69" fmla="*/ 132 h 144"/>
                              <a:gd name="T70" fmla="*/ 122 w 143"/>
                              <a:gd name="T71" fmla="*/ 122 h 144"/>
                              <a:gd name="T72" fmla="*/ 131 w 143"/>
                              <a:gd name="T73" fmla="*/ 113 h 144"/>
                              <a:gd name="T74" fmla="*/ 136 w 143"/>
                              <a:gd name="T75" fmla="*/ 105 h 144"/>
                              <a:gd name="T76" fmla="*/ 139 w 143"/>
                              <a:gd name="T77" fmla="*/ 101 h 144"/>
                              <a:gd name="T78" fmla="*/ 141 w 143"/>
                              <a:gd name="T79" fmla="*/ 93 h 144"/>
                              <a:gd name="T80" fmla="*/ 143 w 143"/>
                              <a:gd name="T81" fmla="*/ 86 h 144"/>
                              <a:gd name="T82" fmla="*/ 143 w 143"/>
                              <a:gd name="T83" fmla="*/ 79 h 144"/>
                              <a:gd name="T84" fmla="*/ 143 w 143"/>
                              <a:gd name="T85" fmla="*/ 72 h 144"/>
                              <a:gd name="T86" fmla="*/ 143 w 143"/>
                              <a:gd name="T87" fmla="*/ 65 h 144"/>
                              <a:gd name="T88" fmla="*/ 143 w 143"/>
                              <a:gd name="T89" fmla="*/ 57 h 144"/>
                              <a:gd name="T90" fmla="*/ 141 w 143"/>
                              <a:gd name="T91" fmla="*/ 50 h 144"/>
                              <a:gd name="T92" fmla="*/ 139 w 143"/>
                              <a:gd name="T93" fmla="*/ 43 h 144"/>
                              <a:gd name="T94" fmla="*/ 136 w 143"/>
                              <a:gd name="T95" fmla="*/ 38 h 144"/>
                              <a:gd name="T96" fmla="*/ 131 w 143"/>
                              <a:gd name="T97" fmla="*/ 31 h 144"/>
                              <a:gd name="T98" fmla="*/ 122 w 143"/>
                              <a:gd name="T99" fmla="*/ 21 h 144"/>
                              <a:gd name="T100" fmla="*/ 112 w 143"/>
                              <a:gd name="T101" fmla="*/ 12 h 144"/>
                              <a:gd name="T102" fmla="*/ 105 w 143"/>
                              <a:gd name="T103" fmla="*/ 9 h 144"/>
                              <a:gd name="T104" fmla="*/ 100 w 143"/>
                              <a:gd name="T105" fmla="*/ 5 h 144"/>
                              <a:gd name="T106" fmla="*/ 93 w 143"/>
                              <a:gd name="T107" fmla="*/ 2 h 144"/>
                              <a:gd name="T108" fmla="*/ 86 w 143"/>
                              <a:gd name="T109" fmla="*/ 2 h 144"/>
                              <a:gd name="T110" fmla="*/ 79 w 143"/>
                              <a:gd name="T111" fmla="*/ 0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0"/>
                                </a:lnTo>
                                <a:lnTo>
                                  <a:pt x="57" y="2"/>
                                </a:lnTo>
                                <a:lnTo>
                                  <a:pt x="50" y="2"/>
                                </a:lnTo>
                                <a:lnTo>
                                  <a:pt x="43" y="5"/>
                                </a:lnTo>
                                <a:lnTo>
                                  <a:pt x="38" y="9"/>
                                </a:lnTo>
                                <a:lnTo>
                                  <a:pt x="31" y="12"/>
                                </a:lnTo>
                                <a:lnTo>
                                  <a:pt x="21" y="21"/>
                                </a:lnTo>
                                <a:lnTo>
                                  <a:pt x="12" y="31"/>
                                </a:lnTo>
                                <a:lnTo>
                                  <a:pt x="9" y="38"/>
                                </a:lnTo>
                                <a:lnTo>
                                  <a:pt x="7" y="43"/>
                                </a:lnTo>
                                <a:lnTo>
                                  <a:pt x="2" y="50"/>
                                </a:lnTo>
                                <a:lnTo>
                                  <a:pt x="2" y="57"/>
                                </a:lnTo>
                                <a:lnTo>
                                  <a:pt x="0" y="65"/>
                                </a:lnTo>
                                <a:lnTo>
                                  <a:pt x="0" y="72"/>
                                </a:lnTo>
                                <a:lnTo>
                                  <a:pt x="0" y="79"/>
                                </a:lnTo>
                                <a:lnTo>
                                  <a:pt x="2" y="86"/>
                                </a:lnTo>
                                <a:lnTo>
                                  <a:pt x="2" y="93"/>
                                </a:lnTo>
                                <a:lnTo>
                                  <a:pt x="7" y="101"/>
                                </a:lnTo>
                                <a:lnTo>
                                  <a:pt x="9" y="105"/>
                                </a:lnTo>
                                <a:lnTo>
                                  <a:pt x="12" y="113"/>
                                </a:lnTo>
                                <a:lnTo>
                                  <a:pt x="21" y="122"/>
                                </a:lnTo>
                                <a:lnTo>
                                  <a:pt x="31" y="132"/>
                                </a:lnTo>
                                <a:lnTo>
                                  <a:pt x="38" y="134"/>
                                </a:lnTo>
                                <a:lnTo>
                                  <a:pt x="43" y="139"/>
                                </a:lnTo>
                                <a:lnTo>
                                  <a:pt x="50" y="141"/>
                                </a:lnTo>
                                <a:lnTo>
                                  <a:pt x="57" y="141"/>
                                </a:lnTo>
                                <a:lnTo>
                                  <a:pt x="64" y="144"/>
                                </a:lnTo>
                                <a:lnTo>
                                  <a:pt x="71" y="144"/>
                                </a:lnTo>
                                <a:lnTo>
                                  <a:pt x="79" y="144"/>
                                </a:lnTo>
                                <a:lnTo>
                                  <a:pt x="86" y="141"/>
                                </a:lnTo>
                                <a:lnTo>
                                  <a:pt x="93" y="141"/>
                                </a:lnTo>
                                <a:lnTo>
                                  <a:pt x="100" y="139"/>
                                </a:lnTo>
                                <a:lnTo>
                                  <a:pt x="105" y="134"/>
                                </a:lnTo>
                                <a:lnTo>
                                  <a:pt x="112" y="132"/>
                                </a:lnTo>
                                <a:lnTo>
                                  <a:pt x="122" y="122"/>
                                </a:lnTo>
                                <a:lnTo>
                                  <a:pt x="131" y="113"/>
                                </a:lnTo>
                                <a:lnTo>
                                  <a:pt x="136" y="105"/>
                                </a:lnTo>
                                <a:lnTo>
                                  <a:pt x="139" y="101"/>
                                </a:lnTo>
                                <a:lnTo>
                                  <a:pt x="141" y="93"/>
                                </a:lnTo>
                                <a:lnTo>
                                  <a:pt x="143" y="86"/>
                                </a:lnTo>
                                <a:lnTo>
                                  <a:pt x="143" y="79"/>
                                </a:lnTo>
                                <a:lnTo>
                                  <a:pt x="143" y="72"/>
                                </a:lnTo>
                                <a:lnTo>
                                  <a:pt x="143" y="65"/>
                                </a:lnTo>
                                <a:lnTo>
                                  <a:pt x="143" y="57"/>
                                </a:lnTo>
                                <a:lnTo>
                                  <a:pt x="141" y="50"/>
                                </a:lnTo>
                                <a:lnTo>
                                  <a:pt x="139" y="43"/>
                                </a:lnTo>
                                <a:lnTo>
                                  <a:pt x="136" y="38"/>
                                </a:lnTo>
                                <a:lnTo>
                                  <a:pt x="131" y="31"/>
                                </a:lnTo>
                                <a:lnTo>
                                  <a:pt x="122" y="21"/>
                                </a:lnTo>
                                <a:lnTo>
                                  <a:pt x="112" y="12"/>
                                </a:lnTo>
                                <a:lnTo>
                                  <a:pt x="105" y="9"/>
                                </a:lnTo>
                                <a:lnTo>
                                  <a:pt x="100" y="5"/>
                                </a:lnTo>
                                <a:lnTo>
                                  <a:pt x="93" y="2"/>
                                </a:lnTo>
                                <a:lnTo>
                                  <a:pt x="86" y="2"/>
                                </a:lnTo>
                                <a:lnTo>
                                  <a:pt x="79" y="0"/>
                                </a:lnTo>
                                <a:lnTo>
                                  <a:pt x="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733"/>
                        <wps:cNvSpPr>
                          <a:spLocks/>
                        </wps:cNvSpPr>
                        <wps:spPr bwMode="auto">
                          <a:xfrm>
                            <a:off x="4160" y="5876"/>
                            <a:ext cx="143" cy="144"/>
                          </a:xfrm>
                          <a:custGeom>
                            <a:avLst/>
                            <a:gdLst>
                              <a:gd name="T0" fmla="*/ 71 w 143"/>
                              <a:gd name="T1" fmla="*/ 0 h 144"/>
                              <a:gd name="T2" fmla="*/ 64 w 143"/>
                              <a:gd name="T3" fmla="*/ 0 h 144"/>
                              <a:gd name="T4" fmla="*/ 57 w 143"/>
                              <a:gd name="T5" fmla="*/ 2 h 144"/>
                              <a:gd name="T6" fmla="*/ 50 w 143"/>
                              <a:gd name="T7" fmla="*/ 2 h 144"/>
                              <a:gd name="T8" fmla="*/ 43 w 143"/>
                              <a:gd name="T9" fmla="*/ 5 h 144"/>
                              <a:gd name="T10" fmla="*/ 38 w 143"/>
                              <a:gd name="T11" fmla="*/ 9 h 144"/>
                              <a:gd name="T12" fmla="*/ 31 w 143"/>
                              <a:gd name="T13" fmla="*/ 12 h 144"/>
                              <a:gd name="T14" fmla="*/ 21 w 143"/>
                              <a:gd name="T15" fmla="*/ 21 h 144"/>
                              <a:gd name="T16" fmla="*/ 12 w 143"/>
                              <a:gd name="T17" fmla="*/ 31 h 144"/>
                              <a:gd name="T18" fmla="*/ 9 w 143"/>
                              <a:gd name="T19" fmla="*/ 38 h 144"/>
                              <a:gd name="T20" fmla="*/ 7 w 143"/>
                              <a:gd name="T21" fmla="*/ 43 h 144"/>
                              <a:gd name="T22" fmla="*/ 2 w 143"/>
                              <a:gd name="T23" fmla="*/ 50 h 144"/>
                              <a:gd name="T24" fmla="*/ 2 w 143"/>
                              <a:gd name="T25" fmla="*/ 57 h 144"/>
                              <a:gd name="T26" fmla="*/ 0 w 143"/>
                              <a:gd name="T27" fmla="*/ 65 h 144"/>
                              <a:gd name="T28" fmla="*/ 0 w 143"/>
                              <a:gd name="T29" fmla="*/ 72 h 144"/>
                              <a:gd name="T30" fmla="*/ 0 w 143"/>
                              <a:gd name="T31" fmla="*/ 79 h 144"/>
                              <a:gd name="T32" fmla="*/ 2 w 143"/>
                              <a:gd name="T33" fmla="*/ 86 h 144"/>
                              <a:gd name="T34" fmla="*/ 2 w 143"/>
                              <a:gd name="T35" fmla="*/ 93 h 144"/>
                              <a:gd name="T36" fmla="*/ 7 w 143"/>
                              <a:gd name="T37" fmla="*/ 101 h 144"/>
                              <a:gd name="T38" fmla="*/ 9 w 143"/>
                              <a:gd name="T39" fmla="*/ 105 h 144"/>
                              <a:gd name="T40" fmla="*/ 12 w 143"/>
                              <a:gd name="T41" fmla="*/ 113 h 144"/>
                              <a:gd name="T42" fmla="*/ 21 w 143"/>
                              <a:gd name="T43" fmla="*/ 122 h 144"/>
                              <a:gd name="T44" fmla="*/ 31 w 143"/>
                              <a:gd name="T45" fmla="*/ 132 h 144"/>
                              <a:gd name="T46" fmla="*/ 38 w 143"/>
                              <a:gd name="T47" fmla="*/ 134 h 144"/>
                              <a:gd name="T48" fmla="*/ 43 w 143"/>
                              <a:gd name="T49" fmla="*/ 139 h 144"/>
                              <a:gd name="T50" fmla="*/ 50 w 143"/>
                              <a:gd name="T51" fmla="*/ 141 h 144"/>
                              <a:gd name="T52" fmla="*/ 57 w 143"/>
                              <a:gd name="T53" fmla="*/ 141 h 144"/>
                              <a:gd name="T54" fmla="*/ 64 w 143"/>
                              <a:gd name="T55" fmla="*/ 144 h 144"/>
                              <a:gd name="T56" fmla="*/ 71 w 143"/>
                              <a:gd name="T57" fmla="*/ 144 h 144"/>
                              <a:gd name="T58" fmla="*/ 79 w 143"/>
                              <a:gd name="T59" fmla="*/ 144 h 144"/>
                              <a:gd name="T60" fmla="*/ 86 w 143"/>
                              <a:gd name="T61" fmla="*/ 141 h 144"/>
                              <a:gd name="T62" fmla="*/ 93 w 143"/>
                              <a:gd name="T63" fmla="*/ 141 h 144"/>
                              <a:gd name="T64" fmla="*/ 100 w 143"/>
                              <a:gd name="T65" fmla="*/ 139 h 144"/>
                              <a:gd name="T66" fmla="*/ 105 w 143"/>
                              <a:gd name="T67" fmla="*/ 134 h 144"/>
                              <a:gd name="T68" fmla="*/ 112 w 143"/>
                              <a:gd name="T69" fmla="*/ 132 h 144"/>
                              <a:gd name="T70" fmla="*/ 122 w 143"/>
                              <a:gd name="T71" fmla="*/ 122 h 144"/>
                              <a:gd name="T72" fmla="*/ 131 w 143"/>
                              <a:gd name="T73" fmla="*/ 113 h 144"/>
                              <a:gd name="T74" fmla="*/ 136 w 143"/>
                              <a:gd name="T75" fmla="*/ 105 h 144"/>
                              <a:gd name="T76" fmla="*/ 139 w 143"/>
                              <a:gd name="T77" fmla="*/ 101 h 144"/>
                              <a:gd name="T78" fmla="*/ 141 w 143"/>
                              <a:gd name="T79" fmla="*/ 93 h 144"/>
                              <a:gd name="T80" fmla="*/ 143 w 143"/>
                              <a:gd name="T81" fmla="*/ 86 h 144"/>
                              <a:gd name="T82" fmla="*/ 143 w 143"/>
                              <a:gd name="T83" fmla="*/ 79 h 144"/>
                              <a:gd name="T84" fmla="*/ 143 w 143"/>
                              <a:gd name="T85" fmla="*/ 72 h 144"/>
                              <a:gd name="T86" fmla="*/ 143 w 143"/>
                              <a:gd name="T87" fmla="*/ 65 h 144"/>
                              <a:gd name="T88" fmla="*/ 143 w 143"/>
                              <a:gd name="T89" fmla="*/ 57 h 144"/>
                              <a:gd name="T90" fmla="*/ 141 w 143"/>
                              <a:gd name="T91" fmla="*/ 50 h 144"/>
                              <a:gd name="T92" fmla="*/ 139 w 143"/>
                              <a:gd name="T93" fmla="*/ 43 h 144"/>
                              <a:gd name="T94" fmla="*/ 136 w 143"/>
                              <a:gd name="T95" fmla="*/ 38 h 144"/>
                              <a:gd name="T96" fmla="*/ 131 w 143"/>
                              <a:gd name="T97" fmla="*/ 31 h 144"/>
                              <a:gd name="T98" fmla="*/ 122 w 143"/>
                              <a:gd name="T99" fmla="*/ 21 h 144"/>
                              <a:gd name="T100" fmla="*/ 112 w 143"/>
                              <a:gd name="T101" fmla="*/ 12 h 144"/>
                              <a:gd name="T102" fmla="*/ 105 w 143"/>
                              <a:gd name="T103" fmla="*/ 9 h 144"/>
                              <a:gd name="T104" fmla="*/ 100 w 143"/>
                              <a:gd name="T105" fmla="*/ 5 h 144"/>
                              <a:gd name="T106" fmla="*/ 93 w 143"/>
                              <a:gd name="T107" fmla="*/ 2 h 144"/>
                              <a:gd name="T108" fmla="*/ 86 w 143"/>
                              <a:gd name="T109" fmla="*/ 2 h 144"/>
                              <a:gd name="T110" fmla="*/ 79 w 143"/>
                              <a:gd name="T111" fmla="*/ 0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0"/>
                                </a:lnTo>
                                <a:lnTo>
                                  <a:pt x="57" y="2"/>
                                </a:lnTo>
                                <a:lnTo>
                                  <a:pt x="50" y="2"/>
                                </a:lnTo>
                                <a:lnTo>
                                  <a:pt x="43" y="5"/>
                                </a:lnTo>
                                <a:lnTo>
                                  <a:pt x="38" y="9"/>
                                </a:lnTo>
                                <a:lnTo>
                                  <a:pt x="31" y="12"/>
                                </a:lnTo>
                                <a:lnTo>
                                  <a:pt x="21" y="21"/>
                                </a:lnTo>
                                <a:lnTo>
                                  <a:pt x="12" y="31"/>
                                </a:lnTo>
                                <a:lnTo>
                                  <a:pt x="9" y="38"/>
                                </a:lnTo>
                                <a:lnTo>
                                  <a:pt x="7" y="43"/>
                                </a:lnTo>
                                <a:lnTo>
                                  <a:pt x="2" y="50"/>
                                </a:lnTo>
                                <a:lnTo>
                                  <a:pt x="2" y="57"/>
                                </a:lnTo>
                                <a:lnTo>
                                  <a:pt x="0" y="65"/>
                                </a:lnTo>
                                <a:lnTo>
                                  <a:pt x="0" y="72"/>
                                </a:lnTo>
                                <a:lnTo>
                                  <a:pt x="0" y="79"/>
                                </a:lnTo>
                                <a:lnTo>
                                  <a:pt x="2" y="86"/>
                                </a:lnTo>
                                <a:lnTo>
                                  <a:pt x="2" y="93"/>
                                </a:lnTo>
                                <a:lnTo>
                                  <a:pt x="7" y="101"/>
                                </a:lnTo>
                                <a:lnTo>
                                  <a:pt x="9" y="105"/>
                                </a:lnTo>
                                <a:lnTo>
                                  <a:pt x="12" y="113"/>
                                </a:lnTo>
                                <a:lnTo>
                                  <a:pt x="21" y="122"/>
                                </a:lnTo>
                                <a:lnTo>
                                  <a:pt x="31" y="132"/>
                                </a:lnTo>
                                <a:lnTo>
                                  <a:pt x="38" y="134"/>
                                </a:lnTo>
                                <a:lnTo>
                                  <a:pt x="43" y="139"/>
                                </a:lnTo>
                                <a:lnTo>
                                  <a:pt x="50" y="141"/>
                                </a:lnTo>
                                <a:lnTo>
                                  <a:pt x="57" y="141"/>
                                </a:lnTo>
                                <a:lnTo>
                                  <a:pt x="64" y="144"/>
                                </a:lnTo>
                                <a:lnTo>
                                  <a:pt x="71" y="144"/>
                                </a:lnTo>
                                <a:lnTo>
                                  <a:pt x="79" y="144"/>
                                </a:lnTo>
                                <a:lnTo>
                                  <a:pt x="86" y="141"/>
                                </a:lnTo>
                                <a:lnTo>
                                  <a:pt x="93" y="141"/>
                                </a:lnTo>
                                <a:lnTo>
                                  <a:pt x="100" y="139"/>
                                </a:lnTo>
                                <a:lnTo>
                                  <a:pt x="105" y="134"/>
                                </a:lnTo>
                                <a:lnTo>
                                  <a:pt x="112" y="132"/>
                                </a:lnTo>
                                <a:lnTo>
                                  <a:pt x="122" y="122"/>
                                </a:lnTo>
                                <a:lnTo>
                                  <a:pt x="131" y="113"/>
                                </a:lnTo>
                                <a:lnTo>
                                  <a:pt x="136" y="105"/>
                                </a:lnTo>
                                <a:lnTo>
                                  <a:pt x="139" y="101"/>
                                </a:lnTo>
                                <a:lnTo>
                                  <a:pt x="141" y="93"/>
                                </a:lnTo>
                                <a:lnTo>
                                  <a:pt x="143" y="86"/>
                                </a:lnTo>
                                <a:lnTo>
                                  <a:pt x="143" y="79"/>
                                </a:lnTo>
                                <a:lnTo>
                                  <a:pt x="143" y="72"/>
                                </a:lnTo>
                                <a:lnTo>
                                  <a:pt x="143" y="65"/>
                                </a:lnTo>
                                <a:lnTo>
                                  <a:pt x="143" y="57"/>
                                </a:lnTo>
                                <a:lnTo>
                                  <a:pt x="141" y="50"/>
                                </a:lnTo>
                                <a:lnTo>
                                  <a:pt x="139" y="43"/>
                                </a:lnTo>
                                <a:lnTo>
                                  <a:pt x="136" y="38"/>
                                </a:lnTo>
                                <a:lnTo>
                                  <a:pt x="131" y="31"/>
                                </a:lnTo>
                                <a:lnTo>
                                  <a:pt x="122" y="21"/>
                                </a:lnTo>
                                <a:lnTo>
                                  <a:pt x="112" y="12"/>
                                </a:lnTo>
                                <a:lnTo>
                                  <a:pt x="105" y="9"/>
                                </a:lnTo>
                                <a:lnTo>
                                  <a:pt x="100" y="5"/>
                                </a:lnTo>
                                <a:lnTo>
                                  <a:pt x="93" y="2"/>
                                </a:lnTo>
                                <a:lnTo>
                                  <a:pt x="86" y="2"/>
                                </a:lnTo>
                                <a:lnTo>
                                  <a:pt x="79" y="0"/>
                                </a:lnTo>
                                <a:lnTo>
                                  <a:pt x="71" y="0"/>
                                </a:lnTo>
                              </a:path>
                            </a:pathLst>
                          </a:custGeom>
                          <a:noFill/>
                          <a:ln w="15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Freeform 734"/>
                        <wps:cNvSpPr>
                          <a:spLocks/>
                        </wps:cNvSpPr>
                        <wps:spPr bwMode="auto">
                          <a:xfrm>
                            <a:off x="3282" y="5588"/>
                            <a:ext cx="144" cy="144"/>
                          </a:xfrm>
                          <a:custGeom>
                            <a:avLst/>
                            <a:gdLst>
                              <a:gd name="T0" fmla="*/ 72 w 144"/>
                              <a:gd name="T1" fmla="*/ 0 h 144"/>
                              <a:gd name="T2" fmla="*/ 65 w 144"/>
                              <a:gd name="T3" fmla="*/ 0 h 144"/>
                              <a:gd name="T4" fmla="*/ 58 w 144"/>
                              <a:gd name="T5" fmla="*/ 2 h 144"/>
                              <a:gd name="T6" fmla="*/ 51 w 144"/>
                              <a:gd name="T7" fmla="*/ 2 h 144"/>
                              <a:gd name="T8" fmla="*/ 44 w 144"/>
                              <a:gd name="T9" fmla="*/ 5 h 144"/>
                              <a:gd name="T10" fmla="*/ 39 w 144"/>
                              <a:gd name="T11" fmla="*/ 10 h 144"/>
                              <a:gd name="T12" fmla="*/ 32 w 144"/>
                              <a:gd name="T13" fmla="*/ 12 h 144"/>
                              <a:gd name="T14" fmla="*/ 22 w 144"/>
                              <a:gd name="T15" fmla="*/ 22 h 144"/>
                              <a:gd name="T16" fmla="*/ 12 w 144"/>
                              <a:gd name="T17" fmla="*/ 31 h 144"/>
                              <a:gd name="T18" fmla="*/ 10 w 144"/>
                              <a:gd name="T19" fmla="*/ 38 h 144"/>
                              <a:gd name="T20" fmla="*/ 5 w 144"/>
                              <a:gd name="T21" fmla="*/ 43 h 144"/>
                              <a:gd name="T22" fmla="*/ 3 w 144"/>
                              <a:gd name="T23" fmla="*/ 50 h 144"/>
                              <a:gd name="T24" fmla="*/ 3 w 144"/>
                              <a:gd name="T25" fmla="*/ 58 h 144"/>
                              <a:gd name="T26" fmla="*/ 0 w 144"/>
                              <a:gd name="T27" fmla="*/ 65 h 144"/>
                              <a:gd name="T28" fmla="*/ 0 w 144"/>
                              <a:gd name="T29" fmla="*/ 72 h 144"/>
                              <a:gd name="T30" fmla="*/ 0 w 144"/>
                              <a:gd name="T31" fmla="*/ 79 h 144"/>
                              <a:gd name="T32" fmla="*/ 3 w 144"/>
                              <a:gd name="T33" fmla="*/ 86 h 144"/>
                              <a:gd name="T34" fmla="*/ 3 w 144"/>
                              <a:gd name="T35" fmla="*/ 94 h 144"/>
                              <a:gd name="T36" fmla="*/ 5 w 144"/>
                              <a:gd name="T37" fmla="*/ 101 h 144"/>
                              <a:gd name="T38" fmla="*/ 10 w 144"/>
                              <a:gd name="T39" fmla="*/ 106 h 144"/>
                              <a:gd name="T40" fmla="*/ 12 w 144"/>
                              <a:gd name="T41" fmla="*/ 113 h 144"/>
                              <a:gd name="T42" fmla="*/ 22 w 144"/>
                              <a:gd name="T43" fmla="*/ 122 h 144"/>
                              <a:gd name="T44" fmla="*/ 32 w 144"/>
                              <a:gd name="T45" fmla="*/ 132 h 144"/>
                              <a:gd name="T46" fmla="*/ 39 w 144"/>
                              <a:gd name="T47" fmla="*/ 134 h 144"/>
                              <a:gd name="T48" fmla="*/ 44 w 144"/>
                              <a:gd name="T49" fmla="*/ 139 h 144"/>
                              <a:gd name="T50" fmla="*/ 51 w 144"/>
                              <a:gd name="T51" fmla="*/ 141 h 144"/>
                              <a:gd name="T52" fmla="*/ 58 w 144"/>
                              <a:gd name="T53" fmla="*/ 141 h 144"/>
                              <a:gd name="T54" fmla="*/ 65 w 144"/>
                              <a:gd name="T55" fmla="*/ 144 h 144"/>
                              <a:gd name="T56" fmla="*/ 72 w 144"/>
                              <a:gd name="T57" fmla="*/ 144 h 144"/>
                              <a:gd name="T58" fmla="*/ 80 w 144"/>
                              <a:gd name="T59" fmla="*/ 144 h 144"/>
                              <a:gd name="T60" fmla="*/ 87 w 144"/>
                              <a:gd name="T61" fmla="*/ 141 h 144"/>
                              <a:gd name="T62" fmla="*/ 94 w 144"/>
                              <a:gd name="T63" fmla="*/ 141 h 144"/>
                              <a:gd name="T64" fmla="*/ 101 w 144"/>
                              <a:gd name="T65" fmla="*/ 139 h 144"/>
                              <a:gd name="T66" fmla="*/ 106 w 144"/>
                              <a:gd name="T67" fmla="*/ 134 h 144"/>
                              <a:gd name="T68" fmla="*/ 113 w 144"/>
                              <a:gd name="T69" fmla="*/ 132 h 144"/>
                              <a:gd name="T70" fmla="*/ 123 w 144"/>
                              <a:gd name="T71" fmla="*/ 122 h 144"/>
                              <a:gd name="T72" fmla="*/ 132 w 144"/>
                              <a:gd name="T73" fmla="*/ 113 h 144"/>
                              <a:gd name="T74" fmla="*/ 135 w 144"/>
                              <a:gd name="T75" fmla="*/ 106 h 144"/>
                              <a:gd name="T76" fmla="*/ 139 w 144"/>
                              <a:gd name="T77" fmla="*/ 101 h 144"/>
                              <a:gd name="T78" fmla="*/ 142 w 144"/>
                              <a:gd name="T79" fmla="*/ 94 h 144"/>
                              <a:gd name="T80" fmla="*/ 142 w 144"/>
                              <a:gd name="T81" fmla="*/ 86 h 144"/>
                              <a:gd name="T82" fmla="*/ 144 w 144"/>
                              <a:gd name="T83" fmla="*/ 79 h 144"/>
                              <a:gd name="T84" fmla="*/ 144 w 144"/>
                              <a:gd name="T85" fmla="*/ 72 h 144"/>
                              <a:gd name="T86" fmla="*/ 144 w 144"/>
                              <a:gd name="T87" fmla="*/ 65 h 144"/>
                              <a:gd name="T88" fmla="*/ 142 w 144"/>
                              <a:gd name="T89" fmla="*/ 58 h 144"/>
                              <a:gd name="T90" fmla="*/ 142 w 144"/>
                              <a:gd name="T91" fmla="*/ 50 h 144"/>
                              <a:gd name="T92" fmla="*/ 139 w 144"/>
                              <a:gd name="T93" fmla="*/ 43 h 144"/>
                              <a:gd name="T94" fmla="*/ 135 w 144"/>
                              <a:gd name="T95" fmla="*/ 38 h 144"/>
                              <a:gd name="T96" fmla="*/ 132 w 144"/>
                              <a:gd name="T97" fmla="*/ 31 h 144"/>
                              <a:gd name="T98" fmla="*/ 123 w 144"/>
                              <a:gd name="T99" fmla="*/ 22 h 144"/>
                              <a:gd name="T100" fmla="*/ 113 w 144"/>
                              <a:gd name="T101" fmla="*/ 12 h 144"/>
                              <a:gd name="T102" fmla="*/ 106 w 144"/>
                              <a:gd name="T103" fmla="*/ 10 h 144"/>
                              <a:gd name="T104" fmla="*/ 101 w 144"/>
                              <a:gd name="T105" fmla="*/ 5 h 144"/>
                              <a:gd name="T106" fmla="*/ 94 w 144"/>
                              <a:gd name="T107" fmla="*/ 2 h 144"/>
                              <a:gd name="T108" fmla="*/ 87 w 144"/>
                              <a:gd name="T109" fmla="*/ 2 h 144"/>
                              <a:gd name="T110" fmla="*/ 80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4" y="5"/>
                                </a:lnTo>
                                <a:lnTo>
                                  <a:pt x="39" y="10"/>
                                </a:lnTo>
                                <a:lnTo>
                                  <a:pt x="32" y="12"/>
                                </a:lnTo>
                                <a:lnTo>
                                  <a:pt x="22" y="22"/>
                                </a:lnTo>
                                <a:lnTo>
                                  <a:pt x="12" y="31"/>
                                </a:lnTo>
                                <a:lnTo>
                                  <a:pt x="10" y="38"/>
                                </a:lnTo>
                                <a:lnTo>
                                  <a:pt x="5" y="43"/>
                                </a:lnTo>
                                <a:lnTo>
                                  <a:pt x="3" y="50"/>
                                </a:lnTo>
                                <a:lnTo>
                                  <a:pt x="3" y="58"/>
                                </a:lnTo>
                                <a:lnTo>
                                  <a:pt x="0" y="65"/>
                                </a:lnTo>
                                <a:lnTo>
                                  <a:pt x="0" y="72"/>
                                </a:lnTo>
                                <a:lnTo>
                                  <a:pt x="0" y="79"/>
                                </a:lnTo>
                                <a:lnTo>
                                  <a:pt x="3" y="86"/>
                                </a:lnTo>
                                <a:lnTo>
                                  <a:pt x="3" y="94"/>
                                </a:lnTo>
                                <a:lnTo>
                                  <a:pt x="5" y="101"/>
                                </a:lnTo>
                                <a:lnTo>
                                  <a:pt x="10" y="106"/>
                                </a:lnTo>
                                <a:lnTo>
                                  <a:pt x="12" y="113"/>
                                </a:lnTo>
                                <a:lnTo>
                                  <a:pt x="22" y="122"/>
                                </a:lnTo>
                                <a:lnTo>
                                  <a:pt x="32" y="132"/>
                                </a:lnTo>
                                <a:lnTo>
                                  <a:pt x="39" y="134"/>
                                </a:lnTo>
                                <a:lnTo>
                                  <a:pt x="44" y="139"/>
                                </a:lnTo>
                                <a:lnTo>
                                  <a:pt x="51" y="141"/>
                                </a:lnTo>
                                <a:lnTo>
                                  <a:pt x="58" y="141"/>
                                </a:lnTo>
                                <a:lnTo>
                                  <a:pt x="65" y="144"/>
                                </a:lnTo>
                                <a:lnTo>
                                  <a:pt x="72" y="144"/>
                                </a:lnTo>
                                <a:lnTo>
                                  <a:pt x="80" y="144"/>
                                </a:lnTo>
                                <a:lnTo>
                                  <a:pt x="87" y="141"/>
                                </a:lnTo>
                                <a:lnTo>
                                  <a:pt x="94" y="141"/>
                                </a:lnTo>
                                <a:lnTo>
                                  <a:pt x="101" y="139"/>
                                </a:lnTo>
                                <a:lnTo>
                                  <a:pt x="106" y="134"/>
                                </a:lnTo>
                                <a:lnTo>
                                  <a:pt x="113" y="132"/>
                                </a:lnTo>
                                <a:lnTo>
                                  <a:pt x="123" y="122"/>
                                </a:lnTo>
                                <a:lnTo>
                                  <a:pt x="132" y="113"/>
                                </a:lnTo>
                                <a:lnTo>
                                  <a:pt x="135" y="106"/>
                                </a:lnTo>
                                <a:lnTo>
                                  <a:pt x="139" y="101"/>
                                </a:lnTo>
                                <a:lnTo>
                                  <a:pt x="142" y="94"/>
                                </a:lnTo>
                                <a:lnTo>
                                  <a:pt x="142" y="86"/>
                                </a:lnTo>
                                <a:lnTo>
                                  <a:pt x="144" y="79"/>
                                </a:lnTo>
                                <a:lnTo>
                                  <a:pt x="144" y="72"/>
                                </a:lnTo>
                                <a:lnTo>
                                  <a:pt x="144" y="65"/>
                                </a:lnTo>
                                <a:lnTo>
                                  <a:pt x="142" y="58"/>
                                </a:lnTo>
                                <a:lnTo>
                                  <a:pt x="142" y="50"/>
                                </a:lnTo>
                                <a:lnTo>
                                  <a:pt x="139" y="43"/>
                                </a:lnTo>
                                <a:lnTo>
                                  <a:pt x="135" y="38"/>
                                </a:lnTo>
                                <a:lnTo>
                                  <a:pt x="132" y="31"/>
                                </a:lnTo>
                                <a:lnTo>
                                  <a:pt x="123" y="22"/>
                                </a:lnTo>
                                <a:lnTo>
                                  <a:pt x="113" y="12"/>
                                </a:lnTo>
                                <a:lnTo>
                                  <a:pt x="106" y="10"/>
                                </a:lnTo>
                                <a:lnTo>
                                  <a:pt x="101" y="5"/>
                                </a:lnTo>
                                <a:lnTo>
                                  <a:pt x="94" y="2"/>
                                </a:lnTo>
                                <a:lnTo>
                                  <a:pt x="87" y="2"/>
                                </a:lnTo>
                                <a:lnTo>
                                  <a:pt x="80"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735"/>
                        <wps:cNvSpPr>
                          <a:spLocks/>
                        </wps:cNvSpPr>
                        <wps:spPr bwMode="auto">
                          <a:xfrm>
                            <a:off x="3282" y="5588"/>
                            <a:ext cx="144" cy="144"/>
                          </a:xfrm>
                          <a:custGeom>
                            <a:avLst/>
                            <a:gdLst>
                              <a:gd name="T0" fmla="*/ 72 w 144"/>
                              <a:gd name="T1" fmla="*/ 0 h 144"/>
                              <a:gd name="T2" fmla="*/ 65 w 144"/>
                              <a:gd name="T3" fmla="*/ 0 h 144"/>
                              <a:gd name="T4" fmla="*/ 58 w 144"/>
                              <a:gd name="T5" fmla="*/ 2 h 144"/>
                              <a:gd name="T6" fmla="*/ 51 w 144"/>
                              <a:gd name="T7" fmla="*/ 2 h 144"/>
                              <a:gd name="T8" fmla="*/ 44 w 144"/>
                              <a:gd name="T9" fmla="*/ 5 h 144"/>
                              <a:gd name="T10" fmla="*/ 39 w 144"/>
                              <a:gd name="T11" fmla="*/ 10 h 144"/>
                              <a:gd name="T12" fmla="*/ 32 w 144"/>
                              <a:gd name="T13" fmla="*/ 12 h 144"/>
                              <a:gd name="T14" fmla="*/ 22 w 144"/>
                              <a:gd name="T15" fmla="*/ 22 h 144"/>
                              <a:gd name="T16" fmla="*/ 12 w 144"/>
                              <a:gd name="T17" fmla="*/ 31 h 144"/>
                              <a:gd name="T18" fmla="*/ 10 w 144"/>
                              <a:gd name="T19" fmla="*/ 38 h 144"/>
                              <a:gd name="T20" fmla="*/ 5 w 144"/>
                              <a:gd name="T21" fmla="*/ 43 h 144"/>
                              <a:gd name="T22" fmla="*/ 3 w 144"/>
                              <a:gd name="T23" fmla="*/ 50 h 144"/>
                              <a:gd name="T24" fmla="*/ 3 w 144"/>
                              <a:gd name="T25" fmla="*/ 58 h 144"/>
                              <a:gd name="T26" fmla="*/ 0 w 144"/>
                              <a:gd name="T27" fmla="*/ 65 h 144"/>
                              <a:gd name="T28" fmla="*/ 0 w 144"/>
                              <a:gd name="T29" fmla="*/ 72 h 144"/>
                              <a:gd name="T30" fmla="*/ 0 w 144"/>
                              <a:gd name="T31" fmla="*/ 79 h 144"/>
                              <a:gd name="T32" fmla="*/ 3 w 144"/>
                              <a:gd name="T33" fmla="*/ 86 h 144"/>
                              <a:gd name="T34" fmla="*/ 3 w 144"/>
                              <a:gd name="T35" fmla="*/ 94 h 144"/>
                              <a:gd name="T36" fmla="*/ 5 w 144"/>
                              <a:gd name="T37" fmla="*/ 101 h 144"/>
                              <a:gd name="T38" fmla="*/ 10 w 144"/>
                              <a:gd name="T39" fmla="*/ 106 h 144"/>
                              <a:gd name="T40" fmla="*/ 12 w 144"/>
                              <a:gd name="T41" fmla="*/ 113 h 144"/>
                              <a:gd name="T42" fmla="*/ 22 w 144"/>
                              <a:gd name="T43" fmla="*/ 122 h 144"/>
                              <a:gd name="T44" fmla="*/ 32 w 144"/>
                              <a:gd name="T45" fmla="*/ 132 h 144"/>
                              <a:gd name="T46" fmla="*/ 39 w 144"/>
                              <a:gd name="T47" fmla="*/ 134 h 144"/>
                              <a:gd name="T48" fmla="*/ 44 w 144"/>
                              <a:gd name="T49" fmla="*/ 139 h 144"/>
                              <a:gd name="T50" fmla="*/ 51 w 144"/>
                              <a:gd name="T51" fmla="*/ 141 h 144"/>
                              <a:gd name="T52" fmla="*/ 58 w 144"/>
                              <a:gd name="T53" fmla="*/ 141 h 144"/>
                              <a:gd name="T54" fmla="*/ 65 w 144"/>
                              <a:gd name="T55" fmla="*/ 144 h 144"/>
                              <a:gd name="T56" fmla="*/ 72 w 144"/>
                              <a:gd name="T57" fmla="*/ 144 h 144"/>
                              <a:gd name="T58" fmla="*/ 80 w 144"/>
                              <a:gd name="T59" fmla="*/ 144 h 144"/>
                              <a:gd name="T60" fmla="*/ 87 w 144"/>
                              <a:gd name="T61" fmla="*/ 141 h 144"/>
                              <a:gd name="T62" fmla="*/ 94 w 144"/>
                              <a:gd name="T63" fmla="*/ 141 h 144"/>
                              <a:gd name="T64" fmla="*/ 101 w 144"/>
                              <a:gd name="T65" fmla="*/ 139 h 144"/>
                              <a:gd name="T66" fmla="*/ 106 w 144"/>
                              <a:gd name="T67" fmla="*/ 134 h 144"/>
                              <a:gd name="T68" fmla="*/ 113 w 144"/>
                              <a:gd name="T69" fmla="*/ 132 h 144"/>
                              <a:gd name="T70" fmla="*/ 123 w 144"/>
                              <a:gd name="T71" fmla="*/ 122 h 144"/>
                              <a:gd name="T72" fmla="*/ 132 w 144"/>
                              <a:gd name="T73" fmla="*/ 113 h 144"/>
                              <a:gd name="T74" fmla="*/ 135 w 144"/>
                              <a:gd name="T75" fmla="*/ 106 h 144"/>
                              <a:gd name="T76" fmla="*/ 139 w 144"/>
                              <a:gd name="T77" fmla="*/ 101 h 144"/>
                              <a:gd name="T78" fmla="*/ 142 w 144"/>
                              <a:gd name="T79" fmla="*/ 94 h 144"/>
                              <a:gd name="T80" fmla="*/ 142 w 144"/>
                              <a:gd name="T81" fmla="*/ 86 h 144"/>
                              <a:gd name="T82" fmla="*/ 144 w 144"/>
                              <a:gd name="T83" fmla="*/ 79 h 144"/>
                              <a:gd name="T84" fmla="*/ 144 w 144"/>
                              <a:gd name="T85" fmla="*/ 72 h 144"/>
                              <a:gd name="T86" fmla="*/ 144 w 144"/>
                              <a:gd name="T87" fmla="*/ 65 h 144"/>
                              <a:gd name="T88" fmla="*/ 142 w 144"/>
                              <a:gd name="T89" fmla="*/ 58 h 144"/>
                              <a:gd name="T90" fmla="*/ 142 w 144"/>
                              <a:gd name="T91" fmla="*/ 50 h 144"/>
                              <a:gd name="T92" fmla="*/ 139 w 144"/>
                              <a:gd name="T93" fmla="*/ 43 h 144"/>
                              <a:gd name="T94" fmla="*/ 135 w 144"/>
                              <a:gd name="T95" fmla="*/ 38 h 144"/>
                              <a:gd name="T96" fmla="*/ 132 w 144"/>
                              <a:gd name="T97" fmla="*/ 31 h 144"/>
                              <a:gd name="T98" fmla="*/ 123 w 144"/>
                              <a:gd name="T99" fmla="*/ 22 h 144"/>
                              <a:gd name="T100" fmla="*/ 113 w 144"/>
                              <a:gd name="T101" fmla="*/ 12 h 144"/>
                              <a:gd name="T102" fmla="*/ 106 w 144"/>
                              <a:gd name="T103" fmla="*/ 10 h 144"/>
                              <a:gd name="T104" fmla="*/ 101 w 144"/>
                              <a:gd name="T105" fmla="*/ 5 h 144"/>
                              <a:gd name="T106" fmla="*/ 94 w 144"/>
                              <a:gd name="T107" fmla="*/ 2 h 144"/>
                              <a:gd name="T108" fmla="*/ 87 w 144"/>
                              <a:gd name="T109" fmla="*/ 2 h 144"/>
                              <a:gd name="T110" fmla="*/ 80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4" y="5"/>
                                </a:lnTo>
                                <a:lnTo>
                                  <a:pt x="39" y="10"/>
                                </a:lnTo>
                                <a:lnTo>
                                  <a:pt x="32" y="12"/>
                                </a:lnTo>
                                <a:lnTo>
                                  <a:pt x="22" y="22"/>
                                </a:lnTo>
                                <a:lnTo>
                                  <a:pt x="12" y="31"/>
                                </a:lnTo>
                                <a:lnTo>
                                  <a:pt x="10" y="38"/>
                                </a:lnTo>
                                <a:lnTo>
                                  <a:pt x="5" y="43"/>
                                </a:lnTo>
                                <a:lnTo>
                                  <a:pt x="3" y="50"/>
                                </a:lnTo>
                                <a:lnTo>
                                  <a:pt x="3" y="58"/>
                                </a:lnTo>
                                <a:lnTo>
                                  <a:pt x="0" y="65"/>
                                </a:lnTo>
                                <a:lnTo>
                                  <a:pt x="0" y="72"/>
                                </a:lnTo>
                                <a:lnTo>
                                  <a:pt x="0" y="79"/>
                                </a:lnTo>
                                <a:lnTo>
                                  <a:pt x="3" y="86"/>
                                </a:lnTo>
                                <a:lnTo>
                                  <a:pt x="3" y="94"/>
                                </a:lnTo>
                                <a:lnTo>
                                  <a:pt x="5" y="101"/>
                                </a:lnTo>
                                <a:lnTo>
                                  <a:pt x="10" y="106"/>
                                </a:lnTo>
                                <a:lnTo>
                                  <a:pt x="12" y="113"/>
                                </a:lnTo>
                                <a:lnTo>
                                  <a:pt x="22" y="122"/>
                                </a:lnTo>
                                <a:lnTo>
                                  <a:pt x="32" y="132"/>
                                </a:lnTo>
                                <a:lnTo>
                                  <a:pt x="39" y="134"/>
                                </a:lnTo>
                                <a:lnTo>
                                  <a:pt x="44" y="139"/>
                                </a:lnTo>
                                <a:lnTo>
                                  <a:pt x="51" y="141"/>
                                </a:lnTo>
                                <a:lnTo>
                                  <a:pt x="58" y="141"/>
                                </a:lnTo>
                                <a:lnTo>
                                  <a:pt x="65" y="144"/>
                                </a:lnTo>
                                <a:lnTo>
                                  <a:pt x="72" y="144"/>
                                </a:lnTo>
                                <a:lnTo>
                                  <a:pt x="80" y="144"/>
                                </a:lnTo>
                                <a:lnTo>
                                  <a:pt x="87" y="141"/>
                                </a:lnTo>
                                <a:lnTo>
                                  <a:pt x="94" y="141"/>
                                </a:lnTo>
                                <a:lnTo>
                                  <a:pt x="101" y="139"/>
                                </a:lnTo>
                                <a:lnTo>
                                  <a:pt x="106" y="134"/>
                                </a:lnTo>
                                <a:lnTo>
                                  <a:pt x="113" y="132"/>
                                </a:lnTo>
                                <a:lnTo>
                                  <a:pt x="123" y="122"/>
                                </a:lnTo>
                                <a:lnTo>
                                  <a:pt x="132" y="113"/>
                                </a:lnTo>
                                <a:lnTo>
                                  <a:pt x="135" y="106"/>
                                </a:lnTo>
                                <a:lnTo>
                                  <a:pt x="139" y="101"/>
                                </a:lnTo>
                                <a:lnTo>
                                  <a:pt x="142" y="94"/>
                                </a:lnTo>
                                <a:lnTo>
                                  <a:pt x="142" y="86"/>
                                </a:lnTo>
                                <a:lnTo>
                                  <a:pt x="144" y="79"/>
                                </a:lnTo>
                                <a:lnTo>
                                  <a:pt x="144" y="72"/>
                                </a:lnTo>
                                <a:lnTo>
                                  <a:pt x="144" y="65"/>
                                </a:lnTo>
                                <a:lnTo>
                                  <a:pt x="142" y="58"/>
                                </a:lnTo>
                                <a:lnTo>
                                  <a:pt x="142" y="50"/>
                                </a:lnTo>
                                <a:lnTo>
                                  <a:pt x="139" y="43"/>
                                </a:lnTo>
                                <a:lnTo>
                                  <a:pt x="135" y="38"/>
                                </a:lnTo>
                                <a:lnTo>
                                  <a:pt x="132" y="31"/>
                                </a:lnTo>
                                <a:lnTo>
                                  <a:pt x="123" y="22"/>
                                </a:lnTo>
                                <a:lnTo>
                                  <a:pt x="113" y="12"/>
                                </a:lnTo>
                                <a:lnTo>
                                  <a:pt x="106" y="10"/>
                                </a:lnTo>
                                <a:lnTo>
                                  <a:pt x="101" y="5"/>
                                </a:lnTo>
                                <a:lnTo>
                                  <a:pt x="94" y="2"/>
                                </a:lnTo>
                                <a:lnTo>
                                  <a:pt x="87" y="2"/>
                                </a:lnTo>
                                <a:lnTo>
                                  <a:pt x="80"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736"/>
                        <wps:cNvSpPr>
                          <a:spLocks/>
                        </wps:cNvSpPr>
                        <wps:spPr bwMode="auto">
                          <a:xfrm>
                            <a:off x="2410" y="5010"/>
                            <a:ext cx="144" cy="144"/>
                          </a:xfrm>
                          <a:custGeom>
                            <a:avLst/>
                            <a:gdLst>
                              <a:gd name="T0" fmla="*/ 72 w 144"/>
                              <a:gd name="T1" fmla="*/ 0 h 144"/>
                              <a:gd name="T2" fmla="*/ 65 w 144"/>
                              <a:gd name="T3" fmla="*/ 0 h 144"/>
                              <a:gd name="T4" fmla="*/ 58 w 144"/>
                              <a:gd name="T5" fmla="*/ 0 h 144"/>
                              <a:gd name="T6" fmla="*/ 51 w 144"/>
                              <a:gd name="T7" fmla="*/ 2 h 144"/>
                              <a:gd name="T8" fmla="*/ 43 w 144"/>
                              <a:gd name="T9" fmla="*/ 5 h 144"/>
                              <a:gd name="T10" fmla="*/ 39 w 144"/>
                              <a:gd name="T11" fmla="*/ 7 h 144"/>
                              <a:gd name="T12" fmla="*/ 31 w 144"/>
                              <a:gd name="T13" fmla="*/ 12 h 144"/>
                              <a:gd name="T14" fmla="*/ 22 w 144"/>
                              <a:gd name="T15" fmla="*/ 21 h 144"/>
                              <a:gd name="T16" fmla="*/ 12 w 144"/>
                              <a:gd name="T17" fmla="*/ 31 h 144"/>
                              <a:gd name="T18" fmla="*/ 10 w 144"/>
                              <a:gd name="T19" fmla="*/ 36 h 144"/>
                              <a:gd name="T20" fmla="*/ 7 w 144"/>
                              <a:gd name="T21" fmla="*/ 43 h 144"/>
                              <a:gd name="T22" fmla="*/ 3 w 144"/>
                              <a:gd name="T23" fmla="*/ 50 h 144"/>
                              <a:gd name="T24" fmla="*/ 3 w 144"/>
                              <a:gd name="T25" fmla="*/ 57 h 144"/>
                              <a:gd name="T26" fmla="*/ 0 w 144"/>
                              <a:gd name="T27" fmla="*/ 65 h 144"/>
                              <a:gd name="T28" fmla="*/ 0 w 144"/>
                              <a:gd name="T29" fmla="*/ 72 h 144"/>
                              <a:gd name="T30" fmla="*/ 0 w 144"/>
                              <a:gd name="T31" fmla="*/ 79 h 144"/>
                              <a:gd name="T32" fmla="*/ 3 w 144"/>
                              <a:gd name="T33" fmla="*/ 86 h 144"/>
                              <a:gd name="T34" fmla="*/ 3 w 144"/>
                              <a:gd name="T35" fmla="*/ 93 h 144"/>
                              <a:gd name="T36" fmla="*/ 7 w 144"/>
                              <a:gd name="T37" fmla="*/ 98 h 144"/>
                              <a:gd name="T38" fmla="*/ 10 w 144"/>
                              <a:gd name="T39" fmla="*/ 105 h 144"/>
                              <a:gd name="T40" fmla="*/ 12 w 144"/>
                              <a:gd name="T41" fmla="*/ 110 h 144"/>
                              <a:gd name="T42" fmla="*/ 22 w 144"/>
                              <a:gd name="T43" fmla="*/ 122 h 144"/>
                              <a:gd name="T44" fmla="*/ 31 w 144"/>
                              <a:gd name="T45" fmla="*/ 132 h 144"/>
                              <a:gd name="T46" fmla="*/ 39 w 144"/>
                              <a:gd name="T47" fmla="*/ 134 h 144"/>
                              <a:gd name="T48" fmla="*/ 43 w 144"/>
                              <a:gd name="T49" fmla="*/ 137 h 144"/>
                              <a:gd name="T50" fmla="*/ 51 w 144"/>
                              <a:gd name="T51" fmla="*/ 139 h 144"/>
                              <a:gd name="T52" fmla="*/ 58 w 144"/>
                              <a:gd name="T53" fmla="*/ 141 h 144"/>
                              <a:gd name="T54" fmla="*/ 65 w 144"/>
                              <a:gd name="T55" fmla="*/ 144 h 144"/>
                              <a:gd name="T56" fmla="*/ 72 w 144"/>
                              <a:gd name="T57" fmla="*/ 144 h 144"/>
                              <a:gd name="T58" fmla="*/ 79 w 144"/>
                              <a:gd name="T59" fmla="*/ 144 h 144"/>
                              <a:gd name="T60" fmla="*/ 86 w 144"/>
                              <a:gd name="T61" fmla="*/ 141 h 144"/>
                              <a:gd name="T62" fmla="*/ 94 w 144"/>
                              <a:gd name="T63" fmla="*/ 139 h 144"/>
                              <a:gd name="T64" fmla="*/ 101 w 144"/>
                              <a:gd name="T65" fmla="*/ 137 h 144"/>
                              <a:gd name="T66" fmla="*/ 106 w 144"/>
                              <a:gd name="T67" fmla="*/ 134 h 144"/>
                              <a:gd name="T68" fmla="*/ 113 w 144"/>
                              <a:gd name="T69" fmla="*/ 132 h 144"/>
                              <a:gd name="T70" fmla="*/ 122 w 144"/>
                              <a:gd name="T71" fmla="*/ 122 h 144"/>
                              <a:gd name="T72" fmla="*/ 132 w 144"/>
                              <a:gd name="T73" fmla="*/ 110 h 144"/>
                              <a:gd name="T74" fmla="*/ 137 w 144"/>
                              <a:gd name="T75" fmla="*/ 105 h 144"/>
                              <a:gd name="T76" fmla="*/ 139 w 144"/>
                              <a:gd name="T77" fmla="*/ 98 h 144"/>
                              <a:gd name="T78" fmla="*/ 142 w 144"/>
                              <a:gd name="T79" fmla="*/ 93 h 144"/>
                              <a:gd name="T80" fmla="*/ 144 w 144"/>
                              <a:gd name="T81" fmla="*/ 86 h 144"/>
                              <a:gd name="T82" fmla="*/ 144 w 144"/>
                              <a:gd name="T83" fmla="*/ 79 h 144"/>
                              <a:gd name="T84" fmla="*/ 144 w 144"/>
                              <a:gd name="T85" fmla="*/ 72 h 144"/>
                              <a:gd name="T86" fmla="*/ 144 w 144"/>
                              <a:gd name="T87" fmla="*/ 65 h 144"/>
                              <a:gd name="T88" fmla="*/ 144 w 144"/>
                              <a:gd name="T89" fmla="*/ 57 h 144"/>
                              <a:gd name="T90" fmla="*/ 142 w 144"/>
                              <a:gd name="T91" fmla="*/ 50 h 144"/>
                              <a:gd name="T92" fmla="*/ 139 w 144"/>
                              <a:gd name="T93" fmla="*/ 43 h 144"/>
                              <a:gd name="T94" fmla="*/ 137 w 144"/>
                              <a:gd name="T95" fmla="*/ 36 h 144"/>
                              <a:gd name="T96" fmla="*/ 132 w 144"/>
                              <a:gd name="T97" fmla="*/ 31 h 144"/>
                              <a:gd name="T98" fmla="*/ 122 w 144"/>
                              <a:gd name="T99" fmla="*/ 21 h 144"/>
                              <a:gd name="T100" fmla="*/ 113 w 144"/>
                              <a:gd name="T101" fmla="*/ 12 h 144"/>
                              <a:gd name="T102" fmla="*/ 106 w 144"/>
                              <a:gd name="T103" fmla="*/ 7 h 144"/>
                              <a:gd name="T104" fmla="*/ 101 w 144"/>
                              <a:gd name="T105" fmla="*/ 5 h 144"/>
                              <a:gd name="T106" fmla="*/ 94 w 144"/>
                              <a:gd name="T107" fmla="*/ 2 h 144"/>
                              <a:gd name="T108" fmla="*/ 86 w 144"/>
                              <a:gd name="T109" fmla="*/ 0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0"/>
                                </a:lnTo>
                                <a:lnTo>
                                  <a:pt x="51" y="2"/>
                                </a:lnTo>
                                <a:lnTo>
                                  <a:pt x="43" y="5"/>
                                </a:lnTo>
                                <a:lnTo>
                                  <a:pt x="39" y="7"/>
                                </a:lnTo>
                                <a:lnTo>
                                  <a:pt x="31" y="12"/>
                                </a:lnTo>
                                <a:lnTo>
                                  <a:pt x="22" y="21"/>
                                </a:lnTo>
                                <a:lnTo>
                                  <a:pt x="12" y="31"/>
                                </a:lnTo>
                                <a:lnTo>
                                  <a:pt x="10" y="36"/>
                                </a:lnTo>
                                <a:lnTo>
                                  <a:pt x="7" y="43"/>
                                </a:lnTo>
                                <a:lnTo>
                                  <a:pt x="3" y="50"/>
                                </a:lnTo>
                                <a:lnTo>
                                  <a:pt x="3" y="57"/>
                                </a:lnTo>
                                <a:lnTo>
                                  <a:pt x="0" y="65"/>
                                </a:lnTo>
                                <a:lnTo>
                                  <a:pt x="0" y="72"/>
                                </a:lnTo>
                                <a:lnTo>
                                  <a:pt x="0" y="79"/>
                                </a:lnTo>
                                <a:lnTo>
                                  <a:pt x="3" y="86"/>
                                </a:lnTo>
                                <a:lnTo>
                                  <a:pt x="3" y="93"/>
                                </a:lnTo>
                                <a:lnTo>
                                  <a:pt x="7" y="98"/>
                                </a:lnTo>
                                <a:lnTo>
                                  <a:pt x="10" y="105"/>
                                </a:lnTo>
                                <a:lnTo>
                                  <a:pt x="12" y="110"/>
                                </a:lnTo>
                                <a:lnTo>
                                  <a:pt x="22" y="122"/>
                                </a:lnTo>
                                <a:lnTo>
                                  <a:pt x="31" y="132"/>
                                </a:lnTo>
                                <a:lnTo>
                                  <a:pt x="39" y="134"/>
                                </a:lnTo>
                                <a:lnTo>
                                  <a:pt x="43" y="137"/>
                                </a:lnTo>
                                <a:lnTo>
                                  <a:pt x="51" y="139"/>
                                </a:lnTo>
                                <a:lnTo>
                                  <a:pt x="58" y="141"/>
                                </a:lnTo>
                                <a:lnTo>
                                  <a:pt x="65" y="144"/>
                                </a:lnTo>
                                <a:lnTo>
                                  <a:pt x="72" y="144"/>
                                </a:lnTo>
                                <a:lnTo>
                                  <a:pt x="79" y="144"/>
                                </a:lnTo>
                                <a:lnTo>
                                  <a:pt x="86" y="141"/>
                                </a:lnTo>
                                <a:lnTo>
                                  <a:pt x="94" y="139"/>
                                </a:lnTo>
                                <a:lnTo>
                                  <a:pt x="101" y="137"/>
                                </a:lnTo>
                                <a:lnTo>
                                  <a:pt x="106" y="134"/>
                                </a:lnTo>
                                <a:lnTo>
                                  <a:pt x="113" y="132"/>
                                </a:lnTo>
                                <a:lnTo>
                                  <a:pt x="122" y="122"/>
                                </a:lnTo>
                                <a:lnTo>
                                  <a:pt x="132" y="110"/>
                                </a:lnTo>
                                <a:lnTo>
                                  <a:pt x="137" y="105"/>
                                </a:lnTo>
                                <a:lnTo>
                                  <a:pt x="139" y="98"/>
                                </a:lnTo>
                                <a:lnTo>
                                  <a:pt x="142" y="93"/>
                                </a:lnTo>
                                <a:lnTo>
                                  <a:pt x="144" y="86"/>
                                </a:lnTo>
                                <a:lnTo>
                                  <a:pt x="144" y="79"/>
                                </a:lnTo>
                                <a:lnTo>
                                  <a:pt x="144" y="72"/>
                                </a:lnTo>
                                <a:lnTo>
                                  <a:pt x="144" y="65"/>
                                </a:lnTo>
                                <a:lnTo>
                                  <a:pt x="144" y="57"/>
                                </a:lnTo>
                                <a:lnTo>
                                  <a:pt x="142" y="50"/>
                                </a:lnTo>
                                <a:lnTo>
                                  <a:pt x="139" y="43"/>
                                </a:lnTo>
                                <a:lnTo>
                                  <a:pt x="137" y="36"/>
                                </a:lnTo>
                                <a:lnTo>
                                  <a:pt x="132" y="31"/>
                                </a:lnTo>
                                <a:lnTo>
                                  <a:pt x="122" y="21"/>
                                </a:lnTo>
                                <a:lnTo>
                                  <a:pt x="113" y="12"/>
                                </a:lnTo>
                                <a:lnTo>
                                  <a:pt x="106" y="7"/>
                                </a:lnTo>
                                <a:lnTo>
                                  <a:pt x="101" y="5"/>
                                </a:lnTo>
                                <a:lnTo>
                                  <a:pt x="94" y="2"/>
                                </a:lnTo>
                                <a:lnTo>
                                  <a:pt x="86" y="0"/>
                                </a:lnTo>
                                <a:lnTo>
                                  <a:pt x="79" y="0"/>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737"/>
                        <wps:cNvSpPr>
                          <a:spLocks/>
                        </wps:cNvSpPr>
                        <wps:spPr bwMode="auto">
                          <a:xfrm>
                            <a:off x="2410" y="5010"/>
                            <a:ext cx="144" cy="144"/>
                          </a:xfrm>
                          <a:custGeom>
                            <a:avLst/>
                            <a:gdLst>
                              <a:gd name="T0" fmla="*/ 72 w 144"/>
                              <a:gd name="T1" fmla="*/ 0 h 144"/>
                              <a:gd name="T2" fmla="*/ 65 w 144"/>
                              <a:gd name="T3" fmla="*/ 0 h 144"/>
                              <a:gd name="T4" fmla="*/ 58 w 144"/>
                              <a:gd name="T5" fmla="*/ 0 h 144"/>
                              <a:gd name="T6" fmla="*/ 51 w 144"/>
                              <a:gd name="T7" fmla="*/ 2 h 144"/>
                              <a:gd name="T8" fmla="*/ 43 w 144"/>
                              <a:gd name="T9" fmla="*/ 5 h 144"/>
                              <a:gd name="T10" fmla="*/ 39 w 144"/>
                              <a:gd name="T11" fmla="*/ 7 h 144"/>
                              <a:gd name="T12" fmla="*/ 31 w 144"/>
                              <a:gd name="T13" fmla="*/ 12 h 144"/>
                              <a:gd name="T14" fmla="*/ 22 w 144"/>
                              <a:gd name="T15" fmla="*/ 21 h 144"/>
                              <a:gd name="T16" fmla="*/ 12 w 144"/>
                              <a:gd name="T17" fmla="*/ 31 h 144"/>
                              <a:gd name="T18" fmla="*/ 10 w 144"/>
                              <a:gd name="T19" fmla="*/ 36 h 144"/>
                              <a:gd name="T20" fmla="*/ 7 w 144"/>
                              <a:gd name="T21" fmla="*/ 43 h 144"/>
                              <a:gd name="T22" fmla="*/ 3 w 144"/>
                              <a:gd name="T23" fmla="*/ 50 h 144"/>
                              <a:gd name="T24" fmla="*/ 3 w 144"/>
                              <a:gd name="T25" fmla="*/ 57 h 144"/>
                              <a:gd name="T26" fmla="*/ 0 w 144"/>
                              <a:gd name="T27" fmla="*/ 65 h 144"/>
                              <a:gd name="T28" fmla="*/ 0 w 144"/>
                              <a:gd name="T29" fmla="*/ 72 h 144"/>
                              <a:gd name="T30" fmla="*/ 0 w 144"/>
                              <a:gd name="T31" fmla="*/ 79 h 144"/>
                              <a:gd name="T32" fmla="*/ 3 w 144"/>
                              <a:gd name="T33" fmla="*/ 86 h 144"/>
                              <a:gd name="T34" fmla="*/ 3 w 144"/>
                              <a:gd name="T35" fmla="*/ 93 h 144"/>
                              <a:gd name="T36" fmla="*/ 7 w 144"/>
                              <a:gd name="T37" fmla="*/ 98 h 144"/>
                              <a:gd name="T38" fmla="*/ 10 w 144"/>
                              <a:gd name="T39" fmla="*/ 105 h 144"/>
                              <a:gd name="T40" fmla="*/ 12 w 144"/>
                              <a:gd name="T41" fmla="*/ 110 h 144"/>
                              <a:gd name="T42" fmla="*/ 22 w 144"/>
                              <a:gd name="T43" fmla="*/ 122 h 144"/>
                              <a:gd name="T44" fmla="*/ 31 w 144"/>
                              <a:gd name="T45" fmla="*/ 132 h 144"/>
                              <a:gd name="T46" fmla="*/ 39 w 144"/>
                              <a:gd name="T47" fmla="*/ 134 h 144"/>
                              <a:gd name="T48" fmla="*/ 43 w 144"/>
                              <a:gd name="T49" fmla="*/ 137 h 144"/>
                              <a:gd name="T50" fmla="*/ 51 w 144"/>
                              <a:gd name="T51" fmla="*/ 139 h 144"/>
                              <a:gd name="T52" fmla="*/ 58 w 144"/>
                              <a:gd name="T53" fmla="*/ 141 h 144"/>
                              <a:gd name="T54" fmla="*/ 65 w 144"/>
                              <a:gd name="T55" fmla="*/ 144 h 144"/>
                              <a:gd name="T56" fmla="*/ 72 w 144"/>
                              <a:gd name="T57" fmla="*/ 144 h 144"/>
                              <a:gd name="T58" fmla="*/ 79 w 144"/>
                              <a:gd name="T59" fmla="*/ 144 h 144"/>
                              <a:gd name="T60" fmla="*/ 86 w 144"/>
                              <a:gd name="T61" fmla="*/ 141 h 144"/>
                              <a:gd name="T62" fmla="*/ 94 w 144"/>
                              <a:gd name="T63" fmla="*/ 139 h 144"/>
                              <a:gd name="T64" fmla="*/ 101 w 144"/>
                              <a:gd name="T65" fmla="*/ 137 h 144"/>
                              <a:gd name="T66" fmla="*/ 106 w 144"/>
                              <a:gd name="T67" fmla="*/ 134 h 144"/>
                              <a:gd name="T68" fmla="*/ 113 w 144"/>
                              <a:gd name="T69" fmla="*/ 132 h 144"/>
                              <a:gd name="T70" fmla="*/ 122 w 144"/>
                              <a:gd name="T71" fmla="*/ 122 h 144"/>
                              <a:gd name="T72" fmla="*/ 132 w 144"/>
                              <a:gd name="T73" fmla="*/ 110 h 144"/>
                              <a:gd name="T74" fmla="*/ 137 w 144"/>
                              <a:gd name="T75" fmla="*/ 105 h 144"/>
                              <a:gd name="T76" fmla="*/ 139 w 144"/>
                              <a:gd name="T77" fmla="*/ 98 h 144"/>
                              <a:gd name="T78" fmla="*/ 142 w 144"/>
                              <a:gd name="T79" fmla="*/ 93 h 144"/>
                              <a:gd name="T80" fmla="*/ 144 w 144"/>
                              <a:gd name="T81" fmla="*/ 86 h 144"/>
                              <a:gd name="T82" fmla="*/ 144 w 144"/>
                              <a:gd name="T83" fmla="*/ 79 h 144"/>
                              <a:gd name="T84" fmla="*/ 144 w 144"/>
                              <a:gd name="T85" fmla="*/ 72 h 144"/>
                              <a:gd name="T86" fmla="*/ 144 w 144"/>
                              <a:gd name="T87" fmla="*/ 65 h 144"/>
                              <a:gd name="T88" fmla="*/ 144 w 144"/>
                              <a:gd name="T89" fmla="*/ 57 h 144"/>
                              <a:gd name="T90" fmla="*/ 142 w 144"/>
                              <a:gd name="T91" fmla="*/ 50 h 144"/>
                              <a:gd name="T92" fmla="*/ 139 w 144"/>
                              <a:gd name="T93" fmla="*/ 43 h 144"/>
                              <a:gd name="T94" fmla="*/ 137 w 144"/>
                              <a:gd name="T95" fmla="*/ 36 h 144"/>
                              <a:gd name="T96" fmla="*/ 132 w 144"/>
                              <a:gd name="T97" fmla="*/ 31 h 144"/>
                              <a:gd name="T98" fmla="*/ 122 w 144"/>
                              <a:gd name="T99" fmla="*/ 21 h 144"/>
                              <a:gd name="T100" fmla="*/ 113 w 144"/>
                              <a:gd name="T101" fmla="*/ 12 h 144"/>
                              <a:gd name="T102" fmla="*/ 106 w 144"/>
                              <a:gd name="T103" fmla="*/ 7 h 144"/>
                              <a:gd name="T104" fmla="*/ 101 w 144"/>
                              <a:gd name="T105" fmla="*/ 5 h 144"/>
                              <a:gd name="T106" fmla="*/ 94 w 144"/>
                              <a:gd name="T107" fmla="*/ 2 h 144"/>
                              <a:gd name="T108" fmla="*/ 86 w 144"/>
                              <a:gd name="T109" fmla="*/ 0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0"/>
                                </a:lnTo>
                                <a:lnTo>
                                  <a:pt x="51" y="2"/>
                                </a:lnTo>
                                <a:lnTo>
                                  <a:pt x="43" y="5"/>
                                </a:lnTo>
                                <a:lnTo>
                                  <a:pt x="39" y="7"/>
                                </a:lnTo>
                                <a:lnTo>
                                  <a:pt x="31" y="12"/>
                                </a:lnTo>
                                <a:lnTo>
                                  <a:pt x="22" y="21"/>
                                </a:lnTo>
                                <a:lnTo>
                                  <a:pt x="12" y="31"/>
                                </a:lnTo>
                                <a:lnTo>
                                  <a:pt x="10" y="36"/>
                                </a:lnTo>
                                <a:lnTo>
                                  <a:pt x="7" y="43"/>
                                </a:lnTo>
                                <a:lnTo>
                                  <a:pt x="3" y="50"/>
                                </a:lnTo>
                                <a:lnTo>
                                  <a:pt x="3" y="57"/>
                                </a:lnTo>
                                <a:lnTo>
                                  <a:pt x="0" y="65"/>
                                </a:lnTo>
                                <a:lnTo>
                                  <a:pt x="0" y="72"/>
                                </a:lnTo>
                                <a:lnTo>
                                  <a:pt x="0" y="79"/>
                                </a:lnTo>
                                <a:lnTo>
                                  <a:pt x="3" y="86"/>
                                </a:lnTo>
                                <a:lnTo>
                                  <a:pt x="3" y="93"/>
                                </a:lnTo>
                                <a:lnTo>
                                  <a:pt x="7" y="98"/>
                                </a:lnTo>
                                <a:lnTo>
                                  <a:pt x="10" y="105"/>
                                </a:lnTo>
                                <a:lnTo>
                                  <a:pt x="12" y="110"/>
                                </a:lnTo>
                                <a:lnTo>
                                  <a:pt x="22" y="122"/>
                                </a:lnTo>
                                <a:lnTo>
                                  <a:pt x="31" y="132"/>
                                </a:lnTo>
                                <a:lnTo>
                                  <a:pt x="39" y="134"/>
                                </a:lnTo>
                                <a:lnTo>
                                  <a:pt x="43" y="137"/>
                                </a:lnTo>
                                <a:lnTo>
                                  <a:pt x="51" y="139"/>
                                </a:lnTo>
                                <a:lnTo>
                                  <a:pt x="58" y="141"/>
                                </a:lnTo>
                                <a:lnTo>
                                  <a:pt x="65" y="144"/>
                                </a:lnTo>
                                <a:lnTo>
                                  <a:pt x="72" y="144"/>
                                </a:lnTo>
                                <a:lnTo>
                                  <a:pt x="79" y="144"/>
                                </a:lnTo>
                                <a:lnTo>
                                  <a:pt x="86" y="141"/>
                                </a:lnTo>
                                <a:lnTo>
                                  <a:pt x="94" y="139"/>
                                </a:lnTo>
                                <a:lnTo>
                                  <a:pt x="101" y="137"/>
                                </a:lnTo>
                                <a:lnTo>
                                  <a:pt x="106" y="134"/>
                                </a:lnTo>
                                <a:lnTo>
                                  <a:pt x="113" y="132"/>
                                </a:lnTo>
                                <a:lnTo>
                                  <a:pt x="122" y="122"/>
                                </a:lnTo>
                                <a:lnTo>
                                  <a:pt x="132" y="110"/>
                                </a:lnTo>
                                <a:lnTo>
                                  <a:pt x="137" y="105"/>
                                </a:lnTo>
                                <a:lnTo>
                                  <a:pt x="139" y="98"/>
                                </a:lnTo>
                                <a:lnTo>
                                  <a:pt x="142" y="93"/>
                                </a:lnTo>
                                <a:lnTo>
                                  <a:pt x="144" y="86"/>
                                </a:lnTo>
                                <a:lnTo>
                                  <a:pt x="144" y="79"/>
                                </a:lnTo>
                                <a:lnTo>
                                  <a:pt x="144" y="72"/>
                                </a:lnTo>
                                <a:lnTo>
                                  <a:pt x="144" y="65"/>
                                </a:lnTo>
                                <a:lnTo>
                                  <a:pt x="144" y="57"/>
                                </a:lnTo>
                                <a:lnTo>
                                  <a:pt x="142" y="50"/>
                                </a:lnTo>
                                <a:lnTo>
                                  <a:pt x="139" y="43"/>
                                </a:lnTo>
                                <a:lnTo>
                                  <a:pt x="137" y="36"/>
                                </a:lnTo>
                                <a:lnTo>
                                  <a:pt x="132" y="31"/>
                                </a:lnTo>
                                <a:lnTo>
                                  <a:pt x="122" y="21"/>
                                </a:lnTo>
                                <a:lnTo>
                                  <a:pt x="113" y="12"/>
                                </a:lnTo>
                                <a:lnTo>
                                  <a:pt x="106" y="7"/>
                                </a:lnTo>
                                <a:lnTo>
                                  <a:pt x="101" y="5"/>
                                </a:lnTo>
                                <a:lnTo>
                                  <a:pt x="94" y="2"/>
                                </a:lnTo>
                                <a:lnTo>
                                  <a:pt x="86" y="0"/>
                                </a:lnTo>
                                <a:lnTo>
                                  <a:pt x="79" y="0"/>
                                </a:lnTo>
                                <a:lnTo>
                                  <a:pt x="72" y="0"/>
                                </a:lnTo>
                              </a:path>
                            </a:pathLst>
                          </a:custGeom>
                          <a:noFill/>
                          <a:ln w="15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Freeform 738"/>
                        <wps:cNvSpPr>
                          <a:spLocks/>
                        </wps:cNvSpPr>
                        <wps:spPr bwMode="auto">
                          <a:xfrm>
                            <a:off x="4855" y="7159"/>
                            <a:ext cx="143" cy="144"/>
                          </a:xfrm>
                          <a:custGeom>
                            <a:avLst/>
                            <a:gdLst>
                              <a:gd name="T0" fmla="*/ 71 w 143"/>
                              <a:gd name="T1" fmla="*/ 0 h 144"/>
                              <a:gd name="T2" fmla="*/ 64 w 143"/>
                              <a:gd name="T3" fmla="*/ 0 h 144"/>
                              <a:gd name="T4" fmla="*/ 57 w 143"/>
                              <a:gd name="T5" fmla="*/ 2 h 144"/>
                              <a:gd name="T6" fmla="*/ 50 w 143"/>
                              <a:gd name="T7" fmla="*/ 2 h 144"/>
                              <a:gd name="T8" fmla="*/ 43 w 143"/>
                              <a:gd name="T9" fmla="*/ 5 h 144"/>
                              <a:gd name="T10" fmla="*/ 38 w 143"/>
                              <a:gd name="T11" fmla="*/ 10 h 144"/>
                              <a:gd name="T12" fmla="*/ 31 w 143"/>
                              <a:gd name="T13" fmla="*/ 12 h 144"/>
                              <a:gd name="T14" fmla="*/ 21 w 143"/>
                              <a:gd name="T15" fmla="*/ 22 h 144"/>
                              <a:gd name="T16" fmla="*/ 12 w 143"/>
                              <a:gd name="T17" fmla="*/ 31 h 144"/>
                              <a:gd name="T18" fmla="*/ 9 w 143"/>
                              <a:gd name="T19" fmla="*/ 38 h 144"/>
                              <a:gd name="T20" fmla="*/ 7 w 143"/>
                              <a:gd name="T21" fmla="*/ 43 h 144"/>
                              <a:gd name="T22" fmla="*/ 2 w 143"/>
                              <a:gd name="T23" fmla="*/ 50 h 144"/>
                              <a:gd name="T24" fmla="*/ 2 w 143"/>
                              <a:gd name="T25" fmla="*/ 58 h 144"/>
                              <a:gd name="T26" fmla="*/ 0 w 143"/>
                              <a:gd name="T27" fmla="*/ 65 h 144"/>
                              <a:gd name="T28" fmla="*/ 0 w 143"/>
                              <a:gd name="T29" fmla="*/ 72 h 144"/>
                              <a:gd name="T30" fmla="*/ 0 w 143"/>
                              <a:gd name="T31" fmla="*/ 79 h 144"/>
                              <a:gd name="T32" fmla="*/ 2 w 143"/>
                              <a:gd name="T33" fmla="*/ 86 h 144"/>
                              <a:gd name="T34" fmla="*/ 2 w 143"/>
                              <a:gd name="T35" fmla="*/ 94 h 144"/>
                              <a:gd name="T36" fmla="*/ 7 w 143"/>
                              <a:gd name="T37" fmla="*/ 101 h 144"/>
                              <a:gd name="T38" fmla="*/ 9 w 143"/>
                              <a:gd name="T39" fmla="*/ 106 h 144"/>
                              <a:gd name="T40" fmla="*/ 12 w 143"/>
                              <a:gd name="T41" fmla="*/ 113 h 144"/>
                              <a:gd name="T42" fmla="*/ 21 w 143"/>
                              <a:gd name="T43" fmla="*/ 122 h 144"/>
                              <a:gd name="T44" fmla="*/ 31 w 143"/>
                              <a:gd name="T45" fmla="*/ 132 h 144"/>
                              <a:gd name="T46" fmla="*/ 38 w 143"/>
                              <a:gd name="T47" fmla="*/ 134 h 144"/>
                              <a:gd name="T48" fmla="*/ 43 w 143"/>
                              <a:gd name="T49" fmla="*/ 139 h 144"/>
                              <a:gd name="T50" fmla="*/ 50 w 143"/>
                              <a:gd name="T51" fmla="*/ 142 h 144"/>
                              <a:gd name="T52" fmla="*/ 57 w 143"/>
                              <a:gd name="T53" fmla="*/ 142 h 144"/>
                              <a:gd name="T54" fmla="*/ 64 w 143"/>
                              <a:gd name="T55" fmla="*/ 144 h 144"/>
                              <a:gd name="T56" fmla="*/ 71 w 143"/>
                              <a:gd name="T57" fmla="*/ 144 h 144"/>
                              <a:gd name="T58" fmla="*/ 79 w 143"/>
                              <a:gd name="T59" fmla="*/ 144 h 144"/>
                              <a:gd name="T60" fmla="*/ 86 w 143"/>
                              <a:gd name="T61" fmla="*/ 142 h 144"/>
                              <a:gd name="T62" fmla="*/ 93 w 143"/>
                              <a:gd name="T63" fmla="*/ 142 h 144"/>
                              <a:gd name="T64" fmla="*/ 100 w 143"/>
                              <a:gd name="T65" fmla="*/ 139 h 144"/>
                              <a:gd name="T66" fmla="*/ 105 w 143"/>
                              <a:gd name="T67" fmla="*/ 134 h 144"/>
                              <a:gd name="T68" fmla="*/ 112 w 143"/>
                              <a:gd name="T69" fmla="*/ 132 h 144"/>
                              <a:gd name="T70" fmla="*/ 122 w 143"/>
                              <a:gd name="T71" fmla="*/ 122 h 144"/>
                              <a:gd name="T72" fmla="*/ 131 w 143"/>
                              <a:gd name="T73" fmla="*/ 113 h 144"/>
                              <a:gd name="T74" fmla="*/ 136 w 143"/>
                              <a:gd name="T75" fmla="*/ 106 h 144"/>
                              <a:gd name="T76" fmla="*/ 139 w 143"/>
                              <a:gd name="T77" fmla="*/ 101 h 144"/>
                              <a:gd name="T78" fmla="*/ 141 w 143"/>
                              <a:gd name="T79" fmla="*/ 94 h 144"/>
                              <a:gd name="T80" fmla="*/ 143 w 143"/>
                              <a:gd name="T81" fmla="*/ 86 h 144"/>
                              <a:gd name="T82" fmla="*/ 143 w 143"/>
                              <a:gd name="T83" fmla="*/ 79 h 144"/>
                              <a:gd name="T84" fmla="*/ 143 w 143"/>
                              <a:gd name="T85" fmla="*/ 72 h 144"/>
                              <a:gd name="T86" fmla="*/ 143 w 143"/>
                              <a:gd name="T87" fmla="*/ 65 h 144"/>
                              <a:gd name="T88" fmla="*/ 143 w 143"/>
                              <a:gd name="T89" fmla="*/ 58 h 144"/>
                              <a:gd name="T90" fmla="*/ 141 w 143"/>
                              <a:gd name="T91" fmla="*/ 50 h 144"/>
                              <a:gd name="T92" fmla="*/ 139 w 143"/>
                              <a:gd name="T93" fmla="*/ 43 h 144"/>
                              <a:gd name="T94" fmla="*/ 136 w 143"/>
                              <a:gd name="T95" fmla="*/ 38 h 144"/>
                              <a:gd name="T96" fmla="*/ 131 w 143"/>
                              <a:gd name="T97" fmla="*/ 31 h 144"/>
                              <a:gd name="T98" fmla="*/ 122 w 143"/>
                              <a:gd name="T99" fmla="*/ 22 h 144"/>
                              <a:gd name="T100" fmla="*/ 112 w 143"/>
                              <a:gd name="T101" fmla="*/ 12 h 144"/>
                              <a:gd name="T102" fmla="*/ 105 w 143"/>
                              <a:gd name="T103" fmla="*/ 10 h 144"/>
                              <a:gd name="T104" fmla="*/ 100 w 143"/>
                              <a:gd name="T105" fmla="*/ 5 h 144"/>
                              <a:gd name="T106" fmla="*/ 93 w 143"/>
                              <a:gd name="T107" fmla="*/ 2 h 144"/>
                              <a:gd name="T108" fmla="*/ 86 w 143"/>
                              <a:gd name="T109" fmla="*/ 2 h 144"/>
                              <a:gd name="T110" fmla="*/ 79 w 143"/>
                              <a:gd name="T111" fmla="*/ 0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0"/>
                                </a:lnTo>
                                <a:lnTo>
                                  <a:pt x="57" y="2"/>
                                </a:lnTo>
                                <a:lnTo>
                                  <a:pt x="50" y="2"/>
                                </a:lnTo>
                                <a:lnTo>
                                  <a:pt x="43" y="5"/>
                                </a:lnTo>
                                <a:lnTo>
                                  <a:pt x="38" y="10"/>
                                </a:lnTo>
                                <a:lnTo>
                                  <a:pt x="31" y="12"/>
                                </a:lnTo>
                                <a:lnTo>
                                  <a:pt x="21" y="22"/>
                                </a:lnTo>
                                <a:lnTo>
                                  <a:pt x="12" y="31"/>
                                </a:lnTo>
                                <a:lnTo>
                                  <a:pt x="9" y="38"/>
                                </a:lnTo>
                                <a:lnTo>
                                  <a:pt x="7" y="43"/>
                                </a:lnTo>
                                <a:lnTo>
                                  <a:pt x="2" y="50"/>
                                </a:lnTo>
                                <a:lnTo>
                                  <a:pt x="2" y="58"/>
                                </a:lnTo>
                                <a:lnTo>
                                  <a:pt x="0" y="65"/>
                                </a:lnTo>
                                <a:lnTo>
                                  <a:pt x="0" y="72"/>
                                </a:lnTo>
                                <a:lnTo>
                                  <a:pt x="0" y="79"/>
                                </a:lnTo>
                                <a:lnTo>
                                  <a:pt x="2" y="86"/>
                                </a:lnTo>
                                <a:lnTo>
                                  <a:pt x="2" y="94"/>
                                </a:lnTo>
                                <a:lnTo>
                                  <a:pt x="7" y="101"/>
                                </a:lnTo>
                                <a:lnTo>
                                  <a:pt x="9" y="106"/>
                                </a:lnTo>
                                <a:lnTo>
                                  <a:pt x="12" y="113"/>
                                </a:lnTo>
                                <a:lnTo>
                                  <a:pt x="21" y="122"/>
                                </a:lnTo>
                                <a:lnTo>
                                  <a:pt x="31" y="132"/>
                                </a:lnTo>
                                <a:lnTo>
                                  <a:pt x="38" y="134"/>
                                </a:lnTo>
                                <a:lnTo>
                                  <a:pt x="43" y="139"/>
                                </a:lnTo>
                                <a:lnTo>
                                  <a:pt x="50" y="142"/>
                                </a:lnTo>
                                <a:lnTo>
                                  <a:pt x="57" y="142"/>
                                </a:lnTo>
                                <a:lnTo>
                                  <a:pt x="64" y="144"/>
                                </a:lnTo>
                                <a:lnTo>
                                  <a:pt x="71" y="144"/>
                                </a:lnTo>
                                <a:lnTo>
                                  <a:pt x="79" y="144"/>
                                </a:lnTo>
                                <a:lnTo>
                                  <a:pt x="86" y="142"/>
                                </a:lnTo>
                                <a:lnTo>
                                  <a:pt x="93" y="142"/>
                                </a:lnTo>
                                <a:lnTo>
                                  <a:pt x="100" y="139"/>
                                </a:lnTo>
                                <a:lnTo>
                                  <a:pt x="105" y="134"/>
                                </a:lnTo>
                                <a:lnTo>
                                  <a:pt x="112" y="132"/>
                                </a:lnTo>
                                <a:lnTo>
                                  <a:pt x="122" y="122"/>
                                </a:lnTo>
                                <a:lnTo>
                                  <a:pt x="131" y="113"/>
                                </a:lnTo>
                                <a:lnTo>
                                  <a:pt x="136" y="106"/>
                                </a:lnTo>
                                <a:lnTo>
                                  <a:pt x="139" y="101"/>
                                </a:lnTo>
                                <a:lnTo>
                                  <a:pt x="141" y="94"/>
                                </a:lnTo>
                                <a:lnTo>
                                  <a:pt x="143" y="86"/>
                                </a:lnTo>
                                <a:lnTo>
                                  <a:pt x="143" y="79"/>
                                </a:lnTo>
                                <a:lnTo>
                                  <a:pt x="143" y="72"/>
                                </a:lnTo>
                                <a:lnTo>
                                  <a:pt x="143" y="65"/>
                                </a:lnTo>
                                <a:lnTo>
                                  <a:pt x="143" y="58"/>
                                </a:lnTo>
                                <a:lnTo>
                                  <a:pt x="141" y="50"/>
                                </a:lnTo>
                                <a:lnTo>
                                  <a:pt x="139" y="43"/>
                                </a:lnTo>
                                <a:lnTo>
                                  <a:pt x="136" y="38"/>
                                </a:lnTo>
                                <a:lnTo>
                                  <a:pt x="131" y="31"/>
                                </a:lnTo>
                                <a:lnTo>
                                  <a:pt x="122" y="22"/>
                                </a:lnTo>
                                <a:lnTo>
                                  <a:pt x="112" y="12"/>
                                </a:lnTo>
                                <a:lnTo>
                                  <a:pt x="105" y="10"/>
                                </a:lnTo>
                                <a:lnTo>
                                  <a:pt x="100" y="5"/>
                                </a:lnTo>
                                <a:lnTo>
                                  <a:pt x="93" y="2"/>
                                </a:lnTo>
                                <a:lnTo>
                                  <a:pt x="86" y="2"/>
                                </a:lnTo>
                                <a:lnTo>
                                  <a:pt x="79" y="0"/>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739"/>
                        <wps:cNvSpPr>
                          <a:spLocks/>
                        </wps:cNvSpPr>
                        <wps:spPr bwMode="auto">
                          <a:xfrm>
                            <a:off x="4855" y="7159"/>
                            <a:ext cx="143" cy="144"/>
                          </a:xfrm>
                          <a:custGeom>
                            <a:avLst/>
                            <a:gdLst>
                              <a:gd name="T0" fmla="*/ 71 w 143"/>
                              <a:gd name="T1" fmla="*/ 0 h 144"/>
                              <a:gd name="T2" fmla="*/ 64 w 143"/>
                              <a:gd name="T3" fmla="*/ 0 h 144"/>
                              <a:gd name="T4" fmla="*/ 57 w 143"/>
                              <a:gd name="T5" fmla="*/ 2 h 144"/>
                              <a:gd name="T6" fmla="*/ 50 w 143"/>
                              <a:gd name="T7" fmla="*/ 2 h 144"/>
                              <a:gd name="T8" fmla="*/ 43 w 143"/>
                              <a:gd name="T9" fmla="*/ 5 h 144"/>
                              <a:gd name="T10" fmla="*/ 38 w 143"/>
                              <a:gd name="T11" fmla="*/ 10 h 144"/>
                              <a:gd name="T12" fmla="*/ 31 w 143"/>
                              <a:gd name="T13" fmla="*/ 12 h 144"/>
                              <a:gd name="T14" fmla="*/ 21 w 143"/>
                              <a:gd name="T15" fmla="*/ 22 h 144"/>
                              <a:gd name="T16" fmla="*/ 12 w 143"/>
                              <a:gd name="T17" fmla="*/ 31 h 144"/>
                              <a:gd name="T18" fmla="*/ 9 w 143"/>
                              <a:gd name="T19" fmla="*/ 38 h 144"/>
                              <a:gd name="T20" fmla="*/ 7 w 143"/>
                              <a:gd name="T21" fmla="*/ 43 h 144"/>
                              <a:gd name="T22" fmla="*/ 2 w 143"/>
                              <a:gd name="T23" fmla="*/ 50 h 144"/>
                              <a:gd name="T24" fmla="*/ 2 w 143"/>
                              <a:gd name="T25" fmla="*/ 58 h 144"/>
                              <a:gd name="T26" fmla="*/ 0 w 143"/>
                              <a:gd name="T27" fmla="*/ 65 h 144"/>
                              <a:gd name="T28" fmla="*/ 0 w 143"/>
                              <a:gd name="T29" fmla="*/ 72 h 144"/>
                              <a:gd name="T30" fmla="*/ 0 w 143"/>
                              <a:gd name="T31" fmla="*/ 79 h 144"/>
                              <a:gd name="T32" fmla="*/ 2 w 143"/>
                              <a:gd name="T33" fmla="*/ 86 h 144"/>
                              <a:gd name="T34" fmla="*/ 2 w 143"/>
                              <a:gd name="T35" fmla="*/ 94 h 144"/>
                              <a:gd name="T36" fmla="*/ 7 w 143"/>
                              <a:gd name="T37" fmla="*/ 101 h 144"/>
                              <a:gd name="T38" fmla="*/ 9 w 143"/>
                              <a:gd name="T39" fmla="*/ 106 h 144"/>
                              <a:gd name="T40" fmla="*/ 12 w 143"/>
                              <a:gd name="T41" fmla="*/ 113 h 144"/>
                              <a:gd name="T42" fmla="*/ 21 w 143"/>
                              <a:gd name="T43" fmla="*/ 122 h 144"/>
                              <a:gd name="T44" fmla="*/ 31 w 143"/>
                              <a:gd name="T45" fmla="*/ 132 h 144"/>
                              <a:gd name="T46" fmla="*/ 38 w 143"/>
                              <a:gd name="T47" fmla="*/ 134 h 144"/>
                              <a:gd name="T48" fmla="*/ 43 w 143"/>
                              <a:gd name="T49" fmla="*/ 139 h 144"/>
                              <a:gd name="T50" fmla="*/ 50 w 143"/>
                              <a:gd name="T51" fmla="*/ 142 h 144"/>
                              <a:gd name="T52" fmla="*/ 57 w 143"/>
                              <a:gd name="T53" fmla="*/ 142 h 144"/>
                              <a:gd name="T54" fmla="*/ 64 w 143"/>
                              <a:gd name="T55" fmla="*/ 144 h 144"/>
                              <a:gd name="T56" fmla="*/ 71 w 143"/>
                              <a:gd name="T57" fmla="*/ 144 h 144"/>
                              <a:gd name="T58" fmla="*/ 79 w 143"/>
                              <a:gd name="T59" fmla="*/ 144 h 144"/>
                              <a:gd name="T60" fmla="*/ 86 w 143"/>
                              <a:gd name="T61" fmla="*/ 142 h 144"/>
                              <a:gd name="T62" fmla="*/ 93 w 143"/>
                              <a:gd name="T63" fmla="*/ 142 h 144"/>
                              <a:gd name="T64" fmla="*/ 100 w 143"/>
                              <a:gd name="T65" fmla="*/ 139 h 144"/>
                              <a:gd name="T66" fmla="*/ 105 w 143"/>
                              <a:gd name="T67" fmla="*/ 134 h 144"/>
                              <a:gd name="T68" fmla="*/ 112 w 143"/>
                              <a:gd name="T69" fmla="*/ 132 h 144"/>
                              <a:gd name="T70" fmla="*/ 122 w 143"/>
                              <a:gd name="T71" fmla="*/ 122 h 144"/>
                              <a:gd name="T72" fmla="*/ 131 w 143"/>
                              <a:gd name="T73" fmla="*/ 113 h 144"/>
                              <a:gd name="T74" fmla="*/ 136 w 143"/>
                              <a:gd name="T75" fmla="*/ 106 h 144"/>
                              <a:gd name="T76" fmla="*/ 139 w 143"/>
                              <a:gd name="T77" fmla="*/ 101 h 144"/>
                              <a:gd name="T78" fmla="*/ 141 w 143"/>
                              <a:gd name="T79" fmla="*/ 94 h 144"/>
                              <a:gd name="T80" fmla="*/ 143 w 143"/>
                              <a:gd name="T81" fmla="*/ 86 h 144"/>
                              <a:gd name="T82" fmla="*/ 143 w 143"/>
                              <a:gd name="T83" fmla="*/ 79 h 144"/>
                              <a:gd name="T84" fmla="*/ 143 w 143"/>
                              <a:gd name="T85" fmla="*/ 72 h 144"/>
                              <a:gd name="T86" fmla="*/ 143 w 143"/>
                              <a:gd name="T87" fmla="*/ 65 h 144"/>
                              <a:gd name="T88" fmla="*/ 143 w 143"/>
                              <a:gd name="T89" fmla="*/ 58 h 144"/>
                              <a:gd name="T90" fmla="*/ 141 w 143"/>
                              <a:gd name="T91" fmla="*/ 50 h 144"/>
                              <a:gd name="T92" fmla="*/ 139 w 143"/>
                              <a:gd name="T93" fmla="*/ 43 h 144"/>
                              <a:gd name="T94" fmla="*/ 136 w 143"/>
                              <a:gd name="T95" fmla="*/ 38 h 144"/>
                              <a:gd name="T96" fmla="*/ 131 w 143"/>
                              <a:gd name="T97" fmla="*/ 31 h 144"/>
                              <a:gd name="T98" fmla="*/ 122 w 143"/>
                              <a:gd name="T99" fmla="*/ 22 h 144"/>
                              <a:gd name="T100" fmla="*/ 112 w 143"/>
                              <a:gd name="T101" fmla="*/ 12 h 144"/>
                              <a:gd name="T102" fmla="*/ 105 w 143"/>
                              <a:gd name="T103" fmla="*/ 10 h 144"/>
                              <a:gd name="T104" fmla="*/ 100 w 143"/>
                              <a:gd name="T105" fmla="*/ 5 h 144"/>
                              <a:gd name="T106" fmla="*/ 93 w 143"/>
                              <a:gd name="T107" fmla="*/ 2 h 144"/>
                              <a:gd name="T108" fmla="*/ 86 w 143"/>
                              <a:gd name="T109" fmla="*/ 2 h 144"/>
                              <a:gd name="T110" fmla="*/ 79 w 143"/>
                              <a:gd name="T111" fmla="*/ 0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0"/>
                                </a:lnTo>
                                <a:lnTo>
                                  <a:pt x="57" y="2"/>
                                </a:lnTo>
                                <a:lnTo>
                                  <a:pt x="50" y="2"/>
                                </a:lnTo>
                                <a:lnTo>
                                  <a:pt x="43" y="5"/>
                                </a:lnTo>
                                <a:lnTo>
                                  <a:pt x="38" y="10"/>
                                </a:lnTo>
                                <a:lnTo>
                                  <a:pt x="31" y="12"/>
                                </a:lnTo>
                                <a:lnTo>
                                  <a:pt x="21" y="22"/>
                                </a:lnTo>
                                <a:lnTo>
                                  <a:pt x="12" y="31"/>
                                </a:lnTo>
                                <a:lnTo>
                                  <a:pt x="9" y="38"/>
                                </a:lnTo>
                                <a:lnTo>
                                  <a:pt x="7" y="43"/>
                                </a:lnTo>
                                <a:lnTo>
                                  <a:pt x="2" y="50"/>
                                </a:lnTo>
                                <a:lnTo>
                                  <a:pt x="2" y="58"/>
                                </a:lnTo>
                                <a:lnTo>
                                  <a:pt x="0" y="65"/>
                                </a:lnTo>
                                <a:lnTo>
                                  <a:pt x="0" y="72"/>
                                </a:lnTo>
                                <a:lnTo>
                                  <a:pt x="0" y="79"/>
                                </a:lnTo>
                                <a:lnTo>
                                  <a:pt x="2" y="86"/>
                                </a:lnTo>
                                <a:lnTo>
                                  <a:pt x="2" y="94"/>
                                </a:lnTo>
                                <a:lnTo>
                                  <a:pt x="7" y="101"/>
                                </a:lnTo>
                                <a:lnTo>
                                  <a:pt x="9" y="106"/>
                                </a:lnTo>
                                <a:lnTo>
                                  <a:pt x="12" y="113"/>
                                </a:lnTo>
                                <a:lnTo>
                                  <a:pt x="21" y="122"/>
                                </a:lnTo>
                                <a:lnTo>
                                  <a:pt x="31" y="132"/>
                                </a:lnTo>
                                <a:lnTo>
                                  <a:pt x="38" y="134"/>
                                </a:lnTo>
                                <a:lnTo>
                                  <a:pt x="43" y="139"/>
                                </a:lnTo>
                                <a:lnTo>
                                  <a:pt x="50" y="142"/>
                                </a:lnTo>
                                <a:lnTo>
                                  <a:pt x="57" y="142"/>
                                </a:lnTo>
                                <a:lnTo>
                                  <a:pt x="64" y="144"/>
                                </a:lnTo>
                                <a:lnTo>
                                  <a:pt x="71" y="144"/>
                                </a:lnTo>
                                <a:lnTo>
                                  <a:pt x="79" y="144"/>
                                </a:lnTo>
                                <a:lnTo>
                                  <a:pt x="86" y="142"/>
                                </a:lnTo>
                                <a:lnTo>
                                  <a:pt x="93" y="142"/>
                                </a:lnTo>
                                <a:lnTo>
                                  <a:pt x="100" y="139"/>
                                </a:lnTo>
                                <a:lnTo>
                                  <a:pt x="105" y="134"/>
                                </a:lnTo>
                                <a:lnTo>
                                  <a:pt x="112" y="132"/>
                                </a:lnTo>
                                <a:lnTo>
                                  <a:pt x="122" y="122"/>
                                </a:lnTo>
                                <a:lnTo>
                                  <a:pt x="131" y="113"/>
                                </a:lnTo>
                                <a:lnTo>
                                  <a:pt x="136" y="106"/>
                                </a:lnTo>
                                <a:lnTo>
                                  <a:pt x="139" y="101"/>
                                </a:lnTo>
                                <a:lnTo>
                                  <a:pt x="141" y="94"/>
                                </a:lnTo>
                                <a:lnTo>
                                  <a:pt x="143" y="86"/>
                                </a:lnTo>
                                <a:lnTo>
                                  <a:pt x="143" y="79"/>
                                </a:lnTo>
                                <a:lnTo>
                                  <a:pt x="143" y="72"/>
                                </a:lnTo>
                                <a:lnTo>
                                  <a:pt x="143" y="65"/>
                                </a:lnTo>
                                <a:lnTo>
                                  <a:pt x="143" y="58"/>
                                </a:lnTo>
                                <a:lnTo>
                                  <a:pt x="141" y="50"/>
                                </a:lnTo>
                                <a:lnTo>
                                  <a:pt x="139" y="43"/>
                                </a:lnTo>
                                <a:lnTo>
                                  <a:pt x="136" y="38"/>
                                </a:lnTo>
                                <a:lnTo>
                                  <a:pt x="131" y="31"/>
                                </a:lnTo>
                                <a:lnTo>
                                  <a:pt x="122" y="22"/>
                                </a:lnTo>
                                <a:lnTo>
                                  <a:pt x="112" y="12"/>
                                </a:lnTo>
                                <a:lnTo>
                                  <a:pt x="105" y="10"/>
                                </a:lnTo>
                                <a:lnTo>
                                  <a:pt x="100" y="5"/>
                                </a:lnTo>
                                <a:lnTo>
                                  <a:pt x="93" y="2"/>
                                </a:lnTo>
                                <a:lnTo>
                                  <a:pt x="86" y="2"/>
                                </a:lnTo>
                                <a:lnTo>
                                  <a:pt x="79" y="0"/>
                                </a:lnTo>
                                <a:lnTo>
                                  <a:pt x="71"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Freeform 740"/>
                        <wps:cNvSpPr>
                          <a:spLocks/>
                        </wps:cNvSpPr>
                        <wps:spPr bwMode="auto">
                          <a:xfrm>
                            <a:off x="1873" y="5864"/>
                            <a:ext cx="144" cy="144"/>
                          </a:xfrm>
                          <a:custGeom>
                            <a:avLst/>
                            <a:gdLst>
                              <a:gd name="T0" fmla="*/ 72 w 144"/>
                              <a:gd name="T1" fmla="*/ 0 h 144"/>
                              <a:gd name="T2" fmla="*/ 65 w 144"/>
                              <a:gd name="T3" fmla="*/ 0 h 144"/>
                              <a:gd name="T4" fmla="*/ 58 w 144"/>
                              <a:gd name="T5" fmla="*/ 2 h 144"/>
                              <a:gd name="T6" fmla="*/ 51 w 144"/>
                              <a:gd name="T7" fmla="*/ 2 h 144"/>
                              <a:gd name="T8" fmla="*/ 46 w 144"/>
                              <a:gd name="T9" fmla="*/ 5 h 144"/>
                              <a:gd name="T10" fmla="*/ 39 w 144"/>
                              <a:gd name="T11" fmla="*/ 9 h 144"/>
                              <a:gd name="T12" fmla="*/ 34 w 144"/>
                              <a:gd name="T13" fmla="*/ 12 h 144"/>
                              <a:gd name="T14" fmla="*/ 22 w 144"/>
                              <a:gd name="T15" fmla="*/ 21 h 144"/>
                              <a:gd name="T16" fmla="*/ 15 w 144"/>
                              <a:gd name="T17" fmla="*/ 31 h 144"/>
                              <a:gd name="T18" fmla="*/ 10 w 144"/>
                              <a:gd name="T19" fmla="*/ 38 h 144"/>
                              <a:gd name="T20" fmla="*/ 8 w 144"/>
                              <a:gd name="T21" fmla="*/ 43 h 144"/>
                              <a:gd name="T22" fmla="*/ 5 w 144"/>
                              <a:gd name="T23" fmla="*/ 50 h 144"/>
                              <a:gd name="T24" fmla="*/ 3 w 144"/>
                              <a:gd name="T25" fmla="*/ 57 h 144"/>
                              <a:gd name="T26" fmla="*/ 3 w 144"/>
                              <a:gd name="T27" fmla="*/ 65 h 144"/>
                              <a:gd name="T28" fmla="*/ 0 w 144"/>
                              <a:gd name="T29" fmla="*/ 72 h 144"/>
                              <a:gd name="T30" fmla="*/ 3 w 144"/>
                              <a:gd name="T31" fmla="*/ 79 h 144"/>
                              <a:gd name="T32" fmla="*/ 3 w 144"/>
                              <a:gd name="T33" fmla="*/ 86 h 144"/>
                              <a:gd name="T34" fmla="*/ 5 w 144"/>
                              <a:gd name="T35" fmla="*/ 93 h 144"/>
                              <a:gd name="T36" fmla="*/ 8 w 144"/>
                              <a:gd name="T37" fmla="*/ 101 h 144"/>
                              <a:gd name="T38" fmla="*/ 10 w 144"/>
                              <a:gd name="T39" fmla="*/ 105 h 144"/>
                              <a:gd name="T40" fmla="*/ 15 w 144"/>
                              <a:gd name="T41" fmla="*/ 113 h 144"/>
                              <a:gd name="T42" fmla="*/ 22 w 144"/>
                              <a:gd name="T43" fmla="*/ 122 h 144"/>
                              <a:gd name="T44" fmla="*/ 34 w 144"/>
                              <a:gd name="T45" fmla="*/ 132 h 144"/>
                              <a:gd name="T46" fmla="*/ 39 w 144"/>
                              <a:gd name="T47" fmla="*/ 134 h 144"/>
                              <a:gd name="T48" fmla="*/ 46 w 144"/>
                              <a:gd name="T49" fmla="*/ 139 h 144"/>
                              <a:gd name="T50" fmla="*/ 51 w 144"/>
                              <a:gd name="T51" fmla="*/ 141 h 144"/>
                              <a:gd name="T52" fmla="*/ 58 w 144"/>
                              <a:gd name="T53" fmla="*/ 141 h 144"/>
                              <a:gd name="T54" fmla="*/ 65 w 144"/>
                              <a:gd name="T55" fmla="*/ 144 h 144"/>
                              <a:gd name="T56" fmla="*/ 72 w 144"/>
                              <a:gd name="T57" fmla="*/ 144 h 144"/>
                              <a:gd name="T58" fmla="*/ 79 w 144"/>
                              <a:gd name="T59" fmla="*/ 144 h 144"/>
                              <a:gd name="T60" fmla="*/ 87 w 144"/>
                              <a:gd name="T61" fmla="*/ 141 h 144"/>
                              <a:gd name="T62" fmla="*/ 94 w 144"/>
                              <a:gd name="T63" fmla="*/ 141 h 144"/>
                              <a:gd name="T64" fmla="*/ 101 w 144"/>
                              <a:gd name="T65" fmla="*/ 139 h 144"/>
                              <a:gd name="T66" fmla="*/ 108 w 144"/>
                              <a:gd name="T67" fmla="*/ 134 h 144"/>
                              <a:gd name="T68" fmla="*/ 113 w 144"/>
                              <a:gd name="T69" fmla="*/ 132 h 144"/>
                              <a:gd name="T70" fmla="*/ 125 w 144"/>
                              <a:gd name="T71" fmla="*/ 122 h 144"/>
                              <a:gd name="T72" fmla="*/ 132 w 144"/>
                              <a:gd name="T73" fmla="*/ 113 h 144"/>
                              <a:gd name="T74" fmla="*/ 137 w 144"/>
                              <a:gd name="T75" fmla="*/ 105 h 144"/>
                              <a:gd name="T76" fmla="*/ 139 w 144"/>
                              <a:gd name="T77" fmla="*/ 101 h 144"/>
                              <a:gd name="T78" fmla="*/ 142 w 144"/>
                              <a:gd name="T79" fmla="*/ 93 h 144"/>
                              <a:gd name="T80" fmla="*/ 144 w 144"/>
                              <a:gd name="T81" fmla="*/ 86 h 144"/>
                              <a:gd name="T82" fmla="*/ 144 w 144"/>
                              <a:gd name="T83" fmla="*/ 79 h 144"/>
                              <a:gd name="T84" fmla="*/ 144 w 144"/>
                              <a:gd name="T85" fmla="*/ 72 h 144"/>
                              <a:gd name="T86" fmla="*/ 144 w 144"/>
                              <a:gd name="T87" fmla="*/ 65 h 144"/>
                              <a:gd name="T88" fmla="*/ 144 w 144"/>
                              <a:gd name="T89" fmla="*/ 57 h 144"/>
                              <a:gd name="T90" fmla="*/ 142 w 144"/>
                              <a:gd name="T91" fmla="*/ 50 h 144"/>
                              <a:gd name="T92" fmla="*/ 139 w 144"/>
                              <a:gd name="T93" fmla="*/ 43 h 144"/>
                              <a:gd name="T94" fmla="*/ 137 w 144"/>
                              <a:gd name="T95" fmla="*/ 38 h 144"/>
                              <a:gd name="T96" fmla="*/ 132 w 144"/>
                              <a:gd name="T97" fmla="*/ 31 h 144"/>
                              <a:gd name="T98" fmla="*/ 125 w 144"/>
                              <a:gd name="T99" fmla="*/ 21 h 144"/>
                              <a:gd name="T100" fmla="*/ 113 w 144"/>
                              <a:gd name="T101" fmla="*/ 12 h 144"/>
                              <a:gd name="T102" fmla="*/ 108 w 144"/>
                              <a:gd name="T103" fmla="*/ 9 h 144"/>
                              <a:gd name="T104" fmla="*/ 101 w 144"/>
                              <a:gd name="T105" fmla="*/ 5 h 144"/>
                              <a:gd name="T106" fmla="*/ 94 w 144"/>
                              <a:gd name="T107" fmla="*/ 2 h 144"/>
                              <a:gd name="T108" fmla="*/ 87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6" y="5"/>
                                </a:lnTo>
                                <a:lnTo>
                                  <a:pt x="39" y="9"/>
                                </a:lnTo>
                                <a:lnTo>
                                  <a:pt x="34" y="12"/>
                                </a:lnTo>
                                <a:lnTo>
                                  <a:pt x="22" y="21"/>
                                </a:lnTo>
                                <a:lnTo>
                                  <a:pt x="15" y="31"/>
                                </a:lnTo>
                                <a:lnTo>
                                  <a:pt x="10" y="38"/>
                                </a:lnTo>
                                <a:lnTo>
                                  <a:pt x="8" y="43"/>
                                </a:lnTo>
                                <a:lnTo>
                                  <a:pt x="5" y="50"/>
                                </a:lnTo>
                                <a:lnTo>
                                  <a:pt x="3" y="57"/>
                                </a:lnTo>
                                <a:lnTo>
                                  <a:pt x="3" y="65"/>
                                </a:lnTo>
                                <a:lnTo>
                                  <a:pt x="0" y="72"/>
                                </a:lnTo>
                                <a:lnTo>
                                  <a:pt x="3" y="79"/>
                                </a:lnTo>
                                <a:lnTo>
                                  <a:pt x="3" y="86"/>
                                </a:lnTo>
                                <a:lnTo>
                                  <a:pt x="5" y="93"/>
                                </a:lnTo>
                                <a:lnTo>
                                  <a:pt x="8" y="101"/>
                                </a:lnTo>
                                <a:lnTo>
                                  <a:pt x="10" y="105"/>
                                </a:lnTo>
                                <a:lnTo>
                                  <a:pt x="15" y="113"/>
                                </a:lnTo>
                                <a:lnTo>
                                  <a:pt x="22" y="122"/>
                                </a:lnTo>
                                <a:lnTo>
                                  <a:pt x="34" y="132"/>
                                </a:lnTo>
                                <a:lnTo>
                                  <a:pt x="39" y="134"/>
                                </a:lnTo>
                                <a:lnTo>
                                  <a:pt x="46" y="139"/>
                                </a:lnTo>
                                <a:lnTo>
                                  <a:pt x="51" y="141"/>
                                </a:lnTo>
                                <a:lnTo>
                                  <a:pt x="58" y="141"/>
                                </a:lnTo>
                                <a:lnTo>
                                  <a:pt x="65" y="144"/>
                                </a:lnTo>
                                <a:lnTo>
                                  <a:pt x="72" y="144"/>
                                </a:lnTo>
                                <a:lnTo>
                                  <a:pt x="79" y="144"/>
                                </a:lnTo>
                                <a:lnTo>
                                  <a:pt x="87" y="141"/>
                                </a:lnTo>
                                <a:lnTo>
                                  <a:pt x="94" y="141"/>
                                </a:lnTo>
                                <a:lnTo>
                                  <a:pt x="101" y="139"/>
                                </a:lnTo>
                                <a:lnTo>
                                  <a:pt x="108" y="134"/>
                                </a:lnTo>
                                <a:lnTo>
                                  <a:pt x="113" y="132"/>
                                </a:lnTo>
                                <a:lnTo>
                                  <a:pt x="125" y="122"/>
                                </a:lnTo>
                                <a:lnTo>
                                  <a:pt x="132" y="113"/>
                                </a:lnTo>
                                <a:lnTo>
                                  <a:pt x="137" y="105"/>
                                </a:lnTo>
                                <a:lnTo>
                                  <a:pt x="139" y="101"/>
                                </a:lnTo>
                                <a:lnTo>
                                  <a:pt x="142" y="93"/>
                                </a:lnTo>
                                <a:lnTo>
                                  <a:pt x="144" y="86"/>
                                </a:lnTo>
                                <a:lnTo>
                                  <a:pt x="144" y="79"/>
                                </a:lnTo>
                                <a:lnTo>
                                  <a:pt x="144" y="72"/>
                                </a:lnTo>
                                <a:lnTo>
                                  <a:pt x="144" y="65"/>
                                </a:lnTo>
                                <a:lnTo>
                                  <a:pt x="144" y="57"/>
                                </a:lnTo>
                                <a:lnTo>
                                  <a:pt x="142" y="50"/>
                                </a:lnTo>
                                <a:lnTo>
                                  <a:pt x="139" y="43"/>
                                </a:lnTo>
                                <a:lnTo>
                                  <a:pt x="137" y="38"/>
                                </a:lnTo>
                                <a:lnTo>
                                  <a:pt x="132" y="31"/>
                                </a:lnTo>
                                <a:lnTo>
                                  <a:pt x="125" y="21"/>
                                </a:lnTo>
                                <a:lnTo>
                                  <a:pt x="113" y="12"/>
                                </a:lnTo>
                                <a:lnTo>
                                  <a:pt x="108" y="9"/>
                                </a:lnTo>
                                <a:lnTo>
                                  <a:pt x="101" y="5"/>
                                </a:lnTo>
                                <a:lnTo>
                                  <a:pt x="94" y="2"/>
                                </a:lnTo>
                                <a:lnTo>
                                  <a:pt x="87" y="2"/>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741"/>
                        <wps:cNvSpPr>
                          <a:spLocks/>
                        </wps:cNvSpPr>
                        <wps:spPr bwMode="auto">
                          <a:xfrm>
                            <a:off x="1873" y="5864"/>
                            <a:ext cx="144" cy="144"/>
                          </a:xfrm>
                          <a:custGeom>
                            <a:avLst/>
                            <a:gdLst>
                              <a:gd name="T0" fmla="*/ 72 w 144"/>
                              <a:gd name="T1" fmla="*/ 0 h 144"/>
                              <a:gd name="T2" fmla="*/ 65 w 144"/>
                              <a:gd name="T3" fmla="*/ 0 h 144"/>
                              <a:gd name="T4" fmla="*/ 58 w 144"/>
                              <a:gd name="T5" fmla="*/ 2 h 144"/>
                              <a:gd name="T6" fmla="*/ 51 w 144"/>
                              <a:gd name="T7" fmla="*/ 2 h 144"/>
                              <a:gd name="T8" fmla="*/ 46 w 144"/>
                              <a:gd name="T9" fmla="*/ 5 h 144"/>
                              <a:gd name="T10" fmla="*/ 39 w 144"/>
                              <a:gd name="T11" fmla="*/ 9 h 144"/>
                              <a:gd name="T12" fmla="*/ 34 w 144"/>
                              <a:gd name="T13" fmla="*/ 12 h 144"/>
                              <a:gd name="T14" fmla="*/ 22 w 144"/>
                              <a:gd name="T15" fmla="*/ 21 h 144"/>
                              <a:gd name="T16" fmla="*/ 15 w 144"/>
                              <a:gd name="T17" fmla="*/ 31 h 144"/>
                              <a:gd name="T18" fmla="*/ 10 w 144"/>
                              <a:gd name="T19" fmla="*/ 38 h 144"/>
                              <a:gd name="T20" fmla="*/ 8 w 144"/>
                              <a:gd name="T21" fmla="*/ 43 h 144"/>
                              <a:gd name="T22" fmla="*/ 5 w 144"/>
                              <a:gd name="T23" fmla="*/ 50 h 144"/>
                              <a:gd name="T24" fmla="*/ 3 w 144"/>
                              <a:gd name="T25" fmla="*/ 57 h 144"/>
                              <a:gd name="T26" fmla="*/ 3 w 144"/>
                              <a:gd name="T27" fmla="*/ 65 h 144"/>
                              <a:gd name="T28" fmla="*/ 0 w 144"/>
                              <a:gd name="T29" fmla="*/ 72 h 144"/>
                              <a:gd name="T30" fmla="*/ 3 w 144"/>
                              <a:gd name="T31" fmla="*/ 79 h 144"/>
                              <a:gd name="T32" fmla="*/ 3 w 144"/>
                              <a:gd name="T33" fmla="*/ 86 h 144"/>
                              <a:gd name="T34" fmla="*/ 5 w 144"/>
                              <a:gd name="T35" fmla="*/ 93 h 144"/>
                              <a:gd name="T36" fmla="*/ 8 w 144"/>
                              <a:gd name="T37" fmla="*/ 101 h 144"/>
                              <a:gd name="T38" fmla="*/ 10 w 144"/>
                              <a:gd name="T39" fmla="*/ 105 h 144"/>
                              <a:gd name="T40" fmla="*/ 15 w 144"/>
                              <a:gd name="T41" fmla="*/ 113 h 144"/>
                              <a:gd name="T42" fmla="*/ 22 w 144"/>
                              <a:gd name="T43" fmla="*/ 122 h 144"/>
                              <a:gd name="T44" fmla="*/ 34 w 144"/>
                              <a:gd name="T45" fmla="*/ 132 h 144"/>
                              <a:gd name="T46" fmla="*/ 39 w 144"/>
                              <a:gd name="T47" fmla="*/ 134 h 144"/>
                              <a:gd name="T48" fmla="*/ 46 w 144"/>
                              <a:gd name="T49" fmla="*/ 139 h 144"/>
                              <a:gd name="T50" fmla="*/ 51 w 144"/>
                              <a:gd name="T51" fmla="*/ 141 h 144"/>
                              <a:gd name="T52" fmla="*/ 58 w 144"/>
                              <a:gd name="T53" fmla="*/ 141 h 144"/>
                              <a:gd name="T54" fmla="*/ 65 w 144"/>
                              <a:gd name="T55" fmla="*/ 144 h 144"/>
                              <a:gd name="T56" fmla="*/ 72 w 144"/>
                              <a:gd name="T57" fmla="*/ 144 h 144"/>
                              <a:gd name="T58" fmla="*/ 79 w 144"/>
                              <a:gd name="T59" fmla="*/ 144 h 144"/>
                              <a:gd name="T60" fmla="*/ 87 w 144"/>
                              <a:gd name="T61" fmla="*/ 141 h 144"/>
                              <a:gd name="T62" fmla="*/ 94 w 144"/>
                              <a:gd name="T63" fmla="*/ 141 h 144"/>
                              <a:gd name="T64" fmla="*/ 101 w 144"/>
                              <a:gd name="T65" fmla="*/ 139 h 144"/>
                              <a:gd name="T66" fmla="*/ 108 w 144"/>
                              <a:gd name="T67" fmla="*/ 134 h 144"/>
                              <a:gd name="T68" fmla="*/ 113 w 144"/>
                              <a:gd name="T69" fmla="*/ 132 h 144"/>
                              <a:gd name="T70" fmla="*/ 125 w 144"/>
                              <a:gd name="T71" fmla="*/ 122 h 144"/>
                              <a:gd name="T72" fmla="*/ 132 w 144"/>
                              <a:gd name="T73" fmla="*/ 113 h 144"/>
                              <a:gd name="T74" fmla="*/ 137 w 144"/>
                              <a:gd name="T75" fmla="*/ 105 h 144"/>
                              <a:gd name="T76" fmla="*/ 139 w 144"/>
                              <a:gd name="T77" fmla="*/ 101 h 144"/>
                              <a:gd name="T78" fmla="*/ 142 w 144"/>
                              <a:gd name="T79" fmla="*/ 93 h 144"/>
                              <a:gd name="T80" fmla="*/ 144 w 144"/>
                              <a:gd name="T81" fmla="*/ 86 h 144"/>
                              <a:gd name="T82" fmla="*/ 144 w 144"/>
                              <a:gd name="T83" fmla="*/ 79 h 144"/>
                              <a:gd name="T84" fmla="*/ 144 w 144"/>
                              <a:gd name="T85" fmla="*/ 72 h 144"/>
                              <a:gd name="T86" fmla="*/ 144 w 144"/>
                              <a:gd name="T87" fmla="*/ 65 h 144"/>
                              <a:gd name="T88" fmla="*/ 144 w 144"/>
                              <a:gd name="T89" fmla="*/ 57 h 144"/>
                              <a:gd name="T90" fmla="*/ 142 w 144"/>
                              <a:gd name="T91" fmla="*/ 50 h 144"/>
                              <a:gd name="T92" fmla="*/ 139 w 144"/>
                              <a:gd name="T93" fmla="*/ 43 h 144"/>
                              <a:gd name="T94" fmla="*/ 137 w 144"/>
                              <a:gd name="T95" fmla="*/ 38 h 144"/>
                              <a:gd name="T96" fmla="*/ 132 w 144"/>
                              <a:gd name="T97" fmla="*/ 31 h 144"/>
                              <a:gd name="T98" fmla="*/ 125 w 144"/>
                              <a:gd name="T99" fmla="*/ 21 h 144"/>
                              <a:gd name="T100" fmla="*/ 113 w 144"/>
                              <a:gd name="T101" fmla="*/ 12 h 144"/>
                              <a:gd name="T102" fmla="*/ 108 w 144"/>
                              <a:gd name="T103" fmla="*/ 9 h 144"/>
                              <a:gd name="T104" fmla="*/ 101 w 144"/>
                              <a:gd name="T105" fmla="*/ 5 h 144"/>
                              <a:gd name="T106" fmla="*/ 94 w 144"/>
                              <a:gd name="T107" fmla="*/ 2 h 144"/>
                              <a:gd name="T108" fmla="*/ 87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6" y="5"/>
                                </a:lnTo>
                                <a:lnTo>
                                  <a:pt x="39" y="9"/>
                                </a:lnTo>
                                <a:lnTo>
                                  <a:pt x="34" y="12"/>
                                </a:lnTo>
                                <a:lnTo>
                                  <a:pt x="22" y="21"/>
                                </a:lnTo>
                                <a:lnTo>
                                  <a:pt x="15" y="31"/>
                                </a:lnTo>
                                <a:lnTo>
                                  <a:pt x="10" y="38"/>
                                </a:lnTo>
                                <a:lnTo>
                                  <a:pt x="8" y="43"/>
                                </a:lnTo>
                                <a:lnTo>
                                  <a:pt x="5" y="50"/>
                                </a:lnTo>
                                <a:lnTo>
                                  <a:pt x="3" y="57"/>
                                </a:lnTo>
                                <a:lnTo>
                                  <a:pt x="3" y="65"/>
                                </a:lnTo>
                                <a:lnTo>
                                  <a:pt x="0" y="72"/>
                                </a:lnTo>
                                <a:lnTo>
                                  <a:pt x="3" y="79"/>
                                </a:lnTo>
                                <a:lnTo>
                                  <a:pt x="3" y="86"/>
                                </a:lnTo>
                                <a:lnTo>
                                  <a:pt x="5" y="93"/>
                                </a:lnTo>
                                <a:lnTo>
                                  <a:pt x="8" y="101"/>
                                </a:lnTo>
                                <a:lnTo>
                                  <a:pt x="10" y="105"/>
                                </a:lnTo>
                                <a:lnTo>
                                  <a:pt x="15" y="113"/>
                                </a:lnTo>
                                <a:lnTo>
                                  <a:pt x="22" y="122"/>
                                </a:lnTo>
                                <a:lnTo>
                                  <a:pt x="34" y="132"/>
                                </a:lnTo>
                                <a:lnTo>
                                  <a:pt x="39" y="134"/>
                                </a:lnTo>
                                <a:lnTo>
                                  <a:pt x="46" y="139"/>
                                </a:lnTo>
                                <a:lnTo>
                                  <a:pt x="51" y="141"/>
                                </a:lnTo>
                                <a:lnTo>
                                  <a:pt x="58" y="141"/>
                                </a:lnTo>
                                <a:lnTo>
                                  <a:pt x="65" y="144"/>
                                </a:lnTo>
                                <a:lnTo>
                                  <a:pt x="72" y="144"/>
                                </a:lnTo>
                                <a:lnTo>
                                  <a:pt x="79" y="144"/>
                                </a:lnTo>
                                <a:lnTo>
                                  <a:pt x="87" y="141"/>
                                </a:lnTo>
                                <a:lnTo>
                                  <a:pt x="94" y="141"/>
                                </a:lnTo>
                                <a:lnTo>
                                  <a:pt x="101" y="139"/>
                                </a:lnTo>
                                <a:lnTo>
                                  <a:pt x="108" y="134"/>
                                </a:lnTo>
                                <a:lnTo>
                                  <a:pt x="113" y="132"/>
                                </a:lnTo>
                                <a:lnTo>
                                  <a:pt x="125" y="122"/>
                                </a:lnTo>
                                <a:lnTo>
                                  <a:pt x="132" y="113"/>
                                </a:lnTo>
                                <a:lnTo>
                                  <a:pt x="137" y="105"/>
                                </a:lnTo>
                                <a:lnTo>
                                  <a:pt x="139" y="101"/>
                                </a:lnTo>
                                <a:lnTo>
                                  <a:pt x="142" y="93"/>
                                </a:lnTo>
                                <a:lnTo>
                                  <a:pt x="144" y="86"/>
                                </a:lnTo>
                                <a:lnTo>
                                  <a:pt x="144" y="79"/>
                                </a:lnTo>
                                <a:lnTo>
                                  <a:pt x="144" y="72"/>
                                </a:lnTo>
                                <a:lnTo>
                                  <a:pt x="144" y="65"/>
                                </a:lnTo>
                                <a:lnTo>
                                  <a:pt x="144" y="57"/>
                                </a:lnTo>
                                <a:lnTo>
                                  <a:pt x="142" y="50"/>
                                </a:lnTo>
                                <a:lnTo>
                                  <a:pt x="139" y="43"/>
                                </a:lnTo>
                                <a:lnTo>
                                  <a:pt x="137" y="38"/>
                                </a:lnTo>
                                <a:lnTo>
                                  <a:pt x="132" y="31"/>
                                </a:lnTo>
                                <a:lnTo>
                                  <a:pt x="125" y="21"/>
                                </a:lnTo>
                                <a:lnTo>
                                  <a:pt x="113" y="12"/>
                                </a:lnTo>
                                <a:lnTo>
                                  <a:pt x="108" y="9"/>
                                </a:lnTo>
                                <a:lnTo>
                                  <a:pt x="101" y="5"/>
                                </a:lnTo>
                                <a:lnTo>
                                  <a:pt x="94" y="2"/>
                                </a:lnTo>
                                <a:lnTo>
                                  <a:pt x="87" y="2"/>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742"/>
                        <wps:cNvSpPr>
                          <a:spLocks/>
                        </wps:cNvSpPr>
                        <wps:spPr bwMode="auto">
                          <a:xfrm>
                            <a:off x="3774" y="7051"/>
                            <a:ext cx="144" cy="144"/>
                          </a:xfrm>
                          <a:custGeom>
                            <a:avLst/>
                            <a:gdLst>
                              <a:gd name="T0" fmla="*/ 72 w 144"/>
                              <a:gd name="T1" fmla="*/ 0 h 144"/>
                              <a:gd name="T2" fmla="*/ 64 w 144"/>
                              <a:gd name="T3" fmla="*/ 0 h 144"/>
                              <a:gd name="T4" fmla="*/ 57 w 144"/>
                              <a:gd name="T5" fmla="*/ 3 h 144"/>
                              <a:gd name="T6" fmla="*/ 50 w 144"/>
                              <a:gd name="T7" fmla="*/ 3 h 144"/>
                              <a:gd name="T8" fmla="*/ 43 w 144"/>
                              <a:gd name="T9" fmla="*/ 5 h 144"/>
                              <a:gd name="T10" fmla="*/ 38 w 144"/>
                              <a:gd name="T11" fmla="*/ 10 h 144"/>
                              <a:gd name="T12" fmla="*/ 31 w 144"/>
                              <a:gd name="T13" fmla="*/ 12 h 144"/>
                              <a:gd name="T14" fmla="*/ 21 w 144"/>
                              <a:gd name="T15" fmla="*/ 22 h 144"/>
                              <a:gd name="T16" fmla="*/ 12 w 144"/>
                              <a:gd name="T17" fmla="*/ 31 h 144"/>
                              <a:gd name="T18" fmla="*/ 9 w 144"/>
                              <a:gd name="T19" fmla="*/ 39 h 144"/>
                              <a:gd name="T20" fmla="*/ 5 w 144"/>
                              <a:gd name="T21" fmla="*/ 43 h 144"/>
                              <a:gd name="T22" fmla="*/ 2 w 144"/>
                              <a:gd name="T23" fmla="*/ 51 h 144"/>
                              <a:gd name="T24" fmla="*/ 2 w 144"/>
                              <a:gd name="T25" fmla="*/ 58 h 144"/>
                              <a:gd name="T26" fmla="*/ 0 w 144"/>
                              <a:gd name="T27" fmla="*/ 65 h 144"/>
                              <a:gd name="T28" fmla="*/ 0 w 144"/>
                              <a:gd name="T29" fmla="*/ 72 h 144"/>
                              <a:gd name="T30" fmla="*/ 0 w 144"/>
                              <a:gd name="T31" fmla="*/ 79 h 144"/>
                              <a:gd name="T32" fmla="*/ 2 w 144"/>
                              <a:gd name="T33" fmla="*/ 86 h 144"/>
                              <a:gd name="T34" fmla="*/ 2 w 144"/>
                              <a:gd name="T35" fmla="*/ 94 h 144"/>
                              <a:gd name="T36" fmla="*/ 5 w 144"/>
                              <a:gd name="T37" fmla="*/ 101 h 144"/>
                              <a:gd name="T38" fmla="*/ 9 w 144"/>
                              <a:gd name="T39" fmla="*/ 106 h 144"/>
                              <a:gd name="T40" fmla="*/ 12 w 144"/>
                              <a:gd name="T41" fmla="*/ 113 h 144"/>
                              <a:gd name="T42" fmla="*/ 21 w 144"/>
                              <a:gd name="T43" fmla="*/ 122 h 144"/>
                              <a:gd name="T44" fmla="*/ 31 w 144"/>
                              <a:gd name="T45" fmla="*/ 132 h 144"/>
                              <a:gd name="T46" fmla="*/ 38 w 144"/>
                              <a:gd name="T47" fmla="*/ 134 h 144"/>
                              <a:gd name="T48" fmla="*/ 43 w 144"/>
                              <a:gd name="T49" fmla="*/ 139 h 144"/>
                              <a:gd name="T50" fmla="*/ 50 w 144"/>
                              <a:gd name="T51" fmla="*/ 142 h 144"/>
                              <a:gd name="T52" fmla="*/ 57 w 144"/>
                              <a:gd name="T53" fmla="*/ 142 h 144"/>
                              <a:gd name="T54" fmla="*/ 64 w 144"/>
                              <a:gd name="T55" fmla="*/ 144 h 144"/>
                              <a:gd name="T56" fmla="*/ 72 w 144"/>
                              <a:gd name="T57" fmla="*/ 144 h 144"/>
                              <a:gd name="T58" fmla="*/ 79 w 144"/>
                              <a:gd name="T59" fmla="*/ 144 h 144"/>
                              <a:gd name="T60" fmla="*/ 86 w 144"/>
                              <a:gd name="T61" fmla="*/ 142 h 144"/>
                              <a:gd name="T62" fmla="*/ 93 w 144"/>
                              <a:gd name="T63" fmla="*/ 142 h 144"/>
                              <a:gd name="T64" fmla="*/ 100 w 144"/>
                              <a:gd name="T65" fmla="*/ 139 h 144"/>
                              <a:gd name="T66" fmla="*/ 105 w 144"/>
                              <a:gd name="T67" fmla="*/ 134 h 144"/>
                              <a:gd name="T68" fmla="*/ 112 w 144"/>
                              <a:gd name="T69" fmla="*/ 132 h 144"/>
                              <a:gd name="T70" fmla="*/ 122 w 144"/>
                              <a:gd name="T71" fmla="*/ 122 h 144"/>
                              <a:gd name="T72" fmla="*/ 132 w 144"/>
                              <a:gd name="T73" fmla="*/ 113 h 144"/>
                              <a:gd name="T74" fmla="*/ 134 w 144"/>
                              <a:gd name="T75" fmla="*/ 106 h 144"/>
                              <a:gd name="T76" fmla="*/ 139 w 144"/>
                              <a:gd name="T77" fmla="*/ 101 h 144"/>
                              <a:gd name="T78" fmla="*/ 141 w 144"/>
                              <a:gd name="T79" fmla="*/ 94 h 144"/>
                              <a:gd name="T80" fmla="*/ 141 w 144"/>
                              <a:gd name="T81" fmla="*/ 86 h 144"/>
                              <a:gd name="T82" fmla="*/ 144 w 144"/>
                              <a:gd name="T83" fmla="*/ 79 h 144"/>
                              <a:gd name="T84" fmla="*/ 144 w 144"/>
                              <a:gd name="T85" fmla="*/ 72 h 144"/>
                              <a:gd name="T86" fmla="*/ 144 w 144"/>
                              <a:gd name="T87" fmla="*/ 65 h 144"/>
                              <a:gd name="T88" fmla="*/ 141 w 144"/>
                              <a:gd name="T89" fmla="*/ 58 h 144"/>
                              <a:gd name="T90" fmla="*/ 141 w 144"/>
                              <a:gd name="T91" fmla="*/ 51 h 144"/>
                              <a:gd name="T92" fmla="*/ 139 w 144"/>
                              <a:gd name="T93" fmla="*/ 43 h 144"/>
                              <a:gd name="T94" fmla="*/ 134 w 144"/>
                              <a:gd name="T95" fmla="*/ 39 h 144"/>
                              <a:gd name="T96" fmla="*/ 132 w 144"/>
                              <a:gd name="T97" fmla="*/ 31 h 144"/>
                              <a:gd name="T98" fmla="*/ 122 w 144"/>
                              <a:gd name="T99" fmla="*/ 22 h 144"/>
                              <a:gd name="T100" fmla="*/ 112 w 144"/>
                              <a:gd name="T101" fmla="*/ 12 h 144"/>
                              <a:gd name="T102" fmla="*/ 105 w 144"/>
                              <a:gd name="T103" fmla="*/ 10 h 144"/>
                              <a:gd name="T104" fmla="*/ 100 w 144"/>
                              <a:gd name="T105" fmla="*/ 5 h 144"/>
                              <a:gd name="T106" fmla="*/ 93 w 144"/>
                              <a:gd name="T107" fmla="*/ 3 h 144"/>
                              <a:gd name="T108" fmla="*/ 86 w 144"/>
                              <a:gd name="T109" fmla="*/ 3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4" y="0"/>
                                </a:lnTo>
                                <a:lnTo>
                                  <a:pt x="57" y="3"/>
                                </a:lnTo>
                                <a:lnTo>
                                  <a:pt x="50" y="3"/>
                                </a:lnTo>
                                <a:lnTo>
                                  <a:pt x="43" y="5"/>
                                </a:lnTo>
                                <a:lnTo>
                                  <a:pt x="38" y="10"/>
                                </a:lnTo>
                                <a:lnTo>
                                  <a:pt x="31" y="12"/>
                                </a:lnTo>
                                <a:lnTo>
                                  <a:pt x="21" y="22"/>
                                </a:lnTo>
                                <a:lnTo>
                                  <a:pt x="12" y="31"/>
                                </a:lnTo>
                                <a:lnTo>
                                  <a:pt x="9" y="39"/>
                                </a:lnTo>
                                <a:lnTo>
                                  <a:pt x="5" y="43"/>
                                </a:lnTo>
                                <a:lnTo>
                                  <a:pt x="2" y="51"/>
                                </a:lnTo>
                                <a:lnTo>
                                  <a:pt x="2" y="58"/>
                                </a:lnTo>
                                <a:lnTo>
                                  <a:pt x="0" y="65"/>
                                </a:lnTo>
                                <a:lnTo>
                                  <a:pt x="0" y="72"/>
                                </a:lnTo>
                                <a:lnTo>
                                  <a:pt x="0" y="79"/>
                                </a:lnTo>
                                <a:lnTo>
                                  <a:pt x="2" y="86"/>
                                </a:lnTo>
                                <a:lnTo>
                                  <a:pt x="2" y="94"/>
                                </a:lnTo>
                                <a:lnTo>
                                  <a:pt x="5" y="101"/>
                                </a:lnTo>
                                <a:lnTo>
                                  <a:pt x="9" y="106"/>
                                </a:lnTo>
                                <a:lnTo>
                                  <a:pt x="12" y="113"/>
                                </a:lnTo>
                                <a:lnTo>
                                  <a:pt x="21" y="122"/>
                                </a:lnTo>
                                <a:lnTo>
                                  <a:pt x="31" y="132"/>
                                </a:lnTo>
                                <a:lnTo>
                                  <a:pt x="38" y="134"/>
                                </a:lnTo>
                                <a:lnTo>
                                  <a:pt x="43" y="139"/>
                                </a:lnTo>
                                <a:lnTo>
                                  <a:pt x="50" y="142"/>
                                </a:lnTo>
                                <a:lnTo>
                                  <a:pt x="57" y="142"/>
                                </a:lnTo>
                                <a:lnTo>
                                  <a:pt x="64" y="144"/>
                                </a:lnTo>
                                <a:lnTo>
                                  <a:pt x="72" y="144"/>
                                </a:lnTo>
                                <a:lnTo>
                                  <a:pt x="79" y="144"/>
                                </a:lnTo>
                                <a:lnTo>
                                  <a:pt x="86" y="142"/>
                                </a:lnTo>
                                <a:lnTo>
                                  <a:pt x="93" y="142"/>
                                </a:lnTo>
                                <a:lnTo>
                                  <a:pt x="100" y="139"/>
                                </a:lnTo>
                                <a:lnTo>
                                  <a:pt x="105" y="134"/>
                                </a:lnTo>
                                <a:lnTo>
                                  <a:pt x="112" y="132"/>
                                </a:lnTo>
                                <a:lnTo>
                                  <a:pt x="122" y="122"/>
                                </a:lnTo>
                                <a:lnTo>
                                  <a:pt x="132" y="113"/>
                                </a:lnTo>
                                <a:lnTo>
                                  <a:pt x="134" y="106"/>
                                </a:lnTo>
                                <a:lnTo>
                                  <a:pt x="139" y="101"/>
                                </a:lnTo>
                                <a:lnTo>
                                  <a:pt x="141" y="94"/>
                                </a:lnTo>
                                <a:lnTo>
                                  <a:pt x="141" y="86"/>
                                </a:lnTo>
                                <a:lnTo>
                                  <a:pt x="144" y="79"/>
                                </a:lnTo>
                                <a:lnTo>
                                  <a:pt x="144" y="72"/>
                                </a:lnTo>
                                <a:lnTo>
                                  <a:pt x="144" y="65"/>
                                </a:lnTo>
                                <a:lnTo>
                                  <a:pt x="141" y="58"/>
                                </a:lnTo>
                                <a:lnTo>
                                  <a:pt x="141" y="51"/>
                                </a:lnTo>
                                <a:lnTo>
                                  <a:pt x="139" y="43"/>
                                </a:lnTo>
                                <a:lnTo>
                                  <a:pt x="134" y="39"/>
                                </a:lnTo>
                                <a:lnTo>
                                  <a:pt x="132" y="31"/>
                                </a:lnTo>
                                <a:lnTo>
                                  <a:pt x="122" y="22"/>
                                </a:lnTo>
                                <a:lnTo>
                                  <a:pt x="112" y="12"/>
                                </a:lnTo>
                                <a:lnTo>
                                  <a:pt x="105" y="10"/>
                                </a:lnTo>
                                <a:lnTo>
                                  <a:pt x="100" y="5"/>
                                </a:lnTo>
                                <a:lnTo>
                                  <a:pt x="93" y="3"/>
                                </a:lnTo>
                                <a:lnTo>
                                  <a:pt x="86" y="3"/>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743"/>
                        <wps:cNvSpPr>
                          <a:spLocks/>
                        </wps:cNvSpPr>
                        <wps:spPr bwMode="auto">
                          <a:xfrm>
                            <a:off x="3774" y="7051"/>
                            <a:ext cx="144" cy="144"/>
                          </a:xfrm>
                          <a:custGeom>
                            <a:avLst/>
                            <a:gdLst>
                              <a:gd name="T0" fmla="*/ 72 w 144"/>
                              <a:gd name="T1" fmla="*/ 0 h 144"/>
                              <a:gd name="T2" fmla="*/ 64 w 144"/>
                              <a:gd name="T3" fmla="*/ 0 h 144"/>
                              <a:gd name="T4" fmla="*/ 57 w 144"/>
                              <a:gd name="T5" fmla="*/ 3 h 144"/>
                              <a:gd name="T6" fmla="*/ 50 w 144"/>
                              <a:gd name="T7" fmla="*/ 3 h 144"/>
                              <a:gd name="T8" fmla="*/ 43 w 144"/>
                              <a:gd name="T9" fmla="*/ 5 h 144"/>
                              <a:gd name="T10" fmla="*/ 38 w 144"/>
                              <a:gd name="T11" fmla="*/ 10 h 144"/>
                              <a:gd name="T12" fmla="*/ 31 w 144"/>
                              <a:gd name="T13" fmla="*/ 12 h 144"/>
                              <a:gd name="T14" fmla="*/ 21 w 144"/>
                              <a:gd name="T15" fmla="*/ 22 h 144"/>
                              <a:gd name="T16" fmla="*/ 12 w 144"/>
                              <a:gd name="T17" fmla="*/ 31 h 144"/>
                              <a:gd name="T18" fmla="*/ 9 w 144"/>
                              <a:gd name="T19" fmla="*/ 39 h 144"/>
                              <a:gd name="T20" fmla="*/ 5 w 144"/>
                              <a:gd name="T21" fmla="*/ 43 h 144"/>
                              <a:gd name="T22" fmla="*/ 2 w 144"/>
                              <a:gd name="T23" fmla="*/ 51 h 144"/>
                              <a:gd name="T24" fmla="*/ 2 w 144"/>
                              <a:gd name="T25" fmla="*/ 58 h 144"/>
                              <a:gd name="T26" fmla="*/ 0 w 144"/>
                              <a:gd name="T27" fmla="*/ 65 h 144"/>
                              <a:gd name="T28" fmla="*/ 0 w 144"/>
                              <a:gd name="T29" fmla="*/ 72 h 144"/>
                              <a:gd name="T30" fmla="*/ 0 w 144"/>
                              <a:gd name="T31" fmla="*/ 79 h 144"/>
                              <a:gd name="T32" fmla="*/ 2 w 144"/>
                              <a:gd name="T33" fmla="*/ 86 h 144"/>
                              <a:gd name="T34" fmla="*/ 2 w 144"/>
                              <a:gd name="T35" fmla="*/ 94 h 144"/>
                              <a:gd name="T36" fmla="*/ 5 w 144"/>
                              <a:gd name="T37" fmla="*/ 101 h 144"/>
                              <a:gd name="T38" fmla="*/ 9 w 144"/>
                              <a:gd name="T39" fmla="*/ 106 h 144"/>
                              <a:gd name="T40" fmla="*/ 12 w 144"/>
                              <a:gd name="T41" fmla="*/ 113 h 144"/>
                              <a:gd name="T42" fmla="*/ 21 w 144"/>
                              <a:gd name="T43" fmla="*/ 122 h 144"/>
                              <a:gd name="T44" fmla="*/ 31 w 144"/>
                              <a:gd name="T45" fmla="*/ 132 h 144"/>
                              <a:gd name="T46" fmla="*/ 38 w 144"/>
                              <a:gd name="T47" fmla="*/ 134 h 144"/>
                              <a:gd name="T48" fmla="*/ 43 w 144"/>
                              <a:gd name="T49" fmla="*/ 139 h 144"/>
                              <a:gd name="T50" fmla="*/ 50 w 144"/>
                              <a:gd name="T51" fmla="*/ 142 h 144"/>
                              <a:gd name="T52" fmla="*/ 57 w 144"/>
                              <a:gd name="T53" fmla="*/ 142 h 144"/>
                              <a:gd name="T54" fmla="*/ 64 w 144"/>
                              <a:gd name="T55" fmla="*/ 144 h 144"/>
                              <a:gd name="T56" fmla="*/ 72 w 144"/>
                              <a:gd name="T57" fmla="*/ 144 h 144"/>
                              <a:gd name="T58" fmla="*/ 79 w 144"/>
                              <a:gd name="T59" fmla="*/ 144 h 144"/>
                              <a:gd name="T60" fmla="*/ 86 w 144"/>
                              <a:gd name="T61" fmla="*/ 142 h 144"/>
                              <a:gd name="T62" fmla="*/ 93 w 144"/>
                              <a:gd name="T63" fmla="*/ 142 h 144"/>
                              <a:gd name="T64" fmla="*/ 100 w 144"/>
                              <a:gd name="T65" fmla="*/ 139 h 144"/>
                              <a:gd name="T66" fmla="*/ 105 w 144"/>
                              <a:gd name="T67" fmla="*/ 134 h 144"/>
                              <a:gd name="T68" fmla="*/ 112 w 144"/>
                              <a:gd name="T69" fmla="*/ 132 h 144"/>
                              <a:gd name="T70" fmla="*/ 122 w 144"/>
                              <a:gd name="T71" fmla="*/ 122 h 144"/>
                              <a:gd name="T72" fmla="*/ 132 w 144"/>
                              <a:gd name="T73" fmla="*/ 113 h 144"/>
                              <a:gd name="T74" fmla="*/ 134 w 144"/>
                              <a:gd name="T75" fmla="*/ 106 h 144"/>
                              <a:gd name="T76" fmla="*/ 139 w 144"/>
                              <a:gd name="T77" fmla="*/ 101 h 144"/>
                              <a:gd name="T78" fmla="*/ 141 w 144"/>
                              <a:gd name="T79" fmla="*/ 94 h 144"/>
                              <a:gd name="T80" fmla="*/ 141 w 144"/>
                              <a:gd name="T81" fmla="*/ 86 h 144"/>
                              <a:gd name="T82" fmla="*/ 144 w 144"/>
                              <a:gd name="T83" fmla="*/ 79 h 144"/>
                              <a:gd name="T84" fmla="*/ 144 w 144"/>
                              <a:gd name="T85" fmla="*/ 72 h 144"/>
                              <a:gd name="T86" fmla="*/ 144 w 144"/>
                              <a:gd name="T87" fmla="*/ 65 h 144"/>
                              <a:gd name="T88" fmla="*/ 141 w 144"/>
                              <a:gd name="T89" fmla="*/ 58 h 144"/>
                              <a:gd name="T90" fmla="*/ 141 w 144"/>
                              <a:gd name="T91" fmla="*/ 51 h 144"/>
                              <a:gd name="T92" fmla="*/ 139 w 144"/>
                              <a:gd name="T93" fmla="*/ 43 h 144"/>
                              <a:gd name="T94" fmla="*/ 134 w 144"/>
                              <a:gd name="T95" fmla="*/ 39 h 144"/>
                              <a:gd name="T96" fmla="*/ 132 w 144"/>
                              <a:gd name="T97" fmla="*/ 31 h 144"/>
                              <a:gd name="T98" fmla="*/ 122 w 144"/>
                              <a:gd name="T99" fmla="*/ 22 h 144"/>
                              <a:gd name="T100" fmla="*/ 112 w 144"/>
                              <a:gd name="T101" fmla="*/ 12 h 144"/>
                              <a:gd name="T102" fmla="*/ 105 w 144"/>
                              <a:gd name="T103" fmla="*/ 10 h 144"/>
                              <a:gd name="T104" fmla="*/ 100 w 144"/>
                              <a:gd name="T105" fmla="*/ 5 h 144"/>
                              <a:gd name="T106" fmla="*/ 93 w 144"/>
                              <a:gd name="T107" fmla="*/ 3 h 144"/>
                              <a:gd name="T108" fmla="*/ 86 w 144"/>
                              <a:gd name="T109" fmla="*/ 3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4" y="0"/>
                                </a:lnTo>
                                <a:lnTo>
                                  <a:pt x="57" y="3"/>
                                </a:lnTo>
                                <a:lnTo>
                                  <a:pt x="50" y="3"/>
                                </a:lnTo>
                                <a:lnTo>
                                  <a:pt x="43" y="5"/>
                                </a:lnTo>
                                <a:lnTo>
                                  <a:pt x="38" y="10"/>
                                </a:lnTo>
                                <a:lnTo>
                                  <a:pt x="31" y="12"/>
                                </a:lnTo>
                                <a:lnTo>
                                  <a:pt x="21" y="22"/>
                                </a:lnTo>
                                <a:lnTo>
                                  <a:pt x="12" y="31"/>
                                </a:lnTo>
                                <a:lnTo>
                                  <a:pt x="9" y="39"/>
                                </a:lnTo>
                                <a:lnTo>
                                  <a:pt x="5" y="43"/>
                                </a:lnTo>
                                <a:lnTo>
                                  <a:pt x="2" y="51"/>
                                </a:lnTo>
                                <a:lnTo>
                                  <a:pt x="2" y="58"/>
                                </a:lnTo>
                                <a:lnTo>
                                  <a:pt x="0" y="65"/>
                                </a:lnTo>
                                <a:lnTo>
                                  <a:pt x="0" y="72"/>
                                </a:lnTo>
                                <a:lnTo>
                                  <a:pt x="0" y="79"/>
                                </a:lnTo>
                                <a:lnTo>
                                  <a:pt x="2" y="86"/>
                                </a:lnTo>
                                <a:lnTo>
                                  <a:pt x="2" y="94"/>
                                </a:lnTo>
                                <a:lnTo>
                                  <a:pt x="5" y="101"/>
                                </a:lnTo>
                                <a:lnTo>
                                  <a:pt x="9" y="106"/>
                                </a:lnTo>
                                <a:lnTo>
                                  <a:pt x="12" y="113"/>
                                </a:lnTo>
                                <a:lnTo>
                                  <a:pt x="21" y="122"/>
                                </a:lnTo>
                                <a:lnTo>
                                  <a:pt x="31" y="132"/>
                                </a:lnTo>
                                <a:lnTo>
                                  <a:pt x="38" y="134"/>
                                </a:lnTo>
                                <a:lnTo>
                                  <a:pt x="43" y="139"/>
                                </a:lnTo>
                                <a:lnTo>
                                  <a:pt x="50" y="142"/>
                                </a:lnTo>
                                <a:lnTo>
                                  <a:pt x="57" y="142"/>
                                </a:lnTo>
                                <a:lnTo>
                                  <a:pt x="64" y="144"/>
                                </a:lnTo>
                                <a:lnTo>
                                  <a:pt x="72" y="144"/>
                                </a:lnTo>
                                <a:lnTo>
                                  <a:pt x="79" y="144"/>
                                </a:lnTo>
                                <a:lnTo>
                                  <a:pt x="86" y="142"/>
                                </a:lnTo>
                                <a:lnTo>
                                  <a:pt x="93" y="142"/>
                                </a:lnTo>
                                <a:lnTo>
                                  <a:pt x="100" y="139"/>
                                </a:lnTo>
                                <a:lnTo>
                                  <a:pt x="105" y="134"/>
                                </a:lnTo>
                                <a:lnTo>
                                  <a:pt x="112" y="132"/>
                                </a:lnTo>
                                <a:lnTo>
                                  <a:pt x="122" y="122"/>
                                </a:lnTo>
                                <a:lnTo>
                                  <a:pt x="132" y="113"/>
                                </a:lnTo>
                                <a:lnTo>
                                  <a:pt x="134" y="106"/>
                                </a:lnTo>
                                <a:lnTo>
                                  <a:pt x="139" y="101"/>
                                </a:lnTo>
                                <a:lnTo>
                                  <a:pt x="141" y="94"/>
                                </a:lnTo>
                                <a:lnTo>
                                  <a:pt x="141" y="86"/>
                                </a:lnTo>
                                <a:lnTo>
                                  <a:pt x="144" y="79"/>
                                </a:lnTo>
                                <a:lnTo>
                                  <a:pt x="144" y="72"/>
                                </a:lnTo>
                                <a:lnTo>
                                  <a:pt x="144" y="65"/>
                                </a:lnTo>
                                <a:lnTo>
                                  <a:pt x="141" y="58"/>
                                </a:lnTo>
                                <a:lnTo>
                                  <a:pt x="141" y="51"/>
                                </a:lnTo>
                                <a:lnTo>
                                  <a:pt x="139" y="43"/>
                                </a:lnTo>
                                <a:lnTo>
                                  <a:pt x="134" y="39"/>
                                </a:lnTo>
                                <a:lnTo>
                                  <a:pt x="132" y="31"/>
                                </a:lnTo>
                                <a:lnTo>
                                  <a:pt x="122" y="22"/>
                                </a:lnTo>
                                <a:lnTo>
                                  <a:pt x="112" y="12"/>
                                </a:lnTo>
                                <a:lnTo>
                                  <a:pt x="105" y="10"/>
                                </a:lnTo>
                                <a:lnTo>
                                  <a:pt x="100" y="5"/>
                                </a:lnTo>
                                <a:lnTo>
                                  <a:pt x="93" y="3"/>
                                </a:lnTo>
                                <a:lnTo>
                                  <a:pt x="86" y="3"/>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744"/>
                        <wps:cNvSpPr>
                          <a:spLocks/>
                        </wps:cNvSpPr>
                        <wps:spPr bwMode="auto">
                          <a:xfrm>
                            <a:off x="2856" y="6612"/>
                            <a:ext cx="144" cy="144"/>
                          </a:xfrm>
                          <a:custGeom>
                            <a:avLst/>
                            <a:gdLst>
                              <a:gd name="T0" fmla="*/ 72 w 144"/>
                              <a:gd name="T1" fmla="*/ 0 h 144"/>
                              <a:gd name="T2" fmla="*/ 65 w 144"/>
                              <a:gd name="T3" fmla="*/ 3 h 144"/>
                              <a:gd name="T4" fmla="*/ 57 w 144"/>
                              <a:gd name="T5" fmla="*/ 3 h 144"/>
                              <a:gd name="T6" fmla="*/ 50 w 144"/>
                              <a:gd name="T7" fmla="*/ 5 h 144"/>
                              <a:gd name="T8" fmla="*/ 45 w 144"/>
                              <a:gd name="T9" fmla="*/ 7 h 144"/>
                              <a:gd name="T10" fmla="*/ 38 w 144"/>
                              <a:gd name="T11" fmla="*/ 10 h 144"/>
                              <a:gd name="T12" fmla="*/ 33 w 144"/>
                              <a:gd name="T13" fmla="*/ 15 h 144"/>
                              <a:gd name="T14" fmla="*/ 21 w 144"/>
                              <a:gd name="T15" fmla="*/ 22 h 144"/>
                              <a:gd name="T16" fmla="*/ 14 w 144"/>
                              <a:gd name="T17" fmla="*/ 34 h 144"/>
                              <a:gd name="T18" fmla="*/ 10 w 144"/>
                              <a:gd name="T19" fmla="*/ 39 h 144"/>
                              <a:gd name="T20" fmla="*/ 7 w 144"/>
                              <a:gd name="T21" fmla="*/ 46 h 144"/>
                              <a:gd name="T22" fmla="*/ 5 w 144"/>
                              <a:gd name="T23" fmla="*/ 53 h 144"/>
                              <a:gd name="T24" fmla="*/ 2 w 144"/>
                              <a:gd name="T25" fmla="*/ 58 h 144"/>
                              <a:gd name="T26" fmla="*/ 2 w 144"/>
                              <a:gd name="T27" fmla="*/ 65 h 144"/>
                              <a:gd name="T28" fmla="*/ 0 w 144"/>
                              <a:gd name="T29" fmla="*/ 72 h 144"/>
                              <a:gd name="T30" fmla="*/ 2 w 144"/>
                              <a:gd name="T31" fmla="*/ 82 h 144"/>
                              <a:gd name="T32" fmla="*/ 2 w 144"/>
                              <a:gd name="T33" fmla="*/ 89 h 144"/>
                              <a:gd name="T34" fmla="*/ 5 w 144"/>
                              <a:gd name="T35" fmla="*/ 94 h 144"/>
                              <a:gd name="T36" fmla="*/ 7 w 144"/>
                              <a:gd name="T37" fmla="*/ 101 h 144"/>
                              <a:gd name="T38" fmla="*/ 10 w 144"/>
                              <a:gd name="T39" fmla="*/ 108 h 144"/>
                              <a:gd name="T40" fmla="*/ 14 w 144"/>
                              <a:gd name="T41" fmla="*/ 113 h 144"/>
                              <a:gd name="T42" fmla="*/ 21 w 144"/>
                              <a:gd name="T43" fmla="*/ 125 h 144"/>
                              <a:gd name="T44" fmla="*/ 33 w 144"/>
                              <a:gd name="T45" fmla="*/ 132 h 144"/>
                              <a:gd name="T46" fmla="*/ 38 w 144"/>
                              <a:gd name="T47" fmla="*/ 137 h 144"/>
                              <a:gd name="T48" fmla="*/ 45 w 144"/>
                              <a:gd name="T49" fmla="*/ 139 h 144"/>
                              <a:gd name="T50" fmla="*/ 50 w 144"/>
                              <a:gd name="T51" fmla="*/ 142 h 144"/>
                              <a:gd name="T52" fmla="*/ 57 w 144"/>
                              <a:gd name="T53" fmla="*/ 144 h 144"/>
                              <a:gd name="T54" fmla="*/ 65 w 144"/>
                              <a:gd name="T55" fmla="*/ 144 h 144"/>
                              <a:gd name="T56" fmla="*/ 72 w 144"/>
                              <a:gd name="T57" fmla="*/ 144 h 144"/>
                              <a:gd name="T58" fmla="*/ 79 w 144"/>
                              <a:gd name="T59" fmla="*/ 144 h 144"/>
                              <a:gd name="T60" fmla="*/ 86 w 144"/>
                              <a:gd name="T61" fmla="*/ 144 h 144"/>
                              <a:gd name="T62" fmla="*/ 93 w 144"/>
                              <a:gd name="T63" fmla="*/ 142 h 144"/>
                              <a:gd name="T64" fmla="*/ 101 w 144"/>
                              <a:gd name="T65" fmla="*/ 139 h 144"/>
                              <a:gd name="T66" fmla="*/ 108 w 144"/>
                              <a:gd name="T67" fmla="*/ 137 h 144"/>
                              <a:gd name="T68" fmla="*/ 113 w 144"/>
                              <a:gd name="T69" fmla="*/ 132 h 144"/>
                              <a:gd name="T70" fmla="*/ 125 w 144"/>
                              <a:gd name="T71" fmla="*/ 125 h 144"/>
                              <a:gd name="T72" fmla="*/ 132 w 144"/>
                              <a:gd name="T73" fmla="*/ 113 h 144"/>
                              <a:gd name="T74" fmla="*/ 137 w 144"/>
                              <a:gd name="T75" fmla="*/ 108 h 144"/>
                              <a:gd name="T76" fmla="*/ 139 w 144"/>
                              <a:gd name="T77" fmla="*/ 101 h 144"/>
                              <a:gd name="T78" fmla="*/ 141 w 144"/>
                              <a:gd name="T79" fmla="*/ 94 h 144"/>
                              <a:gd name="T80" fmla="*/ 144 w 144"/>
                              <a:gd name="T81" fmla="*/ 89 h 144"/>
                              <a:gd name="T82" fmla="*/ 144 w 144"/>
                              <a:gd name="T83" fmla="*/ 82 h 144"/>
                              <a:gd name="T84" fmla="*/ 144 w 144"/>
                              <a:gd name="T85" fmla="*/ 72 h 144"/>
                              <a:gd name="T86" fmla="*/ 144 w 144"/>
                              <a:gd name="T87" fmla="*/ 65 h 144"/>
                              <a:gd name="T88" fmla="*/ 144 w 144"/>
                              <a:gd name="T89" fmla="*/ 58 h 144"/>
                              <a:gd name="T90" fmla="*/ 141 w 144"/>
                              <a:gd name="T91" fmla="*/ 53 h 144"/>
                              <a:gd name="T92" fmla="*/ 139 w 144"/>
                              <a:gd name="T93" fmla="*/ 46 h 144"/>
                              <a:gd name="T94" fmla="*/ 137 w 144"/>
                              <a:gd name="T95" fmla="*/ 39 h 144"/>
                              <a:gd name="T96" fmla="*/ 132 w 144"/>
                              <a:gd name="T97" fmla="*/ 34 h 144"/>
                              <a:gd name="T98" fmla="*/ 125 w 144"/>
                              <a:gd name="T99" fmla="*/ 22 h 144"/>
                              <a:gd name="T100" fmla="*/ 113 w 144"/>
                              <a:gd name="T101" fmla="*/ 15 h 144"/>
                              <a:gd name="T102" fmla="*/ 108 w 144"/>
                              <a:gd name="T103" fmla="*/ 10 h 144"/>
                              <a:gd name="T104" fmla="*/ 101 w 144"/>
                              <a:gd name="T105" fmla="*/ 7 h 144"/>
                              <a:gd name="T106" fmla="*/ 93 w 144"/>
                              <a:gd name="T107" fmla="*/ 5 h 144"/>
                              <a:gd name="T108" fmla="*/ 86 w 144"/>
                              <a:gd name="T109" fmla="*/ 3 h 144"/>
                              <a:gd name="T110" fmla="*/ 79 w 144"/>
                              <a:gd name="T111" fmla="*/ 3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3"/>
                                </a:lnTo>
                                <a:lnTo>
                                  <a:pt x="57" y="3"/>
                                </a:lnTo>
                                <a:lnTo>
                                  <a:pt x="50" y="5"/>
                                </a:lnTo>
                                <a:lnTo>
                                  <a:pt x="45" y="7"/>
                                </a:lnTo>
                                <a:lnTo>
                                  <a:pt x="38" y="10"/>
                                </a:lnTo>
                                <a:lnTo>
                                  <a:pt x="33" y="15"/>
                                </a:lnTo>
                                <a:lnTo>
                                  <a:pt x="21" y="22"/>
                                </a:lnTo>
                                <a:lnTo>
                                  <a:pt x="14" y="34"/>
                                </a:lnTo>
                                <a:lnTo>
                                  <a:pt x="10" y="39"/>
                                </a:lnTo>
                                <a:lnTo>
                                  <a:pt x="7" y="46"/>
                                </a:lnTo>
                                <a:lnTo>
                                  <a:pt x="5" y="53"/>
                                </a:lnTo>
                                <a:lnTo>
                                  <a:pt x="2" y="58"/>
                                </a:lnTo>
                                <a:lnTo>
                                  <a:pt x="2" y="65"/>
                                </a:lnTo>
                                <a:lnTo>
                                  <a:pt x="0" y="72"/>
                                </a:lnTo>
                                <a:lnTo>
                                  <a:pt x="2" y="82"/>
                                </a:lnTo>
                                <a:lnTo>
                                  <a:pt x="2" y="89"/>
                                </a:lnTo>
                                <a:lnTo>
                                  <a:pt x="5" y="94"/>
                                </a:lnTo>
                                <a:lnTo>
                                  <a:pt x="7" y="101"/>
                                </a:lnTo>
                                <a:lnTo>
                                  <a:pt x="10" y="108"/>
                                </a:lnTo>
                                <a:lnTo>
                                  <a:pt x="14" y="113"/>
                                </a:lnTo>
                                <a:lnTo>
                                  <a:pt x="21" y="125"/>
                                </a:lnTo>
                                <a:lnTo>
                                  <a:pt x="33" y="132"/>
                                </a:lnTo>
                                <a:lnTo>
                                  <a:pt x="38" y="137"/>
                                </a:lnTo>
                                <a:lnTo>
                                  <a:pt x="45" y="139"/>
                                </a:lnTo>
                                <a:lnTo>
                                  <a:pt x="50" y="142"/>
                                </a:lnTo>
                                <a:lnTo>
                                  <a:pt x="57" y="144"/>
                                </a:lnTo>
                                <a:lnTo>
                                  <a:pt x="65" y="144"/>
                                </a:lnTo>
                                <a:lnTo>
                                  <a:pt x="72" y="144"/>
                                </a:lnTo>
                                <a:lnTo>
                                  <a:pt x="79" y="144"/>
                                </a:lnTo>
                                <a:lnTo>
                                  <a:pt x="86" y="144"/>
                                </a:lnTo>
                                <a:lnTo>
                                  <a:pt x="93" y="142"/>
                                </a:lnTo>
                                <a:lnTo>
                                  <a:pt x="101" y="139"/>
                                </a:lnTo>
                                <a:lnTo>
                                  <a:pt x="108" y="137"/>
                                </a:lnTo>
                                <a:lnTo>
                                  <a:pt x="113" y="132"/>
                                </a:lnTo>
                                <a:lnTo>
                                  <a:pt x="125" y="125"/>
                                </a:lnTo>
                                <a:lnTo>
                                  <a:pt x="132" y="113"/>
                                </a:lnTo>
                                <a:lnTo>
                                  <a:pt x="137" y="108"/>
                                </a:lnTo>
                                <a:lnTo>
                                  <a:pt x="139" y="101"/>
                                </a:lnTo>
                                <a:lnTo>
                                  <a:pt x="141" y="94"/>
                                </a:lnTo>
                                <a:lnTo>
                                  <a:pt x="144" y="89"/>
                                </a:lnTo>
                                <a:lnTo>
                                  <a:pt x="144" y="82"/>
                                </a:lnTo>
                                <a:lnTo>
                                  <a:pt x="144" y="72"/>
                                </a:lnTo>
                                <a:lnTo>
                                  <a:pt x="144" y="65"/>
                                </a:lnTo>
                                <a:lnTo>
                                  <a:pt x="144" y="58"/>
                                </a:lnTo>
                                <a:lnTo>
                                  <a:pt x="141" y="53"/>
                                </a:lnTo>
                                <a:lnTo>
                                  <a:pt x="139" y="46"/>
                                </a:lnTo>
                                <a:lnTo>
                                  <a:pt x="137" y="39"/>
                                </a:lnTo>
                                <a:lnTo>
                                  <a:pt x="132" y="34"/>
                                </a:lnTo>
                                <a:lnTo>
                                  <a:pt x="125" y="22"/>
                                </a:lnTo>
                                <a:lnTo>
                                  <a:pt x="113" y="15"/>
                                </a:lnTo>
                                <a:lnTo>
                                  <a:pt x="108" y="10"/>
                                </a:lnTo>
                                <a:lnTo>
                                  <a:pt x="101" y="7"/>
                                </a:lnTo>
                                <a:lnTo>
                                  <a:pt x="93" y="5"/>
                                </a:lnTo>
                                <a:lnTo>
                                  <a:pt x="86" y="3"/>
                                </a:lnTo>
                                <a:lnTo>
                                  <a:pt x="79" y="3"/>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745"/>
                        <wps:cNvSpPr>
                          <a:spLocks/>
                        </wps:cNvSpPr>
                        <wps:spPr bwMode="auto">
                          <a:xfrm>
                            <a:off x="2856" y="6612"/>
                            <a:ext cx="144" cy="144"/>
                          </a:xfrm>
                          <a:custGeom>
                            <a:avLst/>
                            <a:gdLst>
                              <a:gd name="T0" fmla="*/ 72 w 144"/>
                              <a:gd name="T1" fmla="*/ 0 h 144"/>
                              <a:gd name="T2" fmla="*/ 65 w 144"/>
                              <a:gd name="T3" fmla="*/ 3 h 144"/>
                              <a:gd name="T4" fmla="*/ 57 w 144"/>
                              <a:gd name="T5" fmla="*/ 3 h 144"/>
                              <a:gd name="T6" fmla="*/ 50 w 144"/>
                              <a:gd name="T7" fmla="*/ 5 h 144"/>
                              <a:gd name="T8" fmla="*/ 45 w 144"/>
                              <a:gd name="T9" fmla="*/ 7 h 144"/>
                              <a:gd name="T10" fmla="*/ 38 w 144"/>
                              <a:gd name="T11" fmla="*/ 10 h 144"/>
                              <a:gd name="T12" fmla="*/ 33 w 144"/>
                              <a:gd name="T13" fmla="*/ 15 h 144"/>
                              <a:gd name="T14" fmla="*/ 21 w 144"/>
                              <a:gd name="T15" fmla="*/ 22 h 144"/>
                              <a:gd name="T16" fmla="*/ 14 w 144"/>
                              <a:gd name="T17" fmla="*/ 34 h 144"/>
                              <a:gd name="T18" fmla="*/ 10 w 144"/>
                              <a:gd name="T19" fmla="*/ 39 h 144"/>
                              <a:gd name="T20" fmla="*/ 7 w 144"/>
                              <a:gd name="T21" fmla="*/ 46 h 144"/>
                              <a:gd name="T22" fmla="*/ 5 w 144"/>
                              <a:gd name="T23" fmla="*/ 53 h 144"/>
                              <a:gd name="T24" fmla="*/ 2 w 144"/>
                              <a:gd name="T25" fmla="*/ 58 h 144"/>
                              <a:gd name="T26" fmla="*/ 2 w 144"/>
                              <a:gd name="T27" fmla="*/ 65 h 144"/>
                              <a:gd name="T28" fmla="*/ 0 w 144"/>
                              <a:gd name="T29" fmla="*/ 72 h 144"/>
                              <a:gd name="T30" fmla="*/ 2 w 144"/>
                              <a:gd name="T31" fmla="*/ 82 h 144"/>
                              <a:gd name="T32" fmla="*/ 2 w 144"/>
                              <a:gd name="T33" fmla="*/ 89 h 144"/>
                              <a:gd name="T34" fmla="*/ 5 w 144"/>
                              <a:gd name="T35" fmla="*/ 94 h 144"/>
                              <a:gd name="T36" fmla="*/ 7 w 144"/>
                              <a:gd name="T37" fmla="*/ 101 h 144"/>
                              <a:gd name="T38" fmla="*/ 10 w 144"/>
                              <a:gd name="T39" fmla="*/ 108 h 144"/>
                              <a:gd name="T40" fmla="*/ 14 w 144"/>
                              <a:gd name="T41" fmla="*/ 113 h 144"/>
                              <a:gd name="T42" fmla="*/ 21 w 144"/>
                              <a:gd name="T43" fmla="*/ 125 h 144"/>
                              <a:gd name="T44" fmla="*/ 33 w 144"/>
                              <a:gd name="T45" fmla="*/ 132 h 144"/>
                              <a:gd name="T46" fmla="*/ 38 w 144"/>
                              <a:gd name="T47" fmla="*/ 137 h 144"/>
                              <a:gd name="T48" fmla="*/ 45 w 144"/>
                              <a:gd name="T49" fmla="*/ 139 h 144"/>
                              <a:gd name="T50" fmla="*/ 50 w 144"/>
                              <a:gd name="T51" fmla="*/ 142 h 144"/>
                              <a:gd name="T52" fmla="*/ 57 w 144"/>
                              <a:gd name="T53" fmla="*/ 144 h 144"/>
                              <a:gd name="T54" fmla="*/ 65 w 144"/>
                              <a:gd name="T55" fmla="*/ 144 h 144"/>
                              <a:gd name="T56" fmla="*/ 72 w 144"/>
                              <a:gd name="T57" fmla="*/ 144 h 144"/>
                              <a:gd name="T58" fmla="*/ 79 w 144"/>
                              <a:gd name="T59" fmla="*/ 144 h 144"/>
                              <a:gd name="T60" fmla="*/ 86 w 144"/>
                              <a:gd name="T61" fmla="*/ 144 h 144"/>
                              <a:gd name="T62" fmla="*/ 93 w 144"/>
                              <a:gd name="T63" fmla="*/ 142 h 144"/>
                              <a:gd name="T64" fmla="*/ 101 w 144"/>
                              <a:gd name="T65" fmla="*/ 139 h 144"/>
                              <a:gd name="T66" fmla="*/ 108 w 144"/>
                              <a:gd name="T67" fmla="*/ 137 h 144"/>
                              <a:gd name="T68" fmla="*/ 113 w 144"/>
                              <a:gd name="T69" fmla="*/ 132 h 144"/>
                              <a:gd name="T70" fmla="*/ 125 w 144"/>
                              <a:gd name="T71" fmla="*/ 125 h 144"/>
                              <a:gd name="T72" fmla="*/ 132 w 144"/>
                              <a:gd name="T73" fmla="*/ 113 h 144"/>
                              <a:gd name="T74" fmla="*/ 137 w 144"/>
                              <a:gd name="T75" fmla="*/ 108 h 144"/>
                              <a:gd name="T76" fmla="*/ 139 w 144"/>
                              <a:gd name="T77" fmla="*/ 101 h 144"/>
                              <a:gd name="T78" fmla="*/ 141 w 144"/>
                              <a:gd name="T79" fmla="*/ 94 h 144"/>
                              <a:gd name="T80" fmla="*/ 144 w 144"/>
                              <a:gd name="T81" fmla="*/ 89 h 144"/>
                              <a:gd name="T82" fmla="*/ 144 w 144"/>
                              <a:gd name="T83" fmla="*/ 82 h 144"/>
                              <a:gd name="T84" fmla="*/ 144 w 144"/>
                              <a:gd name="T85" fmla="*/ 72 h 144"/>
                              <a:gd name="T86" fmla="*/ 144 w 144"/>
                              <a:gd name="T87" fmla="*/ 65 h 144"/>
                              <a:gd name="T88" fmla="*/ 144 w 144"/>
                              <a:gd name="T89" fmla="*/ 58 h 144"/>
                              <a:gd name="T90" fmla="*/ 141 w 144"/>
                              <a:gd name="T91" fmla="*/ 53 h 144"/>
                              <a:gd name="T92" fmla="*/ 139 w 144"/>
                              <a:gd name="T93" fmla="*/ 46 h 144"/>
                              <a:gd name="T94" fmla="*/ 137 w 144"/>
                              <a:gd name="T95" fmla="*/ 39 h 144"/>
                              <a:gd name="T96" fmla="*/ 132 w 144"/>
                              <a:gd name="T97" fmla="*/ 34 h 144"/>
                              <a:gd name="T98" fmla="*/ 125 w 144"/>
                              <a:gd name="T99" fmla="*/ 22 h 144"/>
                              <a:gd name="T100" fmla="*/ 113 w 144"/>
                              <a:gd name="T101" fmla="*/ 15 h 144"/>
                              <a:gd name="T102" fmla="*/ 108 w 144"/>
                              <a:gd name="T103" fmla="*/ 10 h 144"/>
                              <a:gd name="T104" fmla="*/ 101 w 144"/>
                              <a:gd name="T105" fmla="*/ 7 h 144"/>
                              <a:gd name="T106" fmla="*/ 93 w 144"/>
                              <a:gd name="T107" fmla="*/ 5 h 144"/>
                              <a:gd name="T108" fmla="*/ 86 w 144"/>
                              <a:gd name="T109" fmla="*/ 3 h 144"/>
                              <a:gd name="T110" fmla="*/ 79 w 144"/>
                              <a:gd name="T111" fmla="*/ 3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3"/>
                                </a:lnTo>
                                <a:lnTo>
                                  <a:pt x="57" y="3"/>
                                </a:lnTo>
                                <a:lnTo>
                                  <a:pt x="50" y="5"/>
                                </a:lnTo>
                                <a:lnTo>
                                  <a:pt x="45" y="7"/>
                                </a:lnTo>
                                <a:lnTo>
                                  <a:pt x="38" y="10"/>
                                </a:lnTo>
                                <a:lnTo>
                                  <a:pt x="33" y="15"/>
                                </a:lnTo>
                                <a:lnTo>
                                  <a:pt x="21" y="22"/>
                                </a:lnTo>
                                <a:lnTo>
                                  <a:pt x="14" y="34"/>
                                </a:lnTo>
                                <a:lnTo>
                                  <a:pt x="10" y="39"/>
                                </a:lnTo>
                                <a:lnTo>
                                  <a:pt x="7" y="46"/>
                                </a:lnTo>
                                <a:lnTo>
                                  <a:pt x="5" y="53"/>
                                </a:lnTo>
                                <a:lnTo>
                                  <a:pt x="2" y="58"/>
                                </a:lnTo>
                                <a:lnTo>
                                  <a:pt x="2" y="65"/>
                                </a:lnTo>
                                <a:lnTo>
                                  <a:pt x="0" y="72"/>
                                </a:lnTo>
                                <a:lnTo>
                                  <a:pt x="2" y="82"/>
                                </a:lnTo>
                                <a:lnTo>
                                  <a:pt x="2" y="89"/>
                                </a:lnTo>
                                <a:lnTo>
                                  <a:pt x="5" y="94"/>
                                </a:lnTo>
                                <a:lnTo>
                                  <a:pt x="7" y="101"/>
                                </a:lnTo>
                                <a:lnTo>
                                  <a:pt x="10" y="108"/>
                                </a:lnTo>
                                <a:lnTo>
                                  <a:pt x="14" y="113"/>
                                </a:lnTo>
                                <a:lnTo>
                                  <a:pt x="21" y="125"/>
                                </a:lnTo>
                                <a:lnTo>
                                  <a:pt x="33" y="132"/>
                                </a:lnTo>
                                <a:lnTo>
                                  <a:pt x="38" y="137"/>
                                </a:lnTo>
                                <a:lnTo>
                                  <a:pt x="45" y="139"/>
                                </a:lnTo>
                                <a:lnTo>
                                  <a:pt x="50" y="142"/>
                                </a:lnTo>
                                <a:lnTo>
                                  <a:pt x="57" y="144"/>
                                </a:lnTo>
                                <a:lnTo>
                                  <a:pt x="65" y="144"/>
                                </a:lnTo>
                                <a:lnTo>
                                  <a:pt x="72" y="144"/>
                                </a:lnTo>
                                <a:lnTo>
                                  <a:pt x="79" y="144"/>
                                </a:lnTo>
                                <a:lnTo>
                                  <a:pt x="86" y="144"/>
                                </a:lnTo>
                                <a:lnTo>
                                  <a:pt x="93" y="142"/>
                                </a:lnTo>
                                <a:lnTo>
                                  <a:pt x="101" y="139"/>
                                </a:lnTo>
                                <a:lnTo>
                                  <a:pt x="108" y="137"/>
                                </a:lnTo>
                                <a:lnTo>
                                  <a:pt x="113" y="132"/>
                                </a:lnTo>
                                <a:lnTo>
                                  <a:pt x="125" y="125"/>
                                </a:lnTo>
                                <a:lnTo>
                                  <a:pt x="132" y="113"/>
                                </a:lnTo>
                                <a:lnTo>
                                  <a:pt x="137" y="108"/>
                                </a:lnTo>
                                <a:lnTo>
                                  <a:pt x="139" y="101"/>
                                </a:lnTo>
                                <a:lnTo>
                                  <a:pt x="141" y="94"/>
                                </a:lnTo>
                                <a:lnTo>
                                  <a:pt x="144" y="89"/>
                                </a:lnTo>
                                <a:lnTo>
                                  <a:pt x="144" y="82"/>
                                </a:lnTo>
                                <a:lnTo>
                                  <a:pt x="144" y="72"/>
                                </a:lnTo>
                                <a:lnTo>
                                  <a:pt x="144" y="65"/>
                                </a:lnTo>
                                <a:lnTo>
                                  <a:pt x="144" y="58"/>
                                </a:lnTo>
                                <a:lnTo>
                                  <a:pt x="141" y="53"/>
                                </a:lnTo>
                                <a:lnTo>
                                  <a:pt x="139" y="46"/>
                                </a:lnTo>
                                <a:lnTo>
                                  <a:pt x="137" y="39"/>
                                </a:lnTo>
                                <a:lnTo>
                                  <a:pt x="132" y="34"/>
                                </a:lnTo>
                                <a:lnTo>
                                  <a:pt x="125" y="22"/>
                                </a:lnTo>
                                <a:lnTo>
                                  <a:pt x="113" y="15"/>
                                </a:lnTo>
                                <a:lnTo>
                                  <a:pt x="108" y="10"/>
                                </a:lnTo>
                                <a:lnTo>
                                  <a:pt x="101" y="7"/>
                                </a:lnTo>
                                <a:lnTo>
                                  <a:pt x="93" y="5"/>
                                </a:lnTo>
                                <a:lnTo>
                                  <a:pt x="86" y="3"/>
                                </a:lnTo>
                                <a:lnTo>
                                  <a:pt x="79" y="3"/>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746"/>
                        <wps:cNvSpPr>
                          <a:spLocks noEditPoints="1"/>
                        </wps:cNvSpPr>
                        <wps:spPr bwMode="auto">
                          <a:xfrm>
                            <a:off x="4742" y="4473"/>
                            <a:ext cx="438" cy="120"/>
                          </a:xfrm>
                          <a:custGeom>
                            <a:avLst/>
                            <a:gdLst>
                              <a:gd name="T0" fmla="*/ 7 w 438"/>
                              <a:gd name="T1" fmla="*/ 52 h 120"/>
                              <a:gd name="T2" fmla="*/ 340 w 438"/>
                              <a:gd name="T3" fmla="*/ 52 h 120"/>
                              <a:gd name="T4" fmla="*/ 343 w 438"/>
                              <a:gd name="T5" fmla="*/ 52 h 120"/>
                              <a:gd name="T6" fmla="*/ 345 w 438"/>
                              <a:gd name="T7" fmla="*/ 55 h 120"/>
                              <a:gd name="T8" fmla="*/ 347 w 438"/>
                              <a:gd name="T9" fmla="*/ 57 h 120"/>
                              <a:gd name="T10" fmla="*/ 347 w 438"/>
                              <a:gd name="T11" fmla="*/ 60 h 120"/>
                              <a:gd name="T12" fmla="*/ 347 w 438"/>
                              <a:gd name="T13" fmla="*/ 62 h 120"/>
                              <a:gd name="T14" fmla="*/ 345 w 438"/>
                              <a:gd name="T15" fmla="*/ 64 h 120"/>
                              <a:gd name="T16" fmla="*/ 343 w 438"/>
                              <a:gd name="T17" fmla="*/ 67 h 120"/>
                              <a:gd name="T18" fmla="*/ 340 w 438"/>
                              <a:gd name="T19" fmla="*/ 67 h 120"/>
                              <a:gd name="T20" fmla="*/ 7 w 438"/>
                              <a:gd name="T21" fmla="*/ 67 h 120"/>
                              <a:gd name="T22" fmla="*/ 5 w 438"/>
                              <a:gd name="T23" fmla="*/ 67 h 120"/>
                              <a:gd name="T24" fmla="*/ 2 w 438"/>
                              <a:gd name="T25" fmla="*/ 64 h 120"/>
                              <a:gd name="T26" fmla="*/ 2 w 438"/>
                              <a:gd name="T27" fmla="*/ 62 h 120"/>
                              <a:gd name="T28" fmla="*/ 0 w 438"/>
                              <a:gd name="T29" fmla="*/ 60 h 120"/>
                              <a:gd name="T30" fmla="*/ 2 w 438"/>
                              <a:gd name="T31" fmla="*/ 57 h 120"/>
                              <a:gd name="T32" fmla="*/ 2 w 438"/>
                              <a:gd name="T33" fmla="*/ 55 h 120"/>
                              <a:gd name="T34" fmla="*/ 5 w 438"/>
                              <a:gd name="T35" fmla="*/ 52 h 120"/>
                              <a:gd name="T36" fmla="*/ 7 w 438"/>
                              <a:gd name="T37" fmla="*/ 52 h 120"/>
                              <a:gd name="T38" fmla="*/ 7 w 438"/>
                              <a:gd name="T39" fmla="*/ 52 h 120"/>
                              <a:gd name="T40" fmla="*/ 319 w 438"/>
                              <a:gd name="T41" fmla="*/ 0 h 120"/>
                              <a:gd name="T42" fmla="*/ 438 w 438"/>
                              <a:gd name="T43" fmla="*/ 60 h 120"/>
                              <a:gd name="T44" fmla="*/ 319 w 438"/>
                              <a:gd name="T45" fmla="*/ 120 h 120"/>
                              <a:gd name="T46" fmla="*/ 319 w 438"/>
                              <a:gd name="T47"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38" h="120">
                                <a:moveTo>
                                  <a:pt x="7" y="52"/>
                                </a:moveTo>
                                <a:lnTo>
                                  <a:pt x="340" y="52"/>
                                </a:lnTo>
                                <a:lnTo>
                                  <a:pt x="343" y="52"/>
                                </a:lnTo>
                                <a:lnTo>
                                  <a:pt x="345" y="55"/>
                                </a:lnTo>
                                <a:lnTo>
                                  <a:pt x="347" y="57"/>
                                </a:lnTo>
                                <a:lnTo>
                                  <a:pt x="347" y="60"/>
                                </a:lnTo>
                                <a:lnTo>
                                  <a:pt x="347" y="62"/>
                                </a:lnTo>
                                <a:lnTo>
                                  <a:pt x="345" y="64"/>
                                </a:lnTo>
                                <a:lnTo>
                                  <a:pt x="343" y="67"/>
                                </a:lnTo>
                                <a:lnTo>
                                  <a:pt x="340" y="67"/>
                                </a:lnTo>
                                <a:lnTo>
                                  <a:pt x="7" y="67"/>
                                </a:lnTo>
                                <a:lnTo>
                                  <a:pt x="5" y="67"/>
                                </a:lnTo>
                                <a:lnTo>
                                  <a:pt x="2" y="64"/>
                                </a:lnTo>
                                <a:lnTo>
                                  <a:pt x="2" y="62"/>
                                </a:lnTo>
                                <a:lnTo>
                                  <a:pt x="0" y="60"/>
                                </a:lnTo>
                                <a:lnTo>
                                  <a:pt x="2" y="57"/>
                                </a:lnTo>
                                <a:lnTo>
                                  <a:pt x="2" y="55"/>
                                </a:lnTo>
                                <a:lnTo>
                                  <a:pt x="5" y="52"/>
                                </a:lnTo>
                                <a:lnTo>
                                  <a:pt x="7" y="52"/>
                                </a:lnTo>
                                <a:lnTo>
                                  <a:pt x="7" y="52"/>
                                </a:lnTo>
                                <a:close/>
                                <a:moveTo>
                                  <a:pt x="319" y="0"/>
                                </a:moveTo>
                                <a:lnTo>
                                  <a:pt x="438" y="60"/>
                                </a:lnTo>
                                <a:lnTo>
                                  <a:pt x="319" y="120"/>
                                </a:lnTo>
                                <a:lnTo>
                                  <a:pt x="319"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398" name="Freeform 747"/>
                        <wps:cNvSpPr>
                          <a:spLocks noEditPoints="1"/>
                        </wps:cNvSpPr>
                        <wps:spPr bwMode="auto">
                          <a:xfrm>
                            <a:off x="5657" y="6818"/>
                            <a:ext cx="726" cy="307"/>
                          </a:xfrm>
                          <a:custGeom>
                            <a:avLst/>
                            <a:gdLst>
                              <a:gd name="T0" fmla="*/ 722 w 726"/>
                              <a:gd name="T1" fmla="*/ 15 h 307"/>
                              <a:gd name="T2" fmla="*/ 96 w 726"/>
                              <a:gd name="T3" fmla="*/ 267 h 307"/>
                              <a:gd name="T4" fmla="*/ 94 w 726"/>
                              <a:gd name="T5" fmla="*/ 267 h 307"/>
                              <a:gd name="T6" fmla="*/ 91 w 726"/>
                              <a:gd name="T7" fmla="*/ 267 h 307"/>
                              <a:gd name="T8" fmla="*/ 89 w 726"/>
                              <a:gd name="T9" fmla="*/ 264 h 307"/>
                              <a:gd name="T10" fmla="*/ 87 w 726"/>
                              <a:gd name="T11" fmla="*/ 262 h 307"/>
                              <a:gd name="T12" fmla="*/ 87 w 726"/>
                              <a:gd name="T13" fmla="*/ 260 h 307"/>
                              <a:gd name="T14" fmla="*/ 87 w 726"/>
                              <a:gd name="T15" fmla="*/ 257 h 307"/>
                              <a:gd name="T16" fmla="*/ 89 w 726"/>
                              <a:gd name="T17" fmla="*/ 255 h 307"/>
                              <a:gd name="T18" fmla="*/ 91 w 726"/>
                              <a:gd name="T19" fmla="*/ 252 h 307"/>
                              <a:gd name="T20" fmla="*/ 717 w 726"/>
                              <a:gd name="T21" fmla="*/ 0 h 307"/>
                              <a:gd name="T22" fmla="*/ 719 w 726"/>
                              <a:gd name="T23" fmla="*/ 0 h 307"/>
                              <a:gd name="T24" fmla="*/ 722 w 726"/>
                              <a:gd name="T25" fmla="*/ 0 h 307"/>
                              <a:gd name="T26" fmla="*/ 724 w 726"/>
                              <a:gd name="T27" fmla="*/ 3 h 307"/>
                              <a:gd name="T28" fmla="*/ 726 w 726"/>
                              <a:gd name="T29" fmla="*/ 5 h 307"/>
                              <a:gd name="T30" fmla="*/ 726 w 726"/>
                              <a:gd name="T31" fmla="*/ 8 h 307"/>
                              <a:gd name="T32" fmla="*/ 726 w 726"/>
                              <a:gd name="T33" fmla="*/ 10 h 307"/>
                              <a:gd name="T34" fmla="*/ 724 w 726"/>
                              <a:gd name="T35" fmla="*/ 12 h 307"/>
                              <a:gd name="T36" fmla="*/ 722 w 726"/>
                              <a:gd name="T37" fmla="*/ 15 h 307"/>
                              <a:gd name="T38" fmla="*/ 722 w 726"/>
                              <a:gd name="T39" fmla="*/ 15 h 307"/>
                              <a:gd name="T40" fmla="*/ 135 w 726"/>
                              <a:gd name="T41" fmla="*/ 307 h 307"/>
                              <a:gd name="T42" fmla="*/ 0 w 726"/>
                              <a:gd name="T43" fmla="*/ 296 h 307"/>
                              <a:gd name="T44" fmla="*/ 89 w 726"/>
                              <a:gd name="T45" fmla="*/ 197 h 307"/>
                              <a:gd name="T46" fmla="*/ 135 w 726"/>
                              <a:gd name="T47"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26" h="307">
                                <a:moveTo>
                                  <a:pt x="722" y="15"/>
                                </a:moveTo>
                                <a:lnTo>
                                  <a:pt x="96" y="267"/>
                                </a:lnTo>
                                <a:lnTo>
                                  <a:pt x="94" y="267"/>
                                </a:lnTo>
                                <a:lnTo>
                                  <a:pt x="91" y="267"/>
                                </a:lnTo>
                                <a:lnTo>
                                  <a:pt x="89" y="264"/>
                                </a:lnTo>
                                <a:lnTo>
                                  <a:pt x="87" y="262"/>
                                </a:lnTo>
                                <a:lnTo>
                                  <a:pt x="87" y="260"/>
                                </a:lnTo>
                                <a:lnTo>
                                  <a:pt x="87" y="257"/>
                                </a:lnTo>
                                <a:lnTo>
                                  <a:pt x="89" y="255"/>
                                </a:lnTo>
                                <a:lnTo>
                                  <a:pt x="91" y="252"/>
                                </a:lnTo>
                                <a:lnTo>
                                  <a:pt x="717" y="0"/>
                                </a:lnTo>
                                <a:lnTo>
                                  <a:pt x="719" y="0"/>
                                </a:lnTo>
                                <a:lnTo>
                                  <a:pt x="722" y="0"/>
                                </a:lnTo>
                                <a:lnTo>
                                  <a:pt x="724" y="3"/>
                                </a:lnTo>
                                <a:lnTo>
                                  <a:pt x="726" y="5"/>
                                </a:lnTo>
                                <a:lnTo>
                                  <a:pt x="726" y="8"/>
                                </a:lnTo>
                                <a:lnTo>
                                  <a:pt x="726" y="10"/>
                                </a:lnTo>
                                <a:lnTo>
                                  <a:pt x="724" y="12"/>
                                </a:lnTo>
                                <a:lnTo>
                                  <a:pt x="722" y="15"/>
                                </a:lnTo>
                                <a:lnTo>
                                  <a:pt x="722" y="15"/>
                                </a:lnTo>
                                <a:close/>
                                <a:moveTo>
                                  <a:pt x="135" y="307"/>
                                </a:moveTo>
                                <a:lnTo>
                                  <a:pt x="0" y="296"/>
                                </a:lnTo>
                                <a:lnTo>
                                  <a:pt x="89" y="197"/>
                                </a:lnTo>
                                <a:lnTo>
                                  <a:pt x="135" y="307"/>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399" name="Freeform 748"/>
                        <wps:cNvSpPr>
                          <a:spLocks noEditPoints="1"/>
                        </wps:cNvSpPr>
                        <wps:spPr bwMode="auto">
                          <a:xfrm>
                            <a:off x="4886" y="6744"/>
                            <a:ext cx="582" cy="295"/>
                          </a:xfrm>
                          <a:custGeom>
                            <a:avLst/>
                            <a:gdLst>
                              <a:gd name="T0" fmla="*/ 12 w 582"/>
                              <a:gd name="T1" fmla="*/ 0 h 295"/>
                              <a:gd name="T2" fmla="*/ 498 w 582"/>
                              <a:gd name="T3" fmla="*/ 245 h 295"/>
                              <a:gd name="T4" fmla="*/ 501 w 582"/>
                              <a:gd name="T5" fmla="*/ 245 h 295"/>
                              <a:gd name="T6" fmla="*/ 501 w 582"/>
                              <a:gd name="T7" fmla="*/ 247 h 295"/>
                              <a:gd name="T8" fmla="*/ 501 w 582"/>
                              <a:gd name="T9" fmla="*/ 252 h 295"/>
                              <a:gd name="T10" fmla="*/ 501 w 582"/>
                              <a:gd name="T11" fmla="*/ 254 h 295"/>
                              <a:gd name="T12" fmla="*/ 498 w 582"/>
                              <a:gd name="T13" fmla="*/ 257 h 295"/>
                              <a:gd name="T14" fmla="*/ 496 w 582"/>
                              <a:gd name="T15" fmla="*/ 257 h 295"/>
                              <a:gd name="T16" fmla="*/ 493 w 582"/>
                              <a:gd name="T17" fmla="*/ 257 h 295"/>
                              <a:gd name="T18" fmla="*/ 491 w 582"/>
                              <a:gd name="T19" fmla="*/ 257 h 295"/>
                              <a:gd name="T20" fmla="*/ 4 w 582"/>
                              <a:gd name="T21" fmla="*/ 15 h 295"/>
                              <a:gd name="T22" fmla="*/ 2 w 582"/>
                              <a:gd name="T23" fmla="*/ 12 h 295"/>
                              <a:gd name="T24" fmla="*/ 0 w 582"/>
                              <a:gd name="T25" fmla="*/ 10 h 295"/>
                              <a:gd name="T26" fmla="*/ 0 w 582"/>
                              <a:gd name="T27" fmla="*/ 7 h 295"/>
                              <a:gd name="T28" fmla="*/ 2 w 582"/>
                              <a:gd name="T29" fmla="*/ 5 h 295"/>
                              <a:gd name="T30" fmla="*/ 2 w 582"/>
                              <a:gd name="T31" fmla="*/ 3 h 295"/>
                              <a:gd name="T32" fmla="*/ 4 w 582"/>
                              <a:gd name="T33" fmla="*/ 0 h 295"/>
                              <a:gd name="T34" fmla="*/ 9 w 582"/>
                              <a:gd name="T35" fmla="*/ 0 h 295"/>
                              <a:gd name="T36" fmla="*/ 12 w 582"/>
                              <a:gd name="T37" fmla="*/ 0 h 295"/>
                              <a:gd name="T38" fmla="*/ 12 w 582"/>
                              <a:gd name="T39" fmla="*/ 0 h 295"/>
                              <a:gd name="T40" fmla="*/ 503 w 582"/>
                              <a:gd name="T41" fmla="*/ 187 h 295"/>
                              <a:gd name="T42" fmla="*/ 582 w 582"/>
                              <a:gd name="T43" fmla="*/ 295 h 295"/>
                              <a:gd name="T44" fmla="*/ 448 w 582"/>
                              <a:gd name="T45" fmla="*/ 295 h 295"/>
                              <a:gd name="T46" fmla="*/ 503 w 582"/>
                              <a:gd name="T47" fmla="*/ 187 h 2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82" h="295">
                                <a:moveTo>
                                  <a:pt x="12" y="0"/>
                                </a:moveTo>
                                <a:lnTo>
                                  <a:pt x="498" y="245"/>
                                </a:lnTo>
                                <a:lnTo>
                                  <a:pt x="501" y="245"/>
                                </a:lnTo>
                                <a:lnTo>
                                  <a:pt x="501" y="247"/>
                                </a:lnTo>
                                <a:lnTo>
                                  <a:pt x="501" y="252"/>
                                </a:lnTo>
                                <a:lnTo>
                                  <a:pt x="501" y="254"/>
                                </a:lnTo>
                                <a:lnTo>
                                  <a:pt x="498" y="257"/>
                                </a:lnTo>
                                <a:lnTo>
                                  <a:pt x="496" y="257"/>
                                </a:lnTo>
                                <a:lnTo>
                                  <a:pt x="493" y="257"/>
                                </a:lnTo>
                                <a:lnTo>
                                  <a:pt x="491" y="257"/>
                                </a:lnTo>
                                <a:lnTo>
                                  <a:pt x="4" y="15"/>
                                </a:lnTo>
                                <a:lnTo>
                                  <a:pt x="2" y="12"/>
                                </a:lnTo>
                                <a:lnTo>
                                  <a:pt x="0" y="10"/>
                                </a:lnTo>
                                <a:lnTo>
                                  <a:pt x="0" y="7"/>
                                </a:lnTo>
                                <a:lnTo>
                                  <a:pt x="2" y="5"/>
                                </a:lnTo>
                                <a:lnTo>
                                  <a:pt x="2" y="3"/>
                                </a:lnTo>
                                <a:lnTo>
                                  <a:pt x="4" y="0"/>
                                </a:lnTo>
                                <a:lnTo>
                                  <a:pt x="9" y="0"/>
                                </a:lnTo>
                                <a:lnTo>
                                  <a:pt x="12" y="0"/>
                                </a:lnTo>
                                <a:lnTo>
                                  <a:pt x="12" y="0"/>
                                </a:lnTo>
                                <a:close/>
                                <a:moveTo>
                                  <a:pt x="503" y="187"/>
                                </a:moveTo>
                                <a:lnTo>
                                  <a:pt x="582" y="295"/>
                                </a:lnTo>
                                <a:lnTo>
                                  <a:pt x="448" y="295"/>
                                </a:lnTo>
                                <a:lnTo>
                                  <a:pt x="503" y="187"/>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0" name="Freeform 749"/>
                        <wps:cNvSpPr>
                          <a:spLocks noEditPoints="1"/>
                        </wps:cNvSpPr>
                        <wps:spPr bwMode="auto">
                          <a:xfrm>
                            <a:off x="4318" y="5806"/>
                            <a:ext cx="726" cy="185"/>
                          </a:xfrm>
                          <a:custGeom>
                            <a:avLst/>
                            <a:gdLst>
                              <a:gd name="T0" fmla="*/ 721 w 726"/>
                              <a:gd name="T1" fmla="*/ 15 h 185"/>
                              <a:gd name="T2" fmla="*/ 100 w 726"/>
                              <a:gd name="T3" fmla="*/ 139 h 185"/>
                              <a:gd name="T4" fmla="*/ 98 w 726"/>
                              <a:gd name="T5" fmla="*/ 139 h 185"/>
                              <a:gd name="T6" fmla="*/ 96 w 726"/>
                              <a:gd name="T7" fmla="*/ 137 h 185"/>
                              <a:gd name="T8" fmla="*/ 93 w 726"/>
                              <a:gd name="T9" fmla="*/ 135 h 185"/>
                              <a:gd name="T10" fmla="*/ 91 w 726"/>
                              <a:gd name="T11" fmla="*/ 132 h 185"/>
                              <a:gd name="T12" fmla="*/ 91 w 726"/>
                              <a:gd name="T13" fmla="*/ 130 h 185"/>
                              <a:gd name="T14" fmla="*/ 93 w 726"/>
                              <a:gd name="T15" fmla="*/ 127 h 185"/>
                              <a:gd name="T16" fmla="*/ 96 w 726"/>
                              <a:gd name="T17" fmla="*/ 125 h 185"/>
                              <a:gd name="T18" fmla="*/ 98 w 726"/>
                              <a:gd name="T19" fmla="*/ 123 h 185"/>
                              <a:gd name="T20" fmla="*/ 719 w 726"/>
                              <a:gd name="T21" fmla="*/ 0 h 185"/>
                              <a:gd name="T22" fmla="*/ 721 w 726"/>
                              <a:gd name="T23" fmla="*/ 0 h 185"/>
                              <a:gd name="T24" fmla="*/ 723 w 726"/>
                              <a:gd name="T25" fmla="*/ 0 h 185"/>
                              <a:gd name="T26" fmla="*/ 726 w 726"/>
                              <a:gd name="T27" fmla="*/ 3 h 185"/>
                              <a:gd name="T28" fmla="*/ 726 w 726"/>
                              <a:gd name="T29" fmla="*/ 5 h 185"/>
                              <a:gd name="T30" fmla="*/ 726 w 726"/>
                              <a:gd name="T31" fmla="*/ 7 h 185"/>
                              <a:gd name="T32" fmla="*/ 726 w 726"/>
                              <a:gd name="T33" fmla="*/ 10 h 185"/>
                              <a:gd name="T34" fmla="*/ 723 w 726"/>
                              <a:gd name="T35" fmla="*/ 12 h 185"/>
                              <a:gd name="T36" fmla="*/ 721 w 726"/>
                              <a:gd name="T37" fmla="*/ 15 h 185"/>
                              <a:gd name="T38" fmla="*/ 721 w 726"/>
                              <a:gd name="T39" fmla="*/ 15 h 185"/>
                              <a:gd name="T40" fmla="*/ 129 w 726"/>
                              <a:gd name="T41" fmla="*/ 185 h 185"/>
                              <a:gd name="T42" fmla="*/ 0 w 726"/>
                              <a:gd name="T43" fmla="*/ 151 h 185"/>
                              <a:gd name="T44" fmla="*/ 108 w 726"/>
                              <a:gd name="T45" fmla="*/ 67 h 185"/>
                              <a:gd name="T46" fmla="*/ 129 w 726"/>
                              <a:gd name="T47"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26" h="185">
                                <a:moveTo>
                                  <a:pt x="721" y="15"/>
                                </a:moveTo>
                                <a:lnTo>
                                  <a:pt x="100" y="139"/>
                                </a:lnTo>
                                <a:lnTo>
                                  <a:pt x="98" y="139"/>
                                </a:lnTo>
                                <a:lnTo>
                                  <a:pt x="96" y="137"/>
                                </a:lnTo>
                                <a:lnTo>
                                  <a:pt x="93" y="135"/>
                                </a:lnTo>
                                <a:lnTo>
                                  <a:pt x="91" y="132"/>
                                </a:lnTo>
                                <a:lnTo>
                                  <a:pt x="91" y="130"/>
                                </a:lnTo>
                                <a:lnTo>
                                  <a:pt x="93" y="127"/>
                                </a:lnTo>
                                <a:lnTo>
                                  <a:pt x="96" y="125"/>
                                </a:lnTo>
                                <a:lnTo>
                                  <a:pt x="98" y="123"/>
                                </a:lnTo>
                                <a:lnTo>
                                  <a:pt x="719" y="0"/>
                                </a:lnTo>
                                <a:lnTo>
                                  <a:pt x="721" y="0"/>
                                </a:lnTo>
                                <a:lnTo>
                                  <a:pt x="723" y="0"/>
                                </a:lnTo>
                                <a:lnTo>
                                  <a:pt x="726" y="3"/>
                                </a:lnTo>
                                <a:lnTo>
                                  <a:pt x="726" y="5"/>
                                </a:lnTo>
                                <a:lnTo>
                                  <a:pt x="726" y="7"/>
                                </a:lnTo>
                                <a:lnTo>
                                  <a:pt x="726" y="10"/>
                                </a:lnTo>
                                <a:lnTo>
                                  <a:pt x="723" y="12"/>
                                </a:lnTo>
                                <a:lnTo>
                                  <a:pt x="721" y="15"/>
                                </a:lnTo>
                                <a:lnTo>
                                  <a:pt x="721" y="15"/>
                                </a:lnTo>
                                <a:close/>
                                <a:moveTo>
                                  <a:pt x="129" y="185"/>
                                </a:moveTo>
                                <a:lnTo>
                                  <a:pt x="0" y="151"/>
                                </a:lnTo>
                                <a:lnTo>
                                  <a:pt x="108" y="67"/>
                                </a:lnTo>
                                <a:lnTo>
                                  <a:pt x="129" y="185"/>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1" name="Freeform 750"/>
                        <wps:cNvSpPr>
                          <a:spLocks noEditPoints="1"/>
                        </wps:cNvSpPr>
                        <wps:spPr bwMode="auto">
                          <a:xfrm>
                            <a:off x="2662" y="5214"/>
                            <a:ext cx="438" cy="295"/>
                          </a:xfrm>
                          <a:custGeom>
                            <a:avLst/>
                            <a:gdLst>
                              <a:gd name="T0" fmla="*/ 426 w 438"/>
                              <a:gd name="T1" fmla="*/ 292 h 295"/>
                              <a:gd name="T2" fmla="*/ 79 w 438"/>
                              <a:gd name="T3" fmla="*/ 60 h 295"/>
                              <a:gd name="T4" fmla="*/ 76 w 438"/>
                              <a:gd name="T5" fmla="*/ 60 h 295"/>
                              <a:gd name="T6" fmla="*/ 76 w 438"/>
                              <a:gd name="T7" fmla="*/ 55 h 295"/>
                              <a:gd name="T8" fmla="*/ 76 w 438"/>
                              <a:gd name="T9" fmla="*/ 53 h 295"/>
                              <a:gd name="T10" fmla="*/ 76 w 438"/>
                              <a:gd name="T11" fmla="*/ 50 h 295"/>
                              <a:gd name="T12" fmla="*/ 79 w 438"/>
                              <a:gd name="T13" fmla="*/ 48 h 295"/>
                              <a:gd name="T14" fmla="*/ 81 w 438"/>
                              <a:gd name="T15" fmla="*/ 48 h 295"/>
                              <a:gd name="T16" fmla="*/ 84 w 438"/>
                              <a:gd name="T17" fmla="*/ 48 h 295"/>
                              <a:gd name="T18" fmla="*/ 88 w 438"/>
                              <a:gd name="T19" fmla="*/ 48 h 295"/>
                              <a:gd name="T20" fmla="*/ 436 w 438"/>
                              <a:gd name="T21" fmla="*/ 280 h 295"/>
                              <a:gd name="T22" fmla="*/ 438 w 438"/>
                              <a:gd name="T23" fmla="*/ 283 h 295"/>
                              <a:gd name="T24" fmla="*/ 438 w 438"/>
                              <a:gd name="T25" fmla="*/ 285 h 295"/>
                              <a:gd name="T26" fmla="*/ 438 w 438"/>
                              <a:gd name="T27" fmla="*/ 288 h 295"/>
                              <a:gd name="T28" fmla="*/ 438 w 438"/>
                              <a:gd name="T29" fmla="*/ 290 h 295"/>
                              <a:gd name="T30" fmla="*/ 436 w 438"/>
                              <a:gd name="T31" fmla="*/ 292 h 295"/>
                              <a:gd name="T32" fmla="*/ 434 w 438"/>
                              <a:gd name="T33" fmla="*/ 295 h 295"/>
                              <a:gd name="T34" fmla="*/ 431 w 438"/>
                              <a:gd name="T35" fmla="*/ 295 h 295"/>
                              <a:gd name="T36" fmla="*/ 426 w 438"/>
                              <a:gd name="T37" fmla="*/ 292 h 295"/>
                              <a:gd name="T38" fmla="*/ 426 w 438"/>
                              <a:gd name="T39" fmla="*/ 292 h 295"/>
                              <a:gd name="T40" fmla="*/ 67 w 438"/>
                              <a:gd name="T41" fmla="*/ 115 h 295"/>
                              <a:gd name="T42" fmla="*/ 0 w 438"/>
                              <a:gd name="T43" fmla="*/ 0 h 295"/>
                              <a:gd name="T44" fmla="*/ 134 w 438"/>
                              <a:gd name="T45" fmla="*/ 17 h 295"/>
                              <a:gd name="T46" fmla="*/ 67 w 438"/>
                              <a:gd name="T47" fmla="*/ 115 h 2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38" h="295">
                                <a:moveTo>
                                  <a:pt x="426" y="292"/>
                                </a:moveTo>
                                <a:lnTo>
                                  <a:pt x="79" y="60"/>
                                </a:lnTo>
                                <a:lnTo>
                                  <a:pt x="76" y="60"/>
                                </a:lnTo>
                                <a:lnTo>
                                  <a:pt x="76" y="55"/>
                                </a:lnTo>
                                <a:lnTo>
                                  <a:pt x="76" y="53"/>
                                </a:lnTo>
                                <a:lnTo>
                                  <a:pt x="76" y="50"/>
                                </a:lnTo>
                                <a:lnTo>
                                  <a:pt x="79" y="48"/>
                                </a:lnTo>
                                <a:lnTo>
                                  <a:pt x="81" y="48"/>
                                </a:lnTo>
                                <a:lnTo>
                                  <a:pt x="84" y="48"/>
                                </a:lnTo>
                                <a:lnTo>
                                  <a:pt x="88" y="48"/>
                                </a:lnTo>
                                <a:lnTo>
                                  <a:pt x="436" y="280"/>
                                </a:lnTo>
                                <a:lnTo>
                                  <a:pt x="438" y="283"/>
                                </a:lnTo>
                                <a:lnTo>
                                  <a:pt x="438" y="285"/>
                                </a:lnTo>
                                <a:lnTo>
                                  <a:pt x="438" y="288"/>
                                </a:lnTo>
                                <a:lnTo>
                                  <a:pt x="438" y="290"/>
                                </a:lnTo>
                                <a:lnTo>
                                  <a:pt x="436" y="292"/>
                                </a:lnTo>
                                <a:lnTo>
                                  <a:pt x="434" y="295"/>
                                </a:lnTo>
                                <a:lnTo>
                                  <a:pt x="431" y="295"/>
                                </a:lnTo>
                                <a:lnTo>
                                  <a:pt x="426" y="292"/>
                                </a:lnTo>
                                <a:lnTo>
                                  <a:pt x="426" y="292"/>
                                </a:lnTo>
                                <a:close/>
                                <a:moveTo>
                                  <a:pt x="67" y="115"/>
                                </a:moveTo>
                                <a:lnTo>
                                  <a:pt x="0" y="0"/>
                                </a:lnTo>
                                <a:lnTo>
                                  <a:pt x="134" y="17"/>
                                </a:lnTo>
                                <a:lnTo>
                                  <a:pt x="67" y="115"/>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2" name="Freeform 751"/>
                        <wps:cNvSpPr>
                          <a:spLocks noEditPoints="1"/>
                        </wps:cNvSpPr>
                        <wps:spPr bwMode="auto">
                          <a:xfrm>
                            <a:off x="2056" y="5298"/>
                            <a:ext cx="294" cy="439"/>
                          </a:xfrm>
                          <a:custGeom>
                            <a:avLst/>
                            <a:gdLst>
                              <a:gd name="T0" fmla="*/ 2 w 294"/>
                              <a:gd name="T1" fmla="*/ 427 h 439"/>
                              <a:gd name="T2" fmla="*/ 232 w 294"/>
                              <a:gd name="T3" fmla="*/ 79 h 439"/>
                              <a:gd name="T4" fmla="*/ 234 w 294"/>
                              <a:gd name="T5" fmla="*/ 76 h 439"/>
                              <a:gd name="T6" fmla="*/ 237 w 294"/>
                              <a:gd name="T7" fmla="*/ 74 h 439"/>
                              <a:gd name="T8" fmla="*/ 242 w 294"/>
                              <a:gd name="T9" fmla="*/ 74 h 439"/>
                              <a:gd name="T10" fmla="*/ 244 w 294"/>
                              <a:gd name="T11" fmla="*/ 76 h 439"/>
                              <a:gd name="T12" fmla="*/ 246 w 294"/>
                              <a:gd name="T13" fmla="*/ 79 h 439"/>
                              <a:gd name="T14" fmla="*/ 246 w 294"/>
                              <a:gd name="T15" fmla="*/ 81 h 439"/>
                              <a:gd name="T16" fmla="*/ 246 w 294"/>
                              <a:gd name="T17" fmla="*/ 84 h 439"/>
                              <a:gd name="T18" fmla="*/ 246 w 294"/>
                              <a:gd name="T19" fmla="*/ 86 h 439"/>
                              <a:gd name="T20" fmla="*/ 14 w 294"/>
                              <a:gd name="T21" fmla="*/ 434 h 439"/>
                              <a:gd name="T22" fmla="*/ 12 w 294"/>
                              <a:gd name="T23" fmla="*/ 436 h 439"/>
                              <a:gd name="T24" fmla="*/ 9 w 294"/>
                              <a:gd name="T25" fmla="*/ 439 h 439"/>
                              <a:gd name="T26" fmla="*/ 7 w 294"/>
                              <a:gd name="T27" fmla="*/ 439 h 439"/>
                              <a:gd name="T28" fmla="*/ 2 w 294"/>
                              <a:gd name="T29" fmla="*/ 436 h 439"/>
                              <a:gd name="T30" fmla="*/ 2 w 294"/>
                              <a:gd name="T31" fmla="*/ 434 h 439"/>
                              <a:gd name="T32" fmla="*/ 0 w 294"/>
                              <a:gd name="T33" fmla="*/ 431 h 439"/>
                              <a:gd name="T34" fmla="*/ 0 w 294"/>
                              <a:gd name="T35" fmla="*/ 429 h 439"/>
                              <a:gd name="T36" fmla="*/ 2 w 294"/>
                              <a:gd name="T37" fmla="*/ 427 h 439"/>
                              <a:gd name="T38" fmla="*/ 2 w 294"/>
                              <a:gd name="T39" fmla="*/ 427 h 439"/>
                              <a:gd name="T40" fmla="*/ 179 w 294"/>
                              <a:gd name="T41" fmla="*/ 65 h 439"/>
                              <a:gd name="T42" fmla="*/ 294 w 294"/>
                              <a:gd name="T43" fmla="*/ 0 h 439"/>
                              <a:gd name="T44" fmla="*/ 278 w 294"/>
                              <a:gd name="T45" fmla="*/ 132 h 439"/>
                              <a:gd name="T46" fmla="*/ 179 w 294"/>
                              <a:gd name="T47" fmla="*/ 65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94" h="439">
                                <a:moveTo>
                                  <a:pt x="2" y="427"/>
                                </a:moveTo>
                                <a:lnTo>
                                  <a:pt x="232" y="79"/>
                                </a:lnTo>
                                <a:lnTo>
                                  <a:pt x="234" y="76"/>
                                </a:lnTo>
                                <a:lnTo>
                                  <a:pt x="237" y="74"/>
                                </a:lnTo>
                                <a:lnTo>
                                  <a:pt x="242" y="74"/>
                                </a:lnTo>
                                <a:lnTo>
                                  <a:pt x="244" y="76"/>
                                </a:lnTo>
                                <a:lnTo>
                                  <a:pt x="246" y="79"/>
                                </a:lnTo>
                                <a:lnTo>
                                  <a:pt x="246" y="81"/>
                                </a:lnTo>
                                <a:lnTo>
                                  <a:pt x="246" y="84"/>
                                </a:lnTo>
                                <a:lnTo>
                                  <a:pt x="246" y="86"/>
                                </a:lnTo>
                                <a:lnTo>
                                  <a:pt x="14" y="434"/>
                                </a:lnTo>
                                <a:lnTo>
                                  <a:pt x="12" y="436"/>
                                </a:lnTo>
                                <a:lnTo>
                                  <a:pt x="9" y="439"/>
                                </a:lnTo>
                                <a:lnTo>
                                  <a:pt x="7" y="439"/>
                                </a:lnTo>
                                <a:lnTo>
                                  <a:pt x="2" y="436"/>
                                </a:lnTo>
                                <a:lnTo>
                                  <a:pt x="2" y="434"/>
                                </a:lnTo>
                                <a:lnTo>
                                  <a:pt x="0" y="431"/>
                                </a:lnTo>
                                <a:lnTo>
                                  <a:pt x="0" y="429"/>
                                </a:lnTo>
                                <a:lnTo>
                                  <a:pt x="2" y="427"/>
                                </a:lnTo>
                                <a:lnTo>
                                  <a:pt x="2" y="427"/>
                                </a:lnTo>
                                <a:close/>
                                <a:moveTo>
                                  <a:pt x="179" y="65"/>
                                </a:moveTo>
                                <a:lnTo>
                                  <a:pt x="294" y="0"/>
                                </a:lnTo>
                                <a:lnTo>
                                  <a:pt x="278" y="132"/>
                                </a:lnTo>
                                <a:lnTo>
                                  <a:pt x="179" y="65"/>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3" name="Freeform 752"/>
                        <wps:cNvSpPr>
                          <a:spLocks noEditPoints="1"/>
                        </wps:cNvSpPr>
                        <wps:spPr bwMode="auto">
                          <a:xfrm>
                            <a:off x="3735" y="4724"/>
                            <a:ext cx="736" cy="591"/>
                          </a:xfrm>
                          <a:custGeom>
                            <a:avLst/>
                            <a:gdLst>
                              <a:gd name="T0" fmla="*/ 63 w 736"/>
                              <a:gd name="T1" fmla="*/ 118 h 591"/>
                              <a:gd name="T2" fmla="*/ 151 w 736"/>
                              <a:gd name="T3" fmla="*/ 75 h 591"/>
                              <a:gd name="T4" fmla="*/ 206 w 736"/>
                              <a:gd name="T5" fmla="*/ 48 h 591"/>
                              <a:gd name="T6" fmla="*/ 262 w 736"/>
                              <a:gd name="T7" fmla="*/ 27 h 591"/>
                              <a:gd name="T8" fmla="*/ 317 w 736"/>
                              <a:gd name="T9" fmla="*/ 10 h 591"/>
                              <a:gd name="T10" fmla="*/ 367 w 736"/>
                              <a:gd name="T11" fmla="*/ 3 h 591"/>
                              <a:gd name="T12" fmla="*/ 417 w 736"/>
                              <a:gd name="T13" fmla="*/ 3 h 591"/>
                              <a:gd name="T14" fmla="*/ 465 w 736"/>
                              <a:gd name="T15" fmla="*/ 12 h 591"/>
                              <a:gd name="T16" fmla="*/ 516 w 736"/>
                              <a:gd name="T17" fmla="*/ 34 h 591"/>
                              <a:gd name="T18" fmla="*/ 568 w 736"/>
                              <a:gd name="T19" fmla="*/ 65 h 591"/>
                              <a:gd name="T20" fmla="*/ 619 w 736"/>
                              <a:gd name="T21" fmla="*/ 104 h 591"/>
                              <a:gd name="T22" fmla="*/ 664 w 736"/>
                              <a:gd name="T23" fmla="*/ 147 h 591"/>
                              <a:gd name="T24" fmla="*/ 703 w 736"/>
                              <a:gd name="T25" fmla="*/ 192 h 591"/>
                              <a:gd name="T26" fmla="*/ 722 w 736"/>
                              <a:gd name="T27" fmla="*/ 226 h 591"/>
                              <a:gd name="T28" fmla="*/ 731 w 736"/>
                              <a:gd name="T29" fmla="*/ 248 h 591"/>
                              <a:gd name="T30" fmla="*/ 736 w 736"/>
                              <a:gd name="T31" fmla="*/ 269 h 591"/>
                              <a:gd name="T32" fmla="*/ 736 w 736"/>
                              <a:gd name="T33" fmla="*/ 291 h 591"/>
                              <a:gd name="T34" fmla="*/ 731 w 736"/>
                              <a:gd name="T35" fmla="*/ 312 h 591"/>
                              <a:gd name="T36" fmla="*/ 722 w 736"/>
                              <a:gd name="T37" fmla="*/ 331 h 591"/>
                              <a:gd name="T38" fmla="*/ 710 w 736"/>
                              <a:gd name="T39" fmla="*/ 351 h 591"/>
                              <a:gd name="T40" fmla="*/ 683 w 736"/>
                              <a:gd name="T41" fmla="*/ 377 h 591"/>
                              <a:gd name="T42" fmla="*/ 638 w 736"/>
                              <a:gd name="T43" fmla="*/ 413 h 591"/>
                              <a:gd name="T44" fmla="*/ 583 w 736"/>
                              <a:gd name="T45" fmla="*/ 451 h 591"/>
                              <a:gd name="T46" fmla="*/ 520 w 736"/>
                              <a:gd name="T47" fmla="*/ 487 h 591"/>
                              <a:gd name="T48" fmla="*/ 449 w 736"/>
                              <a:gd name="T49" fmla="*/ 523 h 591"/>
                              <a:gd name="T50" fmla="*/ 389 w 736"/>
                              <a:gd name="T51" fmla="*/ 552 h 591"/>
                              <a:gd name="T52" fmla="*/ 384 w 736"/>
                              <a:gd name="T53" fmla="*/ 552 h 591"/>
                              <a:gd name="T54" fmla="*/ 379 w 736"/>
                              <a:gd name="T55" fmla="*/ 547 h 591"/>
                              <a:gd name="T56" fmla="*/ 379 w 736"/>
                              <a:gd name="T57" fmla="*/ 543 h 591"/>
                              <a:gd name="T58" fmla="*/ 384 w 736"/>
                              <a:gd name="T59" fmla="*/ 538 h 591"/>
                              <a:gd name="T60" fmla="*/ 444 w 736"/>
                              <a:gd name="T61" fmla="*/ 509 h 591"/>
                              <a:gd name="T62" fmla="*/ 513 w 736"/>
                              <a:gd name="T63" fmla="*/ 473 h 591"/>
                              <a:gd name="T64" fmla="*/ 576 w 736"/>
                              <a:gd name="T65" fmla="*/ 437 h 591"/>
                              <a:gd name="T66" fmla="*/ 631 w 736"/>
                              <a:gd name="T67" fmla="*/ 403 h 591"/>
                              <a:gd name="T68" fmla="*/ 674 w 736"/>
                              <a:gd name="T69" fmla="*/ 367 h 591"/>
                              <a:gd name="T70" fmla="*/ 698 w 736"/>
                              <a:gd name="T71" fmla="*/ 341 h 591"/>
                              <a:gd name="T72" fmla="*/ 710 w 736"/>
                              <a:gd name="T73" fmla="*/ 324 h 591"/>
                              <a:gd name="T74" fmla="*/ 717 w 736"/>
                              <a:gd name="T75" fmla="*/ 307 h 591"/>
                              <a:gd name="T76" fmla="*/ 722 w 736"/>
                              <a:gd name="T77" fmla="*/ 291 h 591"/>
                              <a:gd name="T78" fmla="*/ 722 w 736"/>
                              <a:gd name="T79" fmla="*/ 274 h 591"/>
                              <a:gd name="T80" fmla="*/ 717 w 736"/>
                              <a:gd name="T81" fmla="*/ 252 h 591"/>
                              <a:gd name="T82" fmla="*/ 710 w 736"/>
                              <a:gd name="T83" fmla="*/ 233 h 591"/>
                              <a:gd name="T84" fmla="*/ 691 w 736"/>
                              <a:gd name="T85" fmla="*/ 200 h 591"/>
                              <a:gd name="T86" fmla="*/ 655 w 736"/>
                              <a:gd name="T87" fmla="*/ 156 h 591"/>
                              <a:gd name="T88" fmla="*/ 609 w 736"/>
                              <a:gd name="T89" fmla="*/ 113 h 591"/>
                              <a:gd name="T90" fmla="*/ 561 w 736"/>
                              <a:gd name="T91" fmla="*/ 77 h 591"/>
                              <a:gd name="T92" fmla="*/ 511 w 736"/>
                              <a:gd name="T93" fmla="*/ 46 h 591"/>
                              <a:gd name="T94" fmla="*/ 461 w 736"/>
                              <a:gd name="T95" fmla="*/ 27 h 591"/>
                              <a:gd name="T96" fmla="*/ 417 w 736"/>
                              <a:gd name="T97" fmla="*/ 17 h 591"/>
                              <a:gd name="T98" fmla="*/ 369 w 736"/>
                              <a:gd name="T99" fmla="*/ 17 h 591"/>
                              <a:gd name="T100" fmla="*/ 319 w 736"/>
                              <a:gd name="T101" fmla="*/ 24 h 591"/>
                              <a:gd name="T102" fmla="*/ 269 w 736"/>
                              <a:gd name="T103" fmla="*/ 41 h 591"/>
                              <a:gd name="T104" fmla="*/ 214 w 736"/>
                              <a:gd name="T105" fmla="*/ 63 h 591"/>
                              <a:gd name="T106" fmla="*/ 156 w 736"/>
                              <a:gd name="T107" fmla="*/ 87 h 591"/>
                              <a:gd name="T108" fmla="*/ 70 w 736"/>
                              <a:gd name="T109" fmla="*/ 132 h 591"/>
                              <a:gd name="T110" fmla="*/ 10 w 736"/>
                              <a:gd name="T111" fmla="*/ 164 h 591"/>
                              <a:gd name="T112" fmla="*/ 3 w 736"/>
                              <a:gd name="T113" fmla="*/ 161 h 591"/>
                              <a:gd name="T114" fmla="*/ 0 w 736"/>
                              <a:gd name="T115" fmla="*/ 156 h 591"/>
                              <a:gd name="T116" fmla="*/ 3 w 736"/>
                              <a:gd name="T117" fmla="*/ 152 h 591"/>
                              <a:gd name="T118" fmla="*/ 5 w 736"/>
                              <a:gd name="T119" fmla="*/ 149 h 591"/>
                              <a:gd name="T120" fmla="*/ 295 w 736"/>
                              <a:gd name="T121" fmla="*/ 588 h 591"/>
                              <a:gd name="T122" fmla="*/ 429 w 736"/>
                              <a:gd name="T123" fmla="*/ 591 h 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36" h="591">
                                <a:moveTo>
                                  <a:pt x="5" y="149"/>
                                </a:moveTo>
                                <a:lnTo>
                                  <a:pt x="63" y="118"/>
                                </a:lnTo>
                                <a:lnTo>
                                  <a:pt x="120" y="89"/>
                                </a:lnTo>
                                <a:lnTo>
                                  <a:pt x="151" y="75"/>
                                </a:lnTo>
                                <a:lnTo>
                                  <a:pt x="178" y="60"/>
                                </a:lnTo>
                                <a:lnTo>
                                  <a:pt x="206" y="48"/>
                                </a:lnTo>
                                <a:lnTo>
                                  <a:pt x="235" y="36"/>
                                </a:lnTo>
                                <a:lnTo>
                                  <a:pt x="262" y="27"/>
                                </a:lnTo>
                                <a:lnTo>
                                  <a:pt x="290" y="17"/>
                                </a:lnTo>
                                <a:lnTo>
                                  <a:pt x="317" y="10"/>
                                </a:lnTo>
                                <a:lnTo>
                                  <a:pt x="343" y="5"/>
                                </a:lnTo>
                                <a:lnTo>
                                  <a:pt x="367" y="3"/>
                                </a:lnTo>
                                <a:lnTo>
                                  <a:pt x="393" y="0"/>
                                </a:lnTo>
                                <a:lnTo>
                                  <a:pt x="417" y="3"/>
                                </a:lnTo>
                                <a:lnTo>
                                  <a:pt x="441" y="5"/>
                                </a:lnTo>
                                <a:lnTo>
                                  <a:pt x="465" y="12"/>
                                </a:lnTo>
                                <a:lnTo>
                                  <a:pt x="489" y="20"/>
                                </a:lnTo>
                                <a:lnTo>
                                  <a:pt x="516" y="34"/>
                                </a:lnTo>
                                <a:lnTo>
                                  <a:pt x="542" y="48"/>
                                </a:lnTo>
                                <a:lnTo>
                                  <a:pt x="568" y="65"/>
                                </a:lnTo>
                                <a:lnTo>
                                  <a:pt x="595" y="82"/>
                                </a:lnTo>
                                <a:lnTo>
                                  <a:pt x="619" y="104"/>
                                </a:lnTo>
                                <a:lnTo>
                                  <a:pt x="643" y="123"/>
                                </a:lnTo>
                                <a:lnTo>
                                  <a:pt x="664" y="147"/>
                                </a:lnTo>
                                <a:lnTo>
                                  <a:pt x="683" y="168"/>
                                </a:lnTo>
                                <a:lnTo>
                                  <a:pt x="703" y="192"/>
                                </a:lnTo>
                                <a:lnTo>
                                  <a:pt x="717" y="214"/>
                                </a:lnTo>
                                <a:lnTo>
                                  <a:pt x="722" y="226"/>
                                </a:lnTo>
                                <a:lnTo>
                                  <a:pt x="727" y="238"/>
                                </a:lnTo>
                                <a:lnTo>
                                  <a:pt x="731" y="248"/>
                                </a:lnTo>
                                <a:lnTo>
                                  <a:pt x="734" y="260"/>
                                </a:lnTo>
                                <a:lnTo>
                                  <a:pt x="736" y="269"/>
                                </a:lnTo>
                                <a:lnTo>
                                  <a:pt x="736" y="281"/>
                                </a:lnTo>
                                <a:lnTo>
                                  <a:pt x="736" y="291"/>
                                </a:lnTo>
                                <a:lnTo>
                                  <a:pt x="736" y="303"/>
                                </a:lnTo>
                                <a:lnTo>
                                  <a:pt x="731" y="312"/>
                                </a:lnTo>
                                <a:lnTo>
                                  <a:pt x="729" y="322"/>
                                </a:lnTo>
                                <a:lnTo>
                                  <a:pt x="722" y="331"/>
                                </a:lnTo>
                                <a:lnTo>
                                  <a:pt x="717" y="341"/>
                                </a:lnTo>
                                <a:lnTo>
                                  <a:pt x="710" y="351"/>
                                </a:lnTo>
                                <a:lnTo>
                                  <a:pt x="703" y="360"/>
                                </a:lnTo>
                                <a:lnTo>
                                  <a:pt x="683" y="377"/>
                                </a:lnTo>
                                <a:lnTo>
                                  <a:pt x="662" y="396"/>
                                </a:lnTo>
                                <a:lnTo>
                                  <a:pt x="638" y="413"/>
                                </a:lnTo>
                                <a:lnTo>
                                  <a:pt x="611" y="432"/>
                                </a:lnTo>
                                <a:lnTo>
                                  <a:pt x="583" y="451"/>
                                </a:lnTo>
                                <a:lnTo>
                                  <a:pt x="552" y="468"/>
                                </a:lnTo>
                                <a:lnTo>
                                  <a:pt x="520" y="487"/>
                                </a:lnTo>
                                <a:lnTo>
                                  <a:pt x="484" y="504"/>
                                </a:lnTo>
                                <a:lnTo>
                                  <a:pt x="449" y="523"/>
                                </a:lnTo>
                                <a:lnTo>
                                  <a:pt x="413" y="540"/>
                                </a:lnTo>
                                <a:lnTo>
                                  <a:pt x="389" y="552"/>
                                </a:lnTo>
                                <a:lnTo>
                                  <a:pt x="386" y="552"/>
                                </a:lnTo>
                                <a:lnTo>
                                  <a:pt x="384" y="552"/>
                                </a:lnTo>
                                <a:lnTo>
                                  <a:pt x="381" y="550"/>
                                </a:lnTo>
                                <a:lnTo>
                                  <a:pt x="379" y="547"/>
                                </a:lnTo>
                                <a:lnTo>
                                  <a:pt x="379" y="545"/>
                                </a:lnTo>
                                <a:lnTo>
                                  <a:pt x="379" y="543"/>
                                </a:lnTo>
                                <a:lnTo>
                                  <a:pt x="381" y="540"/>
                                </a:lnTo>
                                <a:lnTo>
                                  <a:pt x="384" y="538"/>
                                </a:lnTo>
                                <a:lnTo>
                                  <a:pt x="405" y="528"/>
                                </a:lnTo>
                                <a:lnTo>
                                  <a:pt x="444" y="509"/>
                                </a:lnTo>
                                <a:lnTo>
                                  <a:pt x="477" y="492"/>
                                </a:lnTo>
                                <a:lnTo>
                                  <a:pt x="513" y="473"/>
                                </a:lnTo>
                                <a:lnTo>
                                  <a:pt x="544" y="456"/>
                                </a:lnTo>
                                <a:lnTo>
                                  <a:pt x="576" y="437"/>
                                </a:lnTo>
                                <a:lnTo>
                                  <a:pt x="604" y="420"/>
                                </a:lnTo>
                                <a:lnTo>
                                  <a:pt x="631" y="403"/>
                                </a:lnTo>
                                <a:lnTo>
                                  <a:pt x="652" y="384"/>
                                </a:lnTo>
                                <a:lnTo>
                                  <a:pt x="674" y="367"/>
                                </a:lnTo>
                                <a:lnTo>
                                  <a:pt x="691" y="348"/>
                                </a:lnTo>
                                <a:lnTo>
                                  <a:pt x="698" y="341"/>
                                </a:lnTo>
                                <a:lnTo>
                                  <a:pt x="705" y="331"/>
                                </a:lnTo>
                                <a:lnTo>
                                  <a:pt x="710" y="324"/>
                                </a:lnTo>
                                <a:lnTo>
                                  <a:pt x="715" y="315"/>
                                </a:lnTo>
                                <a:lnTo>
                                  <a:pt x="717" y="307"/>
                                </a:lnTo>
                                <a:lnTo>
                                  <a:pt x="719" y="298"/>
                                </a:lnTo>
                                <a:lnTo>
                                  <a:pt x="722" y="291"/>
                                </a:lnTo>
                                <a:lnTo>
                                  <a:pt x="722" y="281"/>
                                </a:lnTo>
                                <a:lnTo>
                                  <a:pt x="722" y="274"/>
                                </a:lnTo>
                                <a:lnTo>
                                  <a:pt x="719" y="264"/>
                                </a:lnTo>
                                <a:lnTo>
                                  <a:pt x="717" y="252"/>
                                </a:lnTo>
                                <a:lnTo>
                                  <a:pt x="715" y="243"/>
                                </a:lnTo>
                                <a:lnTo>
                                  <a:pt x="710" y="233"/>
                                </a:lnTo>
                                <a:lnTo>
                                  <a:pt x="703" y="221"/>
                                </a:lnTo>
                                <a:lnTo>
                                  <a:pt x="691" y="200"/>
                                </a:lnTo>
                                <a:lnTo>
                                  <a:pt x="674" y="178"/>
                                </a:lnTo>
                                <a:lnTo>
                                  <a:pt x="655" y="156"/>
                                </a:lnTo>
                                <a:lnTo>
                                  <a:pt x="633" y="135"/>
                                </a:lnTo>
                                <a:lnTo>
                                  <a:pt x="609" y="113"/>
                                </a:lnTo>
                                <a:lnTo>
                                  <a:pt x="585" y="94"/>
                                </a:lnTo>
                                <a:lnTo>
                                  <a:pt x="561" y="77"/>
                                </a:lnTo>
                                <a:lnTo>
                                  <a:pt x="535" y="60"/>
                                </a:lnTo>
                                <a:lnTo>
                                  <a:pt x="511" y="46"/>
                                </a:lnTo>
                                <a:lnTo>
                                  <a:pt x="484" y="34"/>
                                </a:lnTo>
                                <a:lnTo>
                                  <a:pt x="461" y="27"/>
                                </a:lnTo>
                                <a:lnTo>
                                  <a:pt x="439" y="20"/>
                                </a:lnTo>
                                <a:lnTo>
                                  <a:pt x="417" y="17"/>
                                </a:lnTo>
                                <a:lnTo>
                                  <a:pt x="393" y="15"/>
                                </a:lnTo>
                                <a:lnTo>
                                  <a:pt x="369" y="17"/>
                                </a:lnTo>
                                <a:lnTo>
                                  <a:pt x="345" y="20"/>
                                </a:lnTo>
                                <a:lnTo>
                                  <a:pt x="319" y="24"/>
                                </a:lnTo>
                                <a:lnTo>
                                  <a:pt x="295" y="32"/>
                                </a:lnTo>
                                <a:lnTo>
                                  <a:pt x="269" y="41"/>
                                </a:lnTo>
                                <a:lnTo>
                                  <a:pt x="240" y="51"/>
                                </a:lnTo>
                                <a:lnTo>
                                  <a:pt x="214" y="63"/>
                                </a:lnTo>
                                <a:lnTo>
                                  <a:pt x="185" y="75"/>
                                </a:lnTo>
                                <a:lnTo>
                                  <a:pt x="156" y="87"/>
                                </a:lnTo>
                                <a:lnTo>
                                  <a:pt x="127" y="101"/>
                                </a:lnTo>
                                <a:lnTo>
                                  <a:pt x="70" y="132"/>
                                </a:lnTo>
                                <a:lnTo>
                                  <a:pt x="12" y="164"/>
                                </a:lnTo>
                                <a:lnTo>
                                  <a:pt x="10" y="164"/>
                                </a:lnTo>
                                <a:lnTo>
                                  <a:pt x="8" y="164"/>
                                </a:lnTo>
                                <a:lnTo>
                                  <a:pt x="3" y="161"/>
                                </a:lnTo>
                                <a:lnTo>
                                  <a:pt x="3" y="159"/>
                                </a:lnTo>
                                <a:lnTo>
                                  <a:pt x="0" y="156"/>
                                </a:lnTo>
                                <a:lnTo>
                                  <a:pt x="0" y="154"/>
                                </a:lnTo>
                                <a:lnTo>
                                  <a:pt x="3" y="152"/>
                                </a:lnTo>
                                <a:lnTo>
                                  <a:pt x="5" y="149"/>
                                </a:lnTo>
                                <a:lnTo>
                                  <a:pt x="5" y="149"/>
                                </a:lnTo>
                                <a:close/>
                                <a:moveTo>
                                  <a:pt x="429" y="591"/>
                                </a:moveTo>
                                <a:lnTo>
                                  <a:pt x="295" y="588"/>
                                </a:lnTo>
                                <a:lnTo>
                                  <a:pt x="379" y="483"/>
                                </a:lnTo>
                                <a:lnTo>
                                  <a:pt x="429" y="591"/>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4" name="Freeform 753"/>
                        <wps:cNvSpPr>
                          <a:spLocks noEditPoints="1"/>
                        </wps:cNvSpPr>
                        <wps:spPr bwMode="auto">
                          <a:xfrm>
                            <a:off x="5756" y="5722"/>
                            <a:ext cx="647" cy="456"/>
                          </a:xfrm>
                          <a:custGeom>
                            <a:avLst/>
                            <a:gdLst>
                              <a:gd name="T0" fmla="*/ 278 w 647"/>
                              <a:gd name="T1" fmla="*/ 5 h 456"/>
                              <a:gd name="T2" fmla="*/ 371 w 647"/>
                              <a:gd name="T3" fmla="*/ 3 h 456"/>
                              <a:gd name="T4" fmla="*/ 455 w 647"/>
                              <a:gd name="T5" fmla="*/ 0 h 456"/>
                              <a:gd name="T6" fmla="*/ 524 w 647"/>
                              <a:gd name="T7" fmla="*/ 5 h 456"/>
                              <a:gd name="T8" fmla="*/ 577 w 647"/>
                              <a:gd name="T9" fmla="*/ 15 h 456"/>
                              <a:gd name="T10" fmla="*/ 615 w 647"/>
                              <a:gd name="T11" fmla="*/ 31 h 456"/>
                              <a:gd name="T12" fmla="*/ 632 w 647"/>
                              <a:gd name="T13" fmla="*/ 46 h 456"/>
                              <a:gd name="T14" fmla="*/ 639 w 647"/>
                              <a:gd name="T15" fmla="*/ 55 h 456"/>
                              <a:gd name="T16" fmla="*/ 647 w 647"/>
                              <a:gd name="T17" fmla="*/ 75 h 456"/>
                              <a:gd name="T18" fmla="*/ 647 w 647"/>
                              <a:gd name="T19" fmla="*/ 87 h 456"/>
                              <a:gd name="T20" fmla="*/ 639 w 647"/>
                              <a:gd name="T21" fmla="*/ 108 h 456"/>
                              <a:gd name="T22" fmla="*/ 611 w 647"/>
                              <a:gd name="T23" fmla="*/ 144 h 456"/>
                              <a:gd name="T24" fmla="*/ 570 w 647"/>
                              <a:gd name="T25" fmla="*/ 180 h 456"/>
                              <a:gd name="T26" fmla="*/ 532 w 647"/>
                              <a:gd name="T27" fmla="*/ 204 h 456"/>
                              <a:gd name="T28" fmla="*/ 481 w 647"/>
                              <a:gd name="T29" fmla="*/ 231 h 456"/>
                              <a:gd name="T30" fmla="*/ 381 w 647"/>
                              <a:gd name="T31" fmla="*/ 283 h 456"/>
                              <a:gd name="T32" fmla="*/ 246 w 647"/>
                              <a:gd name="T33" fmla="*/ 346 h 456"/>
                              <a:gd name="T34" fmla="*/ 122 w 647"/>
                              <a:gd name="T35" fmla="*/ 406 h 456"/>
                              <a:gd name="T36" fmla="*/ 88 w 647"/>
                              <a:gd name="T37" fmla="*/ 418 h 456"/>
                              <a:gd name="T38" fmla="*/ 83 w 647"/>
                              <a:gd name="T39" fmla="*/ 410 h 456"/>
                              <a:gd name="T40" fmla="*/ 88 w 647"/>
                              <a:gd name="T41" fmla="*/ 403 h 456"/>
                              <a:gd name="T42" fmla="*/ 196 w 647"/>
                              <a:gd name="T43" fmla="*/ 353 h 456"/>
                              <a:gd name="T44" fmla="*/ 330 w 647"/>
                              <a:gd name="T45" fmla="*/ 291 h 456"/>
                              <a:gd name="T46" fmla="*/ 455 w 647"/>
                              <a:gd name="T47" fmla="*/ 228 h 456"/>
                              <a:gd name="T48" fmla="*/ 508 w 647"/>
                              <a:gd name="T49" fmla="*/ 199 h 456"/>
                              <a:gd name="T50" fmla="*/ 551 w 647"/>
                              <a:gd name="T51" fmla="*/ 175 h 456"/>
                              <a:gd name="T52" fmla="*/ 587 w 647"/>
                              <a:gd name="T53" fmla="*/ 147 h 456"/>
                              <a:gd name="T54" fmla="*/ 620 w 647"/>
                              <a:gd name="T55" fmla="*/ 113 h 456"/>
                              <a:gd name="T56" fmla="*/ 630 w 647"/>
                              <a:gd name="T57" fmla="*/ 94 h 456"/>
                              <a:gd name="T58" fmla="*/ 632 w 647"/>
                              <a:gd name="T59" fmla="*/ 77 h 456"/>
                              <a:gd name="T60" fmla="*/ 630 w 647"/>
                              <a:gd name="T61" fmla="*/ 70 h 456"/>
                              <a:gd name="T62" fmla="*/ 620 w 647"/>
                              <a:gd name="T63" fmla="*/ 55 h 456"/>
                              <a:gd name="T64" fmla="*/ 615 w 647"/>
                              <a:gd name="T65" fmla="*/ 51 h 456"/>
                              <a:gd name="T66" fmla="*/ 587 w 647"/>
                              <a:gd name="T67" fmla="*/ 34 h 456"/>
                              <a:gd name="T68" fmla="*/ 544 w 647"/>
                              <a:gd name="T69" fmla="*/ 22 h 456"/>
                              <a:gd name="T70" fmla="*/ 479 w 647"/>
                              <a:gd name="T71" fmla="*/ 17 h 456"/>
                              <a:gd name="T72" fmla="*/ 400 w 647"/>
                              <a:gd name="T73" fmla="*/ 17 h 456"/>
                              <a:gd name="T74" fmla="*/ 311 w 647"/>
                              <a:gd name="T75" fmla="*/ 19 h 456"/>
                              <a:gd name="T76" fmla="*/ 146 w 647"/>
                              <a:gd name="T77" fmla="*/ 29 h 456"/>
                              <a:gd name="T78" fmla="*/ 139 w 647"/>
                              <a:gd name="T79" fmla="*/ 24 h 456"/>
                              <a:gd name="T80" fmla="*/ 139 w 647"/>
                              <a:gd name="T81" fmla="*/ 17 h 456"/>
                              <a:gd name="T82" fmla="*/ 143 w 647"/>
                              <a:gd name="T83" fmla="*/ 15 h 456"/>
                              <a:gd name="T84" fmla="*/ 83 w 647"/>
                              <a:gd name="T85" fmla="*/ 348 h 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47" h="456">
                                <a:moveTo>
                                  <a:pt x="143" y="15"/>
                                </a:moveTo>
                                <a:lnTo>
                                  <a:pt x="210" y="10"/>
                                </a:lnTo>
                                <a:lnTo>
                                  <a:pt x="278" y="5"/>
                                </a:lnTo>
                                <a:lnTo>
                                  <a:pt x="309" y="5"/>
                                </a:lnTo>
                                <a:lnTo>
                                  <a:pt x="340" y="3"/>
                                </a:lnTo>
                                <a:lnTo>
                                  <a:pt x="371" y="3"/>
                                </a:lnTo>
                                <a:lnTo>
                                  <a:pt x="400" y="0"/>
                                </a:lnTo>
                                <a:lnTo>
                                  <a:pt x="429" y="0"/>
                                </a:lnTo>
                                <a:lnTo>
                                  <a:pt x="455" y="0"/>
                                </a:lnTo>
                                <a:lnTo>
                                  <a:pt x="481" y="0"/>
                                </a:lnTo>
                                <a:lnTo>
                                  <a:pt x="503" y="3"/>
                                </a:lnTo>
                                <a:lnTo>
                                  <a:pt x="524" y="5"/>
                                </a:lnTo>
                                <a:lnTo>
                                  <a:pt x="546" y="7"/>
                                </a:lnTo>
                                <a:lnTo>
                                  <a:pt x="563" y="10"/>
                                </a:lnTo>
                                <a:lnTo>
                                  <a:pt x="577" y="15"/>
                                </a:lnTo>
                                <a:lnTo>
                                  <a:pt x="591" y="19"/>
                                </a:lnTo>
                                <a:lnTo>
                                  <a:pt x="603" y="24"/>
                                </a:lnTo>
                                <a:lnTo>
                                  <a:pt x="615" y="31"/>
                                </a:lnTo>
                                <a:lnTo>
                                  <a:pt x="625" y="39"/>
                                </a:lnTo>
                                <a:lnTo>
                                  <a:pt x="625" y="39"/>
                                </a:lnTo>
                                <a:lnTo>
                                  <a:pt x="632" y="46"/>
                                </a:lnTo>
                                <a:lnTo>
                                  <a:pt x="632" y="48"/>
                                </a:lnTo>
                                <a:lnTo>
                                  <a:pt x="639" y="55"/>
                                </a:lnTo>
                                <a:lnTo>
                                  <a:pt x="639" y="55"/>
                                </a:lnTo>
                                <a:lnTo>
                                  <a:pt x="644" y="65"/>
                                </a:lnTo>
                                <a:lnTo>
                                  <a:pt x="644" y="65"/>
                                </a:lnTo>
                                <a:lnTo>
                                  <a:pt x="647" y="75"/>
                                </a:lnTo>
                                <a:lnTo>
                                  <a:pt x="647" y="77"/>
                                </a:lnTo>
                                <a:lnTo>
                                  <a:pt x="647" y="84"/>
                                </a:lnTo>
                                <a:lnTo>
                                  <a:pt x="647" y="87"/>
                                </a:lnTo>
                                <a:lnTo>
                                  <a:pt x="644" y="96"/>
                                </a:lnTo>
                                <a:lnTo>
                                  <a:pt x="644" y="99"/>
                                </a:lnTo>
                                <a:lnTo>
                                  <a:pt x="639" y="108"/>
                                </a:lnTo>
                                <a:lnTo>
                                  <a:pt x="632" y="120"/>
                                </a:lnTo>
                                <a:lnTo>
                                  <a:pt x="623" y="132"/>
                                </a:lnTo>
                                <a:lnTo>
                                  <a:pt x="611" y="144"/>
                                </a:lnTo>
                                <a:lnTo>
                                  <a:pt x="599" y="159"/>
                                </a:lnTo>
                                <a:lnTo>
                                  <a:pt x="580" y="173"/>
                                </a:lnTo>
                                <a:lnTo>
                                  <a:pt x="570" y="180"/>
                                </a:lnTo>
                                <a:lnTo>
                                  <a:pt x="558" y="187"/>
                                </a:lnTo>
                                <a:lnTo>
                                  <a:pt x="546" y="195"/>
                                </a:lnTo>
                                <a:lnTo>
                                  <a:pt x="532" y="204"/>
                                </a:lnTo>
                                <a:lnTo>
                                  <a:pt x="515" y="211"/>
                                </a:lnTo>
                                <a:lnTo>
                                  <a:pt x="498" y="221"/>
                                </a:lnTo>
                                <a:lnTo>
                                  <a:pt x="481" y="231"/>
                                </a:lnTo>
                                <a:lnTo>
                                  <a:pt x="462" y="240"/>
                                </a:lnTo>
                                <a:lnTo>
                                  <a:pt x="424" y="262"/>
                                </a:lnTo>
                                <a:lnTo>
                                  <a:pt x="381" y="283"/>
                                </a:lnTo>
                                <a:lnTo>
                                  <a:pt x="337" y="305"/>
                                </a:lnTo>
                                <a:lnTo>
                                  <a:pt x="292" y="327"/>
                                </a:lnTo>
                                <a:lnTo>
                                  <a:pt x="246" y="346"/>
                                </a:lnTo>
                                <a:lnTo>
                                  <a:pt x="203" y="367"/>
                                </a:lnTo>
                                <a:lnTo>
                                  <a:pt x="160" y="386"/>
                                </a:lnTo>
                                <a:lnTo>
                                  <a:pt x="122" y="406"/>
                                </a:lnTo>
                                <a:lnTo>
                                  <a:pt x="95" y="418"/>
                                </a:lnTo>
                                <a:lnTo>
                                  <a:pt x="91" y="418"/>
                                </a:lnTo>
                                <a:lnTo>
                                  <a:pt x="88" y="418"/>
                                </a:lnTo>
                                <a:lnTo>
                                  <a:pt x="86" y="418"/>
                                </a:lnTo>
                                <a:lnTo>
                                  <a:pt x="83" y="415"/>
                                </a:lnTo>
                                <a:lnTo>
                                  <a:pt x="83" y="410"/>
                                </a:lnTo>
                                <a:lnTo>
                                  <a:pt x="83" y="408"/>
                                </a:lnTo>
                                <a:lnTo>
                                  <a:pt x="86" y="406"/>
                                </a:lnTo>
                                <a:lnTo>
                                  <a:pt x="88" y="403"/>
                                </a:lnTo>
                                <a:lnTo>
                                  <a:pt x="115" y="391"/>
                                </a:lnTo>
                                <a:lnTo>
                                  <a:pt x="153" y="374"/>
                                </a:lnTo>
                                <a:lnTo>
                                  <a:pt x="196" y="353"/>
                                </a:lnTo>
                                <a:lnTo>
                                  <a:pt x="239" y="334"/>
                                </a:lnTo>
                                <a:lnTo>
                                  <a:pt x="285" y="312"/>
                                </a:lnTo>
                                <a:lnTo>
                                  <a:pt x="330" y="291"/>
                                </a:lnTo>
                                <a:lnTo>
                                  <a:pt x="373" y="269"/>
                                </a:lnTo>
                                <a:lnTo>
                                  <a:pt x="417" y="247"/>
                                </a:lnTo>
                                <a:lnTo>
                                  <a:pt x="455" y="228"/>
                                </a:lnTo>
                                <a:lnTo>
                                  <a:pt x="474" y="219"/>
                                </a:lnTo>
                                <a:lnTo>
                                  <a:pt x="491" y="209"/>
                                </a:lnTo>
                                <a:lnTo>
                                  <a:pt x="508" y="199"/>
                                </a:lnTo>
                                <a:lnTo>
                                  <a:pt x="524" y="190"/>
                                </a:lnTo>
                                <a:lnTo>
                                  <a:pt x="539" y="183"/>
                                </a:lnTo>
                                <a:lnTo>
                                  <a:pt x="551" y="175"/>
                                </a:lnTo>
                                <a:lnTo>
                                  <a:pt x="563" y="166"/>
                                </a:lnTo>
                                <a:lnTo>
                                  <a:pt x="572" y="161"/>
                                </a:lnTo>
                                <a:lnTo>
                                  <a:pt x="587" y="147"/>
                                </a:lnTo>
                                <a:lnTo>
                                  <a:pt x="601" y="135"/>
                                </a:lnTo>
                                <a:lnTo>
                                  <a:pt x="611" y="123"/>
                                </a:lnTo>
                                <a:lnTo>
                                  <a:pt x="620" y="113"/>
                                </a:lnTo>
                                <a:lnTo>
                                  <a:pt x="625" y="103"/>
                                </a:lnTo>
                                <a:lnTo>
                                  <a:pt x="630" y="91"/>
                                </a:lnTo>
                                <a:lnTo>
                                  <a:pt x="630" y="94"/>
                                </a:lnTo>
                                <a:lnTo>
                                  <a:pt x="632" y="84"/>
                                </a:lnTo>
                                <a:lnTo>
                                  <a:pt x="632" y="84"/>
                                </a:lnTo>
                                <a:lnTo>
                                  <a:pt x="632" y="77"/>
                                </a:lnTo>
                                <a:lnTo>
                                  <a:pt x="632" y="77"/>
                                </a:lnTo>
                                <a:lnTo>
                                  <a:pt x="630" y="70"/>
                                </a:lnTo>
                                <a:lnTo>
                                  <a:pt x="630" y="70"/>
                                </a:lnTo>
                                <a:lnTo>
                                  <a:pt x="625" y="63"/>
                                </a:lnTo>
                                <a:lnTo>
                                  <a:pt x="627" y="63"/>
                                </a:lnTo>
                                <a:lnTo>
                                  <a:pt x="620" y="55"/>
                                </a:lnTo>
                                <a:lnTo>
                                  <a:pt x="623" y="58"/>
                                </a:lnTo>
                                <a:lnTo>
                                  <a:pt x="615" y="51"/>
                                </a:lnTo>
                                <a:lnTo>
                                  <a:pt x="615" y="51"/>
                                </a:lnTo>
                                <a:lnTo>
                                  <a:pt x="608" y="43"/>
                                </a:lnTo>
                                <a:lnTo>
                                  <a:pt x="596" y="39"/>
                                </a:lnTo>
                                <a:lnTo>
                                  <a:pt x="587" y="34"/>
                                </a:lnTo>
                                <a:lnTo>
                                  <a:pt x="575" y="29"/>
                                </a:lnTo>
                                <a:lnTo>
                                  <a:pt x="560" y="24"/>
                                </a:lnTo>
                                <a:lnTo>
                                  <a:pt x="544" y="22"/>
                                </a:lnTo>
                                <a:lnTo>
                                  <a:pt x="524" y="19"/>
                                </a:lnTo>
                                <a:lnTo>
                                  <a:pt x="503" y="17"/>
                                </a:lnTo>
                                <a:lnTo>
                                  <a:pt x="479" y="17"/>
                                </a:lnTo>
                                <a:lnTo>
                                  <a:pt x="455" y="15"/>
                                </a:lnTo>
                                <a:lnTo>
                                  <a:pt x="429" y="15"/>
                                </a:lnTo>
                                <a:lnTo>
                                  <a:pt x="400" y="17"/>
                                </a:lnTo>
                                <a:lnTo>
                                  <a:pt x="371" y="17"/>
                                </a:lnTo>
                                <a:lnTo>
                                  <a:pt x="342" y="17"/>
                                </a:lnTo>
                                <a:lnTo>
                                  <a:pt x="311" y="19"/>
                                </a:lnTo>
                                <a:lnTo>
                                  <a:pt x="278" y="22"/>
                                </a:lnTo>
                                <a:lnTo>
                                  <a:pt x="213" y="24"/>
                                </a:lnTo>
                                <a:lnTo>
                                  <a:pt x="146" y="29"/>
                                </a:lnTo>
                                <a:lnTo>
                                  <a:pt x="141" y="29"/>
                                </a:lnTo>
                                <a:lnTo>
                                  <a:pt x="139" y="27"/>
                                </a:lnTo>
                                <a:lnTo>
                                  <a:pt x="139" y="24"/>
                                </a:lnTo>
                                <a:lnTo>
                                  <a:pt x="136" y="22"/>
                                </a:lnTo>
                                <a:lnTo>
                                  <a:pt x="139" y="19"/>
                                </a:lnTo>
                                <a:lnTo>
                                  <a:pt x="139" y="17"/>
                                </a:lnTo>
                                <a:lnTo>
                                  <a:pt x="141" y="15"/>
                                </a:lnTo>
                                <a:lnTo>
                                  <a:pt x="143" y="15"/>
                                </a:lnTo>
                                <a:lnTo>
                                  <a:pt x="143" y="15"/>
                                </a:lnTo>
                                <a:close/>
                                <a:moveTo>
                                  <a:pt x="134" y="456"/>
                                </a:moveTo>
                                <a:lnTo>
                                  <a:pt x="0" y="454"/>
                                </a:lnTo>
                                <a:lnTo>
                                  <a:pt x="83" y="348"/>
                                </a:lnTo>
                                <a:lnTo>
                                  <a:pt x="134" y="456"/>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5" name="Freeform 754"/>
                        <wps:cNvSpPr>
                          <a:spLocks noEditPoints="1"/>
                        </wps:cNvSpPr>
                        <wps:spPr bwMode="auto">
                          <a:xfrm>
                            <a:off x="3160" y="5996"/>
                            <a:ext cx="501" cy="398"/>
                          </a:xfrm>
                          <a:custGeom>
                            <a:avLst/>
                            <a:gdLst>
                              <a:gd name="T0" fmla="*/ 75 w 501"/>
                              <a:gd name="T1" fmla="*/ 19 h 398"/>
                              <a:gd name="T2" fmla="*/ 173 w 501"/>
                              <a:gd name="T3" fmla="*/ 7 h 398"/>
                              <a:gd name="T4" fmla="*/ 235 w 501"/>
                              <a:gd name="T5" fmla="*/ 2 h 398"/>
                              <a:gd name="T6" fmla="*/ 293 w 501"/>
                              <a:gd name="T7" fmla="*/ 0 h 398"/>
                              <a:gd name="T8" fmla="*/ 345 w 501"/>
                              <a:gd name="T9" fmla="*/ 2 h 398"/>
                              <a:gd name="T10" fmla="*/ 391 w 501"/>
                              <a:gd name="T11" fmla="*/ 9 h 398"/>
                              <a:gd name="T12" fmla="*/ 427 w 501"/>
                              <a:gd name="T13" fmla="*/ 21 h 398"/>
                              <a:gd name="T14" fmla="*/ 444 w 501"/>
                              <a:gd name="T15" fmla="*/ 31 h 398"/>
                              <a:gd name="T16" fmla="*/ 458 w 501"/>
                              <a:gd name="T17" fmla="*/ 41 h 398"/>
                              <a:gd name="T18" fmla="*/ 470 w 501"/>
                              <a:gd name="T19" fmla="*/ 57 h 398"/>
                              <a:gd name="T20" fmla="*/ 487 w 501"/>
                              <a:gd name="T21" fmla="*/ 91 h 398"/>
                              <a:gd name="T22" fmla="*/ 499 w 501"/>
                              <a:gd name="T23" fmla="*/ 134 h 398"/>
                              <a:gd name="T24" fmla="*/ 501 w 501"/>
                              <a:gd name="T25" fmla="*/ 180 h 398"/>
                              <a:gd name="T26" fmla="*/ 499 w 501"/>
                              <a:gd name="T27" fmla="*/ 225 h 398"/>
                              <a:gd name="T28" fmla="*/ 487 w 501"/>
                              <a:gd name="T29" fmla="*/ 268 h 398"/>
                              <a:gd name="T30" fmla="*/ 470 w 501"/>
                              <a:gd name="T31" fmla="*/ 302 h 398"/>
                              <a:gd name="T32" fmla="*/ 458 w 501"/>
                              <a:gd name="T33" fmla="*/ 319 h 398"/>
                              <a:gd name="T34" fmla="*/ 444 w 501"/>
                              <a:gd name="T35" fmla="*/ 328 h 398"/>
                              <a:gd name="T36" fmla="*/ 429 w 501"/>
                              <a:gd name="T37" fmla="*/ 338 h 398"/>
                              <a:gd name="T38" fmla="*/ 391 w 501"/>
                              <a:gd name="T39" fmla="*/ 350 h 398"/>
                              <a:gd name="T40" fmla="*/ 345 w 501"/>
                              <a:gd name="T41" fmla="*/ 357 h 398"/>
                              <a:gd name="T42" fmla="*/ 293 w 501"/>
                              <a:gd name="T43" fmla="*/ 360 h 398"/>
                              <a:gd name="T44" fmla="*/ 235 w 501"/>
                              <a:gd name="T45" fmla="*/ 357 h 398"/>
                              <a:gd name="T46" fmla="*/ 173 w 501"/>
                              <a:gd name="T47" fmla="*/ 352 h 398"/>
                              <a:gd name="T48" fmla="*/ 106 w 501"/>
                              <a:gd name="T49" fmla="*/ 343 h 398"/>
                              <a:gd name="T50" fmla="*/ 101 w 501"/>
                              <a:gd name="T51" fmla="*/ 340 h 398"/>
                              <a:gd name="T52" fmla="*/ 101 w 501"/>
                              <a:gd name="T53" fmla="*/ 336 h 398"/>
                              <a:gd name="T54" fmla="*/ 103 w 501"/>
                              <a:gd name="T55" fmla="*/ 331 h 398"/>
                              <a:gd name="T56" fmla="*/ 108 w 501"/>
                              <a:gd name="T57" fmla="*/ 328 h 398"/>
                              <a:gd name="T58" fmla="*/ 175 w 501"/>
                              <a:gd name="T59" fmla="*/ 336 h 398"/>
                              <a:gd name="T60" fmla="*/ 235 w 501"/>
                              <a:gd name="T61" fmla="*/ 343 h 398"/>
                              <a:gd name="T62" fmla="*/ 293 w 501"/>
                              <a:gd name="T63" fmla="*/ 343 h 398"/>
                              <a:gd name="T64" fmla="*/ 343 w 501"/>
                              <a:gd name="T65" fmla="*/ 343 h 398"/>
                              <a:gd name="T66" fmla="*/ 386 w 501"/>
                              <a:gd name="T67" fmla="*/ 336 h 398"/>
                              <a:gd name="T68" fmla="*/ 422 w 501"/>
                              <a:gd name="T69" fmla="*/ 326 h 398"/>
                              <a:gd name="T70" fmla="*/ 434 w 501"/>
                              <a:gd name="T71" fmla="*/ 319 h 398"/>
                              <a:gd name="T72" fmla="*/ 446 w 501"/>
                              <a:gd name="T73" fmla="*/ 309 h 398"/>
                              <a:gd name="T74" fmla="*/ 458 w 501"/>
                              <a:gd name="T75" fmla="*/ 295 h 398"/>
                              <a:gd name="T76" fmla="*/ 472 w 501"/>
                              <a:gd name="T77" fmla="*/ 264 h 398"/>
                              <a:gd name="T78" fmla="*/ 482 w 501"/>
                              <a:gd name="T79" fmla="*/ 223 h 398"/>
                              <a:gd name="T80" fmla="*/ 487 w 501"/>
                              <a:gd name="T81" fmla="*/ 180 h 398"/>
                              <a:gd name="T82" fmla="*/ 482 w 501"/>
                              <a:gd name="T83" fmla="*/ 136 h 398"/>
                              <a:gd name="T84" fmla="*/ 472 w 501"/>
                              <a:gd name="T85" fmla="*/ 98 h 398"/>
                              <a:gd name="T86" fmla="*/ 458 w 501"/>
                              <a:gd name="T87" fmla="*/ 65 h 398"/>
                              <a:gd name="T88" fmla="*/ 446 w 501"/>
                              <a:gd name="T89" fmla="*/ 50 h 398"/>
                              <a:gd name="T90" fmla="*/ 434 w 501"/>
                              <a:gd name="T91" fmla="*/ 41 h 398"/>
                              <a:gd name="T92" fmla="*/ 422 w 501"/>
                              <a:gd name="T93" fmla="*/ 36 h 398"/>
                              <a:gd name="T94" fmla="*/ 388 w 501"/>
                              <a:gd name="T95" fmla="*/ 24 h 398"/>
                              <a:gd name="T96" fmla="*/ 343 w 501"/>
                              <a:gd name="T97" fmla="*/ 17 h 398"/>
                              <a:gd name="T98" fmla="*/ 293 w 501"/>
                              <a:gd name="T99" fmla="*/ 17 h 398"/>
                              <a:gd name="T100" fmla="*/ 235 w 501"/>
                              <a:gd name="T101" fmla="*/ 17 h 398"/>
                              <a:gd name="T102" fmla="*/ 175 w 501"/>
                              <a:gd name="T103" fmla="*/ 24 h 398"/>
                              <a:gd name="T104" fmla="*/ 77 w 501"/>
                              <a:gd name="T105" fmla="*/ 33 h 398"/>
                              <a:gd name="T106" fmla="*/ 7 w 501"/>
                              <a:gd name="T107" fmla="*/ 43 h 398"/>
                              <a:gd name="T108" fmla="*/ 3 w 501"/>
                              <a:gd name="T109" fmla="*/ 41 h 398"/>
                              <a:gd name="T110" fmla="*/ 0 w 501"/>
                              <a:gd name="T111" fmla="*/ 33 h 398"/>
                              <a:gd name="T112" fmla="*/ 5 w 501"/>
                              <a:gd name="T113" fmla="*/ 29 h 398"/>
                              <a:gd name="T114" fmla="*/ 7 w 501"/>
                              <a:gd name="T115" fmla="*/ 29 h 398"/>
                              <a:gd name="T116" fmla="*/ 7 w 501"/>
                              <a:gd name="T117" fmla="*/ 324 h 398"/>
                              <a:gd name="T118" fmla="*/ 120 w 501"/>
                              <a:gd name="T119" fmla="*/ 398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501" h="398">
                                <a:moveTo>
                                  <a:pt x="7" y="29"/>
                                </a:moveTo>
                                <a:lnTo>
                                  <a:pt x="75" y="19"/>
                                </a:lnTo>
                                <a:lnTo>
                                  <a:pt x="142" y="12"/>
                                </a:lnTo>
                                <a:lnTo>
                                  <a:pt x="173" y="7"/>
                                </a:lnTo>
                                <a:lnTo>
                                  <a:pt x="204" y="5"/>
                                </a:lnTo>
                                <a:lnTo>
                                  <a:pt x="235" y="2"/>
                                </a:lnTo>
                                <a:lnTo>
                                  <a:pt x="264" y="2"/>
                                </a:lnTo>
                                <a:lnTo>
                                  <a:pt x="293" y="0"/>
                                </a:lnTo>
                                <a:lnTo>
                                  <a:pt x="319" y="0"/>
                                </a:lnTo>
                                <a:lnTo>
                                  <a:pt x="345" y="2"/>
                                </a:lnTo>
                                <a:lnTo>
                                  <a:pt x="369" y="5"/>
                                </a:lnTo>
                                <a:lnTo>
                                  <a:pt x="391" y="9"/>
                                </a:lnTo>
                                <a:lnTo>
                                  <a:pt x="410" y="14"/>
                                </a:lnTo>
                                <a:lnTo>
                                  <a:pt x="427" y="21"/>
                                </a:lnTo>
                                <a:lnTo>
                                  <a:pt x="444" y="29"/>
                                </a:lnTo>
                                <a:lnTo>
                                  <a:pt x="444" y="31"/>
                                </a:lnTo>
                                <a:lnTo>
                                  <a:pt x="458" y="41"/>
                                </a:lnTo>
                                <a:lnTo>
                                  <a:pt x="458" y="41"/>
                                </a:lnTo>
                                <a:lnTo>
                                  <a:pt x="470" y="55"/>
                                </a:lnTo>
                                <a:lnTo>
                                  <a:pt x="470" y="57"/>
                                </a:lnTo>
                                <a:lnTo>
                                  <a:pt x="480" y="72"/>
                                </a:lnTo>
                                <a:lnTo>
                                  <a:pt x="487" y="91"/>
                                </a:lnTo>
                                <a:lnTo>
                                  <a:pt x="494" y="112"/>
                                </a:lnTo>
                                <a:lnTo>
                                  <a:pt x="499" y="134"/>
                                </a:lnTo>
                                <a:lnTo>
                                  <a:pt x="501" y="156"/>
                                </a:lnTo>
                                <a:lnTo>
                                  <a:pt x="501" y="180"/>
                                </a:lnTo>
                                <a:lnTo>
                                  <a:pt x="501" y="201"/>
                                </a:lnTo>
                                <a:lnTo>
                                  <a:pt x="499" y="225"/>
                                </a:lnTo>
                                <a:lnTo>
                                  <a:pt x="494" y="247"/>
                                </a:lnTo>
                                <a:lnTo>
                                  <a:pt x="487" y="268"/>
                                </a:lnTo>
                                <a:lnTo>
                                  <a:pt x="480" y="285"/>
                                </a:lnTo>
                                <a:lnTo>
                                  <a:pt x="470" y="302"/>
                                </a:lnTo>
                                <a:lnTo>
                                  <a:pt x="470" y="304"/>
                                </a:lnTo>
                                <a:lnTo>
                                  <a:pt x="458" y="319"/>
                                </a:lnTo>
                                <a:lnTo>
                                  <a:pt x="458" y="319"/>
                                </a:lnTo>
                                <a:lnTo>
                                  <a:pt x="444" y="328"/>
                                </a:lnTo>
                                <a:lnTo>
                                  <a:pt x="444" y="331"/>
                                </a:lnTo>
                                <a:lnTo>
                                  <a:pt x="429" y="338"/>
                                </a:lnTo>
                                <a:lnTo>
                                  <a:pt x="410" y="345"/>
                                </a:lnTo>
                                <a:lnTo>
                                  <a:pt x="391" y="350"/>
                                </a:lnTo>
                                <a:lnTo>
                                  <a:pt x="369" y="355"/>
                                </a:lnTo>
                                <a:lnTo>
                                  <a:pt x="345" y="357"/>
                                </a:lnTo>
                                <a:lnTo>
                                  <a:pt x="319" y="360"/>
                                </a:lnTo>
                                <a:lnTo>
                                  <a:pt x="293" y="360"/>
                                </a:lnTo>
                                <a:lnTo>
                                  <a:pt x="264" y="357"/>
                                </a:lnTo>
                                <a:lnTo>
                                  <a:pt x="235" y="357"/>
                                </a:lnTo>
                                <a:lnTo>
                                  <a:pt x="204" y="355"/>
                                </a:lnTo>
                                <a:lnTo>
                                  <a:pt x="173" y="352"/>
                                </a:lnTo>
                                <a:lnTo>
                                  <a:pt x="142" y="348"/>
                                </a:lnTo>
                                <a:lnTo>
                                  <a:pt x="106" y="343"/>
                                </a:lnTo>
                                <a:lnTo>
                                  <a:pt x="103" y="343"/>
                                </a:lnTo>
                                <a:lnTo>
                                  <a:pt x="101" y="340"/>
                                </a:lnTo>
                                <a:lnTo>
                                  <a:pt x="101" y="338"/>
                                </a:lnTo>
                                <a:lnTo>
                                  <a:pt x="101" y="336"/>
                                </a:lnTo>
                                <a:lnTo>
                                  <a:pt x="101" y="333"/>
                                </a:lnTo>
                                <a:lnTo>
                                  <a:pt x="103" y="331"/>
                                </a:lnTo>
                                <a:lnTo>
                                  <a:pt x="106" y="328"/>
                                </a:lnTo>
                                <a:lnTo>
                                  <a:pt x="108" y="328"/>
                                </a:lnTo>
                                <a:lnTo>
                                  <a:pt x="142" y="333"/>
                                </a:lnTo>
                                <a:lnTo>
                                  <a:pt x="175" y="336"/>
                                </a:lnTo>
                                <a:lnTo>
                                  <a:pt x="206" y="340"/>
                                </a:lnTo>
                                <a:lnTo>
                                  <a:pt x="235" y="343"/>
                                </a:lnTo>
                                <a:lnTo>
                                  <a:pt x="264" y="343"/>
                                </a:lnTo>
                                <a:lnTo>
                                  <a:pt x="293" y="343"/>
                                </a:lnTo>
                                <a:lnTo>
                                  <a:pt x="319" y="343"/>
                                </a:lnTo>
                                <a:lnTo>
                                  <a:pt x="343" y="343"/>
                                </a:lnTo>
                                <a:lnTo>
                                  <a:pt x="367" y="340"/>
                                </a:lnTo>
                                <a:lnTo>
                                  <a:pt x="386" y="336"/>
                                </a:lnTo>
                                <a:lnTo>
                                  <a:pt x="405" y="331"/>
                                </a:lnTo>
                                <a:lnTo>
                                  <a:pt x="422" y="326"/>
                                </a:lnTo>
                                <a:lnTo>
                                  <a:pt x="436" y="316"/>
                                </a:lnTo>
                                <a:lnTo>
                                  <a:pt x="434" y="319"/>
                                </a:lnTo>
                                <a:lnTo>
                                  <a:pt x="448" y="307"/>
                                </a:lnTo>
                                <a:lnTo>
                                  <a:pt x="446" y="309"/>
                                </a:lnTo>
                                <a:lnTo>
                                  <a:pt x="458" y="295"/>
                                </a:lnTo>
                                <a:lnTo>
                                  <a:pt x="458" y="295"/>
                                </a:lnTo>
                                <a:lnTo>
                                  <a:pt x="465" y="280"/>
                                </a:lnTo>
                                <a:lnTo>
                                  <a:pt x="472" y="264"/>
                                </a:lnTo>
                                <a:lnTo>
                                  <a:pt x="480" y="244"/>
                                </a:lnTo>
                                <a:lnTo>
                                  <a:pt x="482" y="223"/>
                                </a:lnTo>
                                <a:lnTo>
                                  <a:pt x="484" y="201"/>
                                </a:lnTo>
                                <a:lnTo>
                                  <a:pt x="487" y="180"/>
                                </a:lnTo>
                                <a:lnTo>
                                  <a:pt x="484" y="158"/>
                                </a:lnTo>
                                <a:lnTo>
                                  <a:pt x="482" y="136"/>
                                </a:lnTo>
                                <a:lnTo>
                                  <a:pt x="480" y="117"/>
                                </a:lnTo>
                                <a:lnTo>
                                  <a:pt x="472" y="98"/>
                                </a:lnTo>
                                <a:lnTo>
                                  <a:pt x="465" y="79"/>
                                </a:lnTo>
                                <a:lnTo>
                                  <a:pt x="458" y="65"/>
                                </a:lnTo>
                                <a:lnTo>
                                  <a:pt x="458" y="65"/>
                                </a:lnTo>
                                <a:lnTo>
                                  <a:pt x="446" y="50"/>
                                </a:lnTo>
                                <a:lnTo>
                                  <a:pt x="448" y="53"/>
                                </a:lnTo>
                                <a:lnTo>
                                  <a:pt x="434" y="41"/>
                                </a:lnTo>
                                <a:lnTo>
                                  <a:pt x="436" y="43"/>
                                </a:lnTo>
                                <a:lnTo>
                                  <a:pt x="422" y="36"/>
                                </a:lnTo>
                                <a:lnTo>
                                  <a:pt x="405" y="29"/>
                                </a:lnTo>
                                <a:lnTo>
                                  <a:pt x="388" y="24"/>
                                </a:lnTo>
                                <a:lnTo>
                                  <a:pt x="367" y="19"/>
                                </a:lnTo>
                                <a:lnTo>
                                  <a:pt x="343" y="17"/>
                                </a:lnTo>
                                <a:lnTo>
                                  <a:pt x="319" y="17"/>
                                </a:lnTo>
                                <a:lnTo>
                                  <a:pt x="293" y="17"/>
                                </a:lnTo>
                                <a:lnTo>
                                  <a:pt x="264" y="17"/>
                                </a:lnTo>
                                <a:lnTo>
                                  <a:pt x="235" y="17"/>
                                </a:lnTo>
                                <a:lnTo>
                                  <a:pt x="206" y="19"/>
                                </a:lnTo>
                                <a:lnTo>
                                  <a:pt x="175" y="24"/>
                                </a:lnTo>
                                <a:lnTo>
                                  <a:pt x="142" y="26"/>
                                </a:lnTo>
                                <a:lnTo>
                                  <a:pt x="77" y="33"/>
                                </a:lnTo>
                                <a:lnTo>
                                  <a:pt x="10" y="43"/>
                                </a:lnTo>
                                <a:lnTo>
                                  <a:pt x="7" y="43"/>
                                </a:lnTo>
                                <a:lnTo>
                                  <a:pt x="5" y="41"/>
                                </a:lnTo>
                                <a:lnTo>
                                  <a:pt x="3" y="41"/>
                                </a:lnTo>
                                <a:lnTo>
                                  <a:pt x="0" y="36"/>
                                </a:lnTo>
                                <a:lnTo>
                                  <a:pt x="0" y="33"/>
                                </a:lnTo>
                                <a:lnTo>
                                  <a:pt x="3" y="31"/>
                                </a:lnTo>
                                <a:lnTo>
                                  <a:pt x="5" y="29"/>
                                </a:lnTo>
                                <a:lnTo>
                                  <a:pt x="7" y="29"/>
                                </a:lnTo>
                                <a:lnTo>
                                  <a:pt x="7" y="29"/>
                                </a:lnTo>
                                <a:close/>
                                <a:moveTo>
                                  <a:pt x="120" y="398"/>
                                </a:moveTo>
                                <a:lnTo>
                                  <a:pt x="7" y="324"/>
                                </a:lnTo>
                                <a:lnTo>
                                  <a:pt x="134" y="280"/>
                                </a:lnTo>
                                <a:lnTo>
                                  <a:pt x="120" y="398"/>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6" name="Rectangle 755"/>
                        <wps:cNvSpPr>
                          <a:spLocks noChangeArrowheads="1"/>
                        </wps:cNvSpPr>
                        <wps:spPr bwMode="auto">
                          <a:xfrm>
                            <a:off x="5183" y="3869"/>
                            <a:ext cx="107"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BC5E1" w14:textId="77777777" w:rsidR="004D6677" w:rsidRDefault="004D6677" w:rsidP="00F610CB">
                              <w:r>
                                <w:rPr>
                                  <w:color w:val="000000"/>
                                </w:rPr>
                                <w:t>b</w:t>
                              </w:r>
                            </w:p>
                          </w:txbxContent>
                        </wps:txbx>
                        <wps:bodyPr rot="0" vert="horz" wrap="none" lIns="0" tIns="0" rIns="0" bIns="0" anchor="t" anchorCtr="0" upright="1">
                          <a:spAutoFit/>
                        </wps:bodyPr>
                      </wps:wsp>
                      <wpg:grpSp>
                        <wpg:cNvPr id="407" name="Group 756"/>
                        <wpg:cNvGrpSpPr>
                          <a:grpSpLocks/>
                        </wpg:cNvGrpSpPr>
                        <wpg:grpSpPr bwMode="auto">
                          <a:xfrm>
                            <a:off x="3167" y="7039"/>
                            <a:ext cx="226" cy="692"/>
                            <a:chOff x="3017" y="6997"/>
                            <a:chExt cx="170" cy="692"/>
                          </a:xfrm>
                        </wpg:grpSpPr>
                        <wps:wsp>
                          <wps:cNvPr id="408" name="Rectangle 757"/>
                          <wps:cNvSpPr>
                            <a:spLocks noChangeArrowheads="1"/>
                          </wps:cNvSpPr>
                          <wps:spPr bwMode="auto">
                            <a:xfrm>
                              <a:off x="3017" y="6997"/>
                              <a:ext cx="170" cy="334"/>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Rectangle 758"/>
                          <wps:cNvSpPr>
                            <a:spLocks noChangeArrowheads="1"/>
                          </wps:cNvSpPr>
                          <wps:spPr bwMode="auto">
                            <a:xfrm>
                              <a:off x="3065" y="7008"/>
                              <a:ext cx="78"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F1826" w14:textId="77777777" w:rsidR="004D6677" w:rsidRDefault="004D6677" w:rsidP="00F610CB">
                                <w:r>
                                  <w:rPr>
                                    <w:color w:val="000000"/>
                                  </w:rPr>
                                  <w:t>4</w:t>
                                </w:r>
                              </w:p>
                            </w:txbxContent>
                          </wps:txbx>
                          <wps:bodyPr rot="0" vert="horz" wrap="none" lIns="0" tIns="0" rIns="0" bIns="0" anchor="t" anchorCtr="0" upright="1">
                            <a:spAutoFit/>
                          </wps:bodyPr>
                        </wps:wsp>
                      </wpg:grpSp>
                      <wps:wsp>
                        <wps:cNvPr id="410" name="Rectangle 759"/>
                        <wps:cNvSpPr>
                          <a:spLocks noChangeArrowheads="1"/>
                        </wps:cNvSpPr>
                        <wps:spPr bwMode="auto">
                          <a:xfrm>
                            <a:off x="2307" y="4446"/>
                            <a:ext cx="98"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7AA85" w14:textId="77777777" w:rsidR="004D6677" w:rsidRDefault="004D6677" w:rsidP="00F610CB">
                              <w:r>
                                <w:rPr>
                                  <w:color w:val="000000"/>
                                </w:rPr>
                                <w:t>a</w:t>
                              </w:r>
                            </w:p>
                          </w:txbxContent>
                        </wps:txbx>
                        <wps:bodyPr rot="0" vert="horz" wrap="none" lIns="0" tIns="0" rIns="0" bIns="0" anchor="t" anchorCtr="0" upright="1">
                          <a:spAutoFit/>
                        </wps:bodyPr>
                      </wps:wsp>
                      <wps:wsp>
                        <wps:cNvPr id="411" name="Rectangle 760"/>
                        <wps:cNvSpPr>
                          <a:spLocks noChangeArrowheads="1"/>
                        </wps:cNvSpPr>
                        <wps:spPr bwMode="auto">
                          <a:xfrm>
                            <a:off x="5614" y="7180"/>
                            <a:ext cx="107"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E4515" w14:textId="77777777" w:rsidR="004D6677" w:rsidRDefault="004D6677" w:rsidP="00F610CB">
                              <w:r>
                                <w:rPr>
                                  <w:color w:val="000000"/>
                                </w:rPr>
                                <w:t>d</w:t>
                              </w:r>
                            </w:p>
                          </w:txbxContent>
                        </wps:txbx>
                        <wps:bodyPr rot="0" vert="horz" wrap="none" lIns="0" tIns="0" rIns="0" bIns="0" anchor="t" anchorCtr="0" upright="1">
                          <a:spAutoFit/>
                        </wps:bodyPr>
                      </wps:wsp>
                      <wps:wsp>
                        <wps:cNvPr id="412" name="Rectangle 761"/>
                        <wps:cNvSpPr>
                          <a:spLocks noChangeArrowheads="1"/>
                        </wps:cNvSpPr>
                        <wps:spPr bwMode="auto">
                          <a:xfrm>
                            <a:off x="4033" y="5453"/>
                            <a:ext cx="87"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A70DA" w14:textId="77777777" w:rsidR="004D6677" w:rsidRDefault="004D6677" w:rsidP="00F610CB">
                              <w:r>
                                <w:rPr>
                                  <w:color w:val="000000"/>
                                </w:rPr>
                                <w:t>c</w:t>
                              </w:r>
                            </w:p>
                          </w:txbxContent>
                        </wps:txbx>
                        <wps:bodyPr rot="0" vert="horz" wrap="none" lIns="0" tIns="0" rIns="0" bIns="0" anchor="t" anchorCtr="0" upright="1">
                          <a:spAutoFit/>
                        </wps:bodyPr>
                      </wps:wsp>
                      <wps:wsp>
                        <wps:cNvPr id="413" name="Freeform 762"/>
                        <wps:cNvSpPr>
                          <a:spLocks/>
                        </wps:cNvSpPr>
                        <wps:spPr bwMode="auto">
                          <a:xfrm>
                            <a:off x="4462" y="5024"/>
                            <a:ext cx="431" cy="432"/>
                          </a:xfrm>
                          <a:custGeom>
                            <a:avLst/>
                            <a:gdLst>
                              <a:gd name="T0" fmla="*/ 194 w 431"/>
                              <a:gd name="T1" fmla="*/ 0 h 432"/>
                              <a:gd name="T2" fmla="*/ 153 w 431"/>
                              <a:gd name="T3" fmla="*/ 10 h 432"/>
                              <a:gd name="T4" fmla="*/ 112 w 431"/>
                              <a:gd name="T5" fmla="*/ 27 h 432"/>
                              <a:gd name="T6" fmla="*/ 79 w 431"/>
                              <a:gd name="T7" fmla="*/ 51 h 432"/>
                              <a:gd name="T8" fmla="*/ 50 w 431"/>
                              <a:gd name="T9" fmla="*/ 79 h 432"/>
                              <a:gd name="T10" fmla="*/ 26 w 431"/>
                              <a:gd name="T11" fmla="*/ 113 h 432"/>
                              <a:gd name="T12" fmla="*/ 9 w 431"/>
                              <a:gd name="T13" fmla="*/ 151 h 432"/>
                              <a:gd name="T14" fmla="*/ 2 w 431"/>
                              <a:gd name="T15" fmla="*/ 195 h 432"/>
                              <a:gd name="T16" fmla="*/ 2 w 431"/>
                              <a:gd name="T17" fmla="*/ 238 h 432"/>
                              <a:gd name="T18" fmla="*/ 9 w 431"/>
                              <a:gd name="T19" fmla="*/ 281 h 432"/>
                              <a:gd name="T20" fmla="*/ 26 w 431"/>
                              <a:gd name="T21" fmla="*/ 319 h 432"/>
                              <a:gd name="T22" fmla="*/ 50 w 431"/>
                              <a:gd name="T23" fmla="*/ 353 h 432"/>
                              <a:gd name="T24" fmla="*/ 79 w 431"/>
                              <a:gd name="T25" fmla="*/ 382 h 432"/>
                              <a:gd name="T26" fmla="*/ 112 w 431"/>
                              <a:gd name="T27" fmla="*/ 406 h 432"/>
                              <a:gd name="T28" fmla="*/ 153 w 431"/>
                              <a:gd name="T29" fmla="*/ 422 h 432"/>
                              <a:gd name="T30" fmla="*/ 194 w 431"/>
                              <a:gd name="T31" fmla="*/ 432 h 432"/>
                              <a:gd name="T32" fmla="*/ 239 w 431"/>
                              <a:gd name="T33" fmla="*/ 432 h 432"/>
                              <a:gd name="T34" fmla="*/ 280 w 431"/>
                              <a:gd name="T35" fmla="*/ 422 h 432"/>
                              <a:gd name="T36" fmla="*/ 318 w 431"/>
                              <a:gd name="T37" fmla="*/ 406 h 432"/>
                              <a:gd name="T38" fmla="*/ 354 w 431"/>
                              <a:gd name="T39" fmla="*/ 382 h 432"/>
                              <a:gd name="T40" fmla="*/ 383 w 431"/>
                              <a:gd name="T41" fmla="*/ 353 h 432"/>
                              <a:gd name="T42" fmla="*/ 407 w 431"/>
                              <a:gd name="T43" fmla="*/ 319 h 432"/>
                              <a:gd name="T44" fmla="*/ 421 w 431"/>
                              <a:gd name="T45" fmla="*/ 281 h 432"/>
                              <a:gd name="T46" fmla="*/ 431 w 431"/>
                              <a:gd name="T47" fmla="*/ 238 h 432"/>
                              <a:gd name="T48" fmla="*/ 431 w 431"/>
                              <a:gd name="T49" fmla="*/ 195 h 432"/>
                              <a:gd name="T50" fmla="*/ 421 w 431"/>
                              <a:gd name="T51" fmla="*/ 151 h 432"/>
                              <a:gd name="T52" fmla="*/ 407 w 431"/>
                              <a:gd name="T53" fmla="*/ 113 h 432"/>
                              <a:gd name="T54" fmla="*/ 383 w 431"/>
                              <a:gd name="T55" fmla="*/ 79 h 432"/>
                              <a:gd name="T56" fmla="*/ 354 w 431"/>
                              <a:gd name="T57" fmla="*/ 51 h 432"/>
                              <a:gd name="T58" fmla="*/ 318 w 431"/>
                              <a:gd name="T59" fmla="*/ 27 h 432"/>
                              <a:gd name="T60" fmla="*/ 280 w 431"/>
                              <a:gd name="T61" fmla="*/ 10 h 432"/>
                              <a:gd name="T62" fmla="*/ 239 w 431"/>
                              <a:gd name="T63"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1" h="432">
                                <a:moveTo>
                                  <a:pt x="215" y="0"/>
                                </a:moveTo>
                                <a:lnTo>
                                  <a:pt x="194" y="0"/>
                                </a:lnTo>
                                <a:lnTo>
                                  <a:pt x="172" y="5"/>
                                </a:lnTo>
                                <a:lnTo>
                                  <a:pt x="153" y="10"/>
                                </a:lnTo>
                                <a:lnTo>
                                  <a:pt x="131" y="17"/>
                                </a:lnTo>
                                <a:lnTo>
                                  <a:pt x="112" y="27"/>
                                </a:lnTo>
                                <a:lnTo>
                                  <a:pt x="95" y="36"/>
                                </a:lnTo>
                                <a:lnTo>
                                  <a:pt x="79" y="51"/>
                                </a:lnTo>
                                <a:lnTo>
                                  <a:pt x="64" y="63"/>
                                </a:lnTo>
                                <a:lnTo>
                                  <a:pt x="50" y="79"/>
                                </a:lnTo>
                                <a:lnTo>
                                  <a:pt x="38" y="96"/>
                                </a:lnTo>
                                <a:lnTo>
                                  <a:pt x="26" y="113"/>
                                </a:lnTo>
                                <a:lnTo>
                                  <a:pt x="16" y="132"/>
                                </a:lnTo>
                                <a:lnTo>
                                  <a:pt x="9" y="151"/>
                                </a:lnTo>
                                <a:lnTo>
                                  <a:pt x="4" y="173"/>
                                </a:lnTo>
                                <a:lnTo>
                                  <a:pt x="2" y="195"/>
                                </a:lnTo>
                                <a:lnTo>
                                  <a:pt x="0" y="216"/>
                                </a:lnTo>
                                <a:lnTo>
                                  <a:pt x="2" y="238"/>
                                </a:lnTo>
                                <a:lnTo>
                                  <a:pt x="4" y="259"/>
                                </a:lnTo>
                                <a:lnTo>
                                  <a:pt x="9" y="281"/>
                                </a:lnTo>
                                <a:lnTo>
                                  <a:pt x="16" y="300"/>
                                </a:lnTo>
                                <a:lnTo>
                                  <a:pt x="26" y="319"/>
                                </a:lnTo>
                                <a:lnTo>
                                  <a:pt x="38" y="336"/>
                                </a:lnTo>
                                <a:lnTo>
                                  <a:pt x="50" y="353"/>
                                </a:lnTo>
                                <a:lnTo>
                                  <a:pt x="64" y="370"/>
                                </a:lnTo>
                                <a:lnTo>
                                  <a:pt x="79" y="382"/>
                                </a:lnTo>
                                <a:lnTo>
                                  <a:pt x="95" y="396"/>
                                </a:lnTo>
                                <a:lnTo>
                                  <a:pt x="112" y="406"/>
                                </a:lnTo>
                                <a:lnTo>
                                  <a:pt x="131" y="415"/>
                                </a:lnTo>
                                <a:lnTo>
                                  <a:pt x="153" y="422"/>
                                </a:lnTo>
                                <a:lnTo>
                                  <a:pt x="172" y="427"/>
                                </a:lnTo>
                                <a:lnTo>
                                  <a:pt x="194" y="432"/>
                                </a:lnTo>
                                <a:lnTo>
                                  <a:pt x="215" y="432"/>
                                </a:lnTo>
                                <a:lnTo>
                                  <a:pt x="239" y="432"/>
                                </a:lnTo>
                                <a:lnTo>
                                  <a:pt x="261" y="427"/>
                                </a:lnTo>
                                <a:lnTo>
                                  <a:pt x="280" y="422"/>
                                </a:lnTo>
                                <a:lnTo>
                                  <a:pt x="299" y="415"/>
                                </a:lnTo>
                                <a:lnTo>
                                  <a:pt x="318" y="406"/>
                                </a:lnTo>
                                <a:lnTo>
                                  <a:pt x="337" y="396"/>
                                </a:lnTo>
                                <a:lnTo>
                                  <a:pt x="354" y="382"/>
                                </a:lnTo>
                                <a:lnTo>
                                  <a:pt x="369" y="370"/>
                                </a:lnTo>
                                <a:lnTo>
                                  <a:pt x="383" y="353"/>
                                </a:lnTo>
                                <a:lnTo>
                                  <a:pt x="395" y="336"/>
                                </a:lnTo>
                                <a:lnTo>
                                  <a:pt x="407" y="319"/>
                                </a:lnTo>
                                <a:lnTo>
                                  <a:pt x="414" y="300"/>
                                </a:lnTo>
                                <a:lnTo>
                                  <a:pt x="421" y="281"/>
                                </a:lnTo>
                                <a:lnTo>
                                  <a:pt x="428" y="259"/>
                                </a:lnTo>
                                <a:lnTo>
                                  <a:pt x="431" y="238"/>
                                </a:lnTo>
                                <a:lnTo>
                                  <a:pt x="431" y="216"/>
                                </a:lnTo>
                                <a:lnTo>
                                  <a:pt x="431" y="195"/>
                                </a:lnTo>
                                <a:lnTo>
                                  <a:pt x="428" y="173"/>
                                </a:lnTo>
                                <a:lnTo>
                                  <a:pt x="421" y="151"/>
                                </a:lnTo>
                                <a:lnTo>
                                  <a:pt x="414" y="132"/>
                                </a:lnTo>
                                <a:lnTo>
                                  <a:pt x="407" y="113"/>
                                </a:lnTo>
                                <a:lnTo>
                                  <a:pt x="395" y="96"/>
                                </a:lnTo>
                                <a:lnTo>
                                  <a:pt x="383" y="79"/>
                                </a:lnTo>
                                <a:lnTo>
                                  <a:pt x="369" y="63"/>
                                </a:lnTo>
                                <a:lnTo>
                                  <a:pt x="354" y="51"/>
                                </a:lnTo>
                                <a:lnTo>
                                  <a:pt x="337" y="36"/>
                                </a:lnTo>
                                <a:lnTo>
                                  <a:pt x="318" y="27"/>
                                </a:lnTo>
                                <a:lnTo>
                                  <a:pt x="299" y="17"/>
                                </a:lnTo>
                                <a:lnTo>
                                  <a:pt x="280" y="10"/>
                                </a:lnTo>
                                <a:lnTo>
                                  <a:pt x="261" y="5"/>
                                </a:lnTo>
                                <a:lnTo>
                                  <a:pt x="239" y="0"/>
                                </a:lnTo>
                                <a:lnTo>
                                  <a:pt x="2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4" name="Group 763"/>
                        <wpg:cNvGrpSpPr>
                          <a:grpSpLocks/>
                        </wpg:cNvGrpSpPr>
                        <wpg:grpSpPr bwMode="auto">
                          <a:xfrm>
                            <a:off x="5756" y="5024"/>
                            <a:ext cx="431" cy="432"/>
                            <a:chOff x="5606" y="4982"/>
                            <a:chExt cx="431" cy="432"/>
                          </a:xfrm>
                        </wpg:grpSpPr>
                        <wps:wsp>
                          <wps:cNvPr id="415" name="Freeform 764"/>
                          <wps:cNvSpPr>
                            <a:spLocks/>
                          </wps:cNvSpPr>
                          <wps:spPr bwMode="auto">
                            <a:xfrm>
                              <a:off x="5606" y="4982"/>
                              <a:ext cx="431" cy="432"/>
                            </a:xfrm>
                            <a:custGeom>
                              <a:avLst/>
                              <a:gdLst>
                                <a:gd name="T0" fmla="*/ 194 w 431"/>
                                <a:gd name="T1" fmla="*/ 0 h 432"/>
                                <a:gd name="T2" fmla="*/ 153 w 431"/>
                                <a:gd name="T3" fmla="*/ 10 h 432"/>
                                <a:gd name="T4" fmla="*/ 112 w 431"/>
                                <a:gd name="T5" fmla="*/ 27 h 432"/>
                                <a:gd name="T6" fmla="*/ 79 w 431"/>
                                <a:gd name="T7" fmla="*/ 51 h 432"/>
                                <a:gd name="T8" fmla="*/ 50 w 431"/>
                                <a:gd name="T9" fmla="*/ 79 h 432"/>
                                <a:gd name="T10" fmla="*/ 26 w 431"/>
                                <a:gd name="T11" fmla="*/ 113 h 432"/>
                                <a:gd name="T12" fmla="*/ 9 w 431"/>
                                <a:gd name="T13" fmla="*/ 151 h 432"/>
                                <a:gd name="T14" fmla="*/ 2 w 431"/>
                                <a:gd name="T15" fmla="*/ 195 h 432"/>
                                <a:gd name="T16" fmla="*/ 2 w 431"/>
                                <a:gd name="T17" fmla="*/ 238 h 432"/>
                                <a:gd name="T18" fmla="*/ 9 w 431"/>
                                <a:gd name="T19" fmla="*/ 281 h 432"/>
                                <a:gd name="T20" fmla="*/ 26 w 431"/>
                                <a:gd name="T21" fmla="*/ 319 h 432"/>
                                <a:gd name="T22" fmla="*/ 50 w 431"/>
                                <a:gd name="T23" fmla="*/ 353 h 432"/>
                                <a:gd name="T24" fmla="*/ 79 w 431"/>
                                <a:gd name="T25" fmla="*/ 382 h 432"/>
                                <a:gd name="T26" fmla="*/ 112 w 431"/>
                                <a:gd name="T27" fmla="*/ 406 h 432"/>
                                <a:gd name="T28" fmla="*/ 153 w 431"/>
                                <a:gd name="T29" fmla="*/ 422 h 432"/>
                                <a:gd name="T30" fmla="*/ 194 w 431"/>
                                <a:gd name="T31" fmla="*/ 432 h 432"/>
                                <a:gd name="T32" fmla="*/ 239 w 431"/>
                                <a:gd name="T33" fmla="*/ 432 h 432"/>
                                <a:gd name="T34" fmla="*/ 280 w 431"/>
                                <a:gd name="T35" fmla="*/ 422 h 432"/>
                                <a:gd name="T36" fmla="*/ 318 w 431"/>
                                <a:gd name="T37" fmla="*/ 406 h 432"/>
                                <a:gd name="T38" fmla="*/ 354 w 431"/>
                                <a:gd name="T39" fmla="*/ 382 h 432"/>
                                <a:gd name="T40" fmla="*/ 383 w 431"/>
                                <a:gd name="T41" fmla="*/ 353 h 432"/>
                                <a:gd name="T42" fmla="*/ 407 w 431"/>
                                <a:gd name="T43" fmla="*/ 319 h 432"/>
                                <a:gd name="T44" fmla="*/ 421 w 431"/>
                                <a:gd name="T45" fmla="*/ 281 h 432"/>
                                <a:gd name="T46" fmla="*/ 431 w 431"/>
                                <a:gd name="T47" fmla="*/ 238 h 432"/>
                                <a:gd name="T48" fmla="*/ 431 w 431"/>
                                <a:gd name="T49" fmla="*/ 195 h 432"/>
                                <a:gd name="T50" fmla="*/ 421 w 431"/>
                                <a:gd name="T51" fmla="*/ 151 h 432"/>
                                <a:gd name="T52" fmla="*/ 407 w 431"/>
                                <a:gd name="T53" fmla="*/ 113 h 432"/>
                                <a:gd name="T54" fmla="*/ 383 w 431"/>
                                <a:gd name="T55" fmla="*/ 79 h 432"/>
                                <a:gd name="T56" fmla="*/ 354 w 431"/>
                                <a:gd name="T57" fmla="*/ 51 h 432"/>
                                <a:gd name="T58" fmla="*/ 318 w 431"/>
                                <a:gd name="T59" fmla="*/ 27 h 432"/>
                                <a:gd name="T60" fmla="*/ 280 w 431"/>
                                <a:gd name="T61" fmla="*/ 10 h 432"/>
                                <a:gd name="T62" fmla="*/ 239 w 431"/>
                                <a:gd name="T63"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1" h="432">
                                  <a:moveTo>
                                    <a:pt x="215" y="0"/>
                                  </a:moveTo>
                                  <a:lnTo>
                                    <a:pt x="194" y="0"/>
                                  </a:lnTo>
                                  <a:lnTo>
                                    <a:pt x="172" y="5"/>
                                  </a:lnTo>
                                  <a:lnTo>
                                    <a:pt x="153" y="10"/>
                                  </a:lnTo>
                                  <a:lnTo>
                                    <a:pt x="131" y="17"/>
                                  </a:lnTo>
                                  <a:lnTo>
                                    <a:pt x="112" y="27"/>
                                  </a:lnTo>
                                  <a:lnTo>
                                    <a:pt x="95" y="36"/>
                                  </a:lnTo>
                                  <a:lnTo>
                                    <a:pt x="79" y="51"/>
                                  </a:lnTo>
                                  <a:lnTo>
                                    <a:pt x="64" y="63"/>
                                  </a:lnTo>
                                  <a:lnTo>
                                    <a:pt x="50" y="79"/>
                                  </a:lnTo>
                                  <a:lnTo>
                                    <a:pt x="38" y="96"/>
                                  </a:lnTo>
                                  <a:lnTo>
                                    <a:pt x="26" y="113"/>
                                  </a:lnTo>
                                  <a:lnTo>
                                    <a:pt x="16" y="132"/>
                                  </a:lnTo>
                                  <a:lnTo>
                                    <a:pt x="9" y="151"/>
                                  </a:lnTo>
                                  <a:lnTo>
                                    <a:pt x="4" y="173"/>
                                  </a:lnTo>
                                  <a:lnTo>
                                    <a:pt x="2" y="195"/>
                                  </a:lnTo>
                                  <a:lnTo>
                                    <a:pt x="0" y="216"/>
                                  </a:lnTo>
                                  <a:lnTo>
                                    <a:pt x="2" y="238"/>
                                  </a:lnTo>
                                  <a:lnTo>
                                    <a:pt x="4" y="259"/>
                                  </a:lnTo>
                                  <a:lnTo>
                                    <a:pt x="9" y="281"/>
                                  </a:lnTo>
                                  <a:lnTo>
                                    <a:pt x="16" y="300"/>
                                  </a:lnTo>
                                  <a:lnTo>
                                    <a:pt x="26" y="319"/>
                                  </a:lnTo>
                                  <a:lnTo>
                                    <a:pt x="38" y="336"/>
                                  </a:lnTo>
                                  <a:lnTo>
                                    <a:pt x="50" y="353"/>
                                  </a:lnTo>
                                  <a:lnTo>
                                    <a:pt x="64" y="370"/>
                                  </a:lnTo>
                                  <a:lnTo>
                                    <a:pt x="79" y="382"/>
                                  </a:lnTo>
                                  <a:lnTo>
                                    <a:pt x="95" y="396"/>
                                  </a:lnTo>
                                  <a:lnTo>
                                    <a:pt x="112" y="406"/>
                                  </a:lnTo>
                                  <a:lnTo>
                                    <a:pt x="131" y="415"/>
                                  </a:lnTo>
                                  <a:lnTo>
                                    <a:pt x="153" y="422"/>
                                  </a:lnTo>
                                  <a:lnTo>
                                    <a:pt x="172" y="427"/>
                                  </a:lnTo>
                                  <a:lnTo>
                                    <a:pt x="194" y="432"/>
                                  </a:lnTo>
                                  <a:lnTo>
                                    <a:pt x="215" y="432"/>
                                  </a:lnTo>
                                  <a:lnTo>
                                    <a:pt x="239" y="432"/>
                                  </a:lnTo>
                                  <a:lnTo>
                                    <a:pt x="261" y="427"/>
                                  </a:lnTo>
                                  <a:lnTo>
                                    <a:pt x="280" y="422"/>
                                  </a:lnTo>
                                  <a:lnTo>
                                    <a:pt x="299" y="415"/>
                                  </a:lnTo>
                                  <a:lnTo>
                                    <a:pt x="318" y="406"/>
                                  </a:lnTo>
                                  <a:lnTo>
                                    <a:pt x="337" y="396"/>
                                  </a:lnTo>
                                  <a:lnTo>
                                    <a:pt x="354" y="382"/>
                                  </a:lnTo>
                                  <a:lnTo>
                                    <a:pt x="369" y="370"/>
                                  </a:lnTo>
                                  <a:lnTo>
                                    <a:pt x="383" y="353"/>
                                  </a:lnTo>
                                  <a:lnTo>
                                    <a:pt x="395" y="336"/>
                                  </a:lnTo>
                                  <a:lnTo>
                                    <a:pt x="407" y="319"/>
                                  </a:lnTo>
                                  <a:lnTo>
                                    <a:pt x="414" y="300"/>
                                  </a:lnTo>
                                  <a:lnTo>
                                    <a:pt x="421" y="281"/>
                                  </a:lnTo>
                                  <a:lnTo>
                                    <a:pt x="429" y="259"/>
                                  </a:lnTo>
                                  <a:lnTo>
                                    <a:pt x="431" y="238"/>
                                  </a:lnTo>
                                  <a:lnTo>
                                    <a:pt x="431" y="216"/>
                                  </a:lnTo>
                                  <a:lnTo>
                                    <a:pt x="431" y="195"/>
                                  </a:lnTo>
                                  <a:lnTo>
                                    <a:pt x="429" y="173"/>
                                  </a:lnTo>
                                  <a:lnTo>
                                    <a:pt x="421" y="151"/>
                                  </a:lnTo>
                                  <a:lnTo>
                                    <a:pt x="414" y="132"/>
                                  </a:lnTo>
                                  <a:lnTo>
                                    <a:pt x="407" y="113"/>
                                  </a:lnTo>
                                  <a:lnTo>
                                    <a:pt x="395" y="96"/>
                                  </a:lnTo>
                                  <a:lnTo>
                                    <a:pt x="383" y="79"/>
                                  </a:lnTo>
                                  <a:lnTo>
                                    <a:pt x="369" y="63"/>
                                  </a:lnTo>
                                  <a:lnTo>
                                    <a:pt x="354" y="51"/>
                                  </a:lnTo>
                                  <a:lnTo>
                                    <a:pt x="337" y="36"/>
                                  </a:lnTo>
                                  <a:lnTo>
                                    <a:pt x="318" y="27"/>
                                  </a:lnTo>
                                  <a:lnTo>
                                    <a:pt x="299" y="17"/>
                                  </a:lnTo>
                                  <a:lnTo>
                                    <a:pt x="280" y="10"/>
                                  </a:lnTo>
                                  <a:lnTo>
                                    <a:pt x="261" y="5"/>
                                  </a:lnTo>
                                  <a:lnTo>
                                    <a:pt x="239" y="0"/>
                                  </a:lnTo>
                                  <a:lnTo>
                                    <a:pt x="21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Rectangle 765"/>
                          <wps:cNvSpPr>
                            <a:spLocks noChangeArrowheads="1"/>
                          </wps:cNvSpPr>
                          <wps:spPr bwMode="auto">
                            <a:xfrm>
                              <a:off x="5660" y="5014"/>
                              <a:ext cx="362"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67D96" w14:textId="77777777" w:rsidR="004D6677" w:rsidRDefault="004D6677" w:rsidP="00F610CB">
                                <w:pPr>
                                  <w:jc w:val="center"/>
                                </w:pPr>
                                <w:r>
                                  <w:rPr>
                                    <w:color w:val="000000"/>
                                  </w:rPr>
                                  <w:t>12</w:t>
                                </w:r>
                              </w:p>
                            </w:txbxContent>
                          </wps:txbx>
                          <wps:bodyPr rot="0" vert="horz" wrap="square" lIns="0" tIns="0" rIns="0" bIns="0" anchor="t" anchorCtr="0" upright="1">
                            <a:noAutofit/>
                          </wps:bodyPr>
                        </wps:wsp>
                      </wpg:grpSp>
                      <wpg:grpSp>
                        <wpg:cNvPr id="417" name="Group 766"/>
                        <wpg:cNvGrpSpPr>
                          <a:grpSpLocks/>
                        </wpg:cNvGrpSpPr>
                        <wpg:grpSpPr bwMode="auto">
                          <a:xfrm>
                            <a:off x="4362" y="5237"/>
                            <a:ext cx="431" cy="432"/>
                            <a:chOff x="5606" y="4982"/>
                            <a:chExt cx="431" cy="432"/>
                          </a:xfrm>
                        </wpg:grpSpPr>
                        <wps:wsp>
                          <wps:cNvPr id="418" name="Freeform 767"/>
                          <wps:cNvSpPr>
                            <a:spLocks/>
                          </wps:cNvSpPr>
                          <wps:spPr bwMode="auto">
                            <a:xfrm>
                              <a:off x="5606" y="4982"/>
                              <a:ext cx="431" cy="432"/>
                            </a:xfrm>
                            <a:custGeom>
                              <a:avLst/>
                              <a:gdLst>
                                <a:gd name="T0" fmla="*/ 194 w 431"/>
                                <a:gd name="T1" fmla="*/ 0 h 432"/>
                                <a:gd name="T2" fmla="*/ 153 w 431"/>
                                <a:gd name="T3" fmla="*/ 10 h 432"/>
                                <a:gd name="T4" fmla="*/ 112 w 431"/>
                                <a:gd name="T5" fmla="*/ 27 h 432"/>
                                <a:gd name="T6" fmla="*/ 79 w 431"/>
                                <a:gd name="T7" fmla="*/ 51 h 432"/>
                                <a:gd name="T8" fmla="*/ 50 w 431"/>
                                <a:gd name="T9" fmla="*/ 79 h 432"/>
                                <a:gd name="T10" fmla="*/ 26 w 431"/>
                                <a:gd name="T11" fmla="*/ 113 h 432"/>
                                <a:gd name="T12" fmla="*/ 9 w 431"/>
                                <a:gd name="T13" fmla="*/ 151 h 432"/>
                                <a:gd name="T14" fmla="*/ 2 w 431"/>
                                <a:gd name="T15" fmla="*/ 195 h 432"/>
                                <a:gd name="T16" fmla="*/ 2 w 431"/>
                                <a:gd name="T17" fmla="*/ 238 h 432"/>
                                <a:gd name="T18" fmla="*/ 9 w 431"/>
                                <a:gd name="T19" fmla="*/ 281 h 432"/>
                                <a:gd name="T20" fmla="*/ 26 w 431"/>
                                <a:gd name="T21" fmla="*/ 319 h 432"/>
                                <a:gd name="T22" fmla="*/ 50 w 431"/>
                                <a:gd name="T23" fmla="*/ 353 h 432"/>
                                <a:gd name="T24" fmla="*/ 79 w 431"/>
                                <a:gd name="T25" fmla="*/ 382 h 432"/>
                                <a:gd name="T26" fmla="*/ 112 w 431"/>
                                <a:gd name="T27" fmla="*/ 406 h 432"/>
                                <a:gd name="T28" fmla="*/ 153 w 431"/>
                                <a:gd name="T29" fmla="*/ 422 h 432"/>
                                <a:gd name="T30" fmla="*/ 194 w 431"/>
                                <a:gd name="T31" fmla="*/ 432 h 432"/>
                                <a:gd name="T32" fmla="*/ 239 w 431"/>
                                <a:gd name="T33" fmla="*/ 432 h 432"/>
                                <a:gd name="T34" fmla="*/ 280 w 431"/>
                                <a:gd name="T35" fmla="*/ 422 h 432"/>
                                <a:gd name="T36" fmla="*/ 318 w 431"/>
                                <a:gd name="T37" fmla="*/ 406 h 432"/>
                                <a:gd name="T38" fmla="*/ 354 w 431"/>
                                <a:gd name="T39" fmla="*/ 382 h 432"/>
                                <a:gd name="T40" fmla="*/ 383 w 431"/>
                                <a:gd name="T41" fmla="*/ 353 h 432"/>
                                <a:gd name="T42" fmla="*/ 407 w 431"/>
                                <a:gd name="T43" fmla="*/ 319 h 432"/>
                                <a:gd name="T44" fmla="*/ 421 w 431"/>
                                <a:gd name="T45" fmla="*/ 281 h 432"/>
                                <a:gd name="T46" fmla="*/ 431 w 431"/>
                                <a:gd name="T47" fmla="*/ 238 h 432"/>
                                <a:gd name="T48" fmla="*/ 431 w 431"/>
                                <a:gd name="T49" fmla="*/ 195 h 432"/>
                                <a:gd name="T50" fmla="*/ 421 w 431"/>
                                <a:gd name="T51" fmla="*/ 151 h 432"/>
                                <a:gd name="T52" fmla="*/ 407 w 431"/>
                                <a:gd name="T53" fmla="*/ 113 h 432"/>
                                <a:gd name="T54" fmla="*/ 383 w 431"/>
                                <a:gd name="T55" fmla="*/ 79 h 432"/>
                                <a:gd name="T56" fmla="*/ 354 w 431"/>
                                <a:gd name="T57" fmla="*/ 51 h 432"/>
                                <a:gd name="T58" fmla="*/ 318 w 431"/>
                                <a:gd name="T59" fmla="*/ 27 h 432"/>
                                <a:gd name="T60" fmla="*/ 280 w 431"/>
                                <a:gd name="T61" fmla="*/ 10 h 432"/>
                                <a:gd name="T62" fmla="*/ 239 w 431"/>
                                <a:gd name="T63"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1" h="432">
                                  <a:moveTo>
                                    <a:pt x="215" y="0"/>
                                  </a:moveTo>
                                  <a:lnTo>
                                    <a:pt x="194" y="0"/>
                                  </a:lnTo>
                                  <a:lnTo>
                                    <a:pt x="172" y="5"/>
                                  </a:lnTo>
                                  <a:lnTo>
                                    <a:pt x="153" y="10"/>
                                  </a:lnTo>
                                  <a:lnTo>
                                    <a:pt x="131" y="17"/>
                                  </a:lnTo>
                                  <a:lnTo>
                                    <a:pt x="112" y="27"/>
                                  </a:lnTo>
                                  <a:lnTo>
                                    <a:pt x="95" y="36"/>
                                  </a:lnTo>
                                  <a:lnTo>
                                    <a:pt x="79" y="51"/>
                                  </a:lnTo>
                                  <a:lnTo>
                                    <a:pt x="64" y="63"/>
                                  </a:lnTo>
                                  <a:lnTo>
                                    <a:pt x="50" y="79"/>
                                  </a:lnTo>
                                  <a:lnTo>
                                    <a:pt x="38" y="96"/>
                                  </a:lnTo>
                                  <a:lnTo>
                                    <a:pt x="26" y="113"/>
                                  </a:lnTo>
                                  <a:lnTo>
                                    <a:pt x="16" y="132"/>
                                  </a:lnTo>
                                  <a:lnTo>
                                    <a:pt x="9" y="151"/>
                                  </a:lnTo>
                                  <a:lnTo>
                                    <a:pt x="4" y="173"/>
                                  </a:lnTo>
                                  <a:lnTo>
                                    <a:pt x="2" y="195"/>
                                  </a:lnTo>
                                  <a:lnTo>
                                    <a:pt x="0" y="216"/>
                                  </a:lnTo>
                                  <a:lnTo>
                                    <a:pt x="2" y="238"/>
                                  </a:lnTo>
                                  <a:lnTo>
                                    <a:pt x="4" y="259"/>
                                  </a:lnTo>
                                  <a:lnTo>
                                    <a:pt x="9" y="281"/>
                                  </a:lnTo>
                                  <a:lnTo>
                                    <a:pt x="16" y="300"/>
                                  </a:lnTo>
                                  <a:lnTo>
                                    <a:pt x="26" y="319"/>
                                  </a:lnTo>
                                  <a:lnTo>
                                    <a:pt x="38" y="336"/>
                                  </a:lnTo>
                                  <a:lnTo>
                                    <a:pt x="50" y="353"/>
                                  </a:lnTo>
                                  <a:lnTo>
                                    <a:pt x="64" y="370"/>
                                  </a:lnTo>
                                  <a:lnTo>
                                    <a:pt x="79" y="382"/>
                                  </a:lnTo>
                                  <a:lnTo>
                                    <a:pt x="95" y="396"/>
                                  </a:lnTo>
                                  <a:lnTo>
                                    <a:pt x="112" y="406"/>
                                  </a:lnTo>
                                  <a:lnTo>
                                    <a:pt x="131" y="415"/>
                                  </a:lnTo>
                                  <a:lnTo>
                                    <a:pt x="153" y="422"/>
                                  </a:lnTo>
                                  <a:lnTo>
                                    <a:pt x="172" y="427"/>
                                  </a:lnTo>
                                  <a:lnTo>
                                    <a:pt x="194" y="432"/>
                                  </a:lnTo>
                                  <a:lnTo>
                                    <a:pt x="215" y="432"/>
                                  </a:lnTo>
                                  <a:lnTo>
                                    <a:pt x="239" y="432"/>
                                  </a:lnTo>
                                  <a:lnTo>
                                    <a:pt x="261" y="427"/>
                                  </a:lnTo>
                                  <a:lnTo>
                                    <a:pt x="280" y="422"/>
                                  </a:lnTo>
                                  <a:lnTo>
                                    <a:pt x="299" y="415"/>
                                  </a:lnTo>
                                  <a:lnTo>
                                    <a:pt x="318" y="406"/>
                                  </a:lnTo>
                                  <a:lnTo>
                                    <a:pt x="337" y="396"/>
                                  </a:lnTo>
                                  <a:lnTo>
                                    <a:pt x="354" y="382"/>
                                  </a:lnTo>
                                  <a:lnTo>
                                    <a:pt x="369" y="370"/>
                                  </a:lnTo>
                                  <a:lnTo>
                                    <a:pt x="383" y="353"/>
                                  </a:lnTo>
                                  <a:lnTo>
                                    <a:pt x="395" y="336"/>
                                  </a:lnTo>
                                  <a:lnTo>
                                    <a:pt x="407" y="319"/>
                                  </a:lnTo>
                                  <a:lnTo>
                                    <a:pt x="414" y="300"/>
                                  </a:lnTo>
                                  <a:lnTo>
                                    <a:pt x="421" y="281"/>
                                  </a:lnTo>
                                  <a:lnTo>
                                    <a:pt x="429" y="259"/>
                                  </a:lnTo>
                                  <a:lnTo>
                                    <a:pt x="431" y="238"/>
                                  </a:lnTo>
                                  <a:lnTo>
                                    <a:pt x="431" y="216"/>
                                  </a:lnTo>
                                  <a:lnTo>
                                    <a:pt x="431" y="195"/>
                                  </a:lnTo>
                                  <a:lnTo>
                                    <a:pt x="429" y="173"/>
                                  </a:lnTo>
                                  <a:lnTo>
                                    <a:pt x="421" y="151"/>
                                  </a:lnTo>
                                  <a:lnTo>
                                    <a:pt x="414" y="132"/>
                                  </a:lnTo>
                                  <a:lnTo>
                                    <a:pt x="407" y="113"/>
                                  </a:lnTo>
                                  <a:lnTo>
                                    <a:pt x="395" y="96"/>
                                  </a:lnTo>
                                  <a:lnTo>
                                    <a:pt x="383" y="79"/>
                                  </a:lnTo>
                                  <a:lnTo>
                                    <a:pt x="369" y="63"/>
                                  </a:lnTo>
                                  <a:lnTo>
                                    <a:pt x="354" y="51"/>
                                  </a:lnTo>
                                  <a:lnTo>
                                    <a:pt x="337" y="36"/>
                                  </a:lnTo>
                                  <a:lnTo>
                                    <a:pt x="318" y="27"/>
                                  </a:lnTo>
                                  <a:lnTo>
                                    <a:pt x="299" y="17"/>
                                  </a:lnTo>
                                  <a:lnTo>
                                    <a:pt x="280" y="10"/>
                                  </a:lnTo>
                                  <a:lnTo>
                                    <a:pt x="261" y="5"/>
                                  </a:lnTo>
                                  <a:lnTo>
                                    <a:pt x="239" y="0"/>
                                  </a:lnTo>
                                  <a:lnTo>
                                    <a:pt x="21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Rectangle 768"/>
                          <wps:cNvSpPr>
                            <a:spLocks noChangeArrowheads="1"/>
                          </wps:cNvSpPr>
                          <wps:spPr bwMode="auto">
                            <a:xfrm>
                              <a:off x="5660" y="5014"/>
                              <a:ext cx="362"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71348" w14:textId="77777777" w:rsidR="004D6677" w:rsidRDefault="004D6677" w:rsidP="00F610CB">
                                <w:pPr>
                                  <w:jc w:val="center"/>
                                </w:pPr>
                                <w:r>
                                  <w:rPr>
                                    <w:color w:val="000000"/>
                                  </w:rPr>
                                  <w:t>11</w:t>
                                </w:r>
                              </w:p>
                            </w:txbxContent>
                          </wps:txbx>
                          <wps:bodyPr rot="0" vert="horz" wrap="square" lIns="0" tIns="0" rIns="0" bIns="0" anchor="t" anchorCtr="0" upright="1">
                            <a:noAutofit/>
                          </wps:bodyPr>
                        </wps:wsp>
                      </wpg:grpSp>
                      <wpg:grpSp>
                        <wpg:cNvPr id="420" name="Group 769"/>
                        <wpg:cNvGrpSpPr>
                          <a:grpSpLocks/>
                        </wpg:cNvGrpSpPr>
                        <wpg:grpSpPr bwMode="auto">
                          <a:xfrm>
                            <a:off x="3819" y="6326"/>
                            <a:ext cx="431" cy="432"/>
                            <a:chOff x="5606" y="4982"/>
                            <a:chExt cx="431" cy="432"/>
                          </a:xfrm>
                        </wpg:grpSpPr>
                        <wps:wsp>
                          <wps:cNvPr id="421" name="Freeform 770"/>
                          <wps:cNvSpPr>
                            <a:spLocks/>
                          </wps:cNvSpPr>
                          <wps:spPr bwMode="auto">
                            <a:xfrm>
                              <a:off x="5606" y="4982"/>
                              <a:ext cx="431" cy="432"/>
                            </a:xfrm>
                            <a:custGeom>
                              <a:avLst/>
                              <a:gdLst>
                                <a:gd name="T0" fmla="*/ 194 w 431"/>
                                <a:gd name="T1" fmla="*/ 0 h 432"/>
                                <a:gd name="T2" fmla="*/ 153 w 431"/>
                                <a:gd name="T3" fmla="*/ 10 h 432"/>
                                <a:gd name="T4" fmla="*/ 112 w 431"/>
                                <a:gd name="T5" fmla="*/ 27 h 432"/>
                                <a:gd name="T6" fmla="*/ 79 w 431"/>
                                <a:gd name="T7" fmla="*/ 51 h 432"/>
                                <a:gd name="T8" fmla="*/ 50 w 431"/>
                                <a:gd name="T9" fmla="*/ 79 h 432"/>
                                <a:gd name="T10" fmla="*/ 26 w 431"/>
                                <a:gd name="T11" fmla="*/ 113 h 432"/>
                                <a:gd name="T12" fmla="*/ 9 w 431"/>
                                <a:gd name="T13" fmla="*/ 151 h 432"/>
                                <a:gd name="T14" fmla="*/ 2 w 431"/>
                                <a:gd name="T15" fmla="*/ 195 h 432"/>
                                <a:gd name="T16" fmla="*/ 2 w 431"/>
                                <a:gd name="T17" fmla="*/ 238 h 432"/>
                                <a:gd name="T18" fmla="*/ 9 w 431"/>
                                <a:gd name="T19" fmla="*/ 281 h 432"/>
                                <a:gd name="T20" fmla="*/ 26 w 431"/>
                                <a:gd name="T21" fmla="*/ 319 h 432"/>
                                <a:gd name="T22" fmla="*/ 50 w 431"/>
                                <a:gd name="T23" fmla="*/ 353 h 432"/>
                                <a:gd name="T24" fmla="*/ 79 w 431"/>
                                <a:gd name="T25" fmla="*/ 382 h 432"/>
                                <a:gd name="T26" fmla="*/ 112 w 431"/>
                                <a:gd name="T27" fmla="*/ 406 h 432"/>
                                <a:gd name="T28" fmla="*/ 153 w 431"/>
                                <a:gd name="T29" fmla="*/ 422 h 432"/>
                                <a:gd name="T30" fmla="*/ 194 w 431"/>
                                <a:gd name="T31" fmla="*/ 432 h 432"/>
                                <a:gd name="T32" fmla="*/ 239 w 431"/>
                                <a:gd name="T33" fmla="*/ 432 h 432"/>
                                <a:gd name="T34" fmla="*/ 280 w 431"/>
                                <a:gd name="T35" fmla="*/ 422 h 432"/>
                                <a:gd name="T36" fmla="*/ 318 w 431"/>
                                <a:gd name="T37" fmla="*/ 406 h 432"/>
                                <a:gd name="T38" fmla="*/ 354 w 431"/>
                                <a:gd name="T39" fmla="*/ 382 h 432"/>
                                <a:gd name="T40" fmla="*/ 383 w 431"/>
                                <a:gd name="T41" fmla="*/ 353 h 432"/>
                                <a:gd name="T42" fmla="*/ 407 w 431"/>
                                <a:gd name="T43" fmla="*/ 319 h 432"/>
                                <a:gd name="T44" fmla="*/ 421 w 431"/>
                                <a:gd name="T45" fmla="*/ 281 h 432"/>
                                <a:gd name="T46" fmla="*/ 431 w 431"/>
                                <a:gd name="T47" fmla="*/ 238 h 432"/>
                                <a:gd name="T48" fmla="*/ 431 w 431"/>
                                <a:gd name="T49" fmla="*/ 195 h 432"/>
                                <a:gd name="T50" fmla="*/ 421 w 431"/>
                                <a:gd name="T51" fmla="*/ 151 h 432"/>
                                <a:gd name="T52" fmla="*/ 407 w 431"/>
                                <a:gd name="T53" fmla="*/ 113 h 432"/>
                                <a:gd name="T54" fmla="*/ 383 w 431"/>
                                <a:gd name="T55" fmla="*/ 79 h 432"/>
                                <a:gd name="T56" fmla="*/ 354 w 431"/>
                                <a:gd name="T57" fmla="*/ 51 h 432"/>
                                <a:gd name="T58" fmla="*/ 318 w 431"/>
                                <a:gd name="T59" fmla="*/ 27 h 432"/>
                                <a:gd name="T60" fmla="*/ 280 w 431"/>
                                <a:gd name="T61" fmla="*/ 10 h 432"/>
                                <a:gd name="T62" fmla="*/ 239 w 431"/>
                                <a:gd name="T63"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1" h="432">
                                  <a:moveTo>
                                    <a:pt x="215" y="0"/>
                                  </a:moveTo>
                                  <a:lnTo>
                                    <a:pt x="194" y="0"/>
                                  </a:lnTo>
                                  <a:lnTo>
                                    <a:pt x="172" y="5"/>
                                  </a:lnTo>
                                  <a:lnTo>
                                    <a:pt x="153" y="10"/>
                                  </a:lnTo>
                                  <a:lnTo>
                                    <a:pt x="131" y="17"/>
                                  </a:lnTo>
                                  <a:lnTo>
                                    <a:pt x="112" y="27"/>
                                  </a:lnTo>
                                  <a:lnTo>
                                    <a:pt x="95" y="36"/>
                                  </a:lnTo>
                                  <a:lnTo>
                                    <a:pt x="79" y="51"/>
                                  </a:lnTo>
                                  <a:lnTo>
                                    <a:pt x="64" y="63"/>
                                  </a:lnTo>
                                  <a:lnTo>
                                    <a:pt x="50" y="79"/>
                                  </a:lnTo>
                                  <a:lnTo>
                                    <a:pt x="38" y="96"/>
                                  </a:lnTo>
                                  <a:lnTo>
                                    <a:pt x="26" y="113"/>
                                  </a:lnTo>
                                  <a:lnTo>
                                    <a:pt x="16" y="132"/>
                                  </a:lnTo>
                                  <a:lnTo>
                                    <a:pt x="9" y="151"/>
                                  </a:lnTo>
                                  <a:lnTo>
                                    <a:pt x="4" y="173"/>
                                  </a:lnTo>
                                  <a:lnTo>
                                    <a:pt x="2" y="195"/>
                                  </a:lnTo>
                                  <a:lnTo>
                                    <a:pt x="0" y="216"/>
                                  </a:lnTo>
                                  <a:lnTo>
                                    <a:pt x="2" y="238"/>
                                  </a:lnTo>
                                  <a:lnTo>
                                    <a:pt x="4" y="259"/>
                                  </a:lnTo>
                                  <a:lnTo>
                                    <a:pt x="9" y="281"/>
                                  </a:lnTo>
                                  <a:lnTo>
                                    <a:pt x="16" y="300"/>
                                  </a:lnTo>
                                  <a:lnTo>
                                    <a:pt x="26" y="319"/>
                                  </a:lnTo>
                                  <a:lnTo>
                                    <a:pt x="38" y="336"/>
                                  </a:lnTo>
                                  <a:lnTo>
                                    <a:pt x="50" y="353"/>
                                  </a:lnTo>
                                  <a:lnTo>
                                    <a:pt x="64" y="370"/>
                                  </a:lnTo>
                                  <a:lnTo>
                                    <a:pt x="79" y="382"/>
                                  </a:lnTo>
                                  <a:lnTo>
                                    <a:pt x="95" y="396"/>
                                  </a:lnTo>
                                  <a:lnTo>
                                    <a:pt x="112" y="406"/>
                                  </a:lnTo>
                                  <a:lnTo>
                                    <a:pt x="131" y="415"/>
                                  </a:lnTo>
                                  <a:lnTo>
                                    <a:pt x="153" y="422"/>
                                  </a:lnTo>
                                  <a:lnTo>
                                    <a:pt x="172" y="427"/>
                                  </a:lnTo>
                                  <a:lnTo>
                                    <a:pt x="194" y="432"/>
                                  </a:lnTo>
                                  <a:lnTo>
                                    <a:pt x="215" y="432"/>
                                  </a:lnTo>
                                  <a:lnTo>
                                    <a:pt x="239" y="432"/>
                                  </a:lnTo>
                                  <a:lnTo>
                                    <a:pt x="261" y="427"/>
                                  </a:lnTo>
                                  <a:lnTo>
                                    <a:pt x="280" y="422"/>
                                  </a:lnTo>
                                  <a:lnTo>
                                    <a:pt x="299" y="415"/>
                                  </a:lnTo>
                                  <a:lnTo>
                                    <a:pt x="318" y="406"/>
                                  </a:lnTo>
                                  <a:lnTo>
                                    <a:pt x="337" y="396"/>
                                  </a:lnTo>
                                  <a:lnTo>
                                    <a:pt x="354" y="382"/>
                                  </a:lnTo>
                                  <a:lnTo>
                                    <a:pt x="369" y="370"/>
                                  </a:lnTo>
                                  <a:lnTo>
                                    <a:pt x="383" y="353"/>
                                  </a:lnTo>
                                  <a:lnTo>
                                    <a:pt x="395" y="336"/>
                                  </a:lnTo>
                                  <a:lnTo>
                                    <a:pt x="407" y="319"/>
                                  </a:lnTo>
                                  <a:lnTo>
                                    <a:pt x="414" y="300"/>
                                  </a:lnTo>
                                  <a:lnTo>
                                    <a:pt x="421" y="281"/>
                                  </a:lnTo>
                                  <a:lnTo>
                                    <a:pt x="429" y="259"/>
                                  </a:lnTo>
                                  <a:lnTo>
                                    <a:pt x="431" y="238"/>
                                  </a:lnTo>
                                  <a:lnTo>
                                    <a:pt x="431" y="216"/>
                                  </a:lnTo>
                                  <a:lnTo>
                                    <a:pt x="431" y="195"/>
                                  </a:lnTo>
                                  <a:lnTo>
                                    <a:pt x="429" y="173"/>
                                  </a:lnTo>
                                  <a:lnTo>
                                    <a:pt x="421" y="151"/>
                                  </a:lnTo>
                                  <a:lnTo>
                                    <a:pt x="414" y="132"/>
                                  </a:lnTo>
                                  <a:lnTo>
                                    <a:pt x="407" y="113"/>
                                  </a:lnTo>
                                  <a:lnTo>
                                    <a:pt x="395" y="96"/>
                                  </a:lnTo>
                                  <a:lnTo>
                                    <a:pt x="383" y="79"/>
                                  </a:lnTo>
                                  <a:lnTo>
                                    <a:pt x="369" y="63"/>
                                  </a:lnTo>
                                  <a:lnTo>
                                    <a:pt x="354" y="51"/>
                                  </a:lnTo>
                                  <a:lnTo>
                                    <a:pt x="337" y="36"/>
                                  </a:lnTo>
                                  <a:lnTo>
                                    <a:pt x="318" y="27"/>
                                  </a:lnTo>
                                  <a:lnTo>
                                    <a:pt x="299" y="17"/>
                                  </a:lnTo>
                                  <a:lnTo>
                                    <a:pt x="280" y="10"/>
                                  </a:lnTo>
                                  <a:lnTo>
                                    <a:pt x="261" y="5"/>
                                  </a:lnTo>
                                  <a:lnTo>
                                    <a:pt x="239" y="0"/>
                                  </a:lnTo>
                                  <a:lnTo>
                                    <a:pt x="21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Rectangle 771"/>
                          <wps:cNvSpPr>
                            <a:spLocks noChangeArrowheads="1"/>
                          </wps:cNvSpPr>
                          <wps:spPr bwMode="auto">
                            <a:xfrm>
                              <a:off x="5660" y="5014"/>
                              <a:ext cx="362"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F8CE7" w14:textId="77777777" w:rsidR="004D6677" w:rsidRDefault="004D6677" w:rsidP="00F610CB">
                                <w:pPr>
                                  <w:jc w:val="center"/>
                                </w:pPr>
                                <w:r>
                                  <w:rPr>
                                    <w:color w:val="000000"/>
                                  </w:rPr>
                                  <w:t>13</w:t>
                                </w:r>
                              </w:p>
                            </w:txbxContent>
                          </wps:txbx>
                          <wps:bodyPr rot="0" vert="horz" wrap="square" lIns="0" tIns="0" rIns="0" bIns="0" anchor="t" anchorCtr="0" upright="1">
                            <a:noAutofit/>
                          </wps:bodyPr>
                        </wps:wsp>
                      </wpg:grpSp>
                      <wpg:grpSp>
                        <wpg:cNvPr id="423" name="Group 772"/>
                        <wpg:cNvGrpSpPr>
                          <a:grpSpLocks/>
                        </wpg:cNvGrpSpPr>
                        <wpg:grpSpPr bwMode="auto">
                          <a:xfrm>
                            <a:off x="3819" y="3792"/>
                            <a:ext cx="226" cy="692"/>
                            <a:chOff x="3017" y="6997"/>
                            <a:chExt cx="170" cy="692"/>
                          </a:xfrm>
                        </wpg:grpSpPr>
                        <wps:wsp>
                          <wps:cNvPr id="424" name="Rectangle 773"/>
                          <wps:cNvSpPr>
                            <a:spLocks noChangeArrowheads="1"/>
                          </wps:cNvSpPr>
                          <wps:spPr bwMode="auto">
                            <a:xfrm>
                              <a:off x="3017" y="6997"/>
                              <a:ext cx="170" cy="334"/>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Rectangle 774"/>
                          <wps:cNvSpPr>
                            <a:spLocks noChangeArrowheads="1"/>
                          </wps:cNvSpPr>
                          <wps:spPr bwMode="auto">
                            <a:xfrm>
                              <a:off x="3065" y="7008"/>
                              <a:ext cx="78"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902B3" w14:textId="77777777" w:rsidR="004D6677" w:rsidRDefault="004D6677" w:rsidP="00F610CB">
                                <w:r>
                                  <w:rPr>
                                    <w:color w:val="000000"/>
                                  </w:rPr>
                                  <w:t>1</w:t>
                                </w:r>
                              </w:p>
                            </w:txbxContent>
                          </wps:txbx>
                          <wps:bodyPr rot="0" vert="horz" wrap="none" lIns="0" tIns="0" rIns="0" bIns="0" anchor="t" anchorCtr="0" upright="1">
                            <a:spAutoFit/>
                          </wps:bodyPr>
                        </wps:wsp>
                      </wpg:grpSp>
                      <wpg:grpSp>
                        <wpg:cNvPr id="426" name="Group 775"/>
                        <wpg:cNvGrpSpPr>
                          <a:grpSpLocks/>
                        </wpg:cNvGrpSpPr>
                        <wpg:grpSpPr bwMode="auto">
                          <a:xfrm>
                            <a:off x="4905" y="6326"/>
                            <a:ext cx="226" cy="334"/>
                            <a:chOff x="3017" y="6997"/>
                            <a:chExt cx="170" cy="334"/>
                          </a:xfrm>
                        </wpg:grpSpPr>
                        <wps:wsp>
                          <wps:cNvPr id="427" name="Rectangle 776"/>
                          <wps:cNvSpPr>
                            <a:spLocks noChangeArrowheads="1"/>
                          </wps:cNvSpPr>
                          <wps:spPr bwMode="auto">
                            <a:xfrm>
                              <a:off x="3017" y="6997"/>
                              <a:ext cx="170" cy="334"/>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Rectangle 777"/>
                          <wps:cNvSpPr>
                            <a:spLocks noChangeArrowheads="1"/>
                          </wps:cNvSpPr>
                          <wps:spPr bwMode="auto">
                            <a:xfrm>
                              <a:off x="3065" y="7008"/>
                              <a:ext cx="93"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834FC" w14:textId="77777777" w:rsidR="004D6677" w:rsidRDefault="004D6677" w:rsidP="00F610CB">
                                <w:r>
                                  <w:rPr>
                                    <w:color w:val="000000"/>
                                  </w:rPr>
                                  <w:t>3</w:t>
                                </w:r>
                              </w:p>
                            </w:txbxContent>
                          </wps:txbx>
                          <wps:bodyPr rot="0" vert="horz" wrap="square" lIns="0" tIns="0" rIns="0" bIns="0" anchor="t" anchorCtr="0" upright="1">
                            <a:noAutofit/>
                          </wps:bodyPr>
                        </wps:wsp>
                      </wpg:grpSp>
                      <wpg:grpSp>
                        <wpg:cNvPr id="429" name="Group 778"/>
                        <wpg:cNvGrpSpPr>
                          <a:grpSpLocks/>
                        </wpg:cNvGrpSpPr>
                        <wpg:grpSpPr bwMode="auto">
                          <a:xfrm>
                            <a:off x="5207" y="5451"/>
                            <a:ext cx="226" cy="334"/>
                            <a:chOff x="3017" y="6997"/>
                            <a:chExt cx="170" cy="334"/>
                          </a:xfrm>
                        </wpg:grpSpPr>
                        <wps:wsp>
                          <wps:cNvPr id="430" name="Rectangle 779"/>
                          <wps:cNvSpPr>
                            <a:spLocks noChangeArrowheads="1"/>
                          </wps:cNvSpPr>
                          <wps:spPr bwMode="auto">
                            <a:xfrm>
                              <a:off x="3017" y="6997"/>
                              <a:ext cx="170" cy="334"/>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Rectangle 780"/>
                          <wps:cNvSpPr>
                            <a:spLocks noChangeArrowheads="1"/>
                          </wps:cNvSpPr>
                          <wps:spPr bwMode="auto">
                            <a:xfrm>
                              <a:off x="3065" y="7008"/>
                              <a:ext cx="93"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E5826" w14:textId="77777777" w:rsidR="004D6677" w:rsidRDefault="004D6677" w:rsidP="00F610CB">
                                <w:r>
                                  <w:rPr>
                                    <w:color w:val="000000"/>
                                  </w:rPr>
                                  <w:t>2</w:t>
                                </w:r>
                              </w:p>
                            </w:txbxContent>
                          </wps:txbx>
                          <wps:bodyPr rot="0" vert="horz" wrap="square" lIns="0" tIns="0" rIns="0" bIns="0" anchor="t" anchorCtr="0" upright="1">
                            <a:noAutofit/>
                          </wps:bodyPr>
                        </wps:wsp>
                      </wpg:grpSp>
                      <wpg:grpSp>
                        <wpg:cNvPr id="432" name="Group 781"/>
                        <wpg:cNvGrpSpPr>
                          <a:grpSpLocks/>
                        </wpg:cNvGrpSpPr>
                        <wpg:grpSpPr bwMode="auto">
                          <a:xfrm>
                            <a:off x="3276" y="5180"/>
                            <a:ext cx="226" cy="334"/>
                            <a:chOff x="3017" y="6997"/>
                            <a:chExt cx="170" cy="334"/>
                          </a:xfrm>
                        </wpg:grpSpPr>
                        <wps:wsp>
                          <wps:cNvPr id="433" name="Rectangle 782"/>
                          <wps:cNvSpPr>
                            <a:spLocks noChangeArrowheads="1"/>
                          </wps:cNvSpPr>
                          <wps:spPr bwMode="auto">
                            <a:xfrm>
                              <a:off x="3017" y="6997"/>
                              <a:ext cx="170" cy="334"/>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Rectangle 783"/>
                          <wps:cNvSpPr>
                            <a:spLocks noChangeArrowheads="1"/>
                          </wps:cNvSpPr>
                          <wps:spPr bwMode="auto">
                            <a:xfrm>
                              <a:off x="3065" y="7008"/>
                              <a:ext cx="93"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2E049" w14:textId="77777777" w:rsidR="004D6677" w:rsidRDefault="004D6677" w:rsidP="00F610CB">
                                <w:r>
                                  <w:t>5</w:t>
                                </w:r>
                              </w:p>
                            </w:txbxContent>
                          </wps:txbx>
                          <wps:bodyPr rot="0" vert="horz" wrap="square" lIns="0" tIns="0" rIns="0" bIns="0" anchor="t" anchorCtr="0" upright="1">
                            <a:noAutofit/>
                          </wps:bodyPr>
                        </wps:wsp>
                      </wpg:grpSp>
                      <wpg:grpSp>
                        <wpg:cNvPr id="435" name="Group 784"/>
                        <wpg:cNvGrpSpPr>
                          <a:grpSpLocks/>
                        </wpg:cNvGrpSpPr>
                        <wpg:grpSpPr bwMode="auto">
                          <a:xfrm>
                            <a:off x="6851" y="4470"/>
                            <a:ext cx="226" cy="334"/>
                            <a:chOff x="3017" y="6997"/>
                            <a:chExt cx="170" cy="334"/>
                          </a:xfrm>
                        </wpg:grpSpPr>
                        <wps:wsp>
                          <wps:cNvPr id="436" name="Rectangle 785"/>
                          <wps:cNvSpPr>
                            <a:spLocks noChangeArrowheads="1"/>
                          </wps:cNvSpPr>
                          <wps:spPr bwMode="auto">
                            <a:xfrm>
                              <a:off x="3017" y="6997"/>
                              <a:ext cx="170" cy="334"/>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786"/>
                          <wps:cNvSpPr>
                            <a:spLocks noChangeArrowheads="1"/>
                          </wps:cNvSpPr>
                          <wps:spPr bwMode="auto">
                            <a:xfrm>
                              <a:off x="3065" y="7008"/>
                              <a:ext cx="93"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D5979" w14:textId="77777777" w:rsidR="004D6677" w:rsidRDefault="004D6677" w:rsidP="00F610CB">
                                <w:r>
                                  <w:t>6</w:t>
                                </w:r>
                              </w:p>
                            </w:txbxContent>
                          </wps:txbx>
                          <wps:bodyPr rot="0" vert="horz" wrap="square" lIns="0" tIns="0" rIns="0" bIns="0" anchor="t" anchorCtr="0" upright="1">
                            <a:noAutofit/>
                          </wps:bodyPr>
                        </wps:wsp>
                      </wpg:grpSp>
                      <wps:wsp>
                        <wps:cNvPr id="438" name="Rectangle 787"/>
                        <wps:cNvSpPr>
                          <a:spLocks noChangeArrowheads="1"/>
                        </wps:cNvSpPr>
                        <wps:spPr bwMode="auto">
                          <a:xfrm>
                            <a:off x="1497" y="3612"/>
                            <a:ext cx="6154" cy="3982"/>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754E62" id="Group 355" o:spid="_x0000_s2431" style="position:absolute;left:0;text-align:left;margin-left:77.15pt;margin-top:-32.45pt;width:333pt;height:149.5pt;z-index:251682816;mso-position-horizontal-relative:text;mso-position-vertical-relative:text" coordorigin="1497,3612" coordsize="6154,4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">
                <v:rect id="Rectangle 705" o:spid="_x0000_s2432" style="position:absolute;left:3457;top:7774;width:2928;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QWcYA&#10;AADcAAAADwAAAGRycy9kb3ducmV2LnhtbESPT2vCQBTE74V+h+UVequbtjR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QWcYAAADcAAAADwAAAAAAAAAAAAAAAACYAgAAZHJz&#10;L2Rvd25yZXYueG1sUEsFBgAAAAAEAAQA9QAAAIsDAAAAAA==&#10;" filled="f" stroked="f">
                  <v:textbox inset="0,0,0,0">
                    <w:txbxContent>
                      <w:p w14:paraId="7C7785F5" w14:textId="77777777" w:rsidR="004D6677" w:rsidRPr="00F31A3C" w:rsidRDefault="004D6677" w:rsidP="00F610CB">
                        <w:pPr>
                          <w:rPr>
                            <w:sz w:val="24"/>
                          </w:rPr>
                        </w:pPr>
                        <w:r w:rsidRPr="00B64F7A">
                          <w:rPr>
                            <w:bCs/>
                            <w:i/>
                            <w:iCs/>
                            <w:sz w:val="24"/>
                          </w:rPr>
                          <w:t>Hình 32</w:t>
                        </w:r>
                        <w:r w:rsidRPr="00293643">
                          <w:rPr>
                            <w:b/>
                            <w:bCs/>
                            <w:i/>
                            <w:iCs/>
                            <w:sz w:val="24"/>
                          </w:rPr>
                          <w:t>.</w:t>
                        </w:r>
                        <w:r w:rsidRPr="00F31A3C">
                          <w:rPr>
                            <w:i/>
                            <w:iCs/>
                            <w:color w:val="000000"/>
                            <w:sz w:val="24"/>
                          </w:rPr>
                          <w:t xml:space="preserve"> Tạo Topology</w:t>
                        </w:r>
                      </w:p>
                      <w:p w14:paraId="105B0AAF" w14:textId="77777777" w:rsidR="004D6677" w:rsidRDefault="004D6677" w:rsidP="00F610CB"/>
                    </w:txbxContent>
                  </v:textbox>
                </v:rect>
                <v:shape id="Freeform 706" o:spid="_x0000_s2433" style="position:absolute;left:1905;top:4379;width:5320;height:2878;visibility:visible;mso-wrap-style:square;v-text-anchor:top" coordsize="5320,2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GisUA&#10;AADcAAAADwAAAGRycy9kb3ducmV2LnhtbESPQWvCQBSE7wX/w/IEb3WjUg3RVUSQKvagUe+P7DMJ&#10;Zt+m2VVTf323UPA4zMw3zGzRmkrcqXGlZQWDfgSCOLO65FzB6bh+j0E4j6yxskwKfsjBYt55m2Gi&#10;7YMPdE99LgKEXYIKCu/rREqXFWTQ9W1NHLyLbQz6IJtc6gYfAW4qOYyisTRYclgosKZVQdk1vRkF&#10;sRtSdXh+jeP0e7mNduvzbf85UKrXbZdTEJ5a/wr/tzdawehjAn9nw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YaKxQAAANwAAAAPAAAAAAAAAAAAAAAAAJgCAABkcnMv&#10;ZG93bnJldi54bWxQSwUGAAAAAAQABAD1AAAAigMAAAAA&#10;" path="m,1583l575,720,1150,144,2013,r718,144l3450,144r719,l5032,576r288,1295l4457,2447r-719,288l3019,2878,1869,2735,1006,2303,,1583xe" stroked="f">
                  <v:path arrowok="t" o:connecttype="custom" o:connectlocs="0,1583;575,720;1150,144;2013,0;2731,144;3450,144;4169,144;5032,576;5320,1871;4457,2447;3738,2735;3019,2878;1869,2735;1006,2303;0,1583" o:connectangles="0,0,0,0,0,0,0,0,0,0,0,0,0,0,0"/>
                </v:shape>
                <v:shape id="Freeform 707" o:spid="_x0000_s2434" style="position:absolute;left:1905;top:4379;width:5320;height:2878;visibility:visible;mso-wrap-style:square;v-text-anchor:top" coordsize="5320,2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vysQA&#10;AADcAAAADwAAAGRycy9kb3ducmV2LnhtbERPTWvCQBC9C/0PyxR6kbpJY6tNXUMJCBUPUs2ltyE7&#10;JqHZ2ZDdxPTfdw+Cx8f73mSTacVIvWssK4gXEQji0uqGKwXFefe8BuE8ssbWMin4IwfZ9mG2wVTb&#10;K3/TePKVCCHsUlRQe9+lUrqyJoNuYTviwF1sb9AH2FdS93gN4aaVL1H0Jg02HBpq7Civqfw9DUbB&#10;ylwO72O8LpbzZBgLyvfJcfej1NPj9PkBwtPk7+Kb+0srSF7D2nA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xr8rEAAAA3AAAAA8AAAAAAAAAAAAAAAAAmAIAAGRycy9k&#10;b3ducmV2LnhtbFBLBQYAAAAABAAEAPUAAACJAwAAAAA=&#10;" path="m,1583l575,720,1150,144,2013,r718,144l3450,144r719,l5032,576r288,1295l4457,2447r-719,288l3019,2878,1869,2735,1006,2303,,1583xe" filled="f" strokeweight=".7pt">
                  <v:path arrowok="t" o:connecttype="custom" o:connectlocs="0,1583;575,720;1150,144;2013,0;2731,144;3450,144;4169,144;5032,576;5320,1871;4457,2447;3738,2735;3019,2878;1869,2735;1006,2303;0,1583" o:connectangles="0,0,0,0,0,0,0,0,0,0,0,0,0,0,0"/>
                </v:shape>
                <v:shape id="Freeform 708" o:spid="_x0000_s2435" style="position:absolute;left:2480;top:4523;width:2875;height:1439;visibility:visible;mso-wrap-style:square;v-text-anchor:top" coordsize="2875,1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0sYA&#10;AADcAAAADwAAAGRycy9kb3ducmV2LnhtbESPW2vCQBSE34X+h+UU+mY2tfRidBUVvLxIaZQ+n2aP&#10;SWj2bMiuSeqvdwuCj8PMfMNM572pREuNKy0reI5iEMSZ1SXnCo6H9fADhPPIGivLpOCPHMxnD4Mp&#10;Jtp2/EVt6nMRIOwSVFB4XydSuqwggy6yNXHwTrYx6INscqkb7ALcVHIUx2/SYMlhocCaVgVlv+nZ&#10;KDA9nrtyOf5u2W22P5dl+v65Xyn19NgvJiA89f4evrV3WsHL6xj+z4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D+0sYAAADcAAAADwAAAAAAAAAAAAAAAACYAgAAZHJz&#10;L2Rvd25yZXYueG1sUEsFBgAAAAAEAAQA9QAAAIsDAAAAAA==&#10;" path="m2875,l2588,1295r-863,144l862,1151,,576e" filled="f" strokeweight=".7pt">
                  <v:path arrowok="t" o:connecttype="custom" o:connectlocs="2875,0;2588,1295;1725,1439;862,1151;0,576" o:connectangles="0,0,0,0,0"/>
                </v:shape>
                <v:shape id="Freeform 709" o:spid="_x0000_s2436" style="position:absolute;left:4205;top:5962;width:1438;height:1152;visibility:visible;mso-wrap-style:square;v-text-anchor:top" coordsize="1438,1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ecmrwA&#10;AADcAAAADwAAAGRycy9kb3ducmV2LnhtbERPvQrCMBDeBd8hnOCmqQpVqlFEKDgJVcH1aM622FxK&#10;E2v16c0gOH58/5tdb2rRUesqywpm0wgEcW51xYWC6yWdrEA4j6yxtkwK3uRgtx0ONpho++KMurMv&#10;RAhhl6CC0vsmkdLlJRl0U9sQB+5uW4M+wLaQusVXCDe1nEdRLA1WHBpKbOhQUv44P40CWRmZLWP6&#10;XJou6/GWpnl9SpUaj/r9GoSn3v/FP/dRK1jEYX44E4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8R5yavAAAANwAAAAPAAAAAAAAAAAAAAAAAJgCAABkcnMvZG93bnJldi54&#10;bWxQSwUGAAAAAAQABAD1AAAAgQMAAAAA&#10;" path="m,l575,720r863,432e" filled="f" strokeweight=".7pt">
                  <v:path arrowok="t" o:connecttype="custom" o:connectlocs="0,0;575,720;1438,1152" o:connectangles="0,0,0"/>
                </v:shape>
                <v:shape id="Freeform 710" o:spid="_x0000_s2437" style="position:absolute;left:5990;top:4453;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JZhsUA&#10;AADcAAAADwAAAGRycy9kb3ducmV2LnhtbESPQWsCMRSE70L/Q3gFb5pVQWU1SquIPUilKnp9bF53&#10;125eliSu239vCkKPw8x8w8yXralEQ86XlhUM+gkI4szqknMFp+OmNwXhA7LGyjIp+CUPy8VLZ46p&#10;tnf+ouYQchEh7FNUUIRQp1L6rCCDvm9r4uh9W2cwROlyqR3eI9xUcpgkY2mw5LhQYE2rgrKfw80o&#10;KNefzjWT87Te7N7ldbu/+tXlqFT3tX2bgQjUhv/ws/2hFYzGA/g7E4+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lmGxQAAANwAAAAPAAAAAAAAAAAAAAAAAJgCAABkcnMv&#10;ZG93bnJldi54bWxQSwUGAAAAAAQABAD1AAAAigMAAAAA&#10;" path="m72,l65,3r-7,l51,5,44,8r-5,2l32,15,22,22,12,34r-2,5l5,46,3,53r,5l,65r,7l,82r3,7l3,94r2,7l10,108r2,5l22,125r10,7l39,137r5,3l51,142r7,2l65,144r7,l80,144r7,l94,142r7,-2l106,137r7,-5l123,125r9,-12l135,108r4,-7l142,94r,-5l144,82r,-10l144,65r-2,-7l142,53r-3,-7l135,39r-3,-5l123,22,113,15r-7,-5l101,8,94,5,87,3r-7,l72,xe" fillcolor="black" stroked="f">
                  <v:path arrowok="t" o:connecttype="custom" o:connectlocs="72,0;65,3;58,3;51,5;44,8;39,10;32,15;22,22;12,34;10,39;5,46;3,53;3,58;0,65;0,72;0,82;3,89;3,94;5,101;10,108;12,113;22,125;32,132;39,137;44,140;51,142;58,144;65,144;72,144;80,144;87,144;94,142;101,140;106,137;113,132;123,125;132,113;135,108;139,101;142,94;142,89;144,82;144,72;144,65;142,58;142,53;139,46;135,39;132,34;123,22;113,15;106,10;101,8;94,5;87,3;80,3;72,0" o:connectangles="0,0,0,0,0,0,0,0,0,0,0,0,0,0,0,0,0,0,0,0,0,0,0,0,0,0,0,0,0,0,0,0,0,0,0,0,0,0,0,0,0,0,0,0,0,0,0,0,0,0,0,0,0,0,0,0,0"/>
                </v:shape>
                <v:shape id="Freeform 711" o:spid="_x0000_s2438" style="position:absolute;left:5990;top:4453;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SF8YA&#10;AADcAAAADwAAAGRycy9kb3ducmV2LnhtbESPT2vCQBTE7wW/w/IKvRTdGIvY1FVCIUUEBf8cPD6y&#10;zyQ0+zbsbjV+e1cQehxm5jfMfNmbVlzI+caygvEoAUFcWt1wpeB4KIYzED4ga2wtk4IbeVguBi9z&#10;zLS98o4u+1CJCGGfoYI6hC6T0pc1GfQj2xFH72ydwRClq6R2eI1w08o0SabSYMNxocaOvmsqf/d/&#10;RsE5/Xw/FW79MdFFvv1JZ/mmXOdKvb32+ReIQH34Dz/bK61gMk3hcS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USF8YAAADcAAAADwAAAAAAAAAAAAAAAACYAgAAZHJz&#10;L2Rvd25yZXYueG1sUEsFBgAAAAAEAAQA9QAAAIsDAAAAAA==&#10;" path="m72,l65,3r-7,l51,5,44,8r-5,2l32,15,22,22,12,34r-2,5l5,46,3,53r,5l,65r,7l,82r3,7l3,94r2,7l10,108r2,5l22,125r10,7l39,137r5,3l51,142r7,2l65,144r7,l80,144r7,l94,142r7,-2l106,137r7,-5l123,125r9,-12l135,108r4,-7l142,94r,-5l144,82r,-10l144,65r-2,-7l142,53r-3,-7l135,39r-3,-5l123,22,113,15r-7,-5l101,8,94,5,87,3r-7,l72,e" filled="f" strokeweight=".7pt">
                  <v:path arrowok="t" o:connecttype="custom" o:connectlocs="72,0;65,3;58,3;51,5;44,8;39,10;32,15;22,22;12,34;10,39;5,46;3,53;3,58;0,65;0,72;0,82;3,89;3,94;5,101;10,108;12,113;22,125;32,132;39,137;44,140;51,142;58,144;65,144;72,144;80,144;87,144;94,142;101,140;106,137;113,132;123,125;132,113;135,108;139,101;142,94;142,89;144,82;144,72;144,65;142,58;142,53;139,46;135,39;132,34;123,22;113,15;106,10;101,8;94,5;87,3;80,3;72,0" o:connectangles="0,0,0,0,0,0,0,0,0,0,0,0,0,0,0,0,0,0,0,0,0,0,0,0,0,0,0,0,0,0,0,0,0,0,0,0,0,0,0,0,0,0,0,0,0,0,0,0,0,0,0,0,0,0,0,0,0"/>
                </v:shape>
                <v:shape id="Freeform 712" o:spid="_x0000_s2439" style="position:absolute;left:6891;top:4876;width:144;height:143;visibility:visible;mso-wrap-style:square;v-text-anchor:top" coordsize="144,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6n8QA&#10;AADcAAAADwAAAGRycy9kb3ducmV2LnhtbESPQUvDQBSE7wX/w/IEb+3GpqQldltUED0VbD14fGaf&#10;SUj2bdh9NvHfu4WCx2FmvmG2+8n16kwhtp4N3C8yUMSVty3XBj5OL/MNqCjIFnvPZOCXIux3N7Mt&#10;ltaP/E7no9QqQTiWaKARGUqtY9WQw7jwA3Hyvn1wKEmGWtuAY4K7Xi+zrNAOW04LDQ703FDVHX+c&#10;gSdBKbqNfj2MFYV17FbLr/zTmLvb6fEBlNAk/+Fr+80ayIscLmfSEd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ep/EAAAA3AAAAA8AAAAAAAAAAAAAAAAAmAIAAGRycy9k&#10;b3ducmV2LnhtbFBLBQYAAAAABAAEAPUAAACJAwAAAAA=&#10;" path="m72,l65,,58,,51,2,44,4,39,7r-7,5l22,19,12,31r-2,5l8,43,5,50,3,55,,62,,72r,7l3,86r2,5l8,98r2,7l12,110r10,12l32,129r7,5l44,136r7,3l58,141r7,l72,143r8,-2l87,141r7,-2l101,136r5,-2l113,129r10,-7l132,110r5,-5l139,98r3,-7l144,86r,-7l144,72r,-10l144,55r-2,-5l139,43r-2,-7l132,31,123,19,113,12,106,7,101,4,94,2,87,,80,,72,xe" fillcolor="black" stroked="f">
                  <v:path arrowok="t" o:connecttype="custom" o:connectlocs="72,0;65,0;58,0;51,2;44,4;39,7;32,12;22,19;12,31;10,36;8,43;5,50;3,55;0,62;0,72;0,79;3,86;5,91;8,98;10,105;12,110;22,122;32,129;39,134;44,136;51,139;58,141;65,141;72,143;80,141;87,141;94,139;101,136;106,134;113,129;123,122;132,110;137,105;139,98;142,91;144,86;144,79;144,72;144,62;144,55;142,50;139,43;137,36;132,31;123,19;113,12;106,7;101,4;94,2;87,0;80,0;72,0" o:connectangles="0,0,0,0,0,0,0,0,0,0,0,0,0,0,0,0,0,0,0,0,0,0,0,0,0,0,0,0,0,0,0,0,0,0,0,0,0,0,0,0,0,0,0,0,0,0,0,0,0,0,0,0,0,0,0,0,0"/>
                </v:shape>
                <v:shape id="Freeform 713" o:spid="_x0000_s2440" style="position:absolute;left:6891;top:4876;width:144;height:143;visibility:visible;mso-wrap-style:square;v-text-anchor:top" coordsize="144,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a5M8IA&#10;AADcAAAADwAAAGRycy9kb3ducmV2LnhtbESPQWvCQBSE70L/w/IKvemurYhGN6EUhJ6K2uL5kX1u&#10;gtm3SXYb03/fFQSPw8x8w2yL0TVioD7UnjXMZwoEcelNzVbDz/duugIRIrLBxjNp+KMARf402WJm&#10;/JUPNByjFQnCIUMNVYxtJmUoK3IYZr4lTt7Z9w5jkr2VpsdrgrtGviq1lA5rTgsVtvRRUXk5/joN&#10;3U6d19hZ/up4f3JkBzsoqfXL8/i+ARFpjI/wvf1pNLwtF3A7k46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rkzwgAAANwAAAAPAAAAAAAAAAAAAAAAAJgCAABkcnMvZG93&#10;bnJldi54bWxQSwUGAAAAAAQABAD1AAAAhwMAAAAA&#10;" path="m72,l65,,58,,51,2,44,4,39,7r-7,5l22,19,12,31r-2,5l8,43,5,50,3,55,,62,,72r,7l3,86r2,5l8,98r2,7l12,110r10,12l32,129r7,5l44,136r7,3l58,141r7,l72,143r8,-2l87,141r7,-2l101,136r5,-2l113,129r10,-7l132,110r5,-5l139,98r3,-7l144,86r,-7l144,72r,-10l144,55r-2,-5l139,43r-2,-7l132,31,123,19,113,12,106,7,101,4,94,2,87,,80,,72,e" filled="f" strokeweight=".7pt">
                  <v:path arrowok="t" o:connecttype="custom" o:connectlocs="72,0;65,0;58,0;51,2;44,4;39,7;32,12;22,19;12,31;10,36;8,43;5,50;3,55;0,62;0,72;0,79;3,86;5,91;8,98;10,105;12,110;22,122;32,129;39,134;44,136;51,139;58,141;65,141;72,143;80,141;87,141;94,139;101,136;106,134;113,129;123,122;132,110;137,105;139,98;142,91;144,86;144,79;144,72;144,62;144,55;142,50;139,43;137,36;132,31;123,19;113,12;106,7;101,4;94,2;87,0;80,0;72,0" o:connectangles="0,0,0,0,0,0,0,0,0,0,0,0,0,0,0,0,0,0,0,0,0,0,0,0,0,0,0,0,0,0,0,0,0,0,0,0,0,0,0,0,0,0,0,0,0,0,0,0,0,0,0,0,0,0,0,0,0"/>
                </v:shape>
                <v:shape id="Freeform 714" o:spid="_x0000_s2441" style="position:absolute;left:7150;top:6152;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lfhcYA&#10;AADcAAAADwAAAGRycy9kb3ducmV2LnhtbESPT2sCMRTE7wW/Q3iCt5pV8Q9bo7SK6EGUammvj83r&#10;7urmZUniuv32jVDocZiZ3zDzZWsq0ZDzpWUFg34CgjizuuRcwcd58zwD4QOyxsoyKfghD8tF52mO&#10;qbZ3fqfmFHIRIexTVFCEUKdS+qwgg75va+LofVtnMETpcqkd3iPcVHKYJBNpsOS4UGBNq4Ky6+lm&#10;FJTrg3PN9HNWb/Zv8rI9Xvzq66xUr9u+voAI1Ib/8F97pxWMJmN4nI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lfhcYAAADcAAAADwAAAAAAAAAAAAAAAACYAgAAZHJz&#10;L2Rvd25yZXYueG1sUEsFBgAAAAAEAAQA9QAAAIsDAAAAAA==&#10;" path="m72,l65,,58,2r-7,l43,4,36,9r-5,3l19,21,12,31,7,38,5,43,3,50,,57r,7l,72r,7l,86r3,7l5,100r2,5l12,112r7,10l31,132r5,2l43,139r8,2l58,141r7,3l72,144r7,l87,141r7,l99,139r7,-5l111,132r12,-10l132,112r2,-7l137,100r2,-7l142,86r,-7l144,72r-2,-8l142,57r-3,-7l137,43r-3,-5l132,31,123,21,111,12,106,9,99,4,94,2r-7,l79,,72,xe" fillcolor="black" stroked="f">
                  <v:path arrowok="t" o:connecttype="custom" o:connectlocs="72,0;65,0;58,2;51,2;43,4;36,9;31,12;19,21;12,31;7,38;5,43;3,50;0,57;0,64;0,72;0,79;0,86;3,93;5,100;7,105;12,112;19,122;31,132;36,134;43,139;51,141;58,141;65,144;72,144;79,144;87,141;94,141;99,139;106,134;111,132;123,122;132,112;134,105;137,100;139,93;142,86;142,79;144,72;142,64;142,57;139,50;137,43;134,38;132,31;123,21;111,12;106,9;99,4;94,2;87,2;79,0;72,0" o:connectangles="0,0,0,0,0,0,0,0,0,0,0,0,0,0,0,0,0,0,0,0,0,0,0,0,0,0,0,0,0,0,0,0,0,0,0,0,0,0,0,0,0,0,0,0,0,0,0,0,0,0,0,0,0,0,0,0,0"/>
                </v:shape>
                <v:shape id="Freeform 715" o:spid="_x0000_s2442" style="position:absolute;left:7150;top:6152;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4UFMYA&#10;AADcAAAADwAAAGRycy9kb3ducmV2LnhtbESPQWvCQBSE7wX/w/IKvUjdGCVodJUgpBShhVoPHh/Z&#10;ZxKafRt2V03/vSsUehxm5htmvR1MJ67kfGtZwXSSgCCurG65VnD8Ll8XIHxA1thZJgW/5GG7GT2t&#10;Mdf2xl90PYRaRAj7HBU0IfS5lL5qyKCf2J44emfrDIYoXS21w1uEm06mSZJJgy3HhQZ72jVU/Rwu&#10;RsE5XY5PpdvPZ7osPt/SRfFR7QulXp6HYgUi0BD+w3/td61glmXwOBOP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4UFMYAAADcAAAADwAAAAAAAAAAAAAAAACYAgAAZHJz&#10;L2Rvd25yZXYueG1sUEsFBgAAAAAEAAQA9QAAAIsDAAAAAA==&#10;" path="m72,l65,,58,2r-7,l43,4,36,9r-5,3l19,21,12,31,7,38,5,43,3,50,,57r,7l,72r,7l,86r3,7l5,100r2,5l12,112r7,10l31,132r5,2l43,139r8,2l58,141r7,3l72,144r7,l87,141r7,l99,139r7,-5l111,132r12,-10l132,112r2,-7l137,100r2,-7l142,86r,-7l144,72r-2,-8l142,57r-3,-7l137,43r-3,-5l132,31,123,21,111,12,106,9,99,4,94,2r-7,l79,,72,e" filled="f" strokeweight=".7pt">
                  <v:path arrowok="t" o:connecttype="custom" o:connectlocs="72,0;65,0;58,2;51,2;43,4;36,9;31,12;19,21;12,31;7,38;5,43;3,50;0,57;0,64;0,72;0,79;0,86;3,93;5,100;7,105;12,112;19,122;31,132;36,134;43,139;51,141;58,141;65,144;72,144;79,144;87,141;94,141;99,139;106,134;111,132;123,122;132,112;134,105;137,100;139,93;142,86;142,79;144,72;142,64;142,57;139,50;137,43;134,38;132,31;123,21;111,12;106,9;99,4;94,2;87,2;79,0;72,0" o:connectangles="0,0,0,0,0,0,0,0,0,0,0,0,0,0,0,0,0,0,0,0,0,0,0,0,0,0,0,0,0,0,0,0,0,0,0,0,0,0,0,0,0,0,0,0,0,0,0,0,0,0,0,0,0,0,0,0,0"/>
                </v:shape>
                <v:shape id="Freeform 716" o:spid="_x0000_s2443" style="position:absolute;left:5295;top:4453;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OkcQA&#10;AADcAAAADwAAAGRycy9kb3ducmV2LnhtbESPT4vCMBTE78J+h/AEL6KpCirVKCK7IO5JdwWPj+b1&#10;DzYv3Sba6qffCILHYWZ+wyzXrSnFjWpXWFYwGkYgiBOrC84U/P58DeYgnEfWWFomBXdysF59dJYY&#10;a9vwgW5Hn4kAYRejgtz7KpbSJTkZdENbEQcvtbVBH2SdSV1jE+CmlOMomkqDBYeFHCva5pRcjlej&#10;IOUmtX17n8vNd//0uM72n2f8U6rXbTcLEJ5a/w6/2jutYDKdwfNMO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8jpHEAAAA3AAAAA8AAAAAAAAAAAAAAAAAmAIAAGRycy9k&#10;b3ducmV2LnhtbFBLBQYAAAAABAAEAPUAAACJAwAAAAA=&#10;" path="m72,l65,3r-7,l51,5,44,8r-5,2l32,15,22,22,12,34r-2,5l5,46,3,53r,5l,65r,7l,82r3,7l3,94r2,7l10,108r2,5l22,125r10,7l39,137r5,3l51,142r7,2l65,144r7,l80,144r7,l94,142r7,-2l106,137r7,-5l123,125r9,-12l135,108r4,-7l142,94r,-5l144,82r,-10l144,65r-2,-7l142,53r-3,-7l135,39r-3,-5l123,22,113,15r-7,-5l101,8,94,5,87,3r-7,l72,xe" stroked="f">
                  <v:path arrowok="t" o:connecttype="custom" o:connectlocs="72,0;65,3;58,3;51,5;44,8;39,10;32,15;22,22;12,34;10,39;5,46;3,53;3,58;0,65;0,72;0,82;3,89;3,94;5,101;10,108;12,113;22,125;32,132;39,137;44,140;51,142;58,144;65,144;72,144;80,144;87,144;94,142;101,140;106,137;113,132;123,125;132,113;135,108;139,101;142,94;142,89;144,82;144,72;144,65;142,58;142,53;139,46;135,39;132,34;123,22;113,15;106,10;101,8;94,5;87,3;80,3;72,0" o:connectangles="0,0,0,0,0,0,0,0,0,0,0,0,0,0,0,0,0,0,0,0,0,0,0,0,0,0,0,0,0,0,0,0,0,0,0,0,0,0,0,0,0,0,0,0,0,0,0,0,0,0,0,0,0,0,0,0,0"/>
                </v:shape>
                <v:shape id="Freeform 717" o:spid="_x0000_s2444" style="position:absolute;left:5295;top:4453;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mE8cIA&#10;AADcAAAADwAAAGRycy9kb3ducmV2LnhtbERPS2vCQBC+F/oflil4KXVTi1JTVxFBqaDFR3sfstMk&#10;NDMbs6uJ/949CD1+fO/JrONKXajxpRMDr/0EFEnmbCm5ge/j8uUdlA8oFisnZOBKHmbTx4cJpta1&#10;sqfLIeQqhohP0UARQp1q7bOCGH3f1SSR+3UNY4iwybVtsI3hXOlBkow0YymxocCaFgVlf4czG+Dn&#10;n3bIy/Fpw+XWfa13c7vi3JjeUzf/ABWoC//iu/vTGngbxbXxTDwCe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YTxwgAAANwAAAAPAAAAAAAAAAAAAAAAAJgCAABkcnMvZG93&#10;bnJldi54bWxQSwUGAAAAAAQABAD1AAAAhwMAAAAA&#10;" path="m72,l65,3r-7,l51,5,44,8r-5,2l32,15,22,22,12,34r-2,5l5,46,3,53r,5l,65r,7l,82r3,7l3,94r2,7l10,108r2,5l22,125r10,7l39,137r5,3l51,142r7,2l65,144r7,l80,144r7,l94,142r7,-2l106,137r7,-5l123,125r9,-12l135,108r4,-7l142,94r,-5l144,82r,-10l144,65r-2,-7l142,53r-3,-7l135,39r-3,-5l123,22,113,15r-7,-5l101,8,94,5,87,3r-7,l72,e" filled="f" strokeweight="1.2pt">
                  <v:path arrowok="t" o:connecttype="custom" o:connectlocs="72,0;65,3;58,3;51,5;44,8;39,10;32,15;22,22;12,34;10,39;5,46;3,53;3,58;0,65;0,72;0,82;3,89;3,94;5,101;10,108;12,113;22,125;32,132;39,137;44,140;51,142;58,144;65,144;72,144;80,144;87,144;94,142;101,140;106,137;113,132;123,125;132,113;135,108;139,101;142,94;142,89;144,82;144,72;144,65;142,58;142,53;139,46;135,39;132,34;123,22;113,15;106,10;101,8;94,5;87,3;80,3;72,0" o:connectangles="0,0,0,0,0,0,0,0,0,0,0,0,0,0,0,0,0,0,0,0,0,0,0,0,0,0,0,0,0,0,0,0,0,0,0,0,0,0,0,0,0,0,0,0,0,0,0,0,0,0,0,0,0,0,0,0,0"/>
                </v:shape>
                <v:shape id="Freeform 718" o:spid="_x0000_s2445" style="position:absolute;left:5514;top:7044;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HTpMUA&#10;AADcAAAADwAAAGRycy9kb3ducmV2LnhtbESPQWvCQBSE7wX/w/KE3pqNFUJN3YgoBe2lNErB2yP7&#10;TEKyb8PuGtN/3y0Uehxm5htmvZlML0ZyvrWsYJGkIIgrq1uuFZxPb08vIHxA1thbJgXf5GFTzB7W&#10;mGt7508ay1CLCGGfo4ImhCGX0lcNGfSJHYijd7XOYIjS1VI7vEe46eVzmmbSYMtxocGBdg1VXXkz&#10;Ckw2pBc6fuzfx5u8dIujq/DLKfU4n7avIAJN4T/81z5oBctsBb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dOkxQAAANwAAAAPAAAAAAAAAAAAAAAAAJgCAABkcnMv&#10;ZG93bnJldi54bWxQSwUGAAAAAAQABAD1AAAAigMAAAAA&#10;" path="m71,l64,2r-7,l50,5,43,7r-5,3l31,14,21,22,12,34,9,38,7,46,2,53r,5l,65r,7l,81r2,8l2,93r5,8l9,108r3,5l21,125r10,7l38,137r5,2l50,141r7,3l64,144r7,l79,144r7,l93,141r7,-2l105,137r7,-5l122,125r9,-12l136,108r3,-7l141,93r2,-4l143,81r,-9l143,65r,-7l141,53r-2,-7l136,38r-5,-4l122,22,112,14r-7,-4l100,7,93,5,86,2r-7,l71,xe" stroked="f">
                  <v:path arrowok="t" o:connecttype="custom" o:connectlocs="71,0;64,2;57,2;50,5;43,7;38,10;31,14;21,22;12,34;9,38;7,46;2,53;2,58;0,65;0,72;0,81;2,89;2,93;7,101;9,108;12,113;21,125;31,132;38,137;43,139;50,141;57,144;64,144;71,144;79,144;86,144;93,141;100,139;105,137;112,132;122,125;131,113;136,108;139,101;141,93;143,89;143,81;143,72;143,65;143,58;141,53;139,46;136,38;131,34;122,22;112,14;105,10;100,7;93,5;86,2;79,2;71,0" o:connectangles="0,0,0,0,0,0,0,0,0,0,0,0,0,0,0,0,0,0,0,0,0,0,0,0,0,0,0,0,0,0,0,0,0,0,0,0,0,0,0,0,0,0,0,0,0,0,0,0,0,0,0,0,0,0,0,0,0"/>
                </v:shape>
                <v:shape id="Freeform 719" o:spid="_x0000_s2446" style="position:absolute;left:5514;top:7044;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eYMEA&#10;AADcAAAADwAAAGRycy9kb3ducmV2LnhtbERPz2uDMBS+F/o/hFfYrY1bpV1to4xB3a6zpec386oy&#10;8yImi+6/Xw6DHT++36diNr0INLrOsoLHTQKCuLa640bB9XJeP4NwHlljb5kU/JCDIl8uTphpO/EH&#10;hco3Ioawy1BB6/2QSenqlgy6jR2II3e3o0Ef4dhIPeIUw00vn5JkJw12HBtaHOi1pfqr+jYKbunW&#10;l7e3+hx0+mmm7hB29zIo9bCaX44gPM3+X/znftcKtvs4P56JR0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0XmDBAAAA3AAAAA8AAAAAAAAAAAAAAAAAmAIAAGRycy9kb3du&#10;cmV2LnhtbFBLBQYAAAAABAAEAPUAAACGAwAAAAA=&#10;" path="m71,l64,2r-7,l50,5,43,7r-5,3l31,14,21,22,12,34,9,38,7,46,2,53r,5l,65r,7l,81r2,8l2,93r5,8l9,108r3,5l21,125r10,7l38,137r5,2l50,141r7,3l64,144r7,l79,144r7,l93,141r7,-2l105,137r7,-5l122,125r9,-12l136,108r3,-7l141,93r2,-4l143,81r,-9l143,65r,-7l141,53r-2,-7l136,38r-5,-4l122,22,112,14r-7,-4l100,7,93,5,86,2r-7,l71,e" filled="f" strokeweight="1.2pt">
                  <v:path arrowok="t" o:connecttype="custom" o:connectlocs="71,0;64,2;57,2;50,5;43,7;38,10;31,14;21,22;12,34;9,38;7,46;2,53;2,58;0,65;0,72;0,81;2,89;2,93;7,101;9,108;12,113;21,125;31,132;38,137;43,139;50,141;57,144;64,144;71,144;79,144;86,144;93,141;100,139;105,137;112,132;122,125;131,113;136,108;139,101;141,93;143,89;143,81;143,72;143,65;143,58;141,53;139,46;136,38;131,34;122,22;112,14;105,10;100,7;93,5;86,2;79,2;71,0" o:connectangles="0,0,0,0,0,0,0,0,0,0,0,0,0,0,0,0,0,0,0,0,0,0,0,0,0,0,0,0,0,0,0,0,0,0,0,0,0,0,0,0,0,0,0,0,0,0,0,0,0,0,0,0,0,0,0,0,0"/>
                </v:shape>
                <v:shape id="Freeform 720" o:spid="_x0000_s2447" style="position:absolute;left:6362;top:6682;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vPW8UA&#10;AADcAAAADwAAAGRycy9kb3ducmV2LnhtbESPQWsCMRSE70L/Q3gFb5pVocpqlFYRe5BKVfT62Lzu&#10;rt28LElc139vhEKPw8x8w8wWralEQ86XlhUM+gkI4szqknMFx8O6NwHhA7LGyjIpuJOHxfylM8NU&#10;2xt/U7MPuYgQ9ikqKEKoUyl9VpBB37c1cfR+rDMYonS51A5vEW4qOUySN2mw5LhQYE3LgrLf/dUo&#10;KFdfzjXj06Rebz/kZbO7+OX5oFT3tX2fggjUhv/wX/tTKxiNB/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u89bxQAAANwAAAAPAAAAAAAAAAAAAAAAAJgCAABkcnMv&#10;ZG93bnJldi54bWxQSwUGAAAAAAQABAD1AAAAigMAAAAA&#10;" path="m72,l65,,57,2,50,5,43,7,38,9r-7,3l21,21,12,31,9,38,5,45,2,50r,7l,65r,7l,79r2,7l2,93r3,7l9,108r3,4l21,122r10,10l38,136r5,3l50,141r7,3l65,144r7,l79,144r7,l93,141r8,-2l105,136r8,-4l122,122r10,-10l134,108r5,-8l141,93r,-7l144,79r,-7l144,65r-3,-8l141,50r-2,-5l134,38r-2,-7l122,21r-9,-9l105,9,101,7,93,5,86,2,79,,72,xe" fillcolor="black" stroked="f">
                  <v:path arrowok="t" o:connecttype="custom" o:connectlocs="72,0;65,0;57,2;50,5;43,7;38,9;31,12;21,21;12,31;9,38;5,45;2,50;2,57;0,65;0,72;0,79;2,86;2,93;5,100;9,108;12,112;21,122;31,132;38,136;43,139;50,141;57,144;65,144;72,144;79,144;86,144;93,141;101,139;105,136;113,132;122,122;132,112;134,108;139,100;141,93;141,86;144,79;144,72;144,65;141,57;141,50;139,45;134,38;132,31;122,21;113,12;105,9;101,7;93,5;86,2;79,0;72,0" o:connectangles="0,0,0,0,0,0,0,0,0,0,0,0,0,0,0,0,0,0,0,0,0,0,0,0,0,0,0,0,0,0,0,0,0,0,0,0,0,0,0,0,0,0,0,0,0,0,0,0,0,0,0,0,0,0,0,0,0"/>
                </v:shape>
                <v:shape id="Freeform 721" o:spid="_x0000_s2448" style="position:absolute;left:6362;top:6682;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EysYA&#10;AADcAAAADwAAAGRycy9kb3ducmV2LnhtbESPQWvCQBSE74L/YXmCF6kbY2lt6ipBSBGhhaqHHh/Z&#10;ZxKafRt2V03/vVsQPA4z8w2zXPemFRdyvrGsYDZNQBCXVjdcKTgeiqcFCB+QNbaWScEfeVivhoMl&#10;Ztpe+Zsu+1CJCGGfoYI6hC6T0pc1GfRT2xFH72SdwRClq6R2eI1w08o0SV6kwYbjQo0dbWoqf/dn&#10;o+CUvk1+Crd7nusi//pIF/lnucuVGo/6/B1EoD48wvf2ViuYv6bwfyY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yEysYAAADcAAAADwAAAAAAAAAAAAAAAACYAgAAZHJz&#10;L2Rvd25yZXYueG1sUEsFBgAAAAAEAAQA9QAAAIsDAAAAAA==&#10;" path="m72,l65,,57,2,50,5,43,7,38,9r-7,3l21,21,12,31,9,38,5,45,2,50r,7l,65r,7l,79r2,7l2,93r3,7l9,108r3,4l21,122r10,10l38,136r5,3l50,141r7,3l65,144r7,l79,144r7,l93,141r8,-2l105,136r8,-4l122,122r10,-10l134,108r5,-8l141,93r,-7l144,79r,-7l144,65r-3,-8l141,50r-2,-5l134,38r-2,-7l122,21r-9,-9l105,9,101,7,93,5,86,2,79,,72,e" filled="f" strokeweight=".7pt">
                  <v:path arrowok="t" o:connecttype="custom" o:connectlocs="72,0;65,0;57,2;50,5;43,7;38,9;31,12;21,21;12,31;9,38;5,45;2,50;2,57;0,65;0,72;0,79;2,86;2,93;5,100;9,108;12,112;21,122;31,132;38,136;43,139;50,141;57,144;65,144;72,144;79,144;86,144;93,141;101,139;105,136;113,132;122,122;132,112;134,108;139,100;141,93;141,86;144,79;144,72;144,65;141,57;141,50;139,45;134,38;132,31;122,21;113,12;105,9;101,7;93,5;86,2;79,0;72,0" o:connectangles="0,0,0,0,0,0,0,0,0,0,0,0,0,0,0,0,0,0,0,0,0,0,0,0,0,0,0,0,0,0,0,0,0,0,0,0,0,0,0,0,0,0,0,0,0,0,0,0,0,0,0,0,0,0,0,0,0"/>
                </v:shape>
                <v:shape id="Freeform 722" o:spid="_x0000_s2449" style="position:absolute;left:4970;top:5729;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M3McA&#10;AADcAAAADwAAAGRycy9kb3ducmV2LnhtbESPT0vDQBTE74V+h+UVems3tVIldhNE+seDFK1KPT6y&#10;zyQ1+zbsrkn89q5Q8DjMzG+YdT6YRnTkfG1ZwWKegCAurK65VPD2up3dgvABWWNjmRT8kIc8G4/W&#10;mGrb8wt1x1CKCGGfooIqhDaV0hcVGfRz2xJH79M6gyFKV0rtsI9w08irJFlJgzXHhQpbeqio+Dp+&#10;GwXNPtkc3p+6/tQ/f8izC/vD7vqk1HQy3N+BCDSE//Cl/agVLG+W8HcmHg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2jNzHAAAA3AAAAA8AAAAAAAAAAAAAAAAAmAIAAGRy&#10;cy9kb3ducmV2LnhtbFBLBQYAAAAABAAEAPUAAACMAwAAAAA=&#10;" path="m71,l64,,57,,50,3,43,5,36,8r-5,4l19,22,12,32,7,36,4,44,2,51,,58r,7l,72r,8l,87r2,7l4,99r3,7l12,111r7,12l31,132r5,3l43,137r7,3l57,142r7,2l71,144r8,l86,142r7,-2l98,137r7,-2l110,132r12,-9l131,111r3,-5l136,99r3,-5l141,87r,-7l143,72r-2,-7l141,58r-2,-7l136,44r-2,-8l131,32,122,22,110,12,105,8,98,5,93,3,86,,79,,71,xe" fillcolor="black" stroked="f">
                  <v:path arrowok="t" o:connecttype="custom" o:connectlocs="71,0;64,0;57,0;50,3;43,5;36,8;31,12;19,22;12,32;7,36;4,44;2,51;0,58;0,65;0,72;0,80;0,87;2,94;4,99;7,106;12,111;19,123;31,132;36,135;43,137;50,140;57,142;64,144;71,144;79,144;86,142;93,140;98,137;105,135;110,132;122,123;131,111;134,106;136,99;139,94;141,87;141,80;143,72;141,65;141,58;139,51;136,44;134,36;131,32;122,22;110,12;105,8;98,5;93,3;86,0;79,0;71,0" o:connectangles="0,0,0,0,0,0,0,0,0,0,0,0,0,0,0,0,0,0,0,0,0,0,0,0,0,0,0,0,0,0,0,0,0,0,0,0,0,0,0,0,0,0,0,0,0,0,0,0,0,0,0,0,0,0,0,0,0"/>
                </v:shape>
                <v:shape id="Freeform 723" o:spid="_x0000_s2450" style="position:absolute;left:4970;top:5729;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V9qMQA&#10;AADcAAAADwAAAGRycy9kb3ducmV2LnhtbESPwWrDMBBE74X8g9hCLqWRG5s0uFFCMQR6tV0ouS3W&#10;xjKxVo6lOO7fV4VCj8PMvGF2h9n2YqLRd44VvKwSEMSN0x23Cj7r4/MWhA/IGnvHpOCbPBz2i4cd&#10;5trduaSpCq2IEPY5KjAhDLmUvjFk0a/cQBy9sxsthijHVuoR7xFue7lOko202HFcMDhQYai5VDer&#10;4Krp6yLrKTkV8iktiqYss9IotXyc399ABJrDf/iv/aEVpK8Z/J6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lfajEAAAA3AAAAA8AAAAAAAAAAAAAAAAAmAIAAGRycy9k&#10;b3ducmV2LnhtbFBLBQYAAAAABAAEAPUAAACJAwAAAAA=&#10;" path="m71,l64,,57,,50,3,43,5,36,8r-5,4l19,22,12,32,7,36,4,44,2,51,,58r,7l,72r,8l,87r2,7l4,99r3,7l12,111r7,12l31,132r5,3l43,137r7,3l57,142r7,2l71,144r8,l86,142r7,-2l98,137r7,-2l110,132r12,-9l131,111r3,-5l136,99r3,-5l141,87r,-7l143,72r-2,-7l141,58r-2,-7l136,44r-2,-8l131,32,122,22,110,12,105,8,98,5,93,3,86,,79,,71,e" filled="f" strokeweight=".7pt">
                  <v:path arrowok="t" o:connecttype="custom" o:connectlocs="71,0;64,0;57,0;50,3;43,5;36,8;31,12;19,22;12,32;7,36;4,44;2,51;0,58;0,65;0,72;0,80;0,87;2,94;4,99;7,106;12,111;19,123;31,132;36,135;43,137;50,140;57,142;64,144;71,144;79,144;86,142;93,140;98,137;105,135;110,132;122,123;131,111;134,106;136,99;139,94;141,87;141,80;143,72;141,65;141,58;139,51;136,44;134,36;131,32;122,22;110,12;105,8;98,5;93,3;86,0;79,0;71,0" o:connectangles="0,0,0,0,0,0,0,0,0,0,0,0,0,0,0,0,0,0,0,0,0,0,0,0,0,0,0,0,0,0,0,0,0,0,0,0,0,0,0,0,0,0,0,0,0,0,0,0,0,0,0,0,0,0,0,0,0"/>
                </v:shape>
                <v:shape id="Freeform 724" o:spid="_x0000_s2451" style="position:absolute;left:4567;top:4463;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JWMUA&#10;AADcAAAADwAAAGRycy9kb3ducmV2LnhtbESPQWsCMRSE74L/ITzBm2atVGU1SmuR9lCUammvj81z&#10;d3XzsiTpuv57UxA8DjPzDbNYtaYSDTlfWlYwGiYgiDOrS84VfB82gxkIH5A1VpZJwZU8rJbdzgJT&#10;bS/8Rc0+5CJC2KeooAihTqX0WUEG/dDWxNE7WmcwROlyqR1eItxU8ilJJtJgyXGhwJrWBWXn/Z9R&#10;UL5tnWumP7N68/kqT++7k1//HpTq99qXOYhAbXiE7+0PrWA8fYb/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gMlYxQAAANwAAAAPAAAAAAAAAAAAAAAAAJgCAABkcnMv&#10;ZG93bnJldi54bWxQSwUGAAAAAAQABAD1AAAAigMAAAAA&#10;" path="m72,l65,,57,2,50,5,43,7r-5,3l31,12,22,22,12,31r-2,7l7,46,2,50r,8l,65r,7l,79r2,7l2,94r5,7l10,108r2,5l22,122r9,10l38,137r5,2l50,142r7,2l65,144r7,l79,144r7,l93,142r8,-3l105,137r8,-5l122,122r10,-9l137,108r2,-7l141,94r3,-8l144,79r,-7l144,65r,-7l141,50r-2,-4l137,38r-5,-7l122,22,113,12r-8,-2l101,7,93,5,86,2,79,,72,xe" fillcolor="black" stroked="f">
                  <v:path arrowok="t" o:connecttype="custom" o:connectlocs="72,0;65,0;57,2;50,5;43,7;38,10;31,12;22,22;12,31;10,38;7,46;2,50;2,58;0,65;0,72;0,79;2,86;2,94;7,101;10,108;12,113;22,122;31,132;38,137;43,139;50,142;57,144;65,144;72,144;79,144;86,144;93,142;101,139;105,137;113,132;122,122;132,113;137,108;139,101;141,94;144,86;144,79;144,72;144,65;144,58;141,50;139,46;137,38;132,31;122,22;113,12;105,10;101,7;93,5;86,2;79,0;72,0" o:connectangles="0,0,0,0,0,0,0,0,0,0,0,0,0,0,0,0,0,0,0,0,0,0,0,0,0,0,0,0,0,0,0,0,0,0,0,0,0,0,0,0,0,0,0,0,0,0,0,0,0,0,0,0,0,0,0,0,0"/>
                </v:shape>
                <v:shape id="Freeform 725" o:spid="_x0000_s2452" style="position:absolute;left:4567;top:4463;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CyccA&#10;AADcAAAADwAAAGRycy9kb3ducmV2LnhtbESPT2vCQBTE70K/w/IKvZS6MRarqasEIUUEBf8cPD6y&#10;zyQ0+zbsbjX99m6h4HGYmd8w82VvWnEl5xvLCkbDBARxaXXDlYLTsXibgvABWWNrmRT8kofl4mkw&#10;x0zbG+/pegiViBD2GSqoQ+gyKX1Zk0E/tB1x9C7WGQxRukpqh7cIN61Mk2QiDTYcF2rsaFVT+X34&#10;MQou6ez1XLjN+1gX+e4rnebbcpMr9fLc558gAvXhEf5vr7WC8ccE/s7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3gsnHAAAA3AAAAA8AAAAAAAAAAAAAAAAAmAIAAGRy&#10;cy9kb3ducmV2LnhtbFBLBQYAAAAABAAEAPUAAACMAwAAAAA=&#10;" path="m72,l65,,57,2,50,5,43,7r-5,3l31,12,22,22,12,31r-2,7l7,46,2,50r,8l,65r,7l,79r2,7l2,94r5,7l10,108r2,5l22,122r9,10l38,137r5,2l50,142r7,2l65,144r7,l79,144r7,l93,142r8,-3l105,137r8,-5l122,122r10,-9l137,108r2,-7l141,94r3,-8l144,79r,-7l144,65r,-7l141,50r-2,-4l137,38r-5,-7l122,22,113,12r-8,-2l101,7,93,5,86,2,79,,72,e" filled="f" strokeweight=".7pt">
                  <v:path arrowok="t" o:connecttype="custom" o:connectlocs="72,0;65,0;57,2;50,5;43,7;38,10;31,12;22,22;12,31;10,38;7,46;2,50;2,58;0,65;0,72;0,79;2,86;2,94;7,101;10,108;12,113;22,122;31,132;38,137;43,139;50,142;57,144;65,144;72,144;79,144;86,144;93,142;101,139;105,137;113,132;122,122;132,113;137,108;139,101;141,94;144,86;144,79;144,72;144,65;144,58;141,50;139,46;137,38;132,31;122,22;113,12;105,10;101,7;93,5;86,2;79,0;72,0" o:connectangles="0,0,0,0,0,0,0,0,0,0,0,0,0,0,0,0,0,0,0,0,0,0,0,0,0,0,0,0,0,0,0,0,0,0,0,0,0,0,0,0,0,0,0,0,0,0,0,0,0,0,0,0,0,0,0,0,0"/>
                </v:shape>
                <v:shape id="Freeform 726" o:spid="_x0000_s2453" style="position:absolute;left:3886;top:4305;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7ytMYA&#10;AADcAAAADwAAAGRycy9kb3ducmV2LnhtbESPT2vCQBTE7wW/w/KE3urGFoxEV1GL1EOx+Ae9PrLP&#10;JJp9G3a3Mf323YLQ4zAzv2Gm887UoiXnK8sKhoMEBHFudcWFguNh/TIG4QOyxtoyKfghD/NZ72mK&#10;mbZ33lG7D4WIEPYZKihDaDIpfV6SQT+wDXH0LtYZDFG6QmqH9wg3tXxNkpE0WHFcKLGhVUn5bf9t&#10;FFTvW+fa9DRu1p9Lef34uvrV+aDUc79bTEAE6sJ/+NHeaAVvaQp/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7ytMYAAADcAAAADwAAAAAAAAAAAAAAAACYAgAAZHJz&#10;L2Rvd25yZXYueG1sUEsFBgAAAAAEAAQA9QAAAIsDAAAAAA==&#10;" path="m72,l65,,58,2r-7,l46,5,39,9r-5,3l22,21,15,31r-5,7l8,43,5,50,3,57r,7l,72r3,7l3,86r2,7l8,100r2,5l15,112r7,10l34,132r5,2l46,139r5,2l58,141r7,3l72,144r7,l87,141r7,l101,139r7,-5l113,132r12,-10l132,112r5,-7l139,100r3,-7l144,86r,-7l144,72r,-8l144,57r-2,-7l139,43r-2,-5l132,31,125,21,113,12,108,9,101,5,94,2r-7,l79,,72,xe" fillcolor="black" stroked="f">
                  <v:path arrowok="t" o:connecttype="custom" o:connectlocs="72,0;65,0;58,2;51,2;46,5;39,9;34,12;22,21;15,31;10,38;8,43;5,50;3,57;3,64;0,72;3,79;3,86;5,93;8,100;10,105;15,112;22,122;34,132;39,134;46,139;51,141;58,141;65,144;72,144;79,144;87,141;94,141;101,139;108,134;113,132;125,122;132,112;137,105;139,100;142,93;144,86;144,79;144,72;144,64;144,57;142,50;139,43;137,38;132,31;125,21;113,12;108,9;101,5;94,2;87,2;79,0;72,0" o:connectangles="0,0,0,0,0,0,0,0,0,0,0,0,0,0,0,0,0,0,0,0,0,0,0,0,0,0,0,0,0,0,0,0,0,0,0,0,0,0,0,0,0,0,0,0,0,0,0,0,0,0,0,0,0,0,0,0,0"/>
                </v:shape>
                <v:shape id="Freeform 727" o:spid="_x0000_s2454" style="position:absolute;left:3886;top:4305;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SzIMMA&#10;AADcAAAADwAAAGRycy9kb3ducmV2LnhtbERPy2rCQBTdC/7DcAvdFJ0Yi9rUUUIhRQQFHwuXl8w1&#10;Cc3cCTNTTf++sxBcHs57ue5NK27kfGNZwWScgCAurW64UnA+FaMFCB+QNbaWScEfeVivhoMlZtre&#10;+UC3Y6hEDGGfoYI6hC6T0pc1GfRj2xFH7mqdwRChq6R2eI/hppVpksykwYZjQ40dfdVU/hx/jYJr&#10;+vF2Kdz2faqLfP+dLvJduc2Ven3p808QgfrwFD/cG61gOo9r4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SzIMMAAADcAAAADwAAAAAAAAAAAAAAAACYAgAAZHJzL2Rv&#10;d25yZXYueG1sUEsFBgAAAAAEAAQA9QAAAIgDAAAAAA==&#10;" path="m72,l65,,58,2r-7,l46,5,39,9r-5,3l22,21,15,31r-5,7l8,43,5,50,3,57r,7l,72r3,7l3,86r2,7l8,100r2,5l15,112r7,10l34,132r5,2l46,139r5,2l58,141r7,3l72,144r7,l87,141r7,l101,139r7,-5l113,132r12,-10l132,112r5,-7l139,100r3,-7l144,86r,-7l144,72r,-8l144,57r-2,-7l139,43r-2,-5l132,31,125,21,113,12,108,9,101,5,94,2r-7,l79,,72,e" filled="f" strokeweight=".7pt">
                  <v:path arrowok="t" o:connecttype="custom" o:connectlocs="72,0;65,0;58,2;51,2;46,5;39,9;34,12;22,21;15,31;10,38;8,43;5,50;3,57;3,64;0,72;3,79;3,86;5,93;8,100;10,105;15,112;22,122;34,132;39,134;46,139;51,141;58,141;65,144;72,144;79,144;87,141;94,141;101,139;108,134;113,132;125,122;132,112;137,105;139,100;142,93;144,86;144,79;144,72;144,64;144,57;142,50;139,43;137,38;132,31;125,21;113,12;108,9;101,5;94,2;87,2;79,0;72,0" o:connectangles="0,0,0,0,0,0,0,0,0,0,0,0,0,0,0,0,0,0,0,0,0,0,0,0,0,0,0,0,0,0,0,0,0,0,0,0,0,0,0,0,0,0,0,0,0,0,0,0,0,0,0,0,0,0,0,0,0"/>
                </v:shape>
                <v:shape id="Freeform 728" o:spid="_x0000_s2455" style="position:absolute;left:3024;top:4453;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7NsYA&#10;AADcAAAADwAAAGRycy9kb3ducmV2LnhtbESPT0vEMBTE74LfITzBm5uqi39q0yKi1sNSdFXq8dE8&#10;22rzUpJsW7+9WRA8DjPzGyYrFjOIiZzvLSs4XSUgiBure24VvL0+nFyB8AFZ42CZFPyQhyI/PMgw&#10;1XbmF5q2oRURwj5FBV0IYyqlbzoy6Fd2JI7ep3UGQ5SuldrhHOFmkGdJciEN9hwXOhzprqPme7sz&#10;CoYyua/eN9Ncz88f8suFsnpc10odHy23NyACLeE//Nd+0grOL69hfyYe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67NsYAAADcAAAADwAAAAAAAAAAAAAAAACYAgAAZHJz&#10;L2Rvd25yZXYueG1sUEsFBgAAAAAEAAQA9QAAAIsDAAAAAA==&#10;" path="m72,l64,3r-7,l50,5,45,8r-7,2l33,15,21,22,14,34,9,39,7,46,4,53,2,58r,7l,72,2,82r,7l4,94r3,7l9,108r5,5l21,125r12,7l38,137r7,3l50,142r7,2l64,144r8,l79,144r7,l93,142r7,-2l108,137r4,-5l124,125r7,-12l136,108r3,-7l141,94r2,-5l143,82r,-10l143,65r,-7l141,53r-2,-7l136,39r-5,-5l124,22,112,15r-4,-5l100,8,93,5,86,3r-7,l72,xe" fillcolor="black" stroked="f">
                  <v:path arrowok="t" o:connecttype="custom" o:connectlocs="72,0;64,3;57,3;50,5;45,8;38,10;33,15;21,22;14,34;9,39;7,46;4,53;2,58;2,65;0,72;2,82;2,89;4,94;7,101;9,108;14,113;21,125;33,132;38,137;45,140;50,142;57,144;64,144;72,144;79,144;86,144;93,142;100,140;108,137;112,132;124,125;131,113;136,108;139,101;141,94;143,89;143,82;143,72;143,65;143,58;141,53;139,46;136,39;131,34;124,22;112,15;108,10;100,8;93,5;86,3;79,3;72,0" o:connectangles="0,0,0,0,0,0,0,0,0,0,0,0,0,0,0,0,0,0,0,0,0,0,0,0,0,0,0,0,0,0,0,0,0,0,0,0,0,0,0,0,0,0,0,0,0,0,0,0,0,0,0,0,0,0,0,0,0"/>
                </v:shape>
                <v:shape id="Freeform 729" o:spid="_x0000_s2456" style="position:absolute;left:3024;top:4453;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sLjMAA&#10;AADcAAAADwAAAGRycy9kb3ducmV2LnhtbERPz2vCMBS+C/4P4Qm7yEw3x5BqWqQgeG0djN0ezbMp&#10;Ni+1ydruv18OgseP7/chn20nRhp861jB2yYBQVw73XKj4Otyet2B8AFZY+eYFPyRhzxbLg6Yajdx&#10;SWMVGhFD2KeowITQp1L62pBFv3E9ceSubrAYIhwaqQecYrjt5HuSfEqLLccGgz0Vhupb9WsV3DV9&#10;3+RlTH4Kud4WRV2WH6VR6mU1H/cgAs3hKX64z1rBdhfnxzPxCMj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sLjMAAAADcAAAADwAAAAAAAAAAAAAAAACYAgAAZHJzL2Rvd25y&#10;ZXYueG1sUEsFBgAAAAAEAAQA9QAAAIUDAAAAAA==&#10;" path="m72,l64,3r-7,l50,5,45,8r-7,2l33,15,21,22,14,34,9,39,7,46,4,53,2,58r,7l,72,2,82r,7l4,94r3,7l9,108r5,5l21,125r12,7l38,137r7,3l50,142r7,2l64,144r8,l79,144r7,l93,142r7,-2l108,137r4,-5l124,125r7,-12l136,108r3,-7l141,94r2,-5l143,82r,-10l143,65r,-7l141,53r-2,-7l136,39r-5,-5l124,22,112,15r-4,-5l100,8,93,5,86,3r-7,l72,e" filled="f" strokeweight=".7pt">
                  <v:path arrowok="t" o:connecttype="custom" o:connectlocs="72,0;64,3;57,3;50,5;45,8;38,10;33,15;21,22;14,34;9,39;7,46;4,53;2,58;2,65;0,72;2,82;2,89;4,94;7,101;9,108;14,113;21,125;33,132;38,137;45,140;50,142;57,144;64,144;72,144;79,144;86,144;93,142;100,140;108,137;112,132;124,125;131,113;136,108;139,101;141,94;143,89;143,82;143,72;143,65;143,58;141,53;139,46;136,39;131,34;124,22;112,15;108,10;100,8;93,5;86,3;79,3;72,0" o:connectangles="0,0,0,0,0,0,0,0,0,0,0,0,0,0,0,0,0,0,0,0,0,0,0,0,0,0,0,0,0,0,0,0,0,0,0,0,0,0,0,0,0,0,0,0,0,0,0,0,0,0,0,0,0,0,0,0,0"/>
                </v:shape>
                <v:shape id="Freeform 730" o:spid="_x0000_s2457" style="position:absolute;left:4689;top:6569;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6/fMYA&#10;AADcAAAADwAAAGRycy9kb3ducmV2LnhtbESPT2vCQBTE74LfYXkFb7qxBRtSV2ktogdp8Q/1+sg+&#10;k2j2bdhdY/z2bqHQ4zAzv2Gm887UoiXnK8sKxqMEBHFudcWFgsN+OUxB+ICssbZMCu7kYT7r96aY&#10;aXvjLbW7UIgIYZ+hgjKEJpPS5yUZ9CPbEEfvZJ3BEKUrpHZ4i3BTy+ckmUiDFceFEhtalJRfdlej&#10;oPr8cq59/Umb5eZDnlffZ7847pUaPHXvbyACdeE//NdeawUv6Rh+z8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6/fMYAAADcAAAADwAAAAAAAAAAAAAAAACYAgAAZHJz&#10;L2Rvd25yZXYueG1sUEsFBgAAAAAEAAQA9QAAAIsDAAAAAA==&#10;" path="m72,l65,,58,,51,2,46,5,39,7r-5,5l22,22r-7,9l10,36,7,43,5,50,3,58r,7l,72r3,7l3,86r2,8l7,98r3,8l15,110r7,12l34,132r5,2l46,137r5,2l58,142r7,2l72,144r7,l86,142r8,-3l101,137r7,-3l113,132r12,-10l132,110r5,-4l139,98r3,-4l144,86r,-7l144,72r,-7l144,58r-2,-8l139,43r-2,-7l132,31r-7,-9l113,12,108,7,101,5,94,2,86,,79,,72,xe" fillcolor="black" stroked="f">
                  <v:path arrowok="t" o:connecttype="custom" o:connectlocs="72,0;65,0;58,0;51,2;46,5;39,7;34,12;22,22;15,31;10,36;7,43;5,50;3,58;3,65;0,72;3,79;3,86;5,94;7,98;10,106;15,110;22,122;34,132;39,134;46,137;51,139;58,142;65,144;72,144;79,144;86,142;94,139;101,137;108,134;113,132;125,122;132,110;137,106;139,98;142,94;144,86;144,79;144,72;144,65;144,58;142,50;139,43;137,36;132,31;125,22;113,12;108,7;101,5;94,2;86,0;79,0;72,0" o:connectangles="0,0,0,0,0,0,0,0,0,0,0,0,0,0,0,0,0,0,0,0,0,0,0,0,0,0,0,0,0,0,0,0,0,0,0,0,0,0,0,0,0,0,0,0,0,0,0,0,0,0,0,0,0,0,0,0,0"/>
                </v:shape>
                <v:shape id="Freeform 731" o:spid="_x0000_s2458" style="position:absolute;left:4689;top:6569;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07cYA&#10;AADcAAAADwAAAGRycy9kb3ducmV2LnhtbESPQWvCQBSE7wX/w/IKvUjdGEXS1FVCIUUEBW0PPT6y&#10;zyQ0+zbsbjX+e1cQehxm5htmuR5MJ87kfGtZwXSSgCCurG65VvD9Vb5mIHxA1thZJgVX8rBejZ6W&#10;mGt74QOdj6EWEcI+RwVNCH0upa8aMugntieO3sk6gyFKV0vt8BLhppNpkiykwZbjQoM9fTRU/R7/&#10;jIJT+jb+Kd12PtNlsf9Ms2JXbQulXp6H4h1EoCH8hx/tjVYwy1K4n4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n07cYAAADcAAAADwAAAAAAAAAAAAAAAACYAgAAZHJz&#10;L2Rvd25yZXYueG1sUEsFBgAAAAAEAAQA9QAAAIsDAAAAAA==&#10;" path="m72,l65,,58,,51,2,46,5,39,7r-5,5l22,22r-7,9l10,36,7,43,5,50,3,58r,7l,72r3,7l3,86r2,8l7,98r3,8l15,110r7,12l34,132r5,2l46,137r5,2l58,142r7,2l72,144r7,l86,142r8,-3l101,137r7,-3l113,132r12,-10l132,110r5,-4l139,98r3,-4l144,86r,-7l144,72r,-7l144,58r-2,-8l139,43r-2,-7l132,31r-7,-9l113,12,108,7,101,5,94,2,86,,79,,72,e" filled="f" strokeweight=".7pt">
                  <v:path arrowok="t" o:connecttype="custom" o:connectlocs="72,0;65,0;58,0;51,2;46,5;39,7;34,12;22,22;15,31;10,36;7,43;5,50;3,58;3,65;0,72;3,79;3,86;5,94;7,98;10,106;15,110;22,122;34,132;39,134;46,137;51,139;58,142;65,144;72,144;79,144;86,142;94,139;101,137;108,134;113,132;125,122;132,110;137,106;139,98;142,94;144,86;144,79;144,72;144,65;144,58;142,50;139,43;137,36;132,31;125,22;113,12;108,7;101,5;94,2;86,0;79,0;72,0" o:connectangles="0,0,0,0,0,0,0,0,0,0,0,0,0,0,0,0,0,0,0,0,0,0,0,0,0,0,0,0,0,0,0,0,0,0,0,0,0,0,0,0,0,0,0,0,0,0,0,0,0,0,0,0,0,0,0,0,0"/>
                </v:shape>
                <v:shape id="Freeform 732" o:spid="_x0000_s2459" style="position:absolute;left:4160;top:5876;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CtMMA&#10;AADcAAAADwAAAGRycy9kb3ducmV2LnhtbESPT4vCMBTE74LfITxhb5q6gkg1LaIsrF4W/yB4ezTP&#10;tti8lCTW+u03Cwseh5n5DbPKe9OIjpyvLSuYThIQxIXVNZcKzqev8QKED8gaG8uk4EUe8mw4WGGq&#10;7ZMP1B1DKSKEfYoKqhDaVEpfVGTQT2xLHL2bdQZDlK6U2uEzwk0jP5NkLg3WHBcqbGlTUXE/PowC&#10;M2+TK+1+tvvuIa/36c4VeHFKfYz69RJEoD68w//tb61gtpjB35l4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UCtMMAAADcAAAADwAAAAAAAAAAAAAAAACYAgAAZHJzL2Rv&#10;d25yZXYueG1sUEsFBgAAAAAEAAQA9QAAAIgDAAAAAA==&#10;" path="m71,l64,,57,2r-7,l43,5,38,9r-7,3l21,21,12,31,9,38,7,43,2,50r,7l,65r,7l,79r2,7l2,93r5,8l9,105r3,8l21,122r10,10l38,134r5,5l50,141r7,l64,144r7,l79,144r7,-3l93,141r7,-2l105,134r7,-2l122,122r9,-9l136,105r3,-4l141,93r2,-7l143,79r,-7l143,65r,-8l141,50r-2,-7l136,38r-5,-7l122,21,112,12,105,9,100,5,93,2r-7,l79,,71,xe" stroked="f">
                  <v:path arrowok="t" o:connecttype="custom" o:connectlocs="71,0;64,0;57,2;50,2;43,5;38,9;31,12;21,21;12,31;9,38;7,43;2,50;2,57;0,65;0,72;0,79;2,86;2,93;7,101;9,105;12,113;21,122;31,132;38,134;43,139;50,141;57,141;64,144;71,144;79,144;86,141;93,141;100,139;105,134;112,132;122,122;131,113;136,105;139,101;141,93;143,86;143,79;143,72;143,65;143,57;141,50;139,43;136,38;131,31;122,21;112,12;105,9;100,5;93,2;86,2;79,0;71,0" o:connectangles="0,0,0,0,0,0,0,0,0,0,0,0,0,0,0,0,0,0,0,0,0,0,0,0,0,0,0,0,0,0,0,0,0,0,0,0,0,0,0,0,0,0,0,0,0,0,0,0,0,0,0,0,0,0,0,0,0"/>
                </v:shape>
                <v:shape id="Freeform 733" o:spid="_x0000_s2460" style="position:absolute;left:4160;top:5876;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ooRMMA&#10;AADcAAAADwAAAGRycy9kb3ducmV2LnhtbESPzWrDMBCE74G8g9hAb7GcxpjUjRJCIUmvdUvOW2v9&#10;Q62VsVTZefuqUOhxmJlvmP1xNr0INLrOsoJNkoIgrqzuuFHw8X5e70A4j6yxt0wK7uTgeFgu9lho&#10;O/EbhdI3IkLYFaig9X4opHRVSwZdYgfi6NV2NOijHBupR5wi3PTyMU1zabDjuNDiQC8tVV/lt1Fw&#10;y7b+crtW56CzTzN1TyGvL0Gph9V8egbhafb/4b/2q1aw3WXweyYeAX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ooRMMAAADcAAAADwAAAAAAAAAAAAAAAACYAgAAZHJzL2Rv&#10;d25yZXYueG1sUEsFBgAAAAAEAAQA9QAAAIgDAAAAAA==&#10;" path="m71,l64,,57,2r-7,l43,5,38,9r-7,3l21,21,12,31,9,38,7,43,2,50r,7l,65r,7l,79r2,7l2,93r5,8l9,105r3,8l21,122r10,10l38,134r5,5l50,141r7,l64,144r7,l79,144r7,-3l93,141r7,-2l105,134r7,-2l122,122r9,-9l136,105r3,-4l141,93r2,-7l143,79r,-7l143,65r,-8l141,50r-2,-7l136,38r-5,-7l122,21,112,12,105,9,100,5,93,2r-7,l79,,71,e" filled="f" strokeweight="1.2pt">
                  <v:path arrowok="t" o:connecttype="custom" o:connectlocs="71,0;64,0;57,2;50,2;43,5;38,9;31,12;21,21;12,31;9,38;7,43;2,50;2,57;0,65;0,72;0,79;2,86;2,93;7,101;9,105;12,113;21,122;31,132;38,134;43,139;50,141;57,141;64,144;71,144;79,144;86,141;93,141;100,139;105,134;112,132;122,122;131,113;136,105;139,101;141,93;143,86;143,79;143,72;143,65;143,57;141,50;139,43;136,38;131,31;122,21;112,12;105,9;100,5;93,2;86,2;79,0;71,0" o:connectangles="0,0,0,0,0,0,0,0,0,0,0,0,0,0,0,0,0,0,0,0,0,0,0,0,0,0,0,0,0,0,0,0,0,0,0,0,0,0,0,0,0,0,0,0,0,0,0,0,0,0,0,0,0,0,0,0,0"/>
                </v:shape>
                <v:shape id="Freeform 734" o:spid="_x0000_s2461" style="position:absolute;left:3282;top:5588;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W5f8YA&#10;AADcAAAADwAAAGRycy9kb3ducmV2LnhtbESPT2vCQBTE7wW/w/IEb3VTxTZEV/EPYg+lpSp6fWRf&#10;k2j2bdhdY/rtu4VCj8PM/IaZLTpTi5acrywreBomIIhzqysuFBwP28cUhA/IGmvLpOCbPCzmvYcZ&#10;Ztre+ZPafShEhLDPUEEZQpNJ6fOSDPqhbYij92WdwRClK6R2eI9wU8tRkjxLgxXHhRIbWpeUX/c3&#10;o6DavDvXvpzSZvu2kpfdx8WvzwelBv1uOQURqAv/4b/2q1YwTifweyYe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W5f8YAAADcAAAADwAAAAAAAAAAAAAAAACYAgAAZHJz&#10;L2Rvd25yZXYueG1sUEsFBgAAAAAEAAQA9QAAAIsDAAAAAA==&#10;" path="m72,l65,,58,2r-7,l44,5r-5,5l32,12,22,22,12,31r-2,7l5,43,3,50r,8l,65r,7l,79r3,7l3,94r2,7l10,106r2,7l22,122r10,10l39,134r5,5l51,141r7,l65,144r7,l80,144r7,-3l94,141r7,-2l106,134r7,-2l123,122r9,-9l135,106r4,-5l142,94r,-8l144,79r,-7l144,65r-2,-7l142,50r-3,-7l135,38r-3,-7l123,22,113,12r-7,-2l101,5,94,2r-7,l80,,72,xe" fillcolor="black" stroked="f">
                  <v:path arrowok="t" o:connecttype="custom" o:connectlocs="72,0;65,0;58,2;51,2;44,5;39,10;32,12;22,22;12,31;10,38;5,43;3,50;3,58;0,65;0,72;0,79;3,86;3,94;5,101;10,106;12,113;22,122;32,132;39,134;44,139;51,141;58,141;65,144;72,144;80,144;87,141;94,141;101,139;106,134;113,132;123,122;132,113;135,106;139,101;142,94;142,86;144,79;144,72;144,65;142,58;142,50;139,43;135,38;132,31;123,22;113,12;106,10;101,5;94,2;87,2;80,0;72,0" o:connectangles="0,0,0,0,0,0,0,0,0,0,0,0,0,0,0,0,0,0,0,0,0,0,0,0,0,0,0,0,0,0,0,0,0,0,0,0,0,0,0,0,0,0,0,0,0,0,0,0,0,0,0,0,0,0,0,0,0"/>
                </v:shape>
                <v:shape id="Freeform 735" o:spid="_x0000_s2462" style="position:absolute;left:3282;top:5588;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Ly7sYA&#10;AADcAAAADwAAAGRycy9kb3ducmV2LnhtbESPQWvCQBSE7wX/w/IKvUjdGEVidJUgpBShhVoPHh/Z&#10;ZxKafRt2V03/vSsUehxm5htmvR1MJ67kfGtZwXSSgCCurG65VnD8Ll8zED4ga+wsk4Jf8rDdjJ7W&#10;mGt74y+6HkItIoR9jgqaEPpcSl81ZNBPbE8cvbN1BkOUrpba4S3CTSfTJFlIgy3HhQZ72jVU/Rwu&#10;RsE5XY5PpdvPZ7osPt/SrPio9oVSL89DsQIRaAj/4b/2u1YwyxbwOBOP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Ly7sYAAADcAAAADwAAAAAAAAAAAAAAAACYAgAAZHJz&#10;L2Rvd25yZXYueG1sUEsFBgAAAAAEAAQA9QAAAIsDAAAAAA==&#10;" path="m72,l65,,58,2r-7,l44,5r-5,5l32,12,22,22,12,31r-2,7l5,43,3,50r,8l,65r,7l,79r3,7l3,94r2,7l10,106r2,7l22,122r10,10l39,134r5,5l51,141r7,l65,144r7,l80,144r7,-3l94,141r7,-2l106,134r7,-2l123,122r9,-9l135,106r4,-5l142,94r,-8l144,79r,-7l144,65r-2,-7l142,50r-3,-7l135,38r-3,-7l123,22,113,12r-7,-2l101,5,94,2r-7,l80,,72,e" filled="f" strokeweight=".7pt">
                  <v:path arrowok="t" o:connecttype="custom" o:connectlocs="72,0;65,0;58,2;51,2;44,5;39,10;32,12;22,22;12,31;10,38;5,43;3,50;3,58;0,65;0,72;0,79;3,86;3,94;5,101;10,106;12,113;22,122;32,132;39,134;44,139;51,141;58,141;65,144;72,144;80,144;87,141;94,141;101,139;106,134;113,132;123,122;132,113;135,106;139,101;142,94;142,86;144,79;144,72;144,65;142,58;142,50;139,43;135,38;132,31;123,22;113,12;106,10;101,5;94,2;87,2;80,0;72,0" o:connectangles="0,0,0,0,0,0,0,0,0,0,0,0,0,0,0,0,0,0,0,0,0,0,0,0,0,0,0,0,0,0,0,0,0,0,0,0,0,0,0,0,0,0,0,0,0,0,0,0,0,0,0,0,0,0,0,0,0"/>
                </v:shape>
                <v:shape id="Freeform 736" o:spid="_x0000_s2463" style="position:absolute;left:2410;top:5010;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Boa8UA&#10;AADcAAAADwAAAGRycy9kb3ducmV2LnhtbESPW2vCQBSE3wv+h+UIfRHdqFBDdBURhWKf6gV8PGRP&#10;Lpg9G7Orif313ULBx2FmvmEWq85U4kGNKy0rGI8iEMSp1SXnCk7H3TAG4TyyxsoyKXiSg9Wy97bA&#10;RNuWv+lx8LkIEHYJKii8rxMpXVqQQTeyNXHwMtsY9EE2udQNtgFuKjmJog9psOSwUGBNm4LS6+Fu&#10;FGTcZnZgn7Fcfw3OP/fZfnvBm1Lv/W49B+Gp86/wf/tTK5jGM/g7E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GhrxQAAANwAAAAPAAAAAAAAAAAAAAAAAJgCAABkcnMv&#10;ZG93bnJldi54bWxQSwUGAAAAAAQABAD1AAAAigMAAAAA&#10;" path="m72,l65,,58,,51,2,43,5,39,7r-8,5l22,21,12,31r-2,5l7,43,3,50r,7l,65r,7l,79r3,7l3,93r4,5l10,105r2,5l22,122r9,10l39,134r4,3l51,139r7,2l65,144r7,l79,144r7,-3l94,139r7,-2l106,134r7,-2l122,122r10,-12l137,105r2,-7l142,93r2,-7l144,79r,-7l144,65r,-8l142,50r-3,-7l137,36r-5,-5l122,21r-9,-9l106,7,101,5,94,2,86,,79,,72,xe" stroked="f">
                  <v:path arrowok="t" o:connecttype="custom" o:connectlocs="72,0;65,0;58,0;51,2;43,5;39,7;31,12;22,21;12,31;10,36;7,43;3,50;3,57;0,65;0,72;0,79;3,86;3,93;7,98;10,105;12,110;22,122;31,132;39,134;43,137;51,139;58,141;65,144;72,144;79,144;86,141;94,139;101,137;106,134;113,132;122,122;132,110;137,105;139,98;142,93;144,86;144,79;144,72;144,65;144,57;142,50;139,43;137,36;132,31;122,21;113,12;106,7;101,5;94,2;86,0;79,0;72,0" o:connectangles="0,0,0,0,0,0,0,0,0,0,0,0,0,0,0,0,0,0,0,0,0,0,0,0,0,0,0,0,0,0,0,0,0,0,0,0,0,0,0,0,0,0,0,0,0,0,0,0,0,0,0,0,0,0,0,0,0"/>
                </v:shape>
                <v:shape id="Freeform 737" o:spid="_x0000_s2464" style="position:absolute;left:2410;top:5010;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ViC8IA&#10;AADcAAAADwAAAGRycy9kb3ducmV2LnhtbERPTWvCQBC9F/oflil4Ed1YsWjqKiIoClpatfchO01C&#10;M7NpdjXpv+8ehB4f73u+7LhSN2p86cTAaJiAIsmcLSU3cDlvBlNQPqBYrJyQgV/ysFw8Pswxta6V&#10;D7qdQq5iiPgUDRQh1KnWPiuI0Q9dTRK5L9cwhgibXNsG2xjOlX5OkhfNWEpsKLCmdUHZ9+nKBrj/&#10;2U54M/s5cHl0b/v3ld1ybkzvqVu9ggrUhX/x3b2zBsbTuDaeiUd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WILwgAAANwAAAAPAAAAAAAAAAAAAAAAAJgCAABkcnMvZG93&#10;bnJldi54bWxQSwUGAAAAAAQABAD1AAAAhwMAAAAA&#10;" path="m72,l65,,58,,51,2,43,5,39,7r-8,5l22,21,12,31r-2,5l7,43,3,50r,7l,65r,7l,79r3,7l3,93r4,5l10,105r2,5l22,122r9,10l39,134r4,3l51,139r7,2l65,144r7,l79,144r7,-3l94,139r7,-2l106,134r7,-2l122,122r10,-12l137,105r2,-7l142,93r2,-7l144,79r,-7l144,65r,-8l142,50r-3,-7l137,36r-5,-5l122,21r-9,-9l106,7,101,5,94,2,86,,79,,72,e" filled="f" strokeweight="1.2pt">
                  <v:path arrowok="t" o:connecttype="custom" o:connectlocs="72,0;65,0;58,0;51,2;43,5;39,7;31,12;22,21;12,31;10,36;7,43;3,50;3,57;0,65;0,72;0,79;3,86;3,93;7,98;10,105;12,110;22,122;31,132;39,134;43,137;51,139;58,141;65,144;72,144;79,144;86,141;94,139;101,137;106,134;113,132;122,122;132,110;137,105;139,98;142,93;144,86;144,79;144,72;144,65;144,57;142,50;139,43;137,36;132,31;122,21;113,12;106,7;101,5;94,2;86,0;79,0;72,0" o:connectangles="0,0,0,0,0,0,0,0,0,0,0,0,0,0,0,0,0,0,0,0,0,0,0,0,0,0,0,0,0,0,0,0,0,0,0,0,0,0,0,0,0,0,0,0,0,0,0,0,0,0,0,0,0,0,0,0,0"/>
                </v:shape>
                <v:shape id="Freeform 738" o:spid="_x0000_s2465" style="position:absolute;left:4855;top:7159;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LEccA&#10;AADcAAAADwAAAGRycy9kb3ducmV2LnhtbESPS2vDMBCE74X8B7GF3hq5D0LiRgml5NFDCM2jpMfF&#10;2tpOrZWRFNv591Eg0OMwM98w42lnKtGQ86VlBU/9BARxZnXJuYL9bv44BOEDssbKMik4k4fppHc3&#10;xlTbljfUbEMuIoR9igqKEOpUSp8VZND3bU0cvV/rDIYoXS61wzbCTSWfk2QgDZYcFwqs6aOg7G97&#10;MgqqZTJbf6+a9tB+/cijC8v14vWg1MN99/4GIlAX/sO39qdW8DIcwfVMPAJy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yxHHAAAA3AAAAA8AAAAAAAAAAAAAAAAAmAIAAGRy&#10;cy9kb3ducmV2LnhtbFBLBQYAAAAABAAEAPUAAACMAwAAAAA=&#10;" path="m71,l64,,57,2r-7,l43,5r-5,5l31,12,21,22r-9,9l9,38,7,43,2,50r,8l,65r,7l,79r2,7l2,94r5,7l9,106r3,7l21,122r10,10l38,134r5,5l50,142r7,l64,144r7,l79,144r7,-2l93,142r7,-3l105,134r7,-2l122,122r9,-9l136,106r3,-5l141,94r2,-8l143,79r,-7l143,65r,-7l141,50r-2,-7l136,38r-5,-7l122,22,112,12r-7,-2l100,5,93,2r-7,l79,,71,xe" fillcolor="black" stroked="f">
                  <v:path arrowok="t" o:connecttype="custom" o:connectlocs="71,0;64,0;57,2;50,2;43,5;38,10;31,12;21,22;12,31;9,38;7,43;2,50;2,58;0,65;0,72;0,79;2,86;2,94;7,101;9,106;12,113;21,122;31,132;38,134;43,139;50,142;57,142;64,144;71,144;79,144;86,142;93,142;100,139;105,134;112,132;122,122;131,113;136,106;139,101;141,94;143,86;143,79;143,72;143,65;143,58;141,50;139,43;136,38;131,31;122,22;112,12;105,10;100,5;93,2;86,2;79,0;71,0" o:connectangles="0,0,0,0,0,0,0,0,0,0,0,0,0,0,0,0,0,0,0,0,0,0,0,0,0,0,0,0,0,0,0,0,0,0,0,0,0,0,0,0,0,0,0,0,0,0,0,0,0,0,0,0,0,0,0,0,0"/>
                </v:shape>
                <v:shape id="Freeform 739" o:spid="_x0000_s2466" style="position:absolute;left:4855;top:7159;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dUb8A&#10;AADcAAAADwAAAGRycy9kb3ducmV2LnhtbERPTYvCMBC9C/6HMIIXWdNVkd1qlKUgeK0K4m1oZpti&#10;M6lNrPXfm4Pg8fG+19ve1qKj1leOFXxPExDEhdMVlwpOx93XDwgfkDXWjknBkzxsN8PBGlPtHpxT&#10;dwiliCHsU1RgQmhSKX1hyKKfuoY4cv+utRgibEupW3zEcFvLWZIspcWKY4PBhjJDxfVwtwpums5X&#10;eeySSyYn8ywr8nyRG6XGo/5vBSJQHz7it3uvFcx/4/x4Jh4B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Ep1RvwAAANwAAAAPAAAAAAAAAAAAAAAAAJgCAABkcnMvZG93bnJl&#10;di54bWxQSwUGAAAAAAQABAD1AAAAhAMAAAAA&#10;" path="m71,l64,,57,2r-7,l43,5r-5,5l31,12,21,22r-9,9l9,38,7,43,2,50r,8l,65r,7l,79r2,7l2,94r5,7l9,106r3,7l21,122r10,10l38,134r5,5l50,142r7,l64,144r7,l79,144r7,-2l93,142r7,-3l105,134r7,-2l122,122r9,-9l136,106r3,-5l141,94r2,-8l143,79r,-7l143,65r,-7l141,50r-2,-7l136,38r-5,-7l122,22,112,12r-7,-2l100,5,93,2r-7,l79,,71,e" filled="f" strokeweight=".7pt">
                  <v:path arrowok="t" o:connecttype="custom" o:connectlocs="71,0;64,0;57,2;50,2;43,5;38,10;31,12;21,22;12,31;9,38;7,43;2,50;2,58;0,65;0,72;0,79;2,86;2,94;7,101;9,106;12,113;21,122;31,132;38,134;43,139;50,142;57,142;64,144;71,144;79,144;86,142;93,142;100,139;105,134;112,132;122,122;131,113;136,106;139,101;141,94;143,86;143,79;143,72;143,65;143,58;141,50;139,43;136,38;131,31;122,22;112,12;105,10;100,5;93,2;86,2;79,0;71,0" o:connectangles="0,0,0,0,0,0,0,0,0,0,0,0,0,0,0,0,0,0,0,0,0,0,0,0,0,0,0,0,0,0,0,0,0,0,0,0,0,0,0,0,0,0,0,0,0,0,0,0,0,0,0,0,0,0,0,0,0"/>
                </v:shape>
                <v:shape id="Freeform 740" o:spid="_x0000_s2467" style="position:absolute;left:1873;top:5864;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poccA&#10;AADcAAAADwAAAGRycy9kb3ducmV2LnhtbESPW2vCQBSE3wv9D8sp9K3ZaKFqdBUviH0oFi/o6yF7&#10;msRmz4bdNab/vlsQ+jjMzDfMZNaZWrTkfGVZQS9JQRDnVldcKDge1i9DED4ga6wtk4If8jCbPj5M&#10;MNP2xjtq96EQEcI+QwVlCE0mpc9LMugT2xBH78s6gyFKV0jt8Bbhppb9NH2TBiuOCyU2tCwp/95f&#10;jYJqtXWuHZyGzfpjIS+bz4tfng9KPT918zGIQF34D9/b71rB66gHf2fiEZ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3KaHHAAAA3AAAAA8AAAAAAAAAAAAAAAAAmAIAAGRy&#10;cy9kb3ducmV2LnhtbFBLBQYAAAAABAAEAPUAAACMAwAAAAA=&#10;" path="m72,l65,,58,2r-7,l46,5,39,9r-5,3l22,21,15,31r-5,7l8,43,5,50,3,57r,8l,72r3,7l3,86r2,7l8,101r2,4l15,113r7,9l34,132r5,2l46,139r5,2l58,141r7,3l72,144r7,l87,141r7,l101,139r7,-5l113,132r12,-10l132,113r5,-8l139,101r3,-8l144,86r,-7l144,72r,-7l144,57r-2,-7l139,43r-2,-5l132,31,125,21,113,12,108,9,101,5,94,2r-7,l79,,72,xe" fillcolor="black" stroked="f">
                  <v:path arrowok="t" o:connecttype="custom" o:connectlocs="72,0;65,0;58,2;51,2;46,5;39,9;34,12;22,21;15,31;10,38;8,43;5,50;3,57;3,65;0,72;3,79;3,86;5,93;8,101;10,105;15,113;22,122;34,132;39,134;46,139;51,141;58,141;65,144;72,144;79,144;87,141;94,141;101,139;108,134;113,132;125,122;132,113;137,105;139,101;142,93;144,86;144,79;144,72;144,65;144,57;142,50;139,43;137,38;132,31;125,21;113,12;108,9;101,5;94,2;87,2;79,0;72,0" o:connectangles="0,0,0,0,0,0,0,0,0,0,0,0,0,0,0,0,0,0,0,0,0,0,0,0,0,0,0,0,0,0,0,0,0,0,0,0,0,0,0,0,0,0,0,0,0,0,0,0,0,0,0,0,0,0,0,0,0"/>
                </v:shape>
                <v:shape id="Freeform 741" o:spid="_x0000_s2468" style="position:absolute;left:1873;top:5864;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iMMYA&#10;AADcAAAADwAAAGRycy9kb3ducmV2LnhtbESPQWvCQBSE7wX/w/IKvZS6MRbR6CqhkCKCgtqDx0f2&#10;mYRm34bdrcZ/7wpCj8PMfMMsVr1pxYWcbywrGA0TEMSl1Q1XCn6OxccUhA/IGlvLpOBGHlbLwcsC&#10;M22vvKfLIVQiQthnqKAOocuk9GVNBv3QdsTRO1tnMETpKqkdXiPctDJNkok02HBcqLGjr5rK38Of&#10;UXBOZ++nwm0+x7rId9/pNN+Wm1ypt9c+n4MI1If/8LO91grGsxQe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BiMMYAAADcAAAADwAAAAAAAAAAAAAAAACYAgAAZHJz&#10;L2Rvd25yZXYueG1sUEsFBgAAAAAEAAQA9QAAAIsDAAAAAA==&#10;" path="m72,l65,,58,2r-7,l46,5,39,9r-5,3l22,21,15,31r-5,7l8,43,5,50,3,57r,8l,72r3,7l3,86r2,7l8,101r2,4l15,113r7,9l34,132r5,2l46,139r5,2l58,141r7,3l72,144r7,l87,141r7,l101,139r7,-5l113,132r12,-10l132,113r5,-8l139,101r3,-8l144,86r,-7l144,72r,-7l144,57r-2,-7l139,43r-2,-5l132,31,125,21,113,12,108,9,101,5,94,2r-7,l79,,72,e" filled="f" strokeweight=".7pt">
                  <v:path arrowok="t" o:connecttype="custom" o:connectlocs="72,0;65,0;58,2;51,2;46,5;39,9;34,12;22,21;15,31;10,38;8,43;5,50;3,57;3,65;0,72;3,79;3,86;5,93;8,101;10,105;15,113;22,122;34,132;39,134;46,139;51,141;58,141;65,144;72,144;79,144;87,141;94,141;101,139;108,134;113,132;125,122;132,113;137,105;139,101;142,93;144,86;144,79;144,72;144,65;144,57;142,50;139,43;137,38;132,31;125,21;113,12;108,9;101,5;94,2;87,2;79,0;72,0" o:connectangles="0,0,0,0,0,0,0,0,0,0,0,0,0,0,0,0,0,0,0,0,0,0,0,0,0,0,0,0,0,0,0,0,0,0,0,0,0,0,0,0,0,0,0,0,0,0,0,0,0,0,0,0,0,0,0,0,0"/>
                </v:shape>
                <v:shape id="Freeform 742" o:spid="_x0000_s2469" style="position:absolute;left:3774;top:7051;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kSTcYA&#10;AADcAAAADwAAAGRycy9kb3ducmV2LnhtbESPT2vCQBTE7wW/w/KE3pqNFVpNXcVapD2I4h/s9ZF9&#10;JtHs27C7jem37woFj8PM/IaZzDpTi5acrywrGCQpCOLc6ooLBYf98mkEwgdkjbVlUvBLHmbT3sME&#10;M22vvKV2FwoRIewzVFCG0GRS+rwkgz6xDXH0TtYZDFG6QmqH1wg3tXxO0xdpsOK4UGJDi5Lyy+7H&#10;KKg+1s61r8dRs1y9y/Pn5uwX33ulHvvd/A1EoC7cw//tL61gOB7C7Uw8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kSTcYAAADcAAAADwAAAAAAAAAAAAAAAACYAgAAZHJz&#10;L2Rvd25yZXYueG1sUEsFBgAAAAAEAAQA9QAAAIsDAAAAAA==&#10;" path="m72,l64,,57,3r-7,l43,5r-5,5l31,12,21,22r-9,9l9,39,5,43,2,51r,7l,65r,7l,79r2,7l2,94r3,7l9,106r3,7l21,122r10,10l38,134r5,5l50,142r7,l64,144r8,l79,144r7,-2l93,142r7,-3l105,134r7,-2l122,122r10,-9l134,106r5,-5l141,94r,-8l144,79r,-7l144,65r-3,-7l141,51r-2,-8l134,39r-2,-8l122,22,112,12r-7,-2l100,5,93,3r-7,l79,,72,xe" fillcolor="black" stroked="f">
                  <v:path arrowok="t" o:connecttype="custom" o:connectlocs="72,0;64,0;57,3;50,3;43,5;38,10;31,12;21,22;12,31;9,39;5,43;2,51;2,58;0,65;0,72;0,79;2,86;2,94;5,101;9,106;12,113;21,122;31,132;38,134;43,139;50,142;57,142;64,144;72,144;79,144;86,142;93,142;100,139;105,134;112,132;122,122;132,113;134,106;139,101;141,94;141,86;144,79;144,72;144,65;141,58;141,51;139,43;134,39;132,31;122,22;112,12;105,10;100,5;93,3;86,3;79,0;72,0" o:connectangles="0,0,0,0,0,0,0,0,0,0,0,0,0,0,0,0,0,0,0,0,0,0,0,0,0,0,0,0,0,0,0,0,0,0,0,0,0,0,0,0,0,0,0,0,0,0,0,0,0,0,0,0,0,0,0,0,0"/>
                </v:shape>
                <v:shape id="Freeform 743" o:spid="_x0000_s2470" style="position:absolute;left:3774;top:7051;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f38YA&#10;AADcAAAADwAAAGRycy9kb3ducmV2LnhtbESPT2vCQBTE74V+h+UVehHdGEU0dZUgpIig4J+Dx0f2&#10;mYRm34bdrabf3i0Uehxm5jfMct2bVtzJ+caygvEoAUFcWt1wpeByLoZzED4ga2wtk4If8rBevb4s&#10;MdP2wUe6n0IlIoR9hgrqELpMSl/WZNCPbEccvZt1BkOUrpLa4SPCTSvTJJlJgw3HhRo72tRUfp2+&#10;jYJbuhhcC7ebTnSRHz7Teb4vd7lS7299/gEiUB/+w3/trVYwWUzh90w8AnL1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Vf38YAAADcAAAADwAAAAAAAAAAAAAAAACYAgAAZHJz&#10;L2Rvd25yZXYueG1sUEsFBgAAAAAEAAQA9QAAAIsDAAAAAA==&#10;" path="m72,l64,,57,3r-7,l43,5r-5,5l31,12,21,22r-9,9l9,39,5,43,2,51r,7l,65r,7l,79r2,7l2,94r3,7l9,106r3,7l21,122r10,10l38,134r5,5l50,142r7,l64,144r8,l79,144r7,-2l93,142r7,-3l105,134r7,-2l122,122r10,-9l134,106r5,-5l141,94r,-8l144,79r,-7l144,65r-3,-7l141,51r-2,-8l134,39r-2,-8l122,22,112,12r-7,-2l100,5,93,3r-7,l79,,72,e" filled="f" strokeweight=".7pt">
                  <v:path arrowok="t" o:connecttype="custom" o:connectlocs="72,0;64,0;57,3;50,3;43,5;38,10;31,12;21,22;12,31;9,39;5,43;2,51;2,58;0,65;0,72;0,79;2,86;2,94;5,101;9,106;12,113;21,122;31,132;38,134;43,139;50,142;57,142;64,144;72,144;79,144;86,142;93,142;100,139;105,134;112,132;122,122;132,113;134,106;139,101;141,94;141,86;144,79;144,72;144,65;141,58;141,51;139,43;134,39;132,31;122,22;112,12;105,10;100,5;93,3;86,3;79,0;72,0" o:connectangles="0,0,0,0,0,0,0,0,0,0,0,0,0,0,0,0,0,0,0,0,0,0,0,0,0,0,0,0,0,0,0,0,0,0,0,0,0,0,0,0,0,0,0,0,0,0,0,0,0,0,0,0,0,0,0,0,0"/>
                </v:shape>
                <v:shape id="Freeform 744" o:spid="_x0000_s2471" style="position:absolute;left:2856;top:6612;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vosYA&#10;AADcAAAADwAAAGRycy9kb3ducmV2LnhtbESPT2sCMRTE74LfITzBm2attOrWKK0i7UEs/sFeH5vn&#10;7trNy5LEdfvtm0Khx2FmfsPMl62pREPOl5YVjIYJCOLM6pJzBafjZjAF4QOyxsoyKfgmD8tFtzPH&#10;VNs776k5hFxECPsUFRQh1KmUPivIoB/amjh6F+sMhihdLrXDe4SbSj4kyZM0WHJcKLCmVUHZ1+Fm&#10;FJTrnXPN5DytN9tXeX37uPrV51Gpfq99eQYRqA3/4b/2u1Ywnj3C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wvosYAAADcAAAADwAAAAAAAAAAAAAAAACYAgAAZHJz&#10;L2Rvd25yZXYueG1sUEsFBgAAAAAEAAQA9QAAAIsDAAAAAA==&#10;" path="m72,l65,3r-8,l50,5,45,7r-7,3l33,15,21,22,14,34r-4,5l7,46,5,53,2,58r,7l,72,2,82r,7l5,94r2,7l10,108r4,5l21,125r12,7l38,137r7,2l50,142r7,2l65,144r7,l79,144r7,l93,142r8,-3l108,137r5,-5l125,125r7,-12l137,108r2,-7l141,94r3,-5l144,82r,-10l144,65r,-7l141,53r-2,-7l137,39r-5,-5l125,22,113,15r-5,-5l101,7,93,5,86,3r-7,l72,xe" fillcolor="black" stroked="f">
                  <v:path arrowok="t" o:connecttype="custom" o:connectlocs="72,0;65,3;57,3;50,5;45,7;38,10;33,15;21,22;14,34;10,39;7,46;5,53;2,58;2,65;0,72;2,82;2,89;5,94;7,101;10,108;14,113;21,125;33,132;38,137;45,139;50,142;57,144;65,144;72,144;79,144;86,144;93,142;101,139;108,137;113,132;125,125;132,113;137,108;139,101;141,94;144,89;144,82;144,72;144,65;144,58;141,53;139,46;137,39;132,34;125,22;113,15;108,10;101,7;93,5;86,3;79,3;72,0" o:connectangles="0,0,0,0,0,0,0,0,0,0,0,0,0,0,0,0,0,0,0,0,0,0,0,0,0,0,0,0,0,0,0,0,0,0,0,0,0,0,0,0,0,0,0,0,0,0,0,0,0,0,0,0,0,0,0,0,0"/>
                </v:shape>
                <v:shape id="Freeform 745" o:spid="_x0000_s2472" style="position:absolute;left:2856;top:6612;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kM8cA&#10;AADcAAAADwAAAGRycy9kb3ducmV2LnhtbESPT2vCQBTE70K/w/IKvUjdNIqY1FWCkFKECmoPPT6y&#10;L39o9m3YXTX99t1CweMwM79h1tvR9OJKzneWFbzMEhDEldUdNwo+z+XzCoQPyBp7y6TghzxsNw+T&#10;Neba3vhI11NoRISwz1FBG8KQS+mrlgz6mR2Io1dbZzBE6RqpHd4i3PQyTZKlNNhxXGhxoF1L1ffp&#10;YhTUaTb9Kt1+MddlcXhLV8VHtS+Uenoci1cQgcZwD/+337WCeba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7ZDPHAAAA3AAAAA8AAAAAAAAAAAAAAAAAmAIAAGRy&#10;cy9kb3ducmV2LnhtbFBLBQYAAAAABAAEAPUAAACMAwAAAAA=&#10;" path="m72,l65,3r-8,l50,5,45,7r-7,3l33,15,21,22,14,34r-4,5l7,46,5,53,2,58r,7l,72,2,82r,7l5,94r2,7l10,108r4,5l21,125r12,7l38,137r7,2l50,142r7,2l65,144r7,l79,144r7,l93,142r8,-3l108,137r5,-5l125,125r7,-12l137,108r2,-7l141,94r3,-5l144,82r,-10l144,65r,-7l141,53r-2,-7l137,39r-5,-5l125,22,113,15r-5,-5l101,7,93,5,86,3r-7,l72,e" filled="f" strokeweight=".7pt">
                  <v:path arrowok="t" o:connecttype="custom" o:connectlocs="72,0;65,3;57,3;50,5;45,7;38,10;33,15;21,22;14,34;10,39;7,46;5,53;2,58;2,65;0,72;2,82;2,89;5,94;7,101;10,108;14,113;21,125;33,132;38,137;45,139;50,142;57,144;65,144;72,144;79,144;86,144;93,142;101,139;108,137;113,132;125,125;132,113;137,108;139,101;141,94;144,89;144,82;144,72;144,65;144,58;141,53;139,46;137,39;132,34;125,22;113,15;108,10;101,7;93,5;86,3;79,3;72,0" o:connectangles="0,0,0,0,0,0,0,0,0,0,0,0,0,0,0,0,0,0,0,0,0,0,0,0,0,0,0,0,0,0,0,0,0,0,0,0,0,0,0,0,0,0,0,0,0,0,0,0,0,0,0,0,0,0,0,0,0"/>
                </v:shape>
                <v:shape id="Freeform 746" o:spid="_x0000_s2473" style="position:absolute;left:4742;top:4473;width:438;height:120;visibility:visible;mso-wrap-style:square;v-text-anchor:top" coordsize="43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jPZMQA&#10;AADcAAAADwAAAGRycy9kb3ducmV2LnhtbESPT2vCQBTE74LfYXlCb7qxYhpjVikFoQcvTVu9PrIv&#10;fzD7NmRXk3z7bqHQ4zAzv2Gy42ha8aDeNZYVrFcRCOLC6oYrBV+fp2UCwnlkja1lUjCRg+NhPssw&#10;1XbgD3rkvhIBwi5FBbX3XSqlK2oy6Fa2Iw5eaXuDPsi+krrHIcBNK5+jKJYGGw4LNXb0VlNxy+9G&#10;QVsOVvI9we2pbPB8iafN9XtS6mkxvu5BeBr9f/iv/a4VbHYv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oz2TEAAAA3AAAAA8AAAAAAAAAAAAAAAAAmAIAAGRycy9k&#10;b3ducmV2LnhtbFBLBQYAAAAABAAEAPUAAACJAwAAAAA=&#10;" path="m7,52r333,l343,52r2,3l347,57r,3l347,62r-2,2l343,67r-3,l7,67r-2,l2,64r,-2l,60,2,57r,-2l5,52r2,l7,52xm319,l438,60,319,120,319,xe" fillcolor="black" strokeweight=".1pt">
                  <v:path arrowok="t" o:connecttype="custom" o:connectlocs="7,52;340,52;343,52;345,55;347,57;347,60;347,62;345,64;343,67;340,67;7,67;5,67;2,64;2,62;0,60;2,57;2,55;5,52;7,52;7,52;319,0;438,60;319,120;319,0" o:connectangles="0,0,0,0,0,0,0,0,0,0,0,0,0,0,0,0,0,0,0,0,0,0,0,0"/>
                  <o:lock v:ext="edit" verticies="t"/>
                </v:shape>
                <v:shape id="Freeform 747" o:spid="_x0000_s2474" style="position:absolute;left:5657;top:6818;width:726;height:307;visibility:visible;mso-wrap-style:square;v-text-anchor:top" coordsize="726,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TEMcQA&#10;AADcAAAADwAAAGRycy9kb3ducmV2LnhtbERPTWvCQBC9C/6HZYTedKOWWKOriCAtpj3UFsXbkB2T&#10;aHY2zW41/ffdg+Dx8b7ny9ZU4kqNKy0rGA4iEMSZ1SXnCr6/Nv0XEM4ja6wsk4I/crBcdDtzTLS9&#10;8Sdddz4XIYRdggoK7+tESpcVZNANbE0cuJNtDPoAm1zqBm8h3FRyFEWxNFhyaCiwpnVB2WX3axTE&#10;w/R1/3F+/xk9E6bbYzU5xJQq9dRrVzMQnlr/EN/db1rBeBrWhj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kxDHEAAAA3AAAAA8AAAAAAAAAAAAAAAAAmAIAAGRycy9k&#10;b3ducmV2LnhtbFBLBQYAAAAABAAEAPUAAACJAwAAAAA=&#10;" path="m722,15l96,267r-2,l91,267r-2,-3l87,262r,-2l87,257r2,-2l91,252,717,r2,l722,r2,3l726,5r,3l726,10r-2,2l722,15r,xm135,307l,296,89,197r46,110xe" fillcolor="black" strokeweight=".1pt">
                  <v:path arrowok="t" o:connecttype="custom" o:connectlocs="722,15;96,267;94,267;91,267;89,264;87,262;87,260;87,257;89,255;91,252;717,0;719,0;722,0;724,3;726,5;726,8;726,10;724,12;722,15;722,15;135,307;0,296;89,197;135,307" o:connectangles="0,0,0,0,0,0,0,0,0,0,0,0,0,0,0,0,0,0,0,0,0,0,0,0"/>
                  <o:lock v:ext="edit" verticies="t"/>
                </v:shape>
                <v:shape id="Freeform 748" o:spid="_x0000_s2475" style="position:absolute;left:4886;top:6744;width:582;height:295;visibility:visible;mso-wrap-style:square;v-text-anchor:top" coordsize="582,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89LwA&#10;AADcAAAADwAAAGRycy9kb3ducmV2LnhtbESPwQrCMBBE74L/EFbwpqmKYqtRRBC9Wv2AJVnbYrMp&#10;TdT690YQPA4z84ZZbztbiye1vnKsYDJOQBBrZyouFFwvh9EShA/IBmvHpOBNHrabfm+NmXEvPtMz&#10;D4WIEPYZKihDaDIpvS7Joh+7hjh6N9daDFG2hTQtviLc1nKaJAtpseK4UGJD+5L0PX9YBTmdd/pI&#10;c/+eXOcG06CNybVSw0G3W4EI1IV/+Nc+GQWzNIXvmXgE5OY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tVnz0vAAAANwAAAAPAAAAAAAAAAAAAAAAAJgCAABkcnMvZG93bnJldi54&#10;bWxQSwUGAAAAAAQABAD1AAAAgQMAAAAA&#10;" path="m12,l498,245r3,l501,247r,5l501,254r-3,3l496,257r-3,l491,257,4,15,2,12,,10,,7,2,5,2,3,4,,9,r3,l12,xm503,187r79,108l448,295,503,187xe" fillcolor="black" strokeweight=".1pt">
                  <v:path arrowok="t" o:connecttype="custom" o:connectlocs="12,0;498,245;501,245;501,247;501,252;501,254;498,257;496,257;493,257;491,257;4,15;2,12;0,10;0,7;2,5;2,3;4,0;9,0;12,0;12,0;503,187;582,295;448,295;503,187" o:connectangles="0,0,0,0,0,0,0,0,0,0,0,0,0,0,0,0,0,0,0,0,0,0,0,0"/>
                  <o:lock v:ext="edit" verticies="t"/>
                </v:shape>
                <v:shape id="Freeform 749" o:spid="_x0000_s2476" style="position:absolute;left:4318;top:5806;width:726;height:185;visibility:visible;mso-wrap-style:square;v-text-anchor:top" coordsize="726,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9ARMQA&#10;AADcAAAADwAAAGRycy9kb3ducmV2LnhtbESPTUsDMRCG70L/Q5iCN5sotcjatKgoKHrpF/U4bMbN&#10;4mYSNnG7/ffOQfA4vPM+88xyPYZODdTnNrKF65kBRVxH13JjYb97uboDlQuywy4yWThThvVqcrHE&#10;ysUTb2jYlkYJhHOFFnwpqdI6154C5llMxJJ9xT5gkbFvtOvxJPDQ6RtjFjpgy3LBY6InT/X39ieI&#10;xjDMF8fPZN7Shz+8Mz7enp831l5Ox4d7UIXG8r/81351FuZG9OUZIY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PQETEAAAA3AAAAA8AAAAAAAAAAAAAAAAAmAIAAGRycy9k&#10;b3ducmV2LnhtbFBLBQYAAAAABAAEAPUAAACJAwAAAAA=&#10;" path="m721,15l100,139r-2,l96,137r-3,-2l91,132r,-2l93,127r3,-2l98,123,719,r2,l723,r3,3l726,5r,2l726,10r-3,2l721,15r,xm129,185l,151,108,67r21,118xe" fillcolor="black" strokeweight=".1pt">
                  <v:path arrowok="t" o:connecttype="custom" o:connectlocs="721,15;100,139;98,139;96,137;93,135;91,132;91,130;93,127;96,125;98,123;719,0;721,0;723,0;726,3;726,5;726,7;726,10;723,12;721,15;721,15;129,185;0,151;108,67;129,185" o:connectangles="0,0,0,0,0,0,0,0,0,0,0,0,0,0,0,0,0,0,0,0,0,0,0,0"/>
                  <o:lock v:ext="edit" verticies="t"/>
                </v:shape>
                <v:shape id="Freeform 750" o:spid="_x0000_s2477" style="position:absolute;left:2662;top:5214;width:438;height:295;visibility:visible;mso-wrap-style:square;v-text-anchor:top" coordsize="438,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kHI8QA&#10;AADcAAAADwAAAGRycy9kb3ducmV2LnhtbESPwWrDMBBE74X8g9hALqWRXUoJbhRjG1pybJN8wCJt&#10;bBNr5Viq7eTrq0Khx2Fm3jDbfLadGGnwrWMF6ToBQaydablWcDq+P21A+IBssHNMCm7kId8tHraY&#10;GTfxF42HUIsIYZ+hgiaEPpPS64Ys+rXriaN3doPFEOVQSzPgFOG2k89J8iotthwXGuypakhfDt9W&#10;gS6puh9P01lX9uNqqnQuHj9LpVbLuXgDEWgO/+G/9t4oeElS+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ZByPEAAAA3AAAAA8AAAAAAAAAAAAAAAAAmAIAAGRycy9k&#10;b3ducmV2LnhtbFBLBQYAAAAABAAEAPUAAACJAwAAAAA=&#10;" path="m426,292l79,60r-3,l76,55r,-2l76,50r3,-2l81,48r3,l88,48,436,280r2,3l438,285r,3l438,290r-2,2l434,295r-3,l426,292r,xm67,115l,,134,17,67,115xe" fillcolor="black" strokeweight=".1pt">
                  <v:path arrowok="t" o:connecttype="custom" o:connectlocs="426,292;79,60;76,60;76,55;76,53;76,50;79,48;81,48;84,48;88,48;436,280;438,283;438,285;438,288;438,290;436,292;434,295;431,295;426,292;426,292;67,115;0,0;134,17;67,115" o:connectangles="0,0,0,0,0,0,0,0,0,0,0,0,0,0,0,0,0,0,0,0,0,0,0,0"/>
                  <o:lock v:ext="edit" verticies="t"/>
                </v:shape>
                <v:shape id="Freeform 751" o:spid="_x0000_s2478" style="position:absolute;left:2056;top:5298;width:294;height:439;visibility:visible;mso-wrap-style:square;v-text-anchor:top" coordsize="294,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ZV8YA&#10;AADcAAAADwAAAGRycy9kb3ducmV2LnhtbESPQWvCQBSE7wX/w/IEb3UTCaVEV4mC1EuhVVG8PbLP&#10;JJp9m2a3Sfrvu4WCx2FmvmEWq8HUoqPWVZYVxNMIBHFudcWFguNh+/wKwnlkjbVlUvBDDlbL0dMC&#10;U217/qRu7wsRIOxSVFB636RSurwkg25qG+LgXW1r0AfZFlK32Ae4qeUsil6kwYrDQokNbUrK7/tv&#10;oyC3cX9Jvq7v51PVrW9x8vF2yDKlJuMhm4PwNPhH+L+90wqSaAZ/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ZV8YAAADcAAAADwAAAAAAAAAAAAAAAACYAgAAZHJz&#10;L2Rvd25yZXYueG1sUEsFBgAAAAAEAAQA9QAAAIsDAAAAAA==&#10;" path="m2,427l232,79r2,-3l237,74r5,l244,76r2,3l246,81r,3l246,86,14,434r-2,2l9,439r-2,l2,436r,-2l,431r,-2l2,427r,xm179,65l294,,278,132,179,65xe" fillcolor="black" strokeweight=".1pt">
                  <v:path arrowok="t" o:connecttype="custom" o:connectlocs="2,427;232,79;234,76;237,74;242,74;244,76;246,79;246,81;246,84;246,86;14,434;12,436;9,439;7,439;2,436;2,434;0,431;0,429;2,427;2,427;179,65;294,0;278,132;179,65" o:connectangles="0,0,0,0,0,0,0,0,0,0,0,0,0,0,0,0,0,0,0,0,0,0,0,0"/>
                  <o:lock v:ext="edit" verticies="t"/>
                </v:shape>
                <v:shape id="Freeform 752" o:spid="_x0000_s2479" style="position:absolute;left:3735;top:4724;width:736;height:591;visibility:visible;mso-wrap-style:square;v-text-anchor:top" coordsize="736,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lDzcYA&#10;AADcAAAADwAAAGRycy9kb3ducmV2LnhtbESPQUsDMRSE74L/IbyCN5tUi9i1aVFBFKWg3bZeXzev&#10;m8XNy5Jk2/XfG0HwOMzMN8x8ObhWHCnExrOGyViBIK68abjWsCmfLm9BxIRssPVMGr4pwnJxfjbH&#10;wvgTf9BxnWqRIRwL1GBT6gopY2XJYRz7jjh7Bx8cpixDLU3AU4a7Vl4pdSMdNpwXLHb0aKn6WvdO&#10;Q79dvdnys3zezvYPoX+1m937VGl9MRru70AkGtJ/+K/9YjRM1TX8ns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lDzcYAAADcAAAADwAAAAAAAAAAAAAAAACYAgAAZHJz&#10;L2Rvd25yZXYueG1sUEsFBgAAAAAEAAQA9QAAAIsDAAAAAA==&#10;" path="m5,149l63,118,120,89,151,75,178,60,206,48,235,36r27,-9l290,17r27,-7l343,5,367,3,393,r24,3l441,5r24,7l489,20r27,14l542,48r26,17l595,82r24,22l643,123r21,24l683,168r20,24l717,214r5,12l727,238r4,10l734,260r2,9l736,281r,10l736,303r-5,9l729,322r-7,9l717,341r-7,10l703,360r-20,17l662,396r-24,17l611,432r-28,19l552,468r-32,19l484,504r-35,19l413,540r-24,12l386,552r-2,l381,550r-2,-3l379,545r,-2l381,540r3,-2l405,528r39,-19l477,492r36,-19l544,456r32,-19l604,420r27,-17l652,384r22,-17l691,348r7,-7l705,331r5,-7l715,315r2,-8l719,298r3,-7l722,281r,-7l719,264r-2,-12l715,243r-5,-10l703,221,691,200,674,178,655,156,633,135,609,113,585,94,561,77,535,60,511,46,484,34,461,27,439,20,417,17,393,15r-24,2l345,20r-26,4l295,32r-26,9l240,51,214,63,185,75,156,87r-29,14l70,132,12,164r-2,l8,164,3,161r,-2l,156r,-2l3,152r2,-3l5,149xm429,591l295,588,379,483r50,108xe" fillcolor="black" strokeweight=".1pt">
                  <v:path arrowok="t" o:connecttype="custom" o:connectlocs="63,118;151,75;206,48;262,27;317,10;367,3;417,3;465,12;516,34;568,65;619,104;664,147;703,192;722,226;731,248;736,269;736,291;731,312;722,331;710,351;683,377;638,413;583,451;520,487;449,523;389,552;384,552;379,547;379,543;384,538;444,509;513,473;576,437;631,403;674,367;698,341;710,324;717,307;722,291;722,274;717,252;710,233;691,200;655,156;609,113;561,77;511,46;461,27;417,17;369,17;319,24;269,41;214,63;156,87;70,132;10,164;3,161;0,156;3,152;5,149;295,588;429,591" o:connectangles="0,0,0,0,0,0,0,0,0,0,0,0,0,0,0,0,0,0,0,0,0,0,0,0,0,0,0,0,0,0,0,0,0,0,0,0,0,0,0,0,0,0,0,0,0,0,0,0,0,0,0,0,0,0,0,0,0,0,0,0,0,0"/>
                  <o:lock v:ext="edit" verticies="t"/>
                </v:shape>
                <v:shape id="Freeform 753" o:spid="_x0000_s2480" style="position:absolute;left:5756;top:5722;width:647;height:456;visibility:visible;mso-wrap-style:square;v-text-anchor:top" coordsize="647,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HsicQA&#10;AADcAAAADwAAAGRycy9kb3ducmV2LnhtbESPQYvCMBSE74L/IbwFb2u6IqLVKKsoKIiiu4jeHs3b&#10;ttq8lCZq/fdGWPA4zMw3zGhSm0LcqHK5ZQVf7QgEcWJ1zqmC35/FZx+E88gaC8uk4EEOJuNmY4Sx&#10;tnfe0W3vUxEg7GJUkHlfxlK6JCODrm1L4uD92cqgD7JKpa7wHuCmkJ0o6kmDOYeFDEuaZZRc9lej&#10;wF+3NZ2n6/XKHfqnx8As525zVKr1UX8PQXiq/Tv8315qBd2oC68z4QjI8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h7InEAAAA3AAAAA8AAAAAAAAAAAAAAAAAmAIAAGRycy9k&#10;b3ducmV2LnhtbFBLBQYAAAAABAAEAPUAAACJAwAAAAA=&#10;" path="m143,15r67,-5l278,5r31,l340,3r31,l400,r29,l455,r26,l503,3r21,2l546,7r17,3l577,15r14,4l603,24r12,7l625,39r,l632,46r,2l639,55r,l644,65r,l647,75r,2l647,84r,3l644,96r,3l639,108r-7,12l623,132r-12,12l599,159r-19,14l570,180r-12,7l546,195r-14,9l515,211r-17,10l481,231r-19,9l424,262r-43,21l337,305r-45,22l246,346r-43,21l160,386r-38,20l95,418r-4,l88,418r-2,l83,415r,-5l83,408r3,-2l88,403r27,-12l153,374r43,-21l239,334r46,-22l330,291r43,-22l417,247r38,-19l474,219r17,-10l508,199r16,-9l539,183r12,-8l563,166r9,-5l587,147r14,-12l611,123r9,-10l625,103r5,-12l630,94r2,-10l632,84r,-7l632,77r-2,-7l630,70r-5,-7l627,63r-7,-8l623,58r-8,-7l615,51r-7,-8l596,39r-9,-5l575,29,560,24,544,22,524,19,503,17r-24,l455,15r-26,l400,17r-29,l342,17r-31,2l278,22r-65,2l146,29r-5,l139,27r,-3l136,22r3,-3l139,17r2,-2l143,15r,xm134,456l,454,83,348r51,108xe" fillcolor="black" strokeweight=".1pt">
                  <v:path arrowok="t" o:connecttype="custom" o:connectlocs="278,5;371,3;455,0;524,5;577,15;615,31;632,46;639,55;647,75;647,87;639,108;611,144;570,180;532,204;481,231;381,283;246,346;122,406;88,418;83,410;88,403;196,353;330,291;455,228;508,199;551,175;587,147;620,113;630,94;632,77;630,70;620,55;615,51;587,34;544,22;479,17;400,17;311,19;146,29;139,24;139,17;143,15;83,348" o:connectangles="0,0,0,0,0,0,0,0,0,0,0,0,0,0,0,0,0,0,0,0,0,0,0,0,0,0,0,0,0,0,0,0,0,0,0,0,0,0,0,0,0,0,0"/>
                  <o:lock v:ext="edit" verticies="t"/>
                </v:shape>
                <v:shape id="Freeform 754" o:spid="_x0000_s2481" style="position:absolute;left:3160;top:5996;width:501;height:398;visibility:visible;mso-wrap-style:square;v-text-anchor:top" coordsize="501,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E8IA&#10;AADcAAAADwAAAGRycy9kb3ducmV2LnhtbESPQWvCQBSE70L/w/IK3nRjqUWiq4gg9iQai+fX7DMJ&#10;Zt9Ls6vGf+8KQo/DzDfDzBadq9WVWl8JGxgNE1DEudiKCwM/h/VgAsoHZIu1MBm4k4fF/K03w9TK&#10;jfd0zUKhYgn7FA2UITSp1j4vyaEfSkMcvZO0DkOUbaFti7dY7mr9kSRf2mHFcaHEhlYl5efs4gx8&#10;ZjJedhMnG8z+tPyuj6vt7mhM/71bTkEF6sJ/+EV/28glY3ieiUdAz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oTwgAAANwAAAAPAAAAAAAAAAAAAAAAAJgCAABkcnMvZG93&#10;bnJldi54bWxQSwUGAAAAAAQABAD1AAAAhwMAAAAA&#10;" path="m7,29l75,19r67,-7l173,7,204,5,235,2r29,l293,r26,l345,2r24,3l391,9r19,5l427,21r17,8l444,31r14,10l458,41r12,14l470,57r10,15l487,91r7,21l499,134r2,22l501,180r,21l499,225r-5,22l487,268r-7,17l470,302r,2l458,319r,l444,328r,3l429,338r-19,7l391,350r-22,5l345,357r-26,3l293,360r-29,-3l235,357r-31,-2l173,352r-31,-4l106,343r-3,l101,340r,-2l101,336r,-3l103,331r3,-3l108,328r34,5l175,336r31,4l235,343r29,l293,343r26,l343,343r24,-3l386,336r19,-5l422,326r14,-10l434,319r14,-12l446,309r12,-14l458,295r7,-15l472,264r8,-20l482,223r2,-22l487,180r-3,-22l482,136r-2,-19l472,98,465,79,458,65r,l446,50r2,3l434,41r2,2l422,36,405,29,388,24,367,19,343,17r-24,l293,17r-29,l235,17r-29,2l175,24r-33,2l77,33,10,43r-3,l5,41r-2,l,36,,33,3,31,5,29r2,l7,29xm120,398l7,324,134,280,120,398xe" fillcolor="black" strokeweight=".1pt">
                  <v:path arrowok="t" o:connecttype="custom" o:connectlocs="75,19;173,7;235,2;293,0;345,2;391,9;427,21;444,31;458,41;470,57;487,91;499,134;501,180;499,225;487,268;470,302;458,319;444,328;429,338;391,350;345,357;293,360;235,357;173,352;106,343;101,340;101,336;103,331;108,328;175,336;235,343;293,343;343,343;386,336;422,326;434,319;446,309;458,295;472,264;482,223;487,180;482,136;472,98;458,65;446,50;434,41;422,36;388,24;343,17;293,17;235,17;175,24;77,33;7,43;3,41;0,33;5,29;7,29;7,324;120,398" o:connectangles="0,0,0,0,0,0,0,0,0,0,0,0,0,0,0,0,0,0,0,0,0,0,0,0,0,0,0,0,0,0,0,0,0,0,0,0,0,0,0,0,0,0,0,0,0,0,0,0,0,0,0,0,0,0,0,0,0,0,0,0"/>
                  <o:lock v:ext="edit" verticies="t"/>
                </v:shape>
                <v:rect id="Rectangle 755" o:spid="_x0000_s2482" style="position:absolute;left:5183;top:3869;width:107;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hhcEA&#10;AADcAAAADwAAAGRycy9kb3ducmV2LnhtbESP3WoCMRSE74W+QzhC7zRRisjWKCIIVnrj6gMcNmd/&#10;aHKyJKm7fXtTELwcZuYbZrMbnRV3CrHzrGExVyCIK286bjTcrsfZGkRMyAatZ9LwRxF227fJBgvj&#10;B77QvUyNyBCOBWpoU+oLKWPVksM49z1x9mofHKYsQyNNwCHDnZVLpVbSYcd5ocWeDi1VP+Wv0yCv&#10;5XFYlzYof17W3/brdKnJa/0+HfefIBKN6RV+tk9Gw4dawf+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QIYXBAAAA3AAAAA8AAAAAAAAAAAAAAAAAmAIAAGRycy9kb3du&#10;cmV2LnhtbFBLBQYAAAAABAAEAPUAAACGAwAAAAA=&#10;" filled="f" stroked="f">
                  <v:textbox style="mso-fit-shape-to-text:t" inset="0,0,0,0">
                    <w:txbxContent>
                      <w:p w14:paraId="41FBC5E1" w14:textId="77777777" w:rsidR="004D6677" w:rsidRDefault="004D6677" w:rsidP="00F610CB">
                        <w:r>
                          <w:rPr>
                            <w:color w:val="000000"/>
                          </w:rPr>
                          <w:t>b</w:t>
                        </w:r>
                      </w:p>
                    </w:txbxContent>
                  </v:textbox>
                </v:rect>
                <v:group id="Group 756" o:spid="_x0000_s2483" style="position:absolute;left:3167;top:7039;width:226;height:692" coordorigin="3017,6997" coordsize="170,6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rect id="Rectangle 757" o:spid="_x0000_s2484" style="position:absolute;left:3017;top:6997;width:17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eMIA&#10;AADcAAAADwAAAGRycy9kb3ducmV2LnhtbERPTWvCQBC9C/0PyxR6041SxKauYksLlYJQa+5DdkyC&#10;2dmwu5rYX985CB4f73u5HlyrLhRi49nAdJKBIi69bbgycPj9HC9AxYRssfVMBq4UYb16GC0xt77n&#10;H7rsU6UkhGOOBuqUulzrWNbkME58Ryzc0QeHSWCotA3YS7hr9SzL5tphw9JQY0fvNZWn/dlJ77Uq&#10;zi/DYfrx/baLf8V2E2ZFb8zT47B5BZVoSHfxzf1lDTxnslbOyBH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g2F4wgAAANwAAAAPAAAAAAAAAAAAAAAAAJgCAABkcnMvZG93&#10;bnJldi54bWxQSwUGAAAAAAQABAD1AAAAhwMAAAAA&#10;" filled="f" strokeweight=".95pt"/>
                  <v:rect id="Rectangle 758" o:spid="_x0000_s2485" style="position:absolute;left:3065;top:7008;width:78;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98IA&#10;AADcAAAADwAAAGRycy9kb3ducmV2LnhtbESP3WoCMRSE74W+QzgF7zSpFLFbo0hBsNIbVx/gsDn7&#10;g8nJkqTu9u2NUPBymJlvmPV2dFbcKMTOs4a3uQJBXHnTcaPhct7PViBiQjZoPZOGP4qw3bxM1lgY&#10;P/CJbmVqRIZwLFBDm1JfSBmrlhzGue+Js1f74DBlGRppAg4Z7qxcKLWUDjvOCy329NVSdS1/nQZ5&#10;LvfDqrRB+eOi/rHfh1NNXuvp67j7BJFoTM/wf/tgNLyr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7X3wgAAANwAAAAPAAAAAAAAAAAAAAAAAJgCAABkcnMvZG93&#10;bnJldi54bWxQSwUGAAAAAAQABAD1AAAAhwMAAAAA&#10;" filled="f" stroked="f">
                    <v:textbox style="mso-fit-shape-to-text:t" inset="0,0,0,0">
                      <w:txbxContent>
                        <w:p w14:paraId="0ECF1826" w14:textId="77777777" w:rsidR="004D6677" w:rsidRDefault="004D6677" w:rsidP="00F610CB">
                          <w:r>
                            <w:rPr>
                              <w:color w:val="000000"/>
                            </w:rPr>
                            <w:t>4</w:t>
                          </w:r>
                        </w:p>
                      </w:txbxContent>
                    </v:textbox>
                  </v:rect>
                </v:group>
                <v:rect id="Rectangle 759" o:spid="_x0000_s2486" style="position:absolute;left:2307;top:4446;width:98;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yKt8AA&#10;AADcAAAADwAAAGRycy9kb3ducmV2LnhtbERPS2rDMBDdF3IHMYHsGjkhFONGNiUQSEs2sXuAwRp/&#10;qDQykhK7t68WgS4f73+sFmvEg3wYHSvYbTMQxK3TI/cKvpvzaw4iRGSNxjEp+KUAVbl6OWKh3cw3&#10;etSxFymEQ4EKhhinQsrQDmQxbN1EnLjOeYsxQd9L7XFO4dbIfZa9SYsjp4YBJzoN1P7Ud6tANvV5&#10;zmvjM/e1767m83LryCm1WS8f7yAiLfFf/HRftILDLs1P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yKt8AAAADcAAAADwAAAAAAAAAAAAAAAACYAgAAZHJzL2Rvd25y&#10;ZXYueG1sUEsFBgAAAAAEAAQA9QAAAIUDAAAAAA==&#10;" filled="f" stroked="f">
                  <v:textbox style="mso-fit-shape-to-text:t" inset="0,0,0,0">
                    <w:txbxContent>
                      <w:p w14:paraId="1897AA85" w14:textId="77777777" w:rsidR="004D6677" w:rsidRDefault="004D6677" w:rsidP="00F610CB">
                        <w:r>
                          <w:rPr>
                            <w:color w:val="000000"/>
                          </w:rPr>
                          <w:t>a</w:t>
                        </w:r>
                      </w:p>
                    </w:txbxContent>
                  </v:textbox>
                </v:rect>
                <v:rect id="Rectangle 760" o:spid="_x0000_s2487" style="position:absolute;left:5614;top:7180;width:107;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vLMEA&#10;AADcAAAADwAAAGRycy9kb3ducmV2LnhtbESP3YrCMBSE7xd8h3AE79a0IotUo4gguLI3Vh/g0Jz+&#10;YHJSkqytb2+Ehb0cZuYbZrMbrREP8qFzrCCfZyCIK6c7bhTcrsfPFYgQkTUax6TgSQF228nHBgvt&#10;Br7Qo4yNSBAOBSpoY+wLKUPVksUwdz1x8mrnLcYkfSO1xyHBrZGLLPuSFjtOCy32dGipupe/VoG8&#10;lsdhVRqfufOi/jHfp0tNTqnZdNyvQUQa43/4r33SCpZ5Du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LyzBAAAA3AAAAA8AAAAAAAAAAAAAAAAAmAIAAGRycy9kb3du&#10;cmV2LnhtbFBLBQYAAAAABAAEAPUAAACGAwAAAAA=&#10;" filled="f" stroked="f">
                  <v:textbox style="mso-fit-shape-to-text:t" inset="0,0,0,0">
                    <w:txbxContent>
                      <w:p w14:paraId="6F9E4515" w14:textId="77777777" w:rsidR="004D6677" w:rsidRDefault="004D6677" w:rsidP="00F610CB">
                        <w:r>
                          <w:rPr>
                            <w:color w:val="000000"/>
                          </w:rPr>
                          <w:t>d</w:t>
                        </w:r>
                      </w:p>
                    </w:txbxContent>
                  </v:textbox>
                </v:rect>
                <v:rect id="Rectangle 761" o:spid="_x0000_s2488" style="position:absolute;left:4033;top:5453;width:87;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xW8EA&#10;AADcAAAADwAAAGRycy9kb3ducmV2LnhtbESP3YrCMBSE7xd8h3AE79bUIot0jbIsCCreWH2AQ3P6&#10;wyYnJYm2vr0RhL0cZuYbZr0drRF38qFzrGAxz0AQV0533Ci4XnafKxAhIms0jknBgwJsN5OPNRba&#10;DXymexkbkSAcClTQxtgXUoaqJYth7nri5NXOW4xJ+kZqj0OCWyPzLPuSFjtOCy329NtS9VferAJ5&#10;KXfDqjQ+c8e8PpnD/lyTU2o2HX++QUQa43/43d5rBctFDq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ysVvBAAAA3AAAAA8AAAAAAAAAAAAAAAAAmAIAAGRycy9kb3du&#10;cmV2LnhtbFBLBQYAAAAABAAEAPUAAACGAwAAAAA=&#10;" filled="f" stroked="f">
                  <v:textbox style="mso-fit-shape-to-text:t" inset="0,0,0,0">
                    <w:txbxContent>
                      <w:p w14:paraId="4ADA70DA" w14:textId="77777777" w:rsidR="004D6677" w:rsidRDefault="004D6677" w:rsidP="00F610CB">
                        <w:r>
                          <w:rPr>
                            <w:color w:val="000000"/>
                          </w:rPr>
                          <w:t>c</w:t>
                        </w:r>
                      </w:p>
                    </w:txbxContent>
                  </v:textbox>
                </v:rect>
                <v:shape id="Freeform 762" o:spid="_x0000_s2489" style="position:absolute;left:4462;top:5024;width:431;height:432;visibility:visible;mso-wrap-style:square;v-text-anchor:top" coordsize="431,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BC8MA&#10;AADcAAAADwAAAGRycy9kb3ducmV2LnhtbESPzWrDMBCE74W8g9hAbo3kpJTgWg4mUJxDKOSn9621&#10;tU2slbFUx3n7qFDocZiZb5hsO9lOjDT41rGGZKlAEFfOtFxruJzfnzcgfEA22DkmDXfysM1nTxmm&#10;xt34SOMp1CJC2KeooQmhT6X0VUMW/dL1xNH7doPFEOVQSzPgLcJtJ1dKvUqLLceFBnvaNVRdTz9W&#10;QyfNV1nJUhVBHY4rT0nxkXxqvZhPxRuIQFP4D/+190bDS7KG3zPxCM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lBC8MAAADcAAAADwAAAAAAAAAAAAAAAACYAgAAZHJzL2Rv&#10;d25yZXYueG1sUEsFBgAAAAAEAAQA9QAAAIgDAAAAAA==&#10;" path="m215,l194,,172,5r-19,5l131,17,112,27,95,36,79,51,64,63,50,79,38,96,26,113,16,132,9,151,4,173,2,195,,216r2,22l4,259r5,22l16,300r10,19l38,336r12,17l64,370r15,12l95,396r17,10l131,415r22,7l172,427r22,5l215,432r24,l261,427r19,-5l299,415r19,-9l337,396r17,-14l369,370r14,-17l395,336r12,-17l414,300r7,-19l428,259r3,-21l431,216r,-21l428,173r-7,-22l414,132r-7,-19l395,96,383,79,369,63,354,51,337,36,318,27,299,17,280,10,261,5,239,,215,xe" stroked="f">
                  <v:path arrowok="t" o:connecttype="custom" o:connectlocs="194,0;153,10;112,27;79,51;50,79;26,113;9,151;2,195;2,238;9,281;26,319;50,353;79,382;112,406;153,422;194,432;239,432;280,422;318,406;354,382;383,353;407,319;421,281;431,238;431,195;421,151;407,113;383,79;354,51;318,27;280,10;239,0" o:connectangles="0,0,0,0,0,0,0,0,0,0,0,0,0,0,0,0,0,0,0,0,0,0,0,0,0,0,0,0,0,0,0,0"/>
                </v:shape>
                <v:group id="Group 763" o:spid="_x0000_s2490" style="position:absolute;left:5756;top:5024;width:431;height:432" coordorigin="5606,4982" coordsize="431,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shape id="Freeform 764" o:spid="_x0000_s2491" style="position:absolute;left:5606;top:4982;width:431;height:432;visibility:visible;mso-wrap-style:square;v-text-anchor:top" coordsize="431,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w48MA&#10;AADcAAAADwAAAGRycy9kb3ducmV2LnhtbESP3YrCMBSE74V9h3AWvNNUcaV2TUsRFhbxxp8HODbH&#10;tmxzUppo27c3woKXw8x8w2yzwTTiQZ2rLStYzCMQxIXVNZcKLuefWQzCeWSNjWVSMJKDLP2YbDHR&#10;tucjPU6+FAHCLkEFlfdtIqUrKjLo5rYlDt7NdgZ9kF0pdYd9gJtGLqNoLQ3WHBYqbGlXUfF3uhsF&#10;5R6va3nftIdbP+Q6zu1mHK1S088h/wbhafDv8H/7VytYLb7gdSYcAZ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w48MAAADcAAAADwAAAAAAAAAAAAAAAACYAgAAZHJzL2Rv&#10;d25yZXYueG1sUEsFBgAAAAAEAAQA9QAAAIgDAAAAAA==&#10;" path="m215,l194,,172,5r-19,5l131,17,112,27,95,36,79,51,64,63,50,79,38,96,26,113,16,132,9,151,4,173,2,195,,216r2,22l4,259r5,22l16,300r10,19l38,336r12,17l64,370r15,12l95,396r17,10l131,415r22,7l172,427r22,5l215,432r24,l261,427r19,-5l299,415r19,-9l337,396r17,-14l369,370r14,-17l395,336r12,-17l414,300r7,-19l429,259r2,-21l431,216r,-21l429,173r-8,-22l414,132r-7,-19l395,96,383,79,369,63,354,51,337,36,318,27,299,17,280,10,261,5,239,,215,e" filled="f" strokeweight=".7pt">
                    <v:path arrowok="t" o:connecttype="custom" o:connectlocs="194,0;153,10;112,27;79,51;50,79;26,113;9,151;2,195;2,238;9,281;26,319;50,353;79,382;112,406;153,422;194,432;239,432;280,422;318,406;354,382;383,353;407,319;421,281;431,238;431,195;421,151;407,113;383,79;354,51;318,27;280,10;239,0" o:connectangles="0,0,0,0,0,0,0,0,0,0,0,0,0,0,0,0,0,0,0,0,0,0,0,0,0,0,0,0,0,0,0,0"/>
                  </v:shape>
                  <v:rect id="Rectangle 765" o:spid="_x0000_s2492" style="position:absolute;left:5660;top:5014;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14:paraId="57C67D96" w14:textId="77777777" w:rsidR="004D6677" w:rsidRDefault="004D6677" w:rsidP="00F610CB">
                          <w:pPr>
                            <w:jc w:val="center"/>
                          </w:pPr>
                          <w:r>
                            <w:rPr>
                              <w:color w:val="000000"/>
                            </w:rPr>
                            <w:t>12</w:t>
                          </w:r>
                        </w:p>
                      </w:txbxContent>
                    </v:textbox>
                  </v:rect>
                </v:group>
                <v:group id="Group 766" o:spid="_x0000_s2493" style="position:absolute;left:4362;top:5237;width:431;height:432" coordorigin="5606,4982" coordsize="431,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Freeform 767" o:spid="_x0000_s2494" style="position:absolute;left:5606;top:4982;width:431;height:432;visibility:visible;mso-wrap-style:square;v-text-anchor:top" coordsize="431,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ffb0A&#10;AADcAAAADwAAAGRycy9kb3ducmV2LnhtbERPSwrCMBDdC94hjOBOU0XEVqMUQRBx4+cAYzO2xWZS&#10;mmjb25uF4PLx/ptdZyrxocaVlhXMphEI4szqknMF99thsgLhPLLGyjIp6MnBbjscbDDRtuULfa4+&#10;FyGEXYIKCu/rREqXFWTQTW1NHLinbQz6AJtc6gbbEG4qOY+ipTRYcmgosKZ9Qdnr+jYK8hM+lvId&#10;1+dn26V6ldq4761S41GXrkF46vxf/HMftYLFLKwNZ8IRkN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cpffb0AAADcAAAADwAAAAAAAAAAAAAAAACYAgAAZHJzL2Rvd25yZXYu&#10;eG1sUEsFBgAAAAAEAAQA9QAAAIIDAAAAAA==&#10;" path="m215,l194,,172,5r-19,5l131,17,112,27,95,36,79,51,64,63,50,79,38,96,26,113,16,132,9,151,4,173,2,195,,216r2,22l4,259r5,22l16,300r10,19l38,336r12,17l64,370r15,12l95,396r17,10l131,415r22,7l172,427r22,5l215,432r24,l261,427r19,-5l299,415r19,-9l337,396r17,-14l369,370r14,-17l395,336r12,-17l414,300r7,-19l429,259r2,-21l431,216r,-21l429,173r-8,-22l414,132r-7,-19l395,96,383,79,369,63,354,51,337,36,318,27,299,17,280,10,261,5,239,,215,e" filled="f" strokeweight=".7pt">
                    <v:path arrowok="t" o:connecttype="custom" o:connectlocs="194,0;153,10;112,27;79,51;50,79;26,113;9,151;2,195;2,238;9,281;26,319;50,353;79,382;112,406;153,422;194,432;239,432;280,422;318,406;354,382;383,353;407,319;421,281;431,238;431,195;421,151;407,113;383,79;354,51;318,27;280,10;239,0" o:connectangles="0,0,0,0,0,0,0,0,0,0,0,0,0,0,0,0,0,0,0,0,0,0,0,0,0,0,0,0,0,0,0,0"/>
                  </v:shape>
                  <v:rect id="Rectangle 768" o:spid="_x0000_s2495" style="position:absolute;left:5660;top:5014;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14:paraId="6DE71348" w14:textId="77777777" w:rsidR="004D6677" w:rsidRDefault="004D6677" w:rsidP="00F610CB">
                          <w:pPr>
                            <w:jc w:val="center"/>
                          </w:pPr>
                          <w:r>
                            <w:rPr>
                              <w:color w:val="000000"/>
                            </w:rPr>
                            <w:t>11</w:t>
                          </w:r>
                        </w:p>
                      </w:txbxContent>
                    </v:textbox>
                  </v:rect>
                </v:group>
                <v:group id="Group 769" o:spid="_x0000_s2496" style="position:absolute;left:3819;top:6326;width:431;height:432" coordorigin="5606,4982" coordsize="431,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Freeform 770" o:spid="_x0000_s2497" style="position:absolute;left:5606;top:4982;width:431;height:432;visibility:visible;mso-wrap-style:square;v-text-anchor:top" coordsize="431,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8Xb8A&#10;AADcAAAADwAAAGRycy9kb3ducmV2LnhtbESPzQrCMBCE74LvEFbwpqkiotUoRRBEvPjzAGuztsVm&#10;U5po27c3guBxmJlvmPW2NaV4U+0Kywom4wgEcWp1wZmC23U/WoBwHlljaZkUdORgu+n31hhr2/CZ&#10;3hefiQBhF6OC3PsqltKlORl0Y1sRB+9ha4M+yDqTusYmwE0pp1E0lwYLDgs5VrTLKX1eXkZBdsT7&#10;XL6W1enRtIleJHbZdVap4aBNViA8tf4f/rUPWsFsOoHvmXAE5OY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nDxdvwAAANwAAAAPAAAAAAAAAAAAAAAAAJgCAABkcnMvZG93bnJl&#10;di54bWxQSwUGAAAAAAQABAD1AAAAhAMAAAAA&#10;" path="m215,l194,,172,5r-19,5l131,17,112,27,95,36,79,51,64,63,50,79,38,96,26,113,16,132,9,151,4,173,2,195,,216r2,22l4,259r5,22l16,300r10,19l38,336r12,17l64,370r15,12l95,396r17,10l131,415r22,7l172,427r22,5l215,432r24,l261,427r19,-5l299,415r19,-9l337,396r17,-14l369,370r14,-17l395,336r12,-17l414,300r7,-19l429,259r2,-21l431,216r,-21l429,173r-8,-22l414,132r-7,-19l395,96,383,79,369,63,354,51,337,36,318,27,299,17,280,10,261,5,239,,215,e" filled="f" strokeweight=".7pt">
                    <v:path arrowok="t" o:connecttype="custom" o:connectlocs="194,0;153,10;112,27;79,51;50,79;26,113;9,151;2,195;2,238;9,281;26,319;50,353;79,382;112,406;153,422;194,432;239,432;280,422;318,406;354,382;383,353;407,319;421,281;431,238;431,195;421,151;407,113;383,79;354,51;318,27;280,10;239,0" o:connectangles="0,0,0,0,0,0,0,0,0,0,0,0,0,0,0,0,0,0,0,0,0,0,0,0,0,0,0,0,0,0,0,0"/>
                  </v:shape>
                  <v:rect id="Rectangle 771" o:spid="_x0000_s2498" style="position:absolute;left:5660;top:5014;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4oQsUA&#10;AADcAAAADwAAAGRycy9kb3ducmV2LnhtbESPT4vCMBTE78J+h/AWvGlqWU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ihCxQAAANwAAAAPAAAAAAAAAAAAAAAAAJgCAABkcnMv&#10;ZG93bnJldi54bWxQSwUGAAAAAAQABAD1AAAAigMAAAAA&#10;" filled="f" stroked="f">
                    <v:textbox inset="0,0,0,0">
                      <w:txbxContent>
                        <w:p w14:paraId="07FF8CE7" w14:textId="77777777" w:rsidR="004D6677" w:rsidRDefault="004D6677" w:rsidP="00F610CB">
                          <w:pPr>
                            <w:jc w:val="center"/>
                          </w:pPr>
                          <w:r>
                            <w:rPr>
                              <w:color w:val="000000"/>
                            </w:rPr>
                            <w:t>13</w:t>
                          </w:r>
                        </w:p>
                      </w:txbxContent>
                    </v:textbox>
                  </v:rect>
                </v:group>
                <v:group id="Group 772" o:spid="_x0000_s2499" style="position:absolute;left:3819;top:3792;width:226;height:692" coordorigin="3017,6997" coordsize="170,6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rect id="Rectangle 773" o:spid="_x0000_s2500" style="position:absolute;left:3017;top:6997;width:17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s3HcQA&#10;AADcAAAADwAAAGRycy9kb3ducmV2LnhtbESPX2vCMBTF3wd+h3AF32ZqkbFVo6goKIPB1L5fmmtb&#10;bG5KEm310y+DwR4P58+PM1/2phF3cr62rGAyTkAQF1bXXCo4n3av7yB8QNbYWCYFD/KwXAxe5php&#10;2/E33Y+hFHGEfYYKqhDaTEpfVGTQj21LHL2LdQZDlK6U2mEXx00j0yR5kwZrjoQKW9pUVFyPNxO5&#10;jzK/ffTnyfZz/eWf+WHl0rxTajTsVzMQgfrwH/5r77WCaTqF3zPxCM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7Nx3EAAAA3AAAAA8AAAAAAAAAAAAAAAAAmAIAAGRycy9k&#10;b3ducmV2LnhtbFBLBQYAAAAABAAEAPUAAACJAwAAAAA=&#10;" filled="f" strokeweight=".95pt"/>
                  <v:rect id="Rectangle 774" o:spid="_x0000_s2501" style="position:absolute;left:3065;top:7008;width:78;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jksIA&#10;AADcAAAADwAAAGRycy9kb3ducmV2LnhtbESP3WoCMRSE7wXfIRzBO8262C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t+OSwgAAANwAAAAPAAAAAAAAAAAAAAAAAJgCAABkcnMvZG93&#10;bnJldi54bWxQSwUGAAAAAAQABAD1AAAAhwMAAAAA&#10;" filled="f" stroked="f">
                    <v:textbox style="mso-fit-shape-to-text:t" inset="0,0,0,0">
                      <w:txbxContent>
                        <w:p w14:paraId="657902B3" w14:textId="77777777" w:rsidR="004D6677" w:rsidRDefault="004D6677" w:rsidP="00F610CB">
                          <w:r>
                            <w:rPr>
                              <w:color w:val="000000"/>
                            </w:rPr>
                            <w:t>1</w:t>
                          </w:r>
                        </w:p>
                      </w:txbxContent>
                    </v:textbox>
                  </v:rect>
                </v:group>
                <v:group id="Group 775" o:spid="_x0000_s2502" style="position:absolute;left:4905;top:6326;width:226;height:334" coordorigin="3017,6997" coordsize="170,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rect id="Rectangle 776" o:spid="_x0000_s2503" style="position:absolute;left:3017;top:6997;width:17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pasQA&#10;AADcAAAADwAAAGRycy9kb3ducmV2LnhtbESPXWvCMBSG7wf+h3CE3WlqGfvojOLGBpOBYGfvD82x&#10;LTYnJYm2+uuNIOzy5f14eOfLwbTiRM43lhXMpgkI4tLqhisFu7/vySsIH5A1tpZJwZk8LBejhzlm&#10;2va8pVMeKhFH2GeooA6hy6T0ZU0G/dR2xNHbW2cwROkqqR32cdy0Mk2SZ2mw4UiosaPPmspDfjSR&#10;e66K49uwm339fmz8pVivXFr0Sj2Oh9U7iEBD+A/f2z9awVP6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pqWrEAAAA3AAAAA8AAAAAAAAAAAAAAAAAmAIAAGRycy9k&#10;b3ducmV2LnhtbFBLBQYAAAAABAAEAPUAAACJAwAAAAA=&#10;" filled="f" strokeweight=".95pt"/>
                  <v:rect id="Rectangle 777" o:spid="_x0000_s2504" style="position:absolute;left:3065;top:7008;width:93;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fqMMA&#10;AADcAAAADwAAAGRycy9kb3ducmV2LnhtbERPy2rCQBTdF/yH4Qrd1YlB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YfqMMAAADcAAAADwAAAAAAAAAAAAAAAACYAgAAZHJzL2Rv&#10;d25yZXYueG1sUEsFBgAAAAAEAAQA9QAAAIgDAAAAAA==&#10;" filled="f" stroked="f">
                    <v:textbox inset="0,0,0,0">
                      <w:txbxContent>
                        <w:p w14:paraId="60B834FC" w14:textId="77777777" w:rsidR="004D6677" w:rsidRDefault="004D6677" w:rsidP="00F610CB">
                          <w:r>
                            <w:rPr>
                              <w:color w:val="000000"/>
                            </w:rPr>
                            <w:t>3</w:t>
                          </w:r>
                        </w:p>
                      </w:txbxContent>
                    </v:textbox>
                  </v:rect>
                </v:group>
                <v:group id="Group 778" o:spid="_x0000_s2505" style="position:absolute;left:5207;top:5451;width:226;height:334" coordorigin="3017,6997" coordsize="170,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rect id="Rectangle 779" o:spid="_x0000_s2506" style="position:absolute;left:3017;top:6997;width:17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mnw8IA&#10;AADcAAAADwAAAGRycy9kb3ducmV2LnhtbERPTWvCQBC9F/wPywi91Y22FJu6ipYWKgVBa+5DdpoE&#10;s7NhdzWxv945FHp8vO/FanCtulCIjWcD00kGirj0tuHKwPH742EOKiZki61nMnClCKvl6G6BufU9&#10;7+lySJWSEI45GqhT6nKtY1mTwzjxHbFwPz44TAJDpW3AXsJdq2dZ9qwdNiwNNXb0VlN5Opyd9F6r&#10;4vwyHKfvX5td/C226zAremPux8P6FVSiIf2L/9yf1sDTo8yXM3IE9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mafDwgAAANwAAAAPAAAAAAAAAAAAAAAAAJgCAABkcnMvZG93&#10;bnJldi54bWxQSwUGAAAAAAQABAD1AAAAhwMAAAAA&#10;" filled="f" strokeweight=".95pt"/>
                  <v:rect id="Rectangle 780" o:spid="_x0000_s2507" style="position:absolute;left:3065;top:7008;width:93;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g6MYA&#10;AADcAAAADwAAAGRycy9kb3ducmV2LnhtbESPQWvCQBSE7wX/w/IEb3Wjl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Ug6MYAAADcAAAADwAAAAAAAAAAAAAAAACYAgAAZHJz&#10;L2Rvd25yZXYueG1sUEsFBgAAAAAEAAQA9QAAAIsDAAAAAA==&#10;" filled="f" stroked="f">
                    <v:textbox inset="0,0,0,0">
                      <w:txbxContent>
                        <w:p w14:paraId="3EAE5826" w14:textId="77777777" w:rsidR="004D6677" w:rsidRDefault="004D6677" w:rsidP="00F610CB">
                          <w:r>
                            <w:rPr>
                              <w:color w:val="000000"/>
                            </w:rPr>
                            <w:t>2</w:t>
                          </w:r>
                        </w:p>
                      </w:txbxContent>
                    </v:textbox>
                  </v:rect>
                </v:group>
                <v:group id="Group 781" o:spid="_x0000_s2508" style="position:absolute;left:3276;top:5180;width:226;height:334" coordorigin="3017,6997" coordsize="170,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rect id="Rectangle 782" o:spid="_x0000_s2509" style="position:absolute;left:3017;top:6997;width:17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s5tMQA&#10;AADcAAAADwAAAGRycy9kb3ducmV2LnhtbESPW2vCQBCF3wv+h2UE3+rGC0Wjq2ipYCkIXvI+ZMck&#10;mJ0Nu6uJ/fXdQqGPh3P5OMt1Z2rxIOcrywpGwwQEcW51xYWCy3n3OgPhA7LG2jIpeJKH9ar3ssRU&#10;25aP9DiFQsQR9ikqKENoUil9XpJBP7QNcfSu1hkMUbpCaodtHDe1HCfJmzRYcSSU2NB7SfntdDeR&#10;+yyy+7y7jD6+tgf/nX1u3DhrlRr0u80CRKAu/If/2nutYDqZwO+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LObTEAAAA3AAAAA8AAAAAAAAAAAAAAAAAmAIAAGRycy9k&#10;b3ducmV2LnhtbFBLBQYAAAAABAAEAPUAAACJAwAAAAA=&#10;" filled="f" strokeweight=".95pt"/>
                  <v:rect id="Rectangle 783" o:spid="_x0000_s2510" style="position:absolute;left:3065;top:7008;width:93;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DcMUA&#10;AADcAAAADwAAAGRycy9kb3ducmV2LnhtbESPS4vCQBCE7wv+h6EFb+vEB4tGRxF10aMvUG9Npk2C&#10;mZ6QGU12f/2OsOCxqKqvqOm8MYV4UuVyywp63QgEcWJ1zqmC0/H7cwTCeWSNhWVS8EMO5rPWxxRj&#10;bWve0/PgUxEg7GJUkHlfxlK6JCODrmtL4uDdbGXQB1mlUldYB7gpZD+KvqTBnMNChiUtM0ruh4dR&#10;sBmVi8vW/tZpsb5uzrvzeHUce6U67WYxAeGp8e/wf3urFQwH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oNwxQAAANwAAAAPAAAAAAAAAAAAAAAAAJgCAABkcnMv&#10;ZG93bnJldi54bWxQSwUGAAAAAAQABAD1AAAAigMAAAAA&#10;" filled="f" stroked="f">
                    <v:textbox inset="0,0,0,0">
                      <w:txbxContent>
                        <w:p w14:paraId="4792E049" w14:textId="77777777" w:rsidR="004D6677" w:rsidRDefault="004D6677" w:rsidP="00F610CB">
                          <w:r>
                            <w:t>5</w:t>
                          </w:r>
                        </w:p>
                      </w:txbxContent>
                    </v:textbox>
                  </v:rect>
                </v:group>
                <v:group id="Group 784" o:spid="_x0000_s2511" style="position:absolute;left:6851;top:4470;width:226;height:334" coordorigin="3017,6997" coordsize="170,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Q/cUAAADcAAAADwAAAGRycy9kb3ducmV2LnhtbESPT4vCMBTE78J+h/CE&#10;vWna9Q9LNYqIu+xBBHVBvD2aZ1tsXkoT2/rtjSB4HGbmN8x82ZlSNFS7wrKCeBiBIE6tLjhT8H/8&#10;GXyDcB5ZY2mZFNzJwXLx0Ztjom3Le2oOPhMBwi5BBbn3VSKlS3My6Ia2Ig7exdYGfZB1JnWNbYCb&#10;Un5F0VQaLDgs5FjROqf0ergZBb8ttqtRvGm218v6fj5OdqdtTEp99rvVDISnzr/Dr/afVjAeTe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xUP3FAAAA3AAA&#10;AA8AAAAAAAAAAAAAAAAAqgIAAGRycy9kb3ducmV2LnhtbFBLBQYAAAAABAAEAPoAAACcAwAAAAA=&#10;">
                  <v:rect id="Rectangle 785" o:spid="_x0000_s2512" style="position:absolute;left:3017;top:6997;width:17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aLMQA&#10;AADcAAAADwAAAGRycy9kb3ducmV2LnhtbESPXWvCMBSG7wf+h3AE72aqDtFqFB0bTAaCH70/NMe2&#10;2JyUJNq6X28Gg12+vB8P73LdmVrcyfnKsoLRMAFBnFtdcaHgfPp8nYHwAVljbZkUPMjDetV7WWKq&#10;bcsHuh9DIeII+xQVlCE0qZQ+L8mgH9qGOHoX6wyGKF0htcM2jptajpNkKg1WHAklNvReUn493kzk&#10;PorsNu/Oo4/v7d7/ZLuNG2etUoN+t1mACNSF//Bf+0sreJtM4fdMP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8mizEAAAA3AAAAA8AAAAAAAAAAAAAAAAAmAIAAGRycy9k&#10;b3ducmV2LnhtbFBLBQYAAAAABAAEAPUAAACJAwAAAAA=&#10;" filled="f" strokeweight=".95pt"/>
                  <v:rect id="Rectangle 786" o:spid="_x0000_s2513" style="position:absolute;left:3065;top:7008;width:93;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AdB8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QHQfHAAAA3AAAAA8AAAAAAAAAAAAAAAAAmAIAAGRy&#10;cy9kb3ducmV2LnhtbFBLBQYAAAAABAAEAPUAAACMAwAAAAA=&#10;" filled="f" stroked="f">
                    <v:textbox inset="0,0,0,0">
                      <w:txbxContent>
                        <w:p w14:paraId="3CBD5979" w14:textId="77777777" w:rsidR="004D6677" w:rsidRDefault="004D6677" w:rsidP="00F610CB">
                          <w:r>
                            <w:t>6</w:t>
                          </w:r>
                        </w:p>
                      </w:txbxContent>
                    </v:textbox>
                  </v:rect>
                </v:group>
                <v:rect id="Rectangle 787" o:spid="_x0000_s2514" style="position:absolute;left:1497;top:3612;width:6154;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8xi8IA&#10;AADcAAAADwAAAGRycy9kb3ducmV2LnhtbERPPW/CMBDdkfofrKvUDZy0qIUQB1W0FTCSsmQ7xUcc&#10;EZ+j2ED67/GA1PHpfefr0XbiSoNvHStIZwkI4trplhsFx9+f6QKED8gaO8ek4I88rIunSY6Zdjc+&#10;0LUMjYgh7DNUYELoMyl9bciin7meOHInN1gMEQ6N1APeYrjt5GuSvEuLLccGgz1tDNXn8mIVXKry&#10;a7n72Hz3+2pbSZsmqVkelXp5Hj9XIAKN4V/8cO+0gvlbXBvPxCMg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XzGLwgAAANwAAAAPAAAAAAAAAAAAAAAAAJgCAABkcnMvZG93&#10;bnJldi54bWxQSwUGAAAAAAQABAD1AAAAhwMAAAAA&#10;" filled="f">
                  <v:stroke dashstyle="1 1" endcap="round"/>
                </v:rect>
              </v:group>
            </w:pict>
          </mc:Fallback>
        </mc:AlternateContent>
      </w:r>
    </w:p>
    <w:p w14:paraId="5CCF4896" w14:textId="77777777" w:rsidR="00F610CB" w:rsidRPr="00283743" w:rsidRDefault="00F610CB" w:rsidP="00F610CB">
      <w:pPr>
        <w:spacing w:before="120"/>
        <w:jc w:val="both"/>
        <w:rPr>
          <w:rFonts w:ascii="Times New Roman" w:hAnsi="Times New Roman" w:cs="Times New Roman"/>
          <w:sz w:val="26"/>
          <w:szCs w:val="26"/>
        </w:rPr>
      </w:pPr>
    </w:p>
    <w:p w14:paraId="17208E64" w14:textId="77777777" w:rsidR="00F610CB" w:rsidRPr="00283743" w:rsidRDefault="00F610CB" w:rsidP="00F610CB">
      <w:pPr>
        <w:spacing w:before="120"/>
        <w:jc w:val="both"/>
        <w:rPr>
          <w:rFonts w:ascii="Times New Roman" w:hAnsi="Times New Roman" w:cs="Times New Roman"/>
          <w:sz w:val="26"/>
          <w:szCs w:val="26"/>
        </w:rPr>
      </w:pPr>
    </w:p>
    <w:p w14:paraId="57035B62" w14:textId="77777777" w:rsidR="00F610CB" w:rsidRPr="00283743" w:rsidRDefault="00F610CB" w:rsidP="00F610CB">
      <w:pPr>
        <w:spacing w:before="120"/>
        <w:jc w:val="both"/>
        <w:rPr>
          <w:rFonts w:ascii="Times New Roman" w:hAnsi="Times New Roman" w:cs="Times New Roman"/>
          <w:sz w:val="26"/>
          <w:szCs w:val="26"/>
        </w:rPr>
      </w:pPr>
    </w:p>
    <w:p w14:paraId="36D59C43" w14:textId="77777777" w:rsidR="00F610CB" w:rsidRPr="00283743" w:rsidRDefault="00F610CB" w:rsidP="00F610CB">
      <w:pPr>
        <w:spacing w:before="120"/>
        <w:jc w:val="both"/>
        <w:rPr>
          <w:rFonts w:ascii="Times New Roman" w:hAnsi="Times New Roman" w:cs="Times New Roman"/>
          <w:sz w:val="26"/>
          <w:szCs w:val="26"/>
        </w:rPr>
      </w:pPr>
    </w:p>
    <w:p w14:paraId="3BD89221" w14:textId="77777777" w:rsidR="00F610CB" w:rsidRPr="00283743" w:rsidRDefault="00F610CB" w:rsidP="005F5568">
      <w:pPr>
        <w:numPr>
          <w:ilvl w:val="0"/>
          <w:numId w:val="22"/>
        </w:numPr>
        <w:tabs>
          <w:tab w:val="clear" w:pos="900"/>
          <w:tab w:val="num" w:pos="724"/>
        </w:tabs>
        <w:spacing w:before="120" w:after="0" w:line="240" w:lineRule="auto"/>
        <w:ind w:left="724"/>
        <w:rPr>
          <w:rFonts w:ascii="Times New Roman" w:hAnsi="Times New Roman" w:cs="Times New Roman"/>
          <w:sz w:val="26"/>
          <w:szCs w:val="26"/>
        </w:rPr>
      </w:pPr>
      <w:r w:rsidRPr="00283743">
        <w:rPr>
          <w:rFonts w:ascii="Times New Roman" w:hAnsi="Times New Roman" w:cs="Times New Roman"/>
          <w:snapToGrid w:val="0"/>
          <w:color w:val="000000"/>
          <w:sz w:val="26"/>
          <w:szCs w:val="26"/>
        </w:rPr>
        <w:t>Hình học của chuỗi:</w:t>
      </w:r>
    </w:p>
    <w:tbl>
      <w:tblPr>
        <w:tblW w:w="0" w:type="auto"/>
        <w:tblInd w:w="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5"/>
        <w:gridCol w:w="1086"/>
        <w:gridCol w:w="2715"/>
        <w:gridCol w:w="1448"/>
      </w:tblGrid>
      <w:tr w:rsidR="00F610CB" w:rsidRPr="00283743" w14:paraId="44A86D0C" w14:textId="77777777" w:rsidTr="00C70258">
        <w:tc>
          <w:tcPr>
            <w:tcW w:w="905" w:type="dxa"/>
            <w:shd w:val="clear" w:color="auto" w:fill="auto"/>
          </w:tcPr>
          <w:p w14:paraId="7E6AC304"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Chuỗi</w:t>
            </w:r>
          </w:p>
        </w:tc>
        <w:tc>
          <w:tcPr>
            <w:tcW w:w="1086" w:type="dxa"/>
            <w:shd w:val="clear" w:color="auto" w:fill="auto"/>
          </w:tcPr>
          <w:p w14:paraId="60C87826"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Bắt đầu</w:t>
            </w:r>
          </w:p>
        </w:tc>
        <w:tc>
          <w:tcPr>
            <w:tcW w:w="2715" w:type="dxa"/>
            <w:shd w:val="clear" w:color="auto" w:fill="auto"/>
          </w:tcPr>
          <w:p w14:paraId="05B621D9"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Các tọa độ</w:t>
            </w:r>
          </w:p>
        </w:tc>
        <w:tc>
          <w:tcPr>
            <w:tcW w:w="1448" w:type="dxa"/>
            <w:shd w:val="clear" w:color="auto" w:fill="auto"/>
          </w:tcPr>
          <w:p w14:paraId="373D45B8"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Kết thúc</w:t>
            </w:r>
          </w:p>
        </w:tc>
      </w:tr>
      <w:tr w:rsidR="00F610CB" w:rsidRPr="00283743" w14:paraId="3BB9C324" w14:textId="77777777" w:rsidTr="00C70258">
        <w:trPr>
          <w:trHeight w:val="2281"/>
        </w:trPr>
        <w:tc>
          <w:tcPr>
            <w:tcW w:w="905" w:type="dxa"/>
            <w:shd w:val="clear" w:color="auto" w:fill="auto"/>
          </w:tcPr>
          <w:p w14:paraId="0C6C50F6"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mc:AlternateContent>
                <mc:Choice Requires="wps">
                  <w:drawing>
                    <wp:inline distT="0" distB="0" distL="0" distR="0" wp14:anchorId="70FEB75C" wp14:editId="76CD4A17">
                      <wp:extent cx="229870" cy="229870"/>
                      <wp:effectExtent l="8890" t="13335" r="8890" b="13970"/>
                      <wp:docPr id="354"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298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F1B512" w14:textId="77777777" w:rsidR="004D6677" w:rsidRDefault="004D6677" w:rsidP="00F610CB">
                                  <w:pPr>
                                    <w:jc w:val="center"/>
                                  </w:pPr>
                                  <w:r>
                                    <w:t>1</w:t>
                                  </w:r>
                                </w:p>
                              </w:txbxContent>
                            </wps:txbx>
                            <wps:bodyPr rot="0" vert="horz" wrap="square" lIns="0" tIns="0" rIns="0" bIns="0" anchor="t" anchorCtr="0" upright="1">
                              <a:noAutofit/>
                            </wps:bodyPr>
                          </wps:wsp>
                        </a:graphicData>
                      </a:graphic>
                    </wp:inline>
                  </w:drawing>
                </mc:Choice>
                <mc:Fallback>
                  <w:pict>
                    <v:rect w14:anchorId="70FEB75C" id="Rectangle 354" o:spid="_x0000_s2515" style="width:18.1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" filled="f">
                      <v:textbox inset="0,0,0,0">
                        <w:txbxContent>
                          <w:p w14:paraId="70F1B512" w14:textId="77777777" w:rsidR="004D6677" w:rsidRDefault="004D6677" w:rsidP="00F610CB">
                            <w:pPr>
                              <w:jc w:val="center"/>
                            </w:pPr>
                            <w:r>
                              <w:t>1</w:t>
                            </w:r>
                          </w:p>
                        </w:txbxContent>
                      </v:textbox>
                      <w10:anchorlock/>
                    </v:rect>
                  </w:pict>
                </mc:Fallback>
              </mc:AlternateContent>
            </w:r>
          </w:p>
          <w:p w14:paraId="326A9A8D"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mc:AlternateContent>
                <mc:Choice Requires="wps">
                  <w:drawing>
                    <wp:inline distT="0" distB="0" distL="0" distR="0" wp14:anchorId="3CA0565B" wp14:editId="6E1DC097">
                      <wp:extent cx="229870" cy="229870"/>
                      <wp:effectExtent l="8890" t="13335" r="8890" b="13970"/>
                      <wp:docPr id="353"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298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0D0DA1" w14:textId="77777777" w:rsidR="004D6677" w:rsidRDefault="004D6677" w:rsidP="00F610CB">
                                  <w:pPr>
                                    <w:jc w:val="center"/>
                                  </w:pPr>
                                  <w:r>
                                    <w:t>2</w:t>
                                  </w:r>
                                </w:p>
                              </w:txbxContent>
                            </wps:txbx>
                            <wps:bodyPr rot="0" vert="horz" wrap="square" lIns="0" tIns="0" rIns="0" bIns="0" anchor="t" anchorCtr="0" upright="1">
                              <a:noAutofit/>
                            </wps:bodyPr>
                          </wps:wsp>
                        </a:graphicData>
                      </a:graphic>
                    </wp:inline>
                  </w:drawing>
                </mc:Choice>
                <mc:Fallback>
                  <w:pict>
                    <v:rect w14:anchorId="3CA0565B" id="Rectangle 353" o:spid="_x0000_s2516" style="width:18.1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" filled="f">
                      <v:textbox inset="0,0,0,0">
                        <w:txbxContent>
                          <w:p w14:paraId="700D0DA1" w14:textId="77777777" w:rsidR="004D6677" w:rsidRDefault="004D6677" w:rsidP="00F610CB">
                            <w:pPr>
                              <w:jc w:val="center"/>
                            </w:pPr>
                            <w:r>
                              <w:t>2</w:t>
                            </w:r>
                          </w:p>
                        </w:txbxContent>
                      </v:textbox>
                      <w10:anchorlock/>
                    </v:rect>
                  </w:pict>
                </mc:Fallback>
              </mc:AlternateContent>
            </w:r>
          </w:p>
          <w:p w14:paraId="3EB7DB01"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w:t>
            </w:r>
          </w:p>
          <w:p w14:paraId="2E598FA7"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mc:AlternateContent>
                <mc:Choice Requires="wps">
                  <w:drawing>
                    <wp:inline distT="0" distB="0" distL="0" distR="0" wp14:anchorId="06725167" wp14:editId="6AA9894C">
                      <wp:extent cx="229870" cy="229870"/>
                      <wp:effectExtent l="8890" t="12700" r="8890" b="5080"/>
                      <wp:docPr id="352"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298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B25ED7" w14:textId="77777777" w:rsidR="004D6677" w:rsidRDefault="004D6677" w:rsidP="00F610CB">
                                  <w:pPr>
                                    <w:jc w:val="center"/>
                                  </w:pPr>
                                  <w:r>
                                    <w:t>6</w:t>
                                  </w:r>
                                </w:p>
                              </w:txbxContent>
                            </wps:txbx>
                            <wps:bodyPr rot="0" vert="horz" wrap="square" lIns="0" tIns="0" rIns="0" bIns="0" anchor="t" anchorCtr="0" upright="1">
                              <a:noAutofit/>
                            </wps:bodyPr>
                          </wps:wsp>
                        </a:graphicData>
                      </a:graphic>
                    </wp:inline>
                  </w:drawing>
                </mc:Choice>
                <mc:Fallback>
                  <w:pict>
                    <v:rect w14:anchorId="06725167" id="Rectangle 352" o:spid="_x0000_s2517" style="width:18.1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" filled="f">
                      <v:textbox inset="0,0,0,0">
                        <w:txbxContent>
                          <w:p w14:paraId="48B25ED7" w14:textId="77777777" w:rsidR="004D6677" w:rsidRDefault="004D6677" w:rsidP="00F610CB">
                            <w:pPr>
                              <w:jc w:val="center"/>
                            </w:pPr>
                            <w:r>
                              <w:t>6</w:t>
                            </w:r>
                          </w:p>
                        </w:txbxContent>
                      </v:textbox>
                      <w10:anchorlock/>
                    </v:rect>
                  </w:pict>
                </mc:Fallback>
              </mc:AlternateContent>
            </w:r>
          </w:p>
        </w:tc>
        <w:tc>
          <w:tcPr>
            <w:tcW w:w="1086" w:type="dxa"/>
            <w:shd w:val="clear" w:color="auto" w:fill="auto"/>
          </w:tcPr>
          <w:p w14:paraId="3CE8CEC9" w14:textId="77777777" w:rsidR="00F610CB" w:rsidRPr="00283743" w:rsidRDefault="00F610CB" w:rsidP="00C70258">
            <w:pPr>
              <w:rPr>
                <w:rFonts w:ascii="Times New Roman" w:hAnsi="Times New Roman" w:cs="Times New Roman"/>
                <w:b/>
                <w:snapToGrid w:val="0"/>
                <w:color w:val="000000"/>
                <w:sz w:val="26"/>
                <w:szCs w:val="26"/>
                <w:lang w:val="es-VE"/>
              </w:rPr>
            </w:pPr>
            <w:r w:rsidRPr="00283743">
              <w:rPr>
                <w:rFonts w:ascii="Times New Roman" w:hAnsi="Times New Roman" w:cs="Times New Roman"/>
                <w:b/>
                <w:snapToGrid w:val="0"/>
                <w:color w:val="000000"/>
                <w:sz w:val="26"/>
                <w:szCs w:val="26"/>
                <w:lang w:val="es-VE"/>
              </w:rPr>
              <w:t>(X</w:t>
            </w:r>
            <w:r w:rsidRPr="00283743">
              <w:rPr>
                <w:rFonts w:ascii="Times New Roman" w:hAnsi="Times New Roman" w:cs="Times New Roman"/>
                <w:b/>
                <w:snapToGrid w:val="0"/>
                <w:color w:val="000000"/>
                <w:sz w:val="26"/>
                <w:szCs w:val="26"/>
                <w:vertAlign w:val="subscript"/>
                <w:lang w:val="es-VE"/>
              </w:rPr>
              <w:t>a</w:t>
            </w:r>
            <w:r w:rsidRPr="00283743">
              <w:rPr>
                <w:rFonts w:ascii="Times New Roman" w:hAnsi="Times New Roman" w:cs="Times New Roman"/>
                <w:b/>
                <w:snapToGrid w:val="0"/>
                <w:color w:val="000000"/>
                <w:sz w:val="26"/>
                <w:szCs w:val="26"/>
                <w:lang w:val="es-VE"/>
              </w:rPr>
              <w:t>,Y</w:t>
            </w:r>
            <w:r w:rsidRPr="00283743">
              <w:rPr>
                <w:rFonts w:ascii="Times New Roman" w:hAnsi="Times New Roman" w:cs="Times New Roman"/>
                <w:b/>
                <w:snapToGrid w:val="0"/>
                <w:color w:val="000000"/>
                <w:sz w:val="26"/>
                <w:szCs w:val="26"/>
                <w:vertAlign w:val="subscript"/>
                <w:lang w:val="es-VE"/>
              </w:rPr>
              <w:t>a</w:t>
            </w:r>
            <w:r w:rsidRPr="00283743">
              <w:rPr>
                <w:rFonts w:ascii="Times New Roman" w:hAnsi="Times New Roman" w:cs="Times New Roman"/>
                <w:b/>
                <w:snapToGrid w:val="0"/>
                <w:color w:val="000000"/>
                <w:sz w:val="26"/>
                <w:szCs w:val="26"/>
                <w:lang w:val="es-VE"/>
              </w:rPr>
              <w:t xml:space="preserve">) </w:t>
            </w:r>
          </w:p>
          <w:p w14:paraId="4A51DC0C"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sz w:val="26"/>
                <w:szCs w:val="26"/>
                <w:lang w:val="es-VE"/>
              </w:rPr>
              <w:t>(X</w:t>
            </w:r>
            <w:r w:rsidRPr="00283743">
              <w:rPr>
                <w:rFonts w:ascii="Times New Roman" w:hAnsi="Times New Roman" w:cs="Times New Roman"/>
                <w:sz w:val="26"/>
                <w:szCs w:val="26"/>
                <w:vertAlign w:val="subscript"/>
                <w:lang w:val="es-VE"/>
              </w:rPr>
              <w:t>b</w:t>
            </w:r>
            <w:r w:rsidRPr="00283743">
              <w:rPr>
                <w:rFonts w:ascii="Times New Roman" w:hAnsi="Times New Roman" w:cs="Times New Roman"/>
                <w:sz w:val="26"/>
                <w:szCs w:val="26"/>
                <w:lang w:val="es-VE"/>
              </w:rPr>
              <w:t>,Y</w:t>
            </w:r>
            <w:r w:rsidRPr="00283743">
              <w:rPr>
                <w:rFonts w:ascii="Times New Roman" w:hAnsi="Times New Roman" w:cs="Times New Roman"/>
                <w:sz w:val="26"/>
                <w:szCs w:val="26"/>
                <w:vertAlign w:val="subscript"/>
                <w:lang w:val="es-VE"/>
              </w:rPr>
              <w:t>b</w:t>
            </w:r>
            <w:r w:rsidRPr="00283743">
              <w:rPr>
                <w:rFonts w:ascii="Times New Roman" w:hAnsi="Times New Roman" w:cs="Times New Roman"/>
                <w:sz w:val="26"/>
                <w:szCs w:val="26"/>
                <w:lang w:val="es-VE"/>
              </w:rPr>
              <w:t>)</w:t>
            </w:r>
          </w:p>
          <w:p w14:paraId="417388D5" w14:textId="77777777" w:rsidR="00F610CB" w:rsidRPr="00283743" w:rsidRDefault="00F610CB" w:rsidP="00C70258">
            <w:pPr>
              <w:rPr>
                <w:rFonts w:ascii="Times New Roman" w:hAnsi="Times New Roman" w:cs="Times New Roman"/>
                <w:sz w:val="26"/>
                <w:szCs w:val="26"/>
                <w:lang w:val="es-VE"/>
              </w:rPr>
            </w:pPr>
          </w:p>
          <w:p w14:paraId="0855305E"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sz w:val="26"/>
                <w:szCs w:val="26"/>
                <w:lang w:val="es-VE"/>
              </w:rPr>
              <w:t>(X</w:t>
            </w:r>
            <w:r w:rsidRPr="00283743">
              <w:rPr>
                <w:rFonts w:ascii="Times New Roman" w:hAnsi="Times New Roman" w:cs="Times New Roman"/>
                <w:sz w:val="26"/>
                <w:szCs w:val="26"/>
                <w:vertAlign w:val="subscript"/>
                <w:lang w:val="es-VE"/>
              </w:rPr>
              <w:t>c</w:t>
            </w:r>
            <w:r w:rsidRPr="00283743">
              <w:rPr>
                <w:rFonts w:ascii="Times New Roman" w:hAnsi="Times New Roman" w:cs="Times New Roman"/>
                <w:sz w:val="26"/>
                <w:szCs w:val="26"/>
                <w:lang w:val="es-VE"/>
              </w:rPr>
              <w:t>,Y</w:t>
            </w:r>
            <w:r w:rsidRPr="00283743">
              <w:rPr>
                <w:rFonts w:ascii="Times New Roman" w:hAnsi="Times New Roman" w:cs="Times New Roman"/>
                <w:sz w:val="26"/>
                <w:szCs w:val="26"/>
                <w:vertAlign w:val="subscript"/>
                <w:lang w:val="es-VE"/>
              </w:rPr>
              <w:t>c</w:t>
            </w:r>
            <w:r w:rsidRPr="00283743">
              <w:rPr>
                <w:rFonts w:ascii="Times New Roman" w:hAnsi="Times New Roman" w:cs="Times New Roman"/>
                <w:sz w:val="26"/>
                <w:szCs w:val="26"/>
                <w:lang w:val="es-VE"/>
              </w:rPr>
              <w:t>)</w:t>
            </w:r>
          </w:p>
          <w:p w14:paraId="472D4995"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b/>
                <w:snapToGrid w:val="0"/>
                <w:color w:val="000000"/>
                <w:sz w:val="26"/>
                <w:szCs w:val="26"/>
                <w:lang w:val="es-VE"/>
              </w:rPr>
              <w:t xml:space="preserve">    </w:t>
            </w:r>
          </w:p>
        </w:tc>
        <w:tc>
          <w:tcPr>
            <w:tcW w:w="2715" w:type="dxa"/>
            <w:shd w:val="clear" w:color="auto" w:fill="auto"/>
          </w:tcPr>
          <w:p w14:paraId="2F6CC540" w14:textId="77777777" w:rsidR="00F610CB" w:rsidRPr="00283743" w:rsidRDefault="00F610CB" w:rsidP="00C70258">
            <w:pPr>
              <w:jc w:val="both"/>
              <w:rPr>
                <w:rFonts w:ascii="Times New Roman" w:hAnsi="Times New Roman" w:cs="Times New Roman"/>
                <w:b/>
                <w:snapToGrid w:val="0"/>
                <w:color w:val="000000"/>
                <w:sz w:val="26"/>
                <w:szCs w:val="26"/>
                <w:lang w:val="es-VE"/>
              </w:rPr>
            </w:pPr>
            <w:r w:rsidRPr="00283743">
              <w:rPr>
                <w:rFonts w:ascii="Times New Roman" w:hAnsi="Times New Roman" w:cs="Times New Roman"/>
                <w:b/>
                <w:snapToGrid w:val="0"/>
                <w:color w:val="000000"/>
                <w:sz w:val="26"/>
                <w:szCs w:val="26"/>
                <w:lang w:val="es-VE"/>
              </w:rPr>
              <w:t xml:space="preserve">(X,Y) ...... (X, Y) </w:t>
            </w:r>
          </w:p>
          <w:p w14:paraId="7AD80635" w14:textId="77777777" w:rsidR="00F610CB" w:rsidRPr="00283743" w:rsidRDefault="00F610CB" w:rsidP="00C70258">
            <w:pPr>
              <w:jc w:val="both"/>
              <w:rPr>
                <w:rFonts w:ascii="Times New Roman" w:hAnsi="Times New Roman" w:cs="Times New Roman"/>
                <w:b/>
                <w:snapToGrid w:val="0"/>
                <w:color w:val="000000"/>
                <w:sz w:val="26"/>
                <w:szCs w:val="26"/>
                <w:lang w:val="es-VE"/>
              </w:rPr>
            </w:pPr>
            <w:r w:rsidRPr="00283743">
              <w:rPr>
                <w:rFonts w:ascii="Times New Roman" w:hAnsi="Times New Roman" w:cs="Times New Roman"/>
                <w:b/>
                <w:snapToGrid w:val="0"/>
                <w:color w:val="000000"/>
                <w:sz w:val="26"/>
                <w:szCs w:val="26"/>
                <w:lang w:val="es-VE"/>
              </w:rPr>
              <w:t xml:space="preserve">(X,Y) ...... (X, Y) </w:t>
            </w:r>
          </w:p>
          <w:p w14:paraId="4C7316EA" w14:textId="77777777" w:rsidR="00F610CB" w:rsidRPr="00283743" w:rsidRDefault="00F610CB" w:rsidP="00C70258">
            <w:pPr>
              <w:jc w:val="both"/>
              <w:rPr>
                <w:rFonts w:ascii="Times New Roman" w:hAnsi="Times New Roman" w:cs="Times New Roman"/>
                <w:b/>
                <w:snapToGrid w:val="0"/>
                <w:color w:val="000000"/>
                <w:sz w:val="26"/>
                <w:szCs w:val="26"/>
                <w:lang w:val="es-VE"/>
              </w:rPr>
            </w:pPr>
          </w:p>
          <w:p w14:paraId="7642EBFE" w14:textId="77777777" w:rsidR="00F610CB" w:rsidRPr="00283743" w:rsidRDefault="00F610CB" w:rsidP="00C70258">
            <w:pPr>
              <w:jc w:val="both"/>
              <w:rPr>
                <w:rFonts w:ascii="Times New Roman" w:hAnsi="Times New Roman" w:cs="Times New Roman"/>
                <w:sz w:val="26"/>
                <w:szCs w:val="26"/>
                <w:lang w:val="es-VE"/>
              </w:rPr>
            </w:pPr>
            <w:r w:rsidRPr="00283743">
              <w:rPr>
                <w:rFonts w:ascii="Times New Roman" w:hAnsi="Times New Roman" w:cs="Times New Roman"/>
                <w:b/>
                <w:snapToGrid w:val="0"/>
                <w:color w:val="000000"/>
                <w:sz w:val="26"/>
                <w:szCs w:val="26"/>
                <w:lang w:val="es-VE"/>
              </w:rPr>
              <w:t xml:space="preserve">(X,Y) ...... (X, Y) </w:t>
            </w:r>
          </w:p>
        </w:tc>
        <w:tc>
          <w:tcPr>
            <w:tcW w:w="1448" w:type="dxa"/>
            <w:shd w:val="clear" w:color="auto" w:fill="auto"/>
          </w:tcPr>
          <w:p w14:paraId="00645914"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(X</w:t>
            </w:r>
            <w:r w:rsidRPr="00283743">
              <w:rPr>
                <w:rFonts w:ascii="Times New Roman" w:hAnsi="Times New Roman" w:cs="Times New Roman"/>
                <w:sz w:val="26"/>
                <w:szCs w:val="26"/>
                <w:vertAlign w:val="subscript"/>
              </w:rPr>
              <w:t>b</w:t>
            </w:r>
            <w:r w:rsidRPr="00283743">
              <w:rPr>
                <w:rFonts w:ascii="Times New Roman" w:hAnsi="Times New Roman" w:cs="Times New Roman"/>
                <w:sz w:val="26"/>
                <w:szCs w:val="26"/>
              </w:rPr>
              <w:t>,Y</w:t>
            </w:r>
            <w:r w:rsidRPr="00283743">
              <w:rPr>
                <w:rFonts w:ascii="Times New Roman" w:hAnsi="Times New Roman" w:cs="Times New Roman"/>
                <w:sz w:val="26"/>
                <w:szCs w:val="26"/>
                <w:vertAlign w:val="subscript"/>
              </w:rPr>
              <w:t>b</w:t>
            </w:r>
            <w:r w:rsidRPr="00283743">
              <w:rPr>
                <w:rFonts w:ascii="Times New Roman" w:hAnsi="Times New Roman" w:cs="Times New Roman"/>
                <w:sz w:val="26"/>
                <w:szCs w:val="26"/>
              </w:rPr>
              <w:t>)</w:t>
            </w:r>
          </w:p>
          <w:p w14:paraId="24B9F3AA" w14:textId="77777777" w:rsidR="00F610CB" w:rsidRPr="00283743" w:rsidRDefault="00F610CB" w:rsidP="00C70258">
            <w:pPr>
              <w:rPr>
                <w:rFonts w:ascii="Times New Roman" w:hAnsi="Times New Roman" w:cs="Times New Roman"/>
                <w:sz w:val="26"/>
                <w:szCs w:val="26"/>
              </w:rPr>
            </w:pPr>
            <w:r w:rsidRPr="00283743">
              <w:rPr>
                <w:rFonts w:ascii="Times New Roman" w:hAnsi="Times New Roman" w:cs="Times New Roman"/>
                <w:sz w:val="26"/>
                <w:szCs w:val="26"/>
              </w:rPr>
              <w:t>(X</w:t>
            </w:r>
            <w:r w:rsidRPr="00283743">
              <w:rPr>
                <w:rFonts w:ascii="Times New Roman" w:hAnsi="Times New Roman" w:cs="Times New Roman"/>
                <w:sz w:val="26"/>
                <w:szCs w:val="26"/>
                <w:vertAlign w:val="subscript"/>
              </w:rPr>
              <w:t>c</w:t>
            </w:r>
            <w:r w:rsidRPr="00283743">
              <w:rPr>
                <w:rFonts w:ascii="Times New Roman" w:hAnsi="Times New Roman" w:cs="Times New Roman"/>
                <w:sz w:val="26"/>
                <w:szCs w:val="26"/>
              </w:rPr>
              <w:t>,Y</w:t>
            </w:r>
            <w:r w:rsidRPr="00283743">
              <w:rPr>
                <w:rFonts w:ascii="Times New Roman" w:hAnsi="Times New Roman" w:cs="Times New Roman"/>
                <w:sz w:val="26"/>
                <w:szCs w:val="26"/>
                <w:vertAlign w:val="subscript"/>
              </w:rPr>
              <w:t>c</w:t>
            </w:r>
            <w:r w:rsidRPr="00283743">
              <w:rPr>
                <w:rFonts w:ascii="Times New Roman" w:hAnsi="Times New Roman" w:cs="Times New Roman"/>
                <w:sz w:val="26"/>
                <w:szCs w:val="26"/>
              </w:rPr>
              <w:t>)</w:t>
            </w:r>
          </w:p>
          <w:p w14:paraId="0CC5785C" w14:textId="77777777" w:rsidR="00F610CB" w:rsidRPr="00283743" w:rsidRDefault="00F610CB" w:rsidP="00C70258">
            <w:pPr>
              <w:rPr>
                <w:rFonts w:ascii="Times New Roman" w:hAnsi="Times New Roman" w:cs="Times New Roman"/>
                <w:sz w:val="26"/>
                <w:szCs w:val="26"/>
              </w:rPr>
            </w:pPr>
          </w:p>
          <w:p w14:paraId="0EA71ABF" w14:textId="77777777" w:rsidR="00F610CB" w:rsidRPr="00283743" w:rsidRDefault="00F610CB" w:rsidP="00C70258">
            <w:pPr>
              <w:rPr>
                <w:rFonts w:ascii="Times New Roman" w:hAnsi="Times New Roman" w:cs="Times New Roman"/>
                <w:sz w:val="26"/>
                <w:szCs w:val="26"/>
              </w:rPr>
            </w:pPr>
            <w:r w:rsidRPr="00283743">
              <w:rPr>
                <w:rFonts w:ascii="Times New Roman" w:hAnsi="Times New Roman" w:cs="Times New Roman"/>
                <w:sz w:val="26"/>
                <w:szCs w:val="26"/>
              </w:rPr>
              <w:t>(X</w:t>
            </w:r>
            <w:r w:rsidRPr="00283743">
              <w:rPr>
                <w:rFonts w:ascii="Times New Roman" w:hAnsi="Times New Roman" w:cs="Times New Roman"/>
                <w:sz w:val="26"/>
                <w:szCs w:val="26"/>
                <w:vertAlign w:val="subscript"/>
              </w:rPr>
              <w:t>c</w:t>
            </w:r>
            <w:r w:rsidRPr="00283743">
              <w:rPr>
                <w:rFonts w:ascii="Times New Roman" w:hAnsi="Times New Roman" w:cs="Times New Roman"/>
                <w:sz w:val="26"/>
                <w:szCs w:val="26"/>
              </w:rPr>
              <w:t>,Y</w:t>
            </w:r>
            <w:r w:rsidRPr="00283743">
              <w:rPr>
                <w:rFonts w:ascii="Times New Roman" w:hAnsi="Times New Roman" w:cs="Times New Roman"/>
                <w:sz w:val="26"/>
                <w:szCs w:val="26"/>
                <w:vertAlign w:val="subscript"/>
              </w:rPr>
              <w:t>c</w:t>
            </w:r>
            <w:r w:rsidRPr="00283743">
              <w:rPr>
                <w:rFonts w:ascii="Times New Roman" w:hAnsi="Times New Roman" w:cs="Times New Roman"/>
                <w:sz w:val="26"/>
                <w:szCs w:val="26"/>
              </w:rPr>
              <w:t>)</w:t>
            </w:r>
          </w:p>
        </w:tc>
      </w:tr>
    </w:tbl>
    <w:p w14:paraId="608006EE" w14:textId="77777777" w:rsidR="00F610CB" w:rsidRPr="00283743" w:rsidRDefault="00F610CB" w:rsidP="005F5568">
      <w:pPr>
        <w:numPr>
          <w:ilvl w:val="0"/>
          <w:numId w:val="22"/>
        </w:numPr>
        <w:spacing w:after="0" w:line="240" w:lineRule="auto"/>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Topology của nút</w:t>
      </w:r>
    </w:p>
    <w:tbl>
      <w:tblPr>
        <w:tblW w:w="0" w:type="auto"/>
        <w:tblInd w:w="1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7"/>
        <w:gridCol w:w="3077"/>
      </w:tblGrid>
      <w:tr w:rsidR="00F610CB" w:rsidRPr="00283743" w14:paraId="4ADF98A3" w14:textId="77777777" w:rsidTr="00C70258">
        <w:tc>
          <w:tcPr>
            <w:tcW w:w="3077" w:type="dxa"/>
            <w:shd w:val="clear" w:color="auto" w:fill="auto"/>
          </w:tcPr>
          <w:p w14:paraId="2A96C3E9"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Nút</w:t>
            </w:r>
          </w:p>
        </w:tc>
        <w:tc>
          <w:tcPr>
            <w:tcW w:w="3077" w:type="dxa"/>
            <w:shd w:val="clear" w:color="auto" w:fill="auto"/>
          </w:tcPr>
          <w:p w14:paraId="74E68740"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Chuỗi</w:t>
            </w:r>
          </w:p>
        </w:tc>
      </w:tr>
      <w:tr w:rsidR="00F610CB" w:rsidRPr="00283743" w14:paraId="4871657F" w14:textId="77777777" w:rsidTr="00C70258">
        <w:trPr>
          <w:trHeight w:val="965"/>
        </w:trPr>
        <w:tc>
          <w:tcPr>
            <w:tcW w:w="3077" w:type="dxa"/>
            <w:shd w:val="clear" w:color="auto" w:fill="auto"/>
          </w:tcPr>
          <w:p w14:paraId="7EEF7EC0"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a</w:t>
            </w:r>
          </w:p>
          <w:p w14:paraId="44DE8E46"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b</w:t>
            </w:r>
          </w:p>
          <w:p w14:paraId="2904FD74"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c</w:t>
            </w:r>
          </w:p>
          <w:p w14:paraId="3F7C25CE"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d</w:t>
            </w:r>
          </w:p>
        </w:tc>
        <w:tc>
          <w:tcPr>
            <w:tcW w:w="3077" w:type="dxa"/>
            <w:shd w:val="clear" w:color="auto" w:fill="auto"/>
          </w:tcPr>
          <w:p w14:paraId="18C32170"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1, -5, -4</w:t>
            </w:r>
          </w:p>
          <w:p w14:paraId="10E671C0"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-1, 2, 6</w:t>
            </w:r>
          </w:p>
          <w:p w14:paraId="73A67EBB"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-2, 3, 5</w:t>
            </w:r>
          </w:p>
          <w:p w14:paraId="5558BDAC"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-3, 4, -7</w:t>
            </w:r>
          </w:p>
        </w:tc>
      </w:tr>
    </w:tbl>
    <w:p w14:paraId="414F9633" w14:textId="77777777" w:rsidR="00F610CB" w:rsidRPr="00283743" w:rsidRDefault="00F610CB" w:rsidP="005F5568">
      <w:pPr>
        <w:numPr>
          <w:ilvl w:val="0"/>
          <w:numId w:val="22"/>
        </w:numPr>
        <w:spacing w:after="0" w:line="240" w:lineRule="auto"/>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Topology của vùng</w:t>
      </w:r>
    </w:p>
    <w:tbl>
      <w:tblPr>
        <w:tblW w:w="0" w:type="auto"/>
        <w:tblInd w:w="1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8"/>
        <w:gridCol w:w="3516"/>
      </w:tblGrid>
      <w:tr w:rsidR="00F610CB" w:rsidRPr="00283743" w14:paraId="316DE334" w14:textId="77777777" w:rsidTr="00C70258">
        <w:tc>
          <w:tcPr>
            <w:tcW w:w="2638" w:type="dxa"/>
            <w:shd w:val="clear" w:color="auto" w:fill="auto"/>
          </w:tcPr>
          <w:p w14:paraId="2541ECEF"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Vùng</w:t>
            </w:r>
          </w:p>
        </w:tc>
        <w:tc>
          <w:tcPr>
            <w:tcW w:w="3516" w:type="dxa"/>
            <w:shd w:val="clear" w:color="auto" w:fill="auto"/>
          </w:tcPr>
          <w:p w14:paraId="6D2B4E75"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Chuỗi </w:t>
            </w:r>
          </w:p>
        </w:tc>
      </w:tr>
      <w:tr w:rsidR="00F610CB" w:rsidRPr="00283743" w14:paraId="5F761AEB" w14:textId="77777777" w:rsidTr="00C70258">
        <w:trPr>
          <w:trHeight w:val="1931"/>
        </w:trPr>
        <w:tc>
          <w:tcPr>
            <w:tcW w:w="2638" w:type="dxa"/>
            <w:shd w:val="clear" w:color="auto" w:fill="auto"/>
          </w:tcPr>
          <w:p w14:paraId="5FB20FBD"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mc:AlternateContent>
                <mc:Choice Requires="wps">
                  <w:drawing>
                    <wp:inline distT="0" distB="0" distL="0" distR="0" wp14:anchorId="0505213F" wp14:editId="30D9324C">
                      <wp:extent cx="266700" cy="266700"/>
                      <wp:effectExtent l="7620" t="8890" r="11430" b="10160"/>
                      <wp:docPr id="351" name="Oval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ECAC10" w14:textId="77777777" w:rsidR="004D6677" w:rsidRDefault="004D6677" w:rsidP="00F610CB">
                                  <w:pPr>
                                    <w:jc w:val="center"/>
                                  </w:pPr>
                                  <w:r>
                                    <w:t>11</w:t>
                                  </w:r>
                                </w:p>
                              </w:txbxContent>
                            </wps:txbx>
                            <wps:bodyPr rot="0" vert="horz" wrap="square" lIns="0" tIns="0" rIns="0" bIns="0" anchor="t" anchorCtr="0" upright="1">
                              <a:noAutofit/>
                            </wps:bodyPr>
                          </wps:wsp>
                        </a:graphicData>
                      </a:graphic>
                    </wp:inline>
                  </w:drawing>
                </mc:Choice>
                <mc:Fallback>
                  <w:pict>
                    <v:oval w14:anchorId="0505213F" id="Oval 351" o:spid="_x0000_s2518"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Bc0VPe6AIAADcGAAAOAAAAAAAAAAAA&#10;AAAAAC4CAABkcnMvZTJvRG9jLnhtbFBLAQItABQABgAIAAAAIQCIslBO2AAAAAMBAAAPAAAAAAAA&#10;AAAAAAAAAEIFAABkcnMvZG93bnJldi54bWxQSwUGAAAAAAQABADzAAAARwYAAAAA&#10;" filled="f">
                      <v:textbox inset="0,0,0,0">
                        <w:txbxContent>
                          <w:p w14:paraId="10ECAC10" w14:textId="77777777" w:rsidR="004D6677" w:rsidRDefault="004D6677" w:rsidP="00F610CB">
                            <w:pPr>
                              <w:jc w:val="center"/>
                            </w:pPr>
                            <w:r>
                              <w:t>11</w:t>
                            </w:r>
                          </w:p>
                        </w:txbxContent>
                      </v:textbox>
                      <w10:anchorlock/>
                    </v:oval>
                  </w:pict>
                </mc:Fallback>
              </mc:AlternateContent>
            </w:r>
          </w:p>
          <w:p w14:paraId="4D12BB4C"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mc:AlternateContent>
                <mc:Choice Requires="wps">
                  <w:drawing>
                    <wp:inline distT="0" distB="0" distL="0" distR="0" wp14:anchorId="176B613B" wp14:editId="0D7DE330">
                      <wp:extent cx="266700" cy="266700"/>
                      <wp:effectExtent l="7620" t="8890" r="11430" b="10160"/>
                      <wp:docPr id="350" name="Oval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6C3A4C" w14:textId="77777777" w:rsidR="004D6677" w:rsidRDefault="004D6677" w:rsidP="00F610CB">
                                  <w:pPr>
                                    <w:jc w:val="center"/>
                                  </w:pPr>
                                  <w:r>
                                    <w:t>12</w:t>
                                  </w:r>
                                </w:p>
                              </w:txbxContent>
                            </wps:txbx>
                            <wps:bodyPr rot="0" vert="horz" wrap="square" lIns="0" tIns="0" rIns="0" bIns="0" anchor="t" anchorCtr="0" upright="1">
                              <a:noAutofit/>
                            </wps:bodyPr>
                          </wps:wsp>
                        </a:graphicData>
                      </a:graphic>
                    </wp:inline>
                  </w:drawing>
                </mc:Choice>
                <mc:Fallback>
                  <w:pict>
                    <v:oval w14:anchorId="176B613B" id="Oval 350" o:spid="_x0000_s2519"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ChjWjq6AIAADcGAAAOAAAAAAAAAAAA&#10;AAAAAC4CAABkcnMvZTJvRG9jLnhtbFBLAQItABQABgAIAAAAIQCIslBO2AAAAAMBAAAPAAAAAAAA&#10;AAAAAAAAAEIFAABkcnMvZG93bnJldi54bWxQSwUGAAAAAAQABADzAAAARwYAAAAA&#10;" filled="f">
                      <v:textbox inset="0,0,0,0">
                        <w:txbxContent>
                          <w:p w14:paraId="076C3A4C" w14:textId="77777777" w:rsidR="004D6677" w:rsidRDefault="004D6677" w:rsidP="00F610CB">
                            <w:pPr>
                              <w:jc w:val="center"/>
                            </w:pPr>
                            <w:r>
                              <w:t>12</w:t>
                            </w:r>
                          </w:p>
                        </w:txbxContent>
                      </v:textbox>
                      <w10:anchorlock/>
                    </v:oval>
                  </w:pict>
                </mc:Fallback>
              </mc:AlternateContent>
            </w:r>
          </w:p>
          <w:p w14:paraId="62A83331"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mc:AlternateContent>
                <mc:Choice Requires="wps">
                  <w:drawing>
                    <wp:inline distT="0" distB="0" distL="0" distR="0" wp14:anchorId="3181583E" wp14:editId="4A231804">
                      <wp:extent cx="266700" cy="266700"/>
                      <wp:effectExtent l="7620" t="8890" r="11430" b="10160"/>
                      <wp:docPr id="349" name="Oval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D1EDFA" w14:textId="77777777" w:rsidR="004D6677" w:rsidRDefault="004D6677" w:rsidP="00F610CB">
                                  <w:pPr>
                                    <w:jc w:val="center"/>
                                  </w:pPr>
                                  <w:r>
                                    <w:t>13</w:t>
                                  </w:r>
                                </w:p>
                              </w:txbxContent>
                            </wps:txbx>
                            <wps:bodyPr rot="0" vert="horz" wrap="square" lIns="0" tIns="0" rIns="0" bIns="0" anchor="t" anchorCtr="0" upright="1">
                              <a:noAutofit/>
                            </wps:bodyPr>
                          </wps:wsp>
                        </a:graphicData>
                      </a:graphic>
                    </wp:inline>
                  </w:drawing>
                </mc:Choice>
                <mc:Fallback>
                  <w:pict>
                    <v:oval w14:anchorId="3181583E" id="Oval 349" o:spid="_x0000_s2520"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B8e7bT6AIAADcGAAAOAAAAAAAAAAAA&#10;AAAAAC4CAABkcnMvZTJvRG9jLnhtbFBLAQItABQABgAIAAAAIQCIslBO2AAAAAMBAAAPAAAAAAAA&#10;AAAAAAAAAEIFAABkcnMvZG93bnJldi54bWxQSwUGAAAAAAQABADzAAAARwYAAAAA&#10;" filled="f">
                      <v:textbox inset="0,0,0,0">
                        <w:txbxContent>
                          <w:p w14:paraId="08D1EDFA" w14:textId="77777777" w:rsidR="004D6677" w:rsidRDefault="004D6677" w:rsidP="00F610CB">
                            <w:pPr>
                              <w:jc w:val="center"/>
                            </w:pPr>
                            <w:r>
                              <w:t>13</w:t>
                            </w:r>
                          </w:p>
                        </w:txbxContent>
                      </v:textbox>
                      <w10:anchorlock/>
                    </v:oval>
                  </w:pict>
                </mc:Fallback>
              </mc:AlternateContent>
            </w:r>
          </w:p>
          <w:p w14:paraId="69C0BDCF" w14:textId="77777777" w:rsidR="00F610CB" w:rsidRPr="00283743" w:rsidRDefault="00F610CB" w:rsidP="00C70258">
            <w:pPr>
              <w:jc w:val="center"/>
              <w:rPr>
                <w:rFonts w:ascii="Times New Roman" w:hAnsi="Times New Roman" w:cs="Times New Roman"/>
                <w:sz w:val="26"/>
                <w:szCs w:val="26"/>
                <w:lang w:val="es-VE"/>
              </w:rPr>
            </w:pPr>
          </w:p>
        </w:tc>
        <w:tc>
          <w:tcPr>
            <w:tcW w:w="3516" w:type="dxa"/>
            <w:shd w:val="clear" w:color="auto" w:fill="auto"/>
          </w:tcPr>
          <w:p w14:paraId="223E9454" w14:textId="77777777" w:rsidR="00F610CB" w:rsidRPr="00283743" w:rsidRDefault="00F610CB" w:rsidP="00C70258">
            <w:pPr>
              <w:jc w:val="center"/>
              <w:rPr>
                <w:rFonts w:ascii="Times New Roman" w:hAnsi="Times New Roman" w:cs="Times New Roman"/>
                <w:sz w:val="26"/>
                <w:szCs w:val="26"/>
              </w:rPr>
            </w:pPr>
            <w:r w:rsidRPr="00283743">
              <w:rPr>
                <w:rFonts w:ascii="Times New Roman" w:hAnsi="Times New Roman" w:cs="Times New Roman"/>
                <w:snapToGrid w:val="0"/>
                <w:color w:val="000000"/>
                <w:sz w:val="26"/>
                <w:szCs w:val="26"/>
              </w:rPr>
              <w:t>1, 2, 5</w:t>
            </w:r>
          </w:p>
          <w:p w14:paraId="55CD2418" w14:textId="77777777" w:rsidR="00F610CB" w:rsidRPr="00283743" w:rsidRDefault="00F610CB" w:rsidP="00C70258">
            <w:pPr>
              <w:jc w:val="center"/>
              <w:rPr>
                <w:rFonts w:ascii="Times New Roman" w:hAnsi="Times New Roman" w:cs="Times New Roman"/>
                <w:sz w:val="26"/>
                <w:szCs w:val="26"/>
                <w:lang w:val="es-VE"/>
              </w:rPr>
            </w:pPr>
          </w:p>
          <w:p w14:paraId="39EE94CB" w14:textId="77777777" w:rsidR="00F610CB" w:rsidRPr="00283743" w:rsidRDefault="00F610CB" w:rsidP="00C70258">
            <w:pPr>
              <w:jc w:val="center"/>
              <w:rPr>
                <w:rFonts w:ascii="Times New Roman" w:hAnsi="Times New Roman" w:cs="Times New Roman"/>
                <w:snapToGrid w:val="0"/>
                <w:color w:val="000000"/>
                <w:sz w:val="26"/>
                <w:szCs w:val="26"/>
              </w:rPr>
            </w:pPr>
            <w:r w:rsidRPr="00283743">
              <w:rPr>
                <w:rFonts w:ascii="Times New Roman" w:hAnsi="Times New Roman" w:cs="Times New Roman"/>
                <w:snapToGrid w:val="0"/>
                <w:color w:val="000000"/>
                <w:sz w:val="26"/>
                <w:szCs w:val="26"/>
              </w:rPr>
              <w:t>-2, 6, -3</w:t>
            </w:r>
          </w:p>
          <w:p w14:paraId="10CF150D" w14:textId="77777777" w:rsidR="00F610CB" w:rsidRPr="00283743" w:rsidRDefault="00F610CB" w:rsidP="00C70258">
            <w:pPr>
              <w:jc w:val="center"/>
              <w:rPr>
                <w:rFonts w:ascii="Times New Roman" w:hAnsi="Times New Roman" w:cs="Times New Roman"/>
                <w:snapToGrid w:val="0"/>
                <w:color w:val="000000"/>
                <w:sz w:val="26"/>
                <w:szCs w:val="26"/>
              </w:rPr>
            </w:pPr>
          </w:p>
          <w:p w14:paraId="73675D60" w14:textId="77777777" w:rsidR="00F610CB" w:rsidRPr="00283743" w:rsidRDefault="00F610CB" w:rsidP="00C70258">
            <w:pPr>
              <w:jc w:val="center"/>
              <w:rPr>
                <w:rFonts w:ascii="Times New Roman" w:hAnsi="Times New Roman" w:cs="Times New Roman"/>
                <w:sz w:val="26"/>
                <w:szCs w:val="26"/>
              </w:rPr>
            </w:pPr>
            <w:r w:rsidRPr="00283743">
              <w:rPr>
                <w:rFonts w:ascii="Times New Roman" w:hAnsi="Times New Roman" w:cs="Times New Roman"/>
                <w:snapToGrid w:val="0"/>
                <w:color w:val="000000"/>
                <w:sz w:val="26"/>
                <w:szCs w:val="26"/>
              </w:rPr>
              <w:t>4, -5, 3</w:t>
            </w:r>
          </w:p>
        </w:tc>
      </w:tr>
    </w:tbl>
    <w:p w14:paraId="50F38AB4" w14:textId="77777777" w:rsidR="00F610CB" w:rsidRPr="00283743" w:rsidRDefault="00F610CB" w:rsidP="005F5568">
      <w:pPr>
        <w:numPr>
          <w:ilvl w:val="0"/>
          <w:numId w:val="22"/>
        </w:numPr>
        <w:spacing w:after="0" w:line="240" w:lineRule="auto"/>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Topology của chuỗi</w:t>
      </w:r>
    </w:p>
    <w:tbl>
      <w:tblPr>
        <w:tblW w:w="0" w:type="auto"/>
        <w:tblInd w:w="1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5"/>
        <w:gridCol w:w="1086"/>
        <w:gridCol w:w="1086"/>
        <w:gridCol w:w="1629"/>
        <w:gridCol w:w="1448"/>
      </w:tblGrid>
      <w:tr w:rsidR="00F610CB" w:rsidRPr="00283743" w14:paraId="355FC7F7" w14:textId="77777777" w:rsidTr="00C70258">
        <w:tc>
          <w:tcPr>
            <w:tcW w:w="905" w:type="dxa"/>
            <w:shd w:val="clear" w:color="auto" w:fill="auto"/>
          </w:tcPr>
          <w:p w14:paraId="2A1CF35C"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Chuỗi</w:t>
            </w:r>
          </w:p>
        </w:tc>
        <w:tc>
          <w:tcPr>
            <w:tcW w:w="1086" w:type="dxa"/>
            <w:shd w:val="clear" w:color="auto" w:fill="auto"/>
          </w:tcPr>
          <w:p w14:paraId="33B0CD57"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Bắt đầu</w:t>
            </w:r>
          </w:p>
        </w:tc>
        <w:tc>
          <w:tcPr>
            <w:tcW w:w="1086" w:type="dxa"/>
            <w:shd w:val="clear" w:color="auto" w:fill="auto"/>
          </w:tcPr>
          <w:p w14:paraId="20C24FEF" w14:textId="77777777" w:rsidR="00F610CB" w:rsidRPr="00283743" w:rsidRDefault="00F610CB" w:rsidP="00C70258">
            <w:pPr>
              <w:ind w:left="12"/>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Kết thúc</w:t>
            </w:r>
          </w:p>
        </w:tc>
        <w:tc>
          <w:tcPr>
            <w:tcW w:w="1629" w:type="dxa"/>
            <w:shd w:val="clear" w:color="auto" w:fill="auto"/>
          </w:tcPr>
          <w:p w14:paraId="598148AF"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Vùng trái </w:t>
            </w:r>
          </w:p>
        </w:tc>
        <w:tc>
          <w:tcPr>
            <w:tcW w:w="1448" w:type="dxa"/>
            <w:shd w:val="clear" w:color="auto" w:fill="auto"/>
          </w:tcPr>
          <w:p w14:paraId="4FCE38A4"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Vùng phải</w:t>
            </w:r>
          </w:p>
        </w:tc>
      </w:tr>
      <w:tr w:rsidR="00F610CB" w:rsidRPr="00283743" w14:paraId="6D2050EB" w14:textId="77777777" w:rsidTr="00C70258">
        <w:trPr>
          <w:trHeight w:val="1125"/>
        </w:trPr>
        <w:tc>
          <w:tcPr>
            <w:tcW w:w="905" w:type="dxa"/>
            <w:shd w:val="clear" w:color="auto" w:fill="auto"/>
          </w:tcPr>
          <w:p w14:paraId="36872726"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w:lastRenderedPageBreak/>
              <mc:AlternateContent>
                <mc:Choice Requires="wps">
                  <w:drawing>
                    <wp:inline distT="0" distB="0" distL="0" distR="0" wp14:anchorId="3F5D34F5" wp14:editId="75C57D3B">
                      <wp:extent cx="229870" cy="229870"/>
                      <wp:effectExtent l="9525" t="13970" r="8255" b="13335"/>
                      <wp:docPr id="34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298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345979" w14:textId="77777777" w:rsidR="004D6677" w:rsidRDefault="004D6677" w:rsidP="00F610CB">
                                  <w:pPr>
                                    <w:jc w:val="center"/>
                                  </w:pPr>
                                  <w:r>
                                    <w:t>1</w:t>
                                  </w:r>
                                </w:p>
                              </w:txbxContent>
                            </wps:txbx>
                            <wps:bodyPr rot="0" vert="horz" wrap="square" lIns="0" tIns="0" rIns="0" bIns="0" anchor="t" anchorCtr="0" upright="1">
                              <a:noAutofit/>
                            </wps:bodyPr>
                          </wps:wsp>
                        </a:graphicData>
                      </a:graphic>
                    </wp:inline>
                  </w:drawing>
                </mc:Choice>
                <mc:Fallback>
                  <w:pict>
                    <v:rect w14:anchorId="3F5D34F5" id="Rectangle 348" o:spid="_x0000_s2521" style="width:18.1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" filled="f">
                      <v:textbox inset="0,0,0,0">
                        <w:txbxContent>
                          <w:p w14:paraId="29345979" w14:textId="77777777" w:rsidR="004D6677" w:rsidRDefault="004D6677" w:rsidP="00F610CB">
                            <w:pPr>
                              <w:jc w:val="center"/>
                            </w:pPr>
                            <w:r>
                              <w:t>1</w:t>
                            </w:r>
                          </w:p>
                        </w:txbxContent>
                      </v:textbox>
                      <w10:anchorlock/>
                    </v:rect>
                  </w:pict>
                </mc:Fallback>
              </mc:AlternateContent>
            </w:r>
          </w:p>
          <w:p w14:paraId="79F59D2A"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mc:AlternateContent>
                <mc:Choice Requires="wps">
                  <w:drawing>
                    <wp:inline distT="0" distB="0" distL="0" distR="0" wp14:anchorId="346245A8" wp14:editId="3917165F">
                      <wp:extent cx="229870" cy="229870"/>
                      <wp:effectExtent l="9525" t="13970" r="8255" b="13335"/>
                      <wp:docPr id="34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298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2CF766" w14:textId="77777777" w:rsidR="004D6677" w:rsidRDefault="004D6677" w:rsidP="00F610CB">
                                  <w:pPr>
                                    <w:jc w:val="center"/>
                                  </w:pPr>
                                  <w:r>
                                    <w:t>2</w:t>
                                  </w:r>
                                </w:p>
                              </w:txbxContent>
                            </wps:txbx>
                            <wps:bodyPr rot="0" vert="horz" wrap="square" lIns="0" tIns="0" rIns="0" bIns="0" anchor="t" anchorCtr="0" upright="1">
                              <a:noAutofit/>
                            </wps:bodyPr>
                          </wps:wsp>
                        </a:graphicData>
                      </a:graphic>
                    </wp:inline>
                  </w:drawing>
                </mc:Choice>
                <mc:Fallback>
                  <w:pict>
                    <v:rect w14:anchorId="346245A8" id="Rectangle 347" o:spid="_x0000_s2522" style="width:18.1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" filled="f">
                      <v:textbox inset="0,0,0,0">
                        <w:txbxContent>
                          <w:p w14:paraId="752CF766" w14:textId="77777777" w:rsidR="004D6677" w:rsidRDefault="004D6677" w:rsidP="00F610CB">
                            <w:pPr>
                              <w:jc w:val="center"/>
                            </w:pPr>
                            <w:r>
                              <w:t>2</w:t>
                            </w:r>
                          </w:p>
                        </w:txbxContent>
                      </v:textbox>
                      <w10:anchorlock/>
                    </v:rect>
                  </w:pict>
                </mc:Fallback>
              </mc:AlternateContent>
            </w:r>
          </w:p>
          <w:p w14:paraId="5E9B5595"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w:t>
            </w:r>
          </w:p>
          <w:p w14:paraId="082F22C1"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mc:AlternateContent>
                <mc:Choice Requires="wps">
                  <w:drawing>
                    <wp:inline distT="0" distB="0" distL="0" distR="0" wp14:anchorId="45C21A45" wp14:editId="4276A827">
                      <wp:extent cx="229870" cy="229870"/>
                      <wp:effectExtent l="9525" t="13335" r="8255" b="13970"/>
                      <wp:docPr id="34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298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D669FC" w14:textId="77777777" w:rsidR="004D6677" w:rsidRDefault="004D6677" w:rsidP="00F610CB">
                                  <w:pPr>
                                    <w:jc w:val="center"/>
                                  </w:pPr>
                                  <w:r>
                                    <w:t>6</w:t>
                                  </w:r>
                                </w:p>
                              </w:txbxContent>
                            </wps:txbx>
                            <wps:bodyPr rot="0" vert="horz" wrap="square" lIns="0" tIns="0" rIns="0" bIns="0" anchor="t" anchorCtr="0" upright="1">
                              <a:noAutofit/>
                            </wps:bodyPr>
                          </wps:wsp>
                        </a:graphicData>
                      </a:graphic>
                    </wp:inline>
                  </w:drawing>
                </mc:Choice>
                <mc:Fallback>
                  <w:pict>
                    <v:rect w14:anchorId="45C21A45" id="Rectangle 346" o:spid="_x0000_s2523" style="width:18.1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" filled="f">
                      <v:textbox inset="0,0,0,0">
                        <w:txbxContent>
                          <w:p w14:paraId="22D669FC" w14:textId="77777777" w:rsidR="004D6677" w:rsidRDefault="004D6677" w:rsidP="00F610CB">
                            <w:pPr>
                              <w:jc w:val="center"/>
                            </w:pPr>
                            <w:r>
                              <w:t>6</w:t>
                            </w:r>
                          </w:p>
                        </w:txbxContent>
                      </v:textbox>
                      <w10:anchorlock/>
                    </v:rect>
                  </w:pict>
                </mc:Fallback>
              </mc:AlternateContent>
            </w:r>
          </w:p>
        </w:tc>
        <w:tc>
          <w:tcPr>
            <w:tcW w:w="1086" w:type="dxa"/>
            <w:shd w:val="clear" w:color="auto" w:fill="auto"/>
          </w:tcPr>
          <w:p w14:paraId="1354EFA0" w14:textId="77777777" w:rsidR="00F610CB" w:rsidRPr="00283743" w:rsidRDefault="00F610CB" w:rsidP="00C70258">
            <w:pPr>
              <w:rPr>
                <w:rFonts w:ascii="Times New Roman" w:hAnsi="Times New Roman" w:cs="Times New Roman"/>
                <w:bCs/>
                <w:snapToGrid w:val="0"/>
                <w:color w:val="000000"/>
                <w:sz w:val="26"/>
                <w:szCs w:val="26"/>
                <w:lang w:val="es-VE"/>
              </w:rPr>
            </w:pPr>
            <w:r w:rsidRPr="00283743">
              <w:rPr>
                <w:rFonts w:ascii="Times New Roman" w:hAnsi="Times New Roman" w:cs="Times New Roman"/>
                <w:bCs/>
                <w:snapToGrid w:val="0"/>
                <w:color w:val="000000"/>
                <w:sz w:val="26"/>
                <w:szCs w:val="26"/>
                <w:lang w:val="es-VE"/>
              </w:rPr>
              <w:t xml:space="preserve">    a</w:t>
            </w:r>
          </w:p>
          <w:p w14:paraId="3C7998BA"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    </w:t>
            </w:r>
          </w:p>
          <w:p w14:paraId="1FE4FBFA"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    b</w:t>
            </w:r>
          </w:p>
          <w:p w14:paraId="2EA36895" w14:textId="77777777" w:rsidR="00F610CB" w:rsidRPr="00283743" w:rsidRDefault="00F610CB" w:rsidP="00C70258">
            <w:pPr>
              <w:rPr>
                <w:rFonts w:ascii="Times New Roman" w:hAnsi="Times New Roman" w:cs="Times New Roman"/>
                <w:sz w:val="26"/>
                <w:szCs w:val="26"/>
                <w:lang w:val="es-VE"/>
              </w:rPr>
            </w:pPr>
          </w:p>
          <w:p w14:paraId="4DEFEFE6"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    b</w:t>
            </w:r>
          </w:p>
          <w:p w14:paraId="08D3273F"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b/>
                <w:snapToGrid w:val="0"/>
                <w:color w:val="000000"/>
                <w:sz w:val="26"/>
                <w:szCs w:val="26"/>
                <w:lang w:val="es-VE"/>
              </w:rPr>
              <w:t xml:space="preserve">    </w:t>
            </w:r>
          </w:p>
        </w:tc>
        <w:tc>
          <w:tcPr>
            <w:tcW w:w="1086" w:type="dxa"/>
            <w:shd w:val="clear" w:color="auto" w:fill="auto"/>
          </w:tcPr>
          <w:p w14:paraId="27954373" w14:textId="77777777" w:rsidR="00F610CB" w:rsidRPr="00283743" w:rsidRDefault="00F610CB" w:rsidP="00C70258">
            <w:pPr>
              <w:ind w:left="372"/>
              <w:rPr>
                <w:rFonts w:ascii="Times New Roman" w:hAnsi="Times New Roman" w:cs="Times New Roman"/>
                <w:bCs/>
                <w:snapToGrid w:val="0"/>
                <w:color w:val="000000"/>
                <w:sz w:val="26"/>
                <w:szCs w:val="26"/>
                <w:lang w:val="es-VE"/>
              </w:rPr>
            </w:pPr>
            <w:r w:rsidRPr="00283743">
              <w:rPr>
                <w:rFonts w:ascii="Times New Roman" w:hAnsi="Times New Roman" w:cs="Times New Roman"/>
                <w:bCs/>
                <w:snapToGrid w:val="0"/>
                <w:color w:val="000000"/>
                <w:sz w:val="26"/>
                <w:szCs w:val="26"/>
                <w:lang w:val="es-VE"/>
              </w:rPr>
              <w:t>b</w:t>
            </w:r>
          </w:p>
          <w:p w14:paraId="24496906" w14:textId="77777777" w:rsidR="00F610CB" w:rsidRPr="00283743" w:rsidRDefault="00F610CB" w:rsidP="00C70258">
            <w:pPr>
              <w:rPr>
                <w:rFonts w:ascii="Times New Roman" w:hAnsi="Times New Roman" w:cs="Times New Roman"/>
                <w:sz w:val="26"/>
                <w:szCs w:val="26"/>
                <w:lang w:val="es-VE"/>
              </w:rPr>
            </w:pPr>
          </w:p>
          <w:p w14:paraId="2F4EC147" w14:textId="77777777" w:rsidR="00F610CB" w:rsidRPr="00283743" w:rsidRDefault="00F610CB" w:rsidP="00C70258">
            <w:pPr>
              <w:ind w:left="372"/>
              <w:rPr>
                <w:rFonts w:ascii="Times New Roman" w:hAnsi="Times New Roman" w:cs="Times New Roman"/>
                <w:sz w:val="26"/>
                <w:szCs w:val="26"/>
                <w:lang w:val="es-VE"/>
              </w:rPr>
            </w:pPr>
            <w:r w:rsidRPr="00283743">
              <w:rPr>
                <w:rFonts w:ascii="Times New Roman" w:hAnsi="Times New Roman" w:cs="Times New Roman"/>
                <w:sz w:val="26"/>
                <w:szCs w:val="26"/>
                <w:lang w:val="es-VE"/>
              </w:rPr>
              <w:t>c</w:t>
            </w:r>
          </w:p>
          <w:p w14:paraId="7B59A02C" w14:textId="77777777" w:rsidR="00F610CB" w:rsidRPr="00283743" w:rsidRDefault="00F610CB" w:rsidP="00C70258">
            <w:pPr>
              <w:rPr>
                <w:rFonts w:ascii="Times New Roman" w:hAnsi="Times New Roman" w:cs="Times New Roman"/>
                <w:sz w:val="26"/>
                <w:szCs w:val="26"/>
                <w:lang w:val="es-VE"/>
              </w:rPr>
            </w:pPr>
          </w:p>
          <w:p w14:paraId="3862C0F4" w14:textId="77777777" w:rsidR="00F610CB" w:rsidRPr="00283743" w:rsidRDefault="00F610CB" w:rsidP="00C70258">
            <w:pPr>
              <w:ind w:left="372"/>
              <w:rPr>
                <w:rFonts w:ascii="Times New Roman" w:hAnsi="Times New Roman" w:cs="Times New Roman"/>
                <w:sz w:val="26"/>
                <w:szCs w:val="26"/>
                <w:lang w:val="es-VE"/>
              </w:rPr>
            </w:pPr>
            <w:r w:rsidRPr="00283743">
              <w:rPr>
                <w:rFonts w:ascii="Times New Roman" w:hAnsi="Times New Roman" w:cs="Times New Roman"/>
                <w:sz w:val="26"/>
                <w:szCs w:val="26"/>
                <w:lang w:val="es-VE"/>
              </w:rPr>
              <w:t>d</w:t>
            </w:r>
          </w:p>
          <w:p w14:paraId="3F912BFB" w14:textId="77777777" w:rsidR="00F610CB" w:rsidRPr="00283743" w:rsidRDefault="00F610CB" w:rsidP="00C70258">
            <w:pPr>
              <w:rPr>
                <w:rFonts w:ascii="Times New Roman" w:hAnsi="Times New Roman" w:cs="Times New Roman"/>
                <w:sz w:val="26"/>
                <w:szCs w:val="26"/>
                <w:lang w:val="es-VE"/>
              </w:rPr>
            </w:pPr>
          </w:p>
        </w:tc>
        <w:tc>
          <w:tcPr>
            <w:tcW w:w="1629" w:type="dxa"/>
            <w:shd w:val="clear" w:color="auto" w:fill="auto"/>
          </w:tcPr>
          <w:p w14:paraId="3F50FFC5"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0</w:t>
            </w:r>
          </w:p>
          <w:p w14:paraId="2170FC43"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mc:AlternateContent>
                <mc:Choice Requires="wps">
                  <w:drawing>
                    <wp:inline distT="0" distB="0" distL="0" distR="0" wp14:anchorId="5D1DA6E6" wp14:editId="5598B160">
                      <wp:extent cx="266700" cy="266700"/>
                      <wp:effectExtent l="12065" t="13335" r="6985" b="5715"/>
                      <wp:docPr id="345"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20AA5F" w14:textId="77777777" w:rsidR="004D6677" w:rsidRDefault="004D6677" w:rsidP="00F610CB">
                                  <w:pPr>
                                    <w:jc w:val="center"/>
                                  </w:pPr>
                                  <w:r>
                                    <w:t>12</w:t>
                                  </w:r>
                                </w:p>
                              </w:txbxContent>
                            </wps:txbx>
                            <wps:bodyPr rot="0" vert="horz" wrap="square" lIns="0" tIns="0" rIns="0" bIns="0" anchor="t" anchorCtr="0" upright="1">
                              <a:noAutofit/>
                            </wps:bodyPr>
                          </wps:wsp>
                        </a:graphicData>
                      </a:graphic>
                    </wp:inline>
                  </w:drawing>
                </mc:Choice>
                <mc:Fallback>
                  <w:pict>
                    <v:oval w14:anchorId="5D1DA6E6" id="Oval 345" o:spid="_x0000_s2524"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Ah6fB56AIAADcGAAAOAAAAAAAAAAAA&#10;AAAAAC4CAABkcnMvZTJvRG9jLnhtbFBLAQItABQABgAIAAAAIQCIslBO2AAAAAMBAAAPAAAAAAAA&#10;AAAAAAAAAEIFAABkcnMvZG93bnJldi54bWxQSwUGAAAAAAQABADzAAAARwYAAAAA&#10;" filled="f">
                      <v:textbox inset="0,0,0,0">
                        <w:txbxContent>
                          <w:p w14:paraId="7920AA5F" w14:textId="77777777" w:rsidR="004D6677" w:rsidRDefault="004D6677" w:rsidP="00F610CB">
                            <w:pPr>
                              <w:jc w:val="center"/>
                            </w:pPr>
                            <w:r>
                              <w:t>12</w:t>
                            </w:r>
                          </w:p>
                        </w:txbxContent>
                      </v:textbox>
                      <w10:anchorlock/>
                    </v:oval>
                  </w:pict>
                </mc:Fallback>
              </mc:AlternateContent>
            </w:r>
          </w:p>
          <w:p w14:paraId="068A6C10"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w:t>
            </w:r>
          </w:p>
          <w:p w14:paraId="07604D80"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0</w:t>
            </w:r>
          </w:p>
        </w:tc>
        <w:tc>
          <w:tcPr>
            <w:tcW w:w="1448" w:type="dxa"/>
            <w:shd w:val="clear" w:color="auto" w:fill="auto"/>
          </w:tcPr>
          <w:p w14:paraId="1489D702" w14:textId="77777777" w:rsidR="00F610CB" w:rsidRPr="00283743" w:rsidRDefault="00F610CB" w:rsidP="00C70258">
            <w:pPr>
              <w:jc w:val="center"/>
              <w:rPr>
                <w:rFonts w:ascii="Times New Roman" w:hAnsi="Times New Roman" w:cs="Times New Roman"/>
                <w:sz w:val="26"/>
                <w:szCs w:val="26"/>
                <w:lang w:val="es-VE"/>
              </w:rPr>
            </w:pPr>
          </w:p>
          <w:p w14:paraId="070A215A"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mc:AlternateContent>
                <mc:Choice Requires="wps">
                  <w:drawing>
                    <wp:inline distT="0" distB="0" distL="0" distR="0" wp14:anchorId="5DD99853" wp14:editId="7FB589EE">
                      <wp:extent cx="266700" cy="266700"/>
                      <wp:effectExtent l="8255" t="13335" r="10795" b="5715"/>
                      <wp:docPr id="344" name="Oval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1CAFD1" w14:textId="77777777" w:rsidR="004D6677" w:rsidRDefault="004D6677" w:rsidP="00F610CB">
                                  <w:pPr>
                                    <w:jc w:val="center"/>
                                  </w:pPr>
                                  <w:r>
                                    <w:t>11</w:t>
                                  </w:r>
                                </w:p>
                              </w:txbxContent>
                            </wps:txbx>
                            <wps:bodyPr rot="0" vert="horz" wrap="square" lIns="0" tIns="0" rIns="0" bIns="0" anchor="t" anchorCtr="0" upright="1">
                              <a:noAutofit/>
                            </wps:bodyPr>
                          </wps:wsp>
                        </a:graphicData>
                      </a:graphic>
                    </wp:inline>
                  </w:drawing>
                </mc:Choice>
                <mc:Fallback>
                  <w:pict>
                    <v:oval w14:anchorId="5DD99853" id="Oval 344" o:spid="_x0000_s2525"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DctctN6AIAADcGAAAOAAAAAAAAAAAA&#10;AAAAAC4CAABkcnMvZTJvRG9jLnhtbFBLAQItABQABgAIAAAAIQCIslBO2AAAAAMBAAAPAAAAAAAA&#10;AAAAAAAAAEIFAABkcnMvZG93bnJldi54bWxQSwUGAAAAAAQABADzAAAARwYAAAAA&#10;" filled="f">
                      <v:textbox inset="0,0,0,0">
                        <w:txbxContent>
                          <w:p w14:paraId="0C1CAFD1" w14:textId="77777777" w:rsidR="004D6677" w:rsidRDefault="004D6677" w:rsidP="00F610CB">
                            <w:pPr>
                              <w:jc w:val="center"/>
                            </w:pPr>
                            <w:r>
                              <w:t>11</w:t>
                            </w:r>
                          </w:p>
                        </w:txbxContent>
                      </v:textbox>
                      <w10:anchorlock/>
                    </v:oval>
                  </w:pict>
                </mc:Fallback>
              </mc:AlternateContent>
            </w:r>
          </w:p>
          <w:p w14:paraId="2AAE20F6"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w:t>
            </w:r>
          </w:p>
          <w:p w14:paraId="753337BC"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lang w:eastAsia="zh-CN"/>
              </w:rPr>
              <mc:AlternateContent>
                <mc:Choice Requires="wps">
                  <w:drawing>
                    <wp:inline distT="0" distB="0" distL="0" distR="0" wp14:anchorId="7279713C" wp14:editId="37F9FBB7">
                      <wp:extent cx="266700" cy="266700"/>
                      <wp:effectExtent l="8255" t="12700" r="10795" b="6350"/>
                      <wp:docPr id="343" name="Oval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311FEC8" w14:textId="77777777" w:rsidR="004D6677" w:rsidRDefault="004D6677" w:rsidP="00F610CB">
                                  <w:pPr>
                                    <w:jc w:val="center"/>
                                  </w:pPr>
                                  <w:r>
                                    <w:t>11</w:t>
                                  </w:r>
                                </w:p>
                              </w:txbxContent>
                            </wps:txbx>
                            <wps:bodyPr rot="0" vert="horz" wrap="square" lIns="0" tIns="0" rIns="0" bIns="0" anchor="t" anchorCtr="0" upright="1">
                              <a:noAutofit/>
                            </wps:bodyPr>
                          </wps:wsp>
                        </a:graphicData>
                      </a:graphic>
                    </wp:inline>
                  </w:drawing>
                </mc:Choice>
                <mc:Fallback>
                  <w:pict>
                    <v:oval w14:anchorId="7279713C" id="Oval 343" o:spid="_x0000_s2526"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DTTGfR6AIAADcGAAAOAAAAAAAAAAAA&#10;AAAAAC4CAABkcnMvZTJvRG9jLnhtbFBLAQItABQABgAIAAAAIQCIslBO2AAAAAMBAAAPAAAAAAAA&#10;AAAAAAAAAEIFAABkcnMvZG93bnJldi54bWxQSwUGAAAAAAQABADzAAAARwYAAAAA&#10;" filled="f">
                      <v:textbox inset="0,0,0,0">
                        <w:txbxContent>
                          <w:p w14:paraId="4311FEC8" w14:textId="77777777" w:rsidR="004D6677" w:rsidRDefault="004D6677" w:rsidP="00F610CB">
                            <w:pPr>
                              <w:jc w:val="center"/>
                            </w:pPr>
                            <w:r>
                              <w:t>11</w:t>
                            </w:r>
                          </w:p>
                        </w:txbxContent>
                      </v:textbox>
                      <w10:anchorlock/>
                    </v:oval>
                  </w:pict>
                </mc:Fallback>
              </mc:AlternateContent>
            </w:r>
          </w:p>
          <w:p w14:paraId="48EE143E"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w:t>
            </w:r>
          </w:p>
          <w:p w14:paraId="708B6C8E" w14:textId="77777777" w:rsidR="00F610CB" w:rsidRPr="00283743" w:rsidRDefault="00F610CB" w:rsidP="00C70258">
            <w:pPr>
              <w:jc w:val="center"/>
              <w:rPr>
                <w:rFonts w:ascii="Times New Roman" w:hAnsi="Times New Roman" w:cs="Times New Roman"/>
                <w:sz w:val="26"/>
                <w:szCs w:val="26"/>
              </w:rPr>
            </w:pPr>
          </w:p>
          <w:p w14:paraId="2FD08237" w14:textId="77777777" w:rsidR="00F610CB" w:rsidRPr="00283743" w:rsidRDefault="00F610CB" w:rsidP="00C70258">
            <w:pPr>
              <w:jc w:val="center"/>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s">
                  <w:drawing>
                    <wp:inline distT="0" distB="0" distL="0" distR="0" wp14:anchorId="0C3A6B22" wp14:editId="382CAE0D">
                      <wp:extent cx="266700" cy="266700"/>
                      <wp:effectExtent l="8255" t="11430" r="10795" b="7620"/>
                      <wp:docPr id="342" name="Oval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CE4B1" w14:textId="77777777" w:rsidR="004D6677" w:rsidRDefault="004D6677" w:rsidP="00F610CB">
                                  <w:pPr>
                                    <w:jc w:val="center"/>
                                  </w:pPr>
                                  <w:r>
                                    <w:t>11</w:t>
                                  </w:r>
                                </w:p>
                              </w:txbxContent>
                            </wps:txbx>
                            <wps:bodyPr rot="0" vert="horz" wrap="square" lIns="0" tIns="0" rIns="0" bIns="0" anchor="t" anchorCtr="0" upright="1">
                              <a:noAutofit/>
                            </wps:bodyPr>
                          </wps:wsp>
                        </a:graphicData>
                      </a:graphic>
                    </wp:inline>
                  </w:drawing>
                </mc:Choice>
                <mc:Fallback>
                  <w:pict>
                    <v:oval w14:anchorId="0C3A6B22" id="Oval 342" o:spid="_x0000_s2527"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AuEFzl6AIAADcGAAAOAAAAAAAAAAAA&#10;AAAAAC4CAABkcnMvZTJvRG9jLnhtbFBLAQItABQABgAIAAAAIQCIslBO2AAAAAMBAAAPAAAAAAAA&#10;AAAAAAAAAEIFAABkcnMvZG93bnJldi54bWxQSwUGAAAAAAQABADzAAAARwYAAAAA&#10;" filled="f">
                      <v:textbox inset="0,0,0,0">
                        <w:txbxContent>
                          <w:p w14:paraId="46DCE4B1" w14:textId="77777777" w:rsidR="004D6677" w:rsidRDefault="004D6677" w:rsidP="00F610CB">
                            <w:pPr>
                              <w:jc w:val="center"/>
                            </w:pPr>
                            <w:r>
                              <w:t>11</w:t>
                            </w:r>
                          </w:p>
                        </w:txbxContent>
                      </v:textbox>
                      <w10:anchorlock/>
                    </v:oval>
                  </w:pict>
                </mc:Fallback>
              </mc:AlternateContent>
            </w:r>
          </w:p>
        </w:tc>
      </w:tr>
    </w:tbl>
    <w:p w14:paraId="0BCD3884" w14:textId="0409CCAE" w:rsidR="00F610CB" w:rsidRPr="00283743" w:rsidDel="001B5C5B" w:rsidRDefault="00F610CB" w:rsidP="00F610CB">
      <w:pPr>
        <w:spacing w:before="120"/>
        <w:jc w:val="both"/>
        <w:rPr>
          <w:del w:id="700" w:author="Windows User" w:date="2019-02-20T15:13:00Z"/>
          <w:rFonts w:ascii="Times New Roman" w:hAnsi="Times New Roman" w:cs="Times New Roman"/>
          <w:sz w:val="26"/>
          <w:szCs w:val="26"/>
        </w:rPr>
      </w:pPr>
    </w:p>
    <w:p w14:paraId="5AFDDE38" w14:textId="5600CF42" w:rsidR="00F610CB" w:rsidRPr="00283743" w:rsidRDefault="00F610CB" w:rsidP="00F610CB">
      <w:pPr>
        <w:spacing w:before="120"/>
        <w:jc w:val="both"/>
        <w:rPr>
          <w:rFonts w:ascii="Times New Roman" w:hAnsi="Times New Roman" w:cs="Times New Roman"/>
          <w:sz w:val="26"/>
          <w:szCs w:val="26"/>
        </w:rPr>
      </w:pPr>
      <w:del w:id="701" w:author="Windows User" w:date="2019-02-20T15:13:00Z">
        <w:r w:rsidRPr="00283743" w:rsidDel="001B5C5B">
          <w:rPr>
            <w:rFonts w:ascii="Times New Roman" w:hAnsi="Times New Roman" w:cs="Times New Roman"/>
            <w:sz w:val="26"/>
            <w:szCs w:val="26"/>
          </w:rPr>
          <w:br w:type="page"/>
        </w:r>
      </w:del>
      <w:r w:rsidRPr="00283743">
        <w:rPr>
          <w:rFonts w:ascii="Times New Roman" w:hAnsi="Times New Roman" w:cs="Times New Roman"/>
          <w:sz w:val="26"/>
          <w:szCs w:val="26"/>
        </w:rPr>
        <w:tab/>
        <w:t>Topology của vùng</w:t>
      </w:r>
      <w:r w:rsidRPr="00283743">
        <w:rPr>
          <w:rFonts w:ascii="Times New Roman" w:hAnsi="Times New Roman" w:cs="Times New Roman"/>
          <w:bCs/>
          <w:sz w:val="26"/>
          <w:szCs w:val="26"/>
        </w:rPr>
        <w:t>:</w:t>
      </w:r>
      <w:r w:rsidRPr="00283743">
        <w:rPr>
          <w:rFonts w:ascii="Times New Roman" w:hAnsi="Times New Roman" w:cs="Times New Roman"/>
          <w:sz w:val="26"/>
          <w:szCs w:val="26"/>
        </w:rPr>
        <w:t xml:space="preserve"> ID của vùng, Tập ID của các chuỗi.</w:t>
      </w:r>
    </w:p>
    <w:p w14:paraId="5842E202"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Topology của chuỗi: ID của chuỗi, ID của nút bắt đầu, ID của nút kết thúc, ID vùng bên trái, ID của vùng bên phải, (các thuộc tính).</w:t>
      </w:r>
    </w:p>
    <w:p w14:paraId="18E55480" w14:textId="77777777" w:rsidR="00C618BD" w:rsidRPr="00283743" w:rsidRDefault="00435D0F" w:rsidP="005F5568">
      <w:pPr>
        <w:pStyle w:val="Heading2"/>
        <w:numPr>
          <w:ilvl w:val="1"/>
          <w:numId w:val="40"/>
        </w:numPr>
        <w:tabs>
          <w:tab w:val="left" w:pos="567"/>
        </w:tabs>
        <w:spacing w:before="120" w:after="120" w:line="240" w:lineRule="auto"/>
        <w:rPr>
          <w:rFonts w:ascii="Times New Roman" w:hAnsi="Times New Roman" w:cs="Times New Roman"/>
          <w:b/>
          <w:color w:val="auto"/>
        </w:rPr>
      </w:pPr>
      <w:bookmarkStart w:id="702" w:name="_Toc533410011"/>
      <w:bookmarkStart w:id="703" w:name="_Toc139376403"/>
      <w:bookmarkStart w:id="704" w:name="_Toc207379802"/>
      <w:bookmarkStart w:id="705" w:name="_Toc139376407"/>
      <w:bookmarkStart w:id="706" w:name="_Toc207379809"/>
      <w:bookmarkStart w:id="707" w:name="_Toc373715592"/>
      <w:r w:rsidRPr="00283743">
        <w:rPr>
          <w:rFonts w:ascii="Times New Roman" w:hAnsi="Times New Roman" w:cs="Times New Roman"/>
          <w:b/>
          <w:color w:val="auto"/>
        </w:rPr>
        <w:t>MÔ HÌNH DỮ LIỆU MẠNG</w:t>
      </w:r>
      <w:bookmarkEnd w:id="702"/>
      <w:r w:rsidRPr="00283743">
        <w:rPr>
          <w:rFonts w:ascii="Times New Roman" w:hAnsi="Times New Roman" w:cs="Times New Roman"/>
          <w:b/>
          <w:color w:val="auto"/>
        </w:rPr>
        <w:t xml:space="preserve"> </w:t>
      </w:r>
      <w:bookmarkEnd w:id="703"/>
      <w:bookmarkEnd w:id="704"/>
    </w:p>
    <w:p w14:paraId="30E769F3" w14:textId="4CC0846A" w:rsidR="00C618BD" w:rsidRPr="00283743" w:rsidRDefault="004310CC" w:rsidP="00C618BD">
      <w:pPr>
        <w:pStyle w:val="BodyTextIndent"/>
        <w:spacing w:after="120" w:line="240" w:lineRule="auto"/>
        <w:rPr>
          <w:szCs w:val="26"/>
        </w:rPr>
      </w:pPr>
      <w:r w:rsidRPr="00283743">
        <w:rPr>
          <w:szCs w:val="26"/>
        </w:rPr>
        <w:t>M</w:t>
      </w:r>
      <w:r w:rsidR="00C618BD" w:rsidRPr="00283743">
        <w:rPr>
          <w:szCs w:val="26"/>
        </w:rPr>
        <w:t xml:space="preserve">ô hình mạng của GIS là một trường hợp đặc biệt của mô hình dữ liệu topology, </w:t>
      </w:r>
      <w:r w:rsidRPr="00283743">
        <w:rPr>
          <w:szCs w:val="26"/>
        </w:rPr>
        <w:t xml:space="preserve">được </w:t>
      </w:r>
      <w:r w:rsidR="00C618BD" w:rsidRPr="00283743">
        <w:rPr>
          <w:szCs w:val="26"/>
        </w:rPr>
        <w:t xml:space="preserve">sử dụng để mô hình hóa dòng phân phối hàng hóa. Có hai dạng cơ bản của mô hình dữ liệu mạng GIS: mô hình bán kính (radial) và vòng lặp (looped). Trong mô hình bán kính </w:t>
      </w:r>
      <w:del w:id="708" w:author="Windows User" w:date="2019-02-20T15:13:00Z">
        <w:r w:rsidR="00C618BD" w:rsidRPr="00283743" w:rsidDel="001B5C5B">
          <w:rPr>
            <w:szCs w:val="26"/>
          </w:rPr>
          <w:delText xml:space="preserve">hoặc </w:delText>
        </w:r>
      </w:del>
      <w:ins w:id="709" w:author="Windows User" w:date="2019-02-20T15:13:00Z">
        <w:r w:rsidR="001B5C5B">
          <w:rPr>
            <w:szCs w:val="26"/>
          </w:rPr>
          <w:t>hay</w:t>
        </w:r>
        <w:r w:rsidR="001B5C5B" w:rsidRPr="00283743">
          <w:rPr>
            <w:szCs w:val="26"/>
          </w:rPr>
          <w:t xml:space="preserve"> </w:t>
        </w:r>
      </w:ins>
      <w:r w:rsidR="00C618BD" w:rsidRPr="00283743">
        <w:rPr>
          <w:szCs w:val="26"/>
        </w:rPr>
        <w:t xml:space="preserve">còn gọi là mạng hình cây (tree network) luôn có hướng xuất phát là ngược và xuôi dòng. Việc dự đoán dòng chảy của nước trong mưa bão để xác định vùng ngập lụt là một ví dụ về mô hình mạng hình cây. Trong mô hình mạng vòng lặp sự tự giao nhau </w:t>
      </w:r>
      <w:del w:id="710" w:author="Windows User" w:date="2019-02-20T15:13:00Z">
        <w:r w:rsidR="00C618BD" w:rsidRPr="00283743" w:rsidDel="000C41DE">
          <w:rPr>
            <w:szCs w:val="26"/>
          </w:rPr>
          <w:delText xml:space="preserve">là </w:delText>
        </w:r>
      </w:del>
      <w:r w:rsidR="00C618BD" w:rsidRPr="00283743">
        <w:rPr>
          <w:szCs w:val="26"/>
        </w:rPr>
        <w:t xml:space="preserve">xảy ra thường xuyên. Mạng lưới phân phối nước trong thành phố được lặp lại do thiết kế để chắc chắn rằng ảnh hưởng của sự cúp nước cho khách hàng là ít nhất. Trên </w:t>
      </w:r>
      <w:commentRangeStart w:id="711"/>
      <w:r w:rsidR="00C618BD" w:rsidRPr="000C41DE">
        <w:rPr>
          <w:szCs w:val="26"/>
          <w:highlight w:val="yellow"/>
          <w:rPrChange w:id="712" w:author="Windows User" w:date="2019-02-20T15:14:00Z">
            <w:rPr>
              <w:szCs w:val="26"/>
            </w:rPr>
          </w:rPrChange>
        </w:rPr>
        <w:t>hình 2.7</w:t>
      </w:r>
      <w:r w:rsidR="00C618BD" w:rsidRPr="00283743">
        <w:rPr>
          <w:szCs w:val="26"/>
        </w:rPr>
        <w:t xml:space="preserve"> </w:t>
      </w:r>
      <w:commentRangeEnd w:id="711"/>
      <w:r w:rsidR="000C41DE">
        <w:rPr>
          <w:rStyle w:val="CommentReference"/>
          <w:rFonts w:asciiTheme="minorHAnsi" w:eastAsiaTheme="minorHAnsi" w:hAnsiTheme="minorHAnsi" w:cstheme="minorBidi"/>
          <w:kern w:val="0"/>
        </w:rPr>
        <w:commentReference w:id="711"/>
      </w:r>
      <w:r w:rsidR="00C618BD" w:rsidRPr="00283743">
        <w:rPr>
          <w:szCs w:val="26"/>
        </w:rPr>
        <w:t>trình bày một ví dụ của một mạng đường phố (</w:t>
      </w:r>
      <w:r w:rsidR="00C618BD" w:rsidRPr="000C41DE">
        <w:rPr>
          <w:szCs w:val="26"/>
          <w:highlight w:val="yellow"/>
          <w:rPrChange w:id="713" w:author="Windows User" w:date="2019-02-20T15:14:00Z">
            <w:rPr>
              <w:szCs w:val="26"/>
            </w:rPr>
          </w:rPrChange>
        </w:rPr>
        <w:t>trích từ [</w:t>
      </w:r>
      <w:commentRangeStart w:id="714"/>
      <w:r w:rsidR="00C618BD" w:rsidRPr="000C41DE">
        <w:rPr>
          <w:szCs w:val="26"/>
          <w:highlight w:val="yellow"/>
          <w:rPrChange w:id="715" w:author="Windows User" w:date="2019-02-20T15:14:00Z">
            <w:rPr>
              <w:szCs w:val="26"/>
            </w:rPr>
          </w:rPrChange>
        </w:rPr>
        <w:t>3</w:t>
      </w:r>
      <w:commentRangeEnd w:id="714"/>
      <w:r w:rsidR="000C41DE">
        <w:rPr>
          <w:rStyle w:val="CommentReference"/>
          <w:rFonts w:asciiTheme="minorHAnsi" w:eastAsiaTheme="minorHAnsi" w:hAnsiTheme="minorHAnsi" w:cstheme="minorBidi"/>
          <w:kern w:val="0"/>
        </w:rPr>
        <w:commentReference w:id="714"/>
      </w:r>
      <w:r w:rsidR="00C618BD" w:rsidRPr="000C41DE">
        <w:rPr>
          <w:szCs w:val="26"/>
          <w:highlight w:val="yellow"/>
          <w:rPrChange w:id="716" w:author="Windows User" w:date="2019-02-20T15:14:00Z">
            <w:rPr>
              <w:szCs w:val="26"/>
            </w:rPr>
          </w:rPrChange>
        </w:rPr>
        <w:t>]</w:t>
      </w:r>
      <w:r w:rsidR="00C618BD" w:rsidRPr="00283743">
        <w:rPr>
          <w:szCs w:val="26"/>
        </w:rPr>
        <w:t xml:space="preserve">). Mạng gồm có một tập hợp các nút (các điểm giao nhau của đường phố) và các đường (đường phố). Mối quan hệ topology giữa các đặc trưng được xác định trong các bảng liên kết. Nhờ thông tin hỗ trợ lưu giữ trong bảng liên kết có thể lần theo dòng xe cộ lưu thông qua mạng và nghiên cứu sự ảnh hưởng </w:t>
      </w:r>
      <w:ins w:id="717" w:author="Windows User" w:date="2019-02-20T15:15:00Z">
        <w:r w:rsidR="000C41DE">
          <w:rPr>
            <w:szCs w:val="26"/>
          </w:rPr>
          <w:t xml:space="preserve">của việc </w:t>
        </w:r>
      </w:ins>
      <w:del w:id="718" w:author="Windows User" w:date="2019-02-20T15:15:00Z">
        <w:r w:rsidR="00C618BD" w:rsidRPr="00283743" w:rsidDel="000C41DE">
          <w:rPr>
            <w:szCs w:val="26"/>
          </w:rPr>
          <w:delText xml:space="preserve">tắt </w:delText>
        </w:r>
      </w:del>
      <w:ins w:id="719" w:author="Windows User" w:date="2019-02-20T15:16:00Z">
        <w:r w:rsidR="001A7245">
          <w:rPr>
            <w:szCs w:val="26"/>
          </w:rPr>
          <w:t>tắc</w:t>
        </w:r>
      </w:ins>
      <w:ins w:id="720" w:author="Windows User" w:date="2019-02-20T15:15:00Z">
        <w:r w:rsidR="000C41DE" w:rsidRPr="00283743">
          <w:rPr>
            <w:szCs w:val="26"/>
          </w:rPr>
          <w:t xml:space="preserve"> </w:t>
        </w:r>
      </w:ins>
      <w:r w:rsidR="00C618BD" w:rsidRPr="00283743">
        <w:rPr>
          <w:szCs w:val="26"/>
        </w:rPr>
        <w:t xml:space="preserve">đường. Sự cản trở giao thông của những điểm giao nhau và đường phố sẽ xác định tốc độ lưu thông của dòng xe. Rõ ràng, tốc độ của dòng xe </w:t>
      </w:r>
      <w:del w:id="721" w:author="Windows User" w:date="2019-02-20T15:16:00Z">
        <w:r w:rsidR="00C618BD" w:rsidRPr="00283743" w:rsidDel="001A7245">
          <w:rPr>
            <w:szCs w:val="26"/>
          </w:rPr>
          <w:delText xml:space="preserve">thì </w:delText>
        </w:r>
      </w:del>
      <w:ins w:id="722" w:author="Windows User" w:date="2019-02-20T15:16:00Z">
        <w:r w:rsidR="001A7245">
          <w:rPr>
            <w:szCs w:val="26"/>
          </w:rPr>
          <w:t>sẽ</w:t>
        </w:r>
        <w:r w:rsidR="001A7245" w:rsidRPr="00283743">
          <w:rPr>
            <w:szCs w:val="26"/>
          </w:rPr>
          <w:t xml:space="preserve"> </w:t>
        </w:r>
      </w:ins>
      <w:r w:rsidR="00C618BD" w:rsidRPr="00283743">
        <w:rPr>
          <w:szCs w:val="26"/>
        </w:rPr>
        <w:t>tỷ lệ với giới hạn tốc độ của đường, số làn đường cho xe và thời gian đèn đỏ ở các nút giao thông. Qua ví dụ liên quan đến đường phố, những nguyên tắc cơ bản cũng được áp dụng cho các mạng điện, mạng cung cấp nước thành phố và đường sắt.</w:t>
      </w:r>
    </w:p>
    <w:p w14:paraId="38D852A3" w14:textId="77777777" w:rsidR="00C618BD" w:rsidRPr="00283743" w:rsidRDefault="00764513" w:rsidP="00764513">
      <w:pPr>
        <w:pStyle w:val="BodyTextIndent"/>
        <w:spacing w:after="120" w:line="240" w:lineRule="auto"/>
        <w:ind w:firstLine="0"/>
        <w:jc w:val="center"/>
        <w:rPr>
          <w:szCs w:val="26"/>
        </w:rPr>
      </w:pPr>
      <w:r w:rsidRPr="00283743">
        <w:rPr>
          <w:noProof/>
          <w:szCs w:val="26"/>
          <w:lang w:eastAsia="zh-CN"/>
        </w:rPr>
        <w:lastRenderedPageBreak/>
        <w:drawing>
          <wp:inline distT="0" distB="0" distL="0" distR="0" wp14:anchorId="251DF321" wp14:editId="0904FAA1">
            <wp:extent cx="5144770" cy="3108960"/>
            <wp:effectExtent l="0" t="0" r="0" b="0"/>
            <wp:docPr id="2180" name="Picture 2180"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4770" cy="3108960"/>
                    </a:xfrm>
                    <a:prstGeom prst="rect">
                      <a:avLst/>
                    </a:prstGeom>
                    <a:noFill/>
                    <a:ln>
                      <a:noFill/>
                    </a:ln>
                  </pic:spPr>
                </pic:pic>
              </a:graphicData>
            </a:graphic>
          </wp:inline>
        </w:drawing>
      </w:r>
      <w:r w:rsidR="00C618BD" w:rsidRPr="00283743">
        <w:rPr>
          <w:noProof/>
          <w:szCs w:val="26"/>
          <w:lang w:eastAsia="zh-CN"/>
        </w:rPr>
        <mc:AlternateContent>
          <mc:Choice Requires="wpg">
            <w:drawing>
              <wp:anchor distT="0" distB="0" distL="114300" distR="114300" simplePos="0" relativeHeight="251858944" behindDoc="0" locked="0" layoutInCell="1" allowOverlap="1" wp14:anchorId="1F0FAA76" wp14:editId="370B3EA5">
                <wp:simplePos x="0" y="0"/>
                <wp:positionH relativeFrom="column">
                  <wp:posOffset>-277495</wp:posOffset>
                </wp:positionH>
                <wp:positionV relativeFrom="paragraph">
                  <wp:posOffset>29210</wp:posOffset>
                </wp:positionV>
                <wp:extent cx="6245373" cy="3518535"/>
                <wp:effectExtent l="0" t="0" r="3175" b="5715"/>
                <wp:wrapNone/>
                <wp:docPr id="2177" name="Group 2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373" cy="3518535"/>
                          <a:chOff x="981" y="10303"/>
                          <a:chExt cx="8640" cy="5541"/>
                        </a:xfrm>
                      </wpg:grpSpPr>
                      <wps:wsp>
                        <wps:cNvPr id="2178" name="Text Box 1663"/>
                        <wps:cNvSpPr txBox="1">
                          <a:spLocks noChangeArrowheads="1"/>
                        </wps:cNvSpPr>
                        <wps:spPr bwMode="auto">
                          <a:xfrm>
                            <a:off x="2267" y="10303"/>
                            <a:ext cx="366"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0307B" w14:textId="77777777" w:rsidR="004D6677" w:rsidRDefault="004D6677" w:rsidP="00764513">
                              <w:pPr>
                                <w:jc w:val="center"/>
                              </w:pPr>
                            </w:p>
                          </w:txbxContent>
                        </wps:txbx>
                        <wps:bodyPr rot="0" vert="horz" wrap="none" lIns="91440" tIns="45720" rIns="91440" bIns="45720" anchor="t" anchorCtr="0" upright="1">
                          <a:spAutoFit/>
                        </wps:bodyPr>
                      </wps:wsp>
                      <wps:wsp>
                        <wps:cNvPr id="2179" name="Text Box 1664"/>
                        <wps:cNvSpPr txBox="1">
                          <a:spLocks noChangeArrowheads="1"/>
                        </wps:cNvSpPr>
                        <wps:spPr bwMode="auto">
                          <a:xfrm>
                            <a:off x="981" y="15124"/>
                            <a:ext cx="86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7BE3E" w14:textId="77777777" w:rsidR="004D6677" w:rsidRPr="00265702" w:rsidRDefault="004D6677" w:rsidP="00C618BD">
                              <w:pPr>
                                <w:pStyle w:val="BodyTextIndent"/>
                                <w:jc w:val="center"/>
                                <w:rPr>
                                  <w:rFonts w:ascii="Tahoma" w:hAnsi="Tahoma" w:cs="Tahoma"/>
                                  <w:i/>
                                  <w:sz w:val="24"/>
                                  <w:szCs w:val="26"/>
                                </w:rPr>
                              </w:pPr>
                              <w:r w:rsidRPr="008D3582">
                                <w:rPr>
                                  <w:b/>
                                  <w:bCs/>
                                  <w:i/>
                                  <w:iCs/>
                                </w:rPr>
                                <w:t>Hình 4.1</w:t>
                              </w:r>
                              <w:r>
                                <w:rPr>
                                  <w:b/>
                                  <w:bCs/>
                                  <w:i/>
                                  <w:iCs/>
                                </w:rPr>
                                <w:t>6</w:t>
                              </w:r>
                              <w:r w:rsidRPr="008D3582">
                                <w:rPr>
                                  <w:i/>
                                  <w:iCs/>
                                </w:rPr>
                                <w:t xml:space="preserve">. </w:t>
                              </w:r>
                              <w:r w:rsidRPr="00265702">
                                <w:rPr>
                                  <w:rFonts w:ascii="Tahoma" w:hAnsi="Tahoma" w:cs="Tahoma"/>
                                  <w:i/>
                                  <w:sz w:val="24"/>
                                  <w:szCs w:val="26"/>
                                </w:rPr>
                                <w:t>Ví dụ mô hình dữ liệu mạng GIS áp dụng cho giao thông đô thị</w:t>
                              </w:r>
                            </w:p>
                            <w:p w14:paraId="0A0A061A" w14:textId="77777777" w:rsidR="004D6677" w:rsidRDefault="004D6677" w:rsidP="00C618BD"/>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0FAA76" id="Group 2177" o:spid="_x0000_s2528" style="position:absolute;left:0;text-align:left;margin-left:-21.85pt;margin-top:2.3pt;width:491.75pt;height:277.05pt;z-index:251858944;mso-position-horizontal-relative:text;mso-position-vertical-relative:text" coordorigin="981,10303" coordsize="8640,5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">
                <v:shape id="Text Box 1663" o:spid="_x0000_s2529" type="#_x0000_t202" style="position:absolute;left:2267;top:10303;width:366;height: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EbSMIA&#10;AADdAAAADwAAAGRycy9kb3ducmV2LnhtbERPS27CMBDdV+IO1iCxAydRCzRgEKIgsSvQHmAUT+OQ&#10;eBzFBkJPjxeVunx6/+W6t424UecrxwrSSQKCuHC64lLB99d+PAfhA7LGxjEpeJCH9WrwssRcuzuf&#10;6HYOpYgh7HNUYEJocyl9Yciin7iWOHI/rrMYIuxKqTu8x3DbyCxJptJixbHBYEtbQ0V9vloF88R+&#10;1vV7dvT29Td9M9sPt2svSo2G/WYBIlAf/sV/7oNWkKWzODe+iU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ERtIwgAAAN0AAAAPAAAAAAAAAAAAAAAAAJgCAABkcnMvZG93&#10;bnJldi54bWxQSwUGAAAAAAQABAD1AAAAhwMAAAAA&#10;" filled="f" stroked="f">
                  <v:textbox style="mso-fit-shape-to-text:t">
                    <w:txbxContent>
                      <w:p w14:paraId="2280307B" w14:textId="77777777" w:rsidR="004D6677" w:rsidRDefault="004D6677" w:rsidP="00764513">
                        <w:pPr>
                          <w:jc w:val="center"/>
                        </w:pPr>
                      </w:p>
                    </w:txbxContent>
                  </v:textbox>
                </v:shape>
                <v:shape id="Text Box 1664" o:spid="_x0000_s2530" type="#_x0000_t202" style="position:absolute;left:981;top:15124;width:86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7PR8QA&#10;AADdAAAADwAAAGRycy9kb3ducmV2LnhtbESPQWsCMRSE74L/IbxCb5oo1dbVKNIieFK0VfD22Dx3&#10;l25elk10139vBMHjMDPfMLNFa0txpdoXjjUM+goEcepMwZmGv99V7wuED8gGS8ek4UYeFvNuZ4aJ&#10;cQ3v6LoPmYgQ9glqyEOoEil9mpNF33cVcfTOrrYYoqwzaWpsItyWcqjUWFosOC7kWNF3Tun//mI1&#10;HDbn0/FDbbMfO6oa1yrJdiK1fn9rl1MQgdrwCj/ba6NhOPic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ez0fEAAAA3QAAAA8AAAAAAAAAAAAAAAAAmAIAAGRycy9k&#10;b3ducmV2LnhtbFBLBQYAAAAABAAEAPUAAACJAwAAAAA=&#10;" filled="f" stroked="f">
                  <v:textbox>
                    <w:txbxContent>
                      <w:p w14:paraId="1EB7BE3E" w14:textId="77777777" w:rsidR="004D6677" w:rsidRPr="00265702" w:rsidRDefault="004D6677" w:rsidP="00C618BD">
                        <w:pPr>
                          <w:pStyle w:val="BodyTextIndent"/>
                          <w:jc w:val="center"/>
                          <w:rPr>
                            <w:rFonts w:ascii="Tahoma" w:hAnsi="Tahoma" w:cs="Tahoma"/>
                            <w:i/>
                            <w:sz w:val="24"/>
                            <w:szCs w:val="26"/>
                          </w:rPr>
                        </w:pPr>
                        <w:r w:rsidRPr="008D3582">
                          <w:rPr>
                            <w:b/>
                            <w:bCs/>
                            <w:i/>
                            <w:iCs/>
                          </w:rPr>
                          <w:t>Hình 4.1</w:t>
                        </w:r>
                        <w:r>
                          <w:rPr>
                            <w:b/>
                            <w:bCs/>
                            <w:i/>
                            <w:iCs/>
                          </w:rPr>
                          <w:t>6</w:t>
                        </w:r>
                        <w:r w:rsidRPr="008D3582">
                          <w:rPr>
                            <w:i/>
                            <w:iCs/>
                          </w:rPr>
                          <w:t xml:space="preserve">. </w:t>
                        </w:r>
                        <w:r w:rsidRPr="00265702">
                          <w:rPr>
                            <w:rFonts w:ascii="Tahoma" w:hAnsi="Tahoma" w:cs="Tahoma"/>
                            <w:i/>
                            <w:sz w:val="24"/>
                            <w:szCs w:val="26"/>
                          </w:rPr>
                          <w:t>Ví dụ mô hình dữ liệu mạng GIS áp dụng cho giao thông đô thị</w:t>
                        </w:r>
                      </w:p>
                      <w:p w14:paraId="0A0A061A" w14:textId="77777777" w:rsidR="004D6677" w:rsidRDefault="004D6677" w:rsidP="00C618BD"/>
                    </w:txbxContent>
                  </v:textbox>
                </v:shape>
              </v:group>
            </w:pict>
          </mc:Fallback>
        </mc:AlternateContent>
      </w:r>
    </w:p>
    <w:p w14:paraId="5DE71C5E" w14:textId="77777777" w:rsidR="00C618BD" w:rsidRPr="00283743" w:rsidRDefault="00C618BD" w:rsidP="00C618BD">
      <w:pPr>
        <w:pStyle w:val="BodyTextIndent"/>
        <w:spacing w:after="120" w:line="240" w:lineRule="auto"/>
        <w:rPr>
          <w:szCs w:val="26"/>
        </w:rPr>
      </w:pPr>
    </w:p>
    <w:p w14:paraId="0638243C" w14:textId="77777777" w:rsidR="00C618BD" w:rsidRPr="00283743" w:rsidRDefault="00C618BD" w:rsidP="00C618BD">
      <w:pPr>
        <w:pStyle w:val="BodyTextIndent"/>
        <w:spacing w:after="120" w:line="240" w:lineRule="auto"/>
        <w:rPr>
          <w:szCs w:val="26"/>
        </w:rPr>
      </w:pPr>
    </w:p>
    <w:p w14:paraId="32D2BC5B" w14:textId="77777777" w:rsidR="00C618BD" w:rsidRPr="00283743" w:rsidRDefault="00C618BD" w:rsidP="00C618BD">
      <w:pPr>
        <w:pStyle w:val="BodyTextIndent"/>
        <w:spacing w:after="120" w:line="240" w:lineRule="auto"/>
        <w:rPr>
          <w:szCs w:val="26"/>
        </w:rPr>
      </w:pPr>
    </w:p>
    <w:p w14:paraId="5990CF7D" w14:textId="77777777" w:rsidR="00C618BD" w:rsidRPr="00283743" w:rsidRDefault="00C618BD" w:rsidP="00C618BD">
      <w:pPr>
        <w:pStyle w:val="BodyTextIndent"/>
        <w:spacing w:after="120" w:line="240" w:lineRule="auto"/>
        <w:rPr>
          <w:szCs w:val="26"/>
        </w:rPr>
      </w:pPr>
    </w:p>
    <w:p w14:paraId="2374E5D9" w14:textId="77777777" w:rsidR="00C618BD" w:rsidRPr="00283743" w:rsidRDefault="00C618BD" w:rsidP="00C618BD">
      <w:pPr>
        <w:pStyle w:val="BodyTextIndent"/>
        <w:spacing w:after="120" w:line="240" w:lineRule="auto"/>
        <w:rPr>
          <w:szCs w:val="26"/>
        </w:rPr>
      </w:pPr>
    </w:p>
    <w:p w14:paraId="56A27DD6" w14:textId="10A4C5EE" w:rsidR="001011B0" w:rsidRPr="00283743" w:rsidRDefault="00C618BD" w:rsidP="001011B0">
      <w:pPr>
        <w:pStyle w:val="BodyTextIndent"/>
        <w:spacing w:after="120" w:line="240" w:lineRule="auto"/>
        <w:rPr>
          <w:szCs w:val="26"/>
        </w:rPr>
      </w:pPr>
      <w:r w:rsidRPr="00283743">
        <w:rPr>
          <w:szCs w:val="26"/>
        </w:rPr>
        <w:t>Có rất nhiều ứng dụng sử dụng mô hình dữ liệu mạng</w:t>
      </w:r>
      <w:r w:rsidR="001011B0" w:rsidRPr="00283743">
        <w:rPr>
          <w:szCs w:val="26"/>
        </w:rPr>
        <w:t xml:space="preserve"> như:</w:t>
      </w:r>
      <w:r w:rsidRPr="00283743">
        <w:rPr>
          <w:szCs w:val="26"/>
        </w:rPr>
        <w:t xml:space="preserve"> tìm đường đi ngắn nhất </w:t>
      </w:r>
      <w:hyperlink w:anchor="_Toc76989411" w:history="1">
        <w:r w:rsidR="001011B0" w:rsidRPr="00283743">
          <w:rPr>
            <w:szCs w:val="26"/>
          </w:rPr>
          <w:t xml:space="preserve"> </w:t>
        </w:r>
      </w:hyperlink>
      <w:r w:rsidR="008624ED" w:rsidRPr="00283743">
        <w:rPr>
          <w:szCs w:val="26"/>
        </w:rPr>
        <w:t>trên mạng lưới giao thông</w:t>
      </w:r>
      <w:r w:rsidR="001011B0" w:rsidRPr="00283743">
        <w:rPr>
          <w:szCs w:val="26"/>
        </w:rPr>
        <w:t xml:space="preserve">, </w:t>
      </w:r>
      <w:hyperlink w:anchor="_Toc76989413" w:history="1">
        <w:r w:rsidR="001011B0" w:rsidRPr="00283743">
          <w:rPr>
            <w:szCs w:val="26"/>
          </w:rPr>
          <w:t>xác định vùng dịch vụ</w:t>
        </w:r>
      </w:hyperlink>
      <w:r w:rsidR="001011B0" w:rsidRPr="00283743">
        <w:rPr>
          <w:szCs w:val="26"/>
        </w:rPr>
        <w:t xml:space="preserve">, </w:t>
      </w:r>
      <w:hyperlink w:anchor="_Toc76989414" w:history="1">
        <w:r w:rsidR="001011B0" w:rsidRPr="00283743">
          <w:rPr>
            <w:szCs w:val="26"/>
          </w:rPr>
          <w:t>thiết lập các thuộc tính cho đường đi</w:t>
        </w:r>
      </w:hyperlink>
      <w:ins w:id="723" w:author="Windows User" w:date="2019-02-20T15:16:00Z">
        <w:r w:rsidR="001A7245">
          <w:rPr>
            <w:szCs w:val="26"/>
          </w:rPr>
          <w:t>.</w:t>
        </w:r>
      </w:ins>
      <w:del w:id="724" w:author="Windows User" w:date="2019-02-20T15:16:00Z">
        <w:r w:rsidR="0020292E" w:rsidRPr="00283743" w:rsidDel="001A7245">
          <w:rPr>
            <w:szCs w:val="26"/>
          </w:rPr>
          <w:delText>,…</w:delText>
        </w:r>
      </w:del>
    </w:p>
    <w:p w14:paraId="32C269F0" w14:textId="7E4E60A0" w:rsidR="00435D0F" w:rsidRPr="001A7245" w:rsidRDefault="00435D0F" w:rsidP="005F5568">
      <w:pPr>
        <w:pStyle w:val="Heading2"/>
        <w:numPr>
          <w:ilvl w:val="1"/>
          <w:numId w:val="40"/>
        </w:numPr>
        <w:tabs>
          <w:tab w:val="left" w:pos="567"/>
        </w:tabs>
        <w:spacing w:before="120" w:after="120" w:line="240" w:lineRule="auto"/>
        <w:rPr>
          <w:rFonts w:ascii="Times New Roman" w:hAnsi="Times New Roman" w:cs="Times New Roman"/>
          <w:b/>
          <w:color w:val="auto"/>
          <w:highlight w:val="yellow"/>
          <w:rPrChange w:id="725" w:author="Windows User" w:date="2019-02-20T15:17:00Z">
            <w:rPr>
              <w:rFonts w:ascii="Times New Roman" w:hAnsi="Times New Roman" w:cs="Times New Roman"/>
              <w:b/>
              <w:color w:val="auto"/>
            </w:rPr>
          </w:rPrChange>
        </w:rPr>
      </w:pPr>
      <w:bookmarkStart w:id="726" w:name="_Toc139376404"/>
      <w:bookmarkStart w:id="727" w:name="_Toc207379803"/>
      <w:bookmarkStart w:id="728" w:name="_Toc533410012"/>
      <w:r w:rsidRPr="001A7245">
        <w:rPr>
          <w:rFonts w:ascii="Times New Roman" w:hAnsi="Times New Roman" w:cs="Times New Roman"/>
          <w:b/>
          <w:color w:val="auto"/>
          <w:highlight w:val="yellow"/>
          <w:rPrChange w:id="729" w:author="Windows User" w:date="2019-02-20T15:17:00Z">
            <w:rPr>
              <w:rFonts w:ascii="Times New Roman" w:hAnsi="Times New Roman" w:cs="Times New Roman"/>
              <w:b/>
              <w:color w:val="auto"/>
            </w:rPr>
          </w:rPrChange>
        </w:rPr>
        <w:t xml:space="preserve">MÔ HÌNH DỮ LIỆU </w:t>
      </w:r>
      <w:ins w:id="730" w:author="Windows User" w:date="2019-02-20T15:17:00Z">
        <w:r w:rsidR="001A7245" w:rsidRPr="00283743">
          <w:t xml:space="preserve">mạng tam giác không đều </w:t>
        </w:r>
        <w:r w:rsidR="001A7245">
          <w:t xml:space="preserve">- </w:t>
        </w:r>
      </w:ins>
      <w:r w:rsidRPr="001A7245">
        <w:rPr>
          <w:rFonts w:ascii="Times New Roman" w:hAnsi="Times New Roman" w:cs="Times New Roman"/>
          <w:b/>
          <w:color w:val="auto"/>
          <w:highlight w:val="yellow"/>
          <w:rPrChange w:id="731" w:author="Windows User" w:date="2019-02-20T15:17:00Z">
            <w:rPr>
              <w:rFonts w:ascii="Times New Roman" w:hAnsi="Times New Roman" w:cs="Times New Roman"/>
              <w:b/>
              <w:color w:val="auto"/>
            </w:rPr>
          </w:rPrChange>
        </w:rPr>
        <w:t>TIN</w:t>
      </w:r>
      <w:bookmarkEnd w:id="726"/>
      <w:bookmarkEnd w:id="727"/>
      <w:bookmarkEnd w:id="728"/>
    </w:p>
    <w:p w14:paraId="6766E4F1" w14:textId="77777777" w:rsidR="00435D0F" w:rsidRPr="00283743" w:rsidRDefault="00435D0F" w:rsidP="00435D0F">
      <w:pPr>
        <w:pStyle w:val="BodyTextIndent"/>
        <w:spacing w:after="120" w:line="240" w:lineRule="auto"/>
        <w:rPr>
          <w:szCs w:val="26"/>
        </w:rPr>
      </w:pPr>
      <w:r w:rsidRPr="00283743">
        <w:rPr>
          <w:szCs w:val="26"/>
        </w:rPr>
        <w:t xml:space="preserve">Để xây dựng một cấu trúc dữ liệu trong đó chứa đựng yếu tố “độ cao” trên đất liền hoặc “độ sâu” khi ứng dụng cho biển, người ta thường sử dụng khái niệm mô hình số độ cao DEM (Digital Elevation Model) để diễn tả mô hình số độ cao của bề mặt trái đất. Có nhiều thuật ngữ diễn tả khái niệm dữ liệu số địa hình như </w:t>
      </w:r>
      <w:r w:rsidRPr="00283743">
        <w:rPr>
          <w:i/>
          <w:szCs w:val="26"/>
        </w:rPr>
        <w:t xml:space="preserve">Dữ liệu số địa hình </w:t>
      </w:r>
      <w:r w:rsidRPr="00283743">
        <w:rPr>
          <w:szCs w:val="26"/>
        </w:rPr>
        <w:t xml:space="preserve">DTD (Digital Terrain Data); </w:t>
      </w:r>
      <w:r w:rsidRPr="00283743">
        <w:rPr>
          <w:i/>
          <w:szCs w:val="26"/>
        </w:rPr>
        <w:t xml:space="preserve">Dữ liệu số địa hình độ cao </w:t>
      </w:r>
      <w:r w:rsidRPr="00283743">
        <w:rPr>
          <w:szCs w:val="26"/>
        </w:rPr>
        <w:t>DTED (Digital Terrian Elevation Data). DEM có hai mô hình chính: mô hình ma trận độ cao theo lưới ô vuông kiểu GRID và mô h</w:t>
      </w:r>
      <w:r w:rsidR="00CC1CDD" w:rsidRPr="00283743">
        <w:rPr>
          <w:szCs w:val="26"/>
        </w:rPr>
        <w:t>ình mạng tam giác không đều TIN (TRIANGULATED IRREGULAR NETWORKS).</w:t>
      </w:r>
    </w:p>
    <w:p w14:paraId="7169D9B3" w14:textId="77777777" w:rsidR="00435D0F" w:rsidRPr="00283743" w:rsidRDefault="00435D0F" w:rsidP="00435D0F">
      <w:pPr>
        <w:pStyle w:val="BodyTextIndent"/>
        <w:spacing w:after="120" w:line="240" w:lineRule="auto"/>
        <w:rPr>
          <w:szCs w:val="26"/>
        </w:rPr>
      </w:pPr>
      <w:r w:rsidRPr="00283743">
        <w:rPr>
          <w:noProof/>
          <w:szCs w:val="26"/>
          <w:lang w:eastAsia="zh-CN"/>
        </w:rPr>
        <w:lastRenderedPageBreak/>
        <mc:AlternateContent>
          <mc:Choice Requires="wpg">
            <w:drawing>
              <wp:anchor distT="0" distB="0" distL="114300" distR="114300" simplePos="0" relativeHeight="251869184" behindDoc="0" locked="0" layoutInCell="0" allowOverlap="1" wp14:anchorId="456F083F" wp14:editId="4F9C3D97">
                <wp:simplePos x="0" y="0"/>
                <wp:positionH relativeFrom="column">
                  <wp:posOffset>480060</wp:posOffset>
                </wp:positionH>
                <wp:positionV relativeFrom="paragraph">
                  <wp:posOffset>69215</wp:posOffset>
                </wp:positionV>
                <wp:extent cx="4610100" cy="4297045"/>
                <wp:effectExtent l="0" t="3175" r="635" b="0"/>
                <wp:wrapSquare wrapText="bothSides"/>
                <wp:docPr id="2114" name="Group 2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0" cy="4297045"/>
                          <a:chOff x="2253" y="6870"/>
                          <a:chExt cx="7260" cy="6767"/>
                        </a:xfrm>
                      </wpg:grpSpPr>
                      <wpg:grpSp>
                        <wpg:cNvPr id="2115" name="Group 1618"/>
                        <wpg:cNvGrpSpPr>
                          <a:grpSpLocks/>
                        </wpg:cNvGrpSpPr>
                        <wpg:grpSpPr bwMode="auto">
                          <a:xfrm>
                            <a:off x="2253" y="10562"/>
                            <a:ext cx="7260" cy="3075"/>
                            <a:chOff x="2880" y="11130"/>
                            <a:chExt cx="7260" cy="3075"/>
                          </a:xfrm>
                        </wpg:grpSpPr>
                        <wpg:grpSp>
                          <wpg:cNvPr id="2116" name="Group 1619"/>
                          <wpg:cNvGrpSpPr>
                            <a:grpSpLocks/>
                          </wpg:cNvGrpSpPr>
                          <wpg:grpSpPr bwMode="auto">
                            <a:xfrm>
                              <a:off x="2880" y="11310"/>
                              <a:ext cx="3090" cy="2895"/>
                              <a:chOff x="2880" y="11310"/>
                              <a:chExt cx="3090" cy="2895"/>
                            </a:xfrm>
                          </wpg:grpSpPr>
                          <wps:wsp>
                            <wps:cNvPr id="2117" name="Line 1620"/>
                            <wps:cNvCnPr>
                              <a:cxnSpLocks noChangeShapeType="1"/>
                            </wps:cNvCnPr>
                            <wps:spPr bwMode="auto">
                              <a:xfrm>
                                <a:off x="3105" y="13410"/>
                                <a:ext cx="1395" cy="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4" name="Line 1621"/>
                            <wps:cNvCnPr>
                              <a:cxnSpLocks noChangeShapeType="1"/>
                            </wps:cNvCnPr>
                            <wps:spPr bwMode="auto">
                              <a:xfrm>
                                <a:off x="4005" y="12915"/>
                                <a:ext cx="540" cy="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5" name="Line 1622"/>
                            <wps:cNvCnPr>
                              <a:cxnSpLocks noChangeShapeType="1"/>
                            </wps:cNvCnPr>
                            <wps:spPr bwMode="auto">
                              <a:xfrm flipV="1">
                                <a:off x="4560" y="13110"/>
                                <a:ext cx="1140" cy="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6" name="Line 1623"/>
                            <wps:cNvCnPr>
                              <a:cxnSpLocks noChangeShapeType="1"/>
                            </wps:cNvCnPr>
                            <wps:spPr bwMode="auto">
                              <a:xfrm flipV="1">
                                <a:off x="4035" y="12630"/>
                                <a:ext cx="585"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9" name="Line 1624"/>
                            <wps:cNvCnPr>
                              <a:cxnSpLocks noChangeShapeType="1"/>
                            </wps:cNvCnPr>
                            <wps:spPr bwMode="auto">
                              <a:xfrm flipH="1">
                                <a:off x="4545" y="12615"/>
                                <a:ext cx="6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0" name="Line 1625"/>
                            <wps:cNvCnPr>
                              <a:cxnSpLocks noChangeShapeType="1"/>
                            </wps:cNvCnPr>
                            <wps:spPr bwMode="auto">
                              <a:xfrm>
                                <a:off x="4620" y="12615"/>
                                <a:ext cx="1080" cy="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1" name="Line 1626"/>
                            <wps:cNvCnPr>
                              <a:cxnSpLocks noChangeShapeType="1"/>
                            </wps:cNvCnPr>
                            <wps:spPr bwMode="auto">
                              <a:xfrm flipV="1">
                                <a:off x="4620" y="12165"/>
                                <a:ext cx="96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2" name="Line 1627"/>
                            <wps:cNvCnPr>
                              <a:cxnSpLocks noChangeShapeType="1"/>
                            </wps:cNvCnPr>
                            <wps:spPr bwMode="auto">
                              <a:xfrm>
                                <a:off x="5595" y="12165"/>
                                <a:ext cx="120"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3" name="Line 1628"/>
                            <wps:cNvCnPr>
                              <a:cxnSpLocks noChangeShapeType="1"/>
                            </wps:cNvCnPr>
                            <wps:spPr bwMode="auto">
                              <a:xfrm flipH="1" flipV="1">
                                <a:off x="4380" y="11505"/>
                                <a:ext cx="1215" cy="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4" name="Line 1629"/>
                            <wps:cNvCnPr>
                              <a:cxnSpLocks noChangeShapeType="1"/>
                            </wps:cNvCnPr>
                            <wps:spPr bwMode="auto">
                              <a:xfrm>
                                <a:off x="4380" y="11505"/>
                                <a:ext cx="240" cy="11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5" name="Line 1630"/>
                            <wps:cNvCnPr>
                              <a:cxnSpLocks noChangeShapeType="1"/>
                            </wps:cNvCnPr>
                            <wps:spPr bwMode="auto">
                              <a:xfrm flipH="1">
                                <a:off x="3345" y="11505"/>
                                <a:ext cx="1035" cy="6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6" name="Line 1631"/>
                            <wps:cNvCnPr>
                              <a:cxnSpLocks noChangeShapeType="1"/>
                            </wps:cNvCnPr>
                            <wps:spPr bwMode="auto">
                              <a:xfrm flipH="1">
                                <a:off x="3120" y="12210"/>
                                <a:ext cx="225" cy="1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7" name="Line 1632"/>
                            <wps:cNvCnPr>
                              <a:cxnSpLocks noChangeShapeType="1"/>
                            </wps:cNvCnPr>
                            <wps:spPr bwMode="auto">
                              <a:xfrm>
                                <a:off x="3360" y="12210"/>
                                <a:ext cx="675"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8" name="Line 1633"/>
                            <wps:cNvCnPr>
                              <a:cxnSpLocks noChangeShapeType="1"/>
                            </wps:cNvCnPr>
                            <wps:spPr bwMode="auto">
                              <a:xfrm>
                                <a:off x="3375" y="12195"/>
                                <a:ext cx="1275"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9" name="Line 1634"/>
                            <wps:cNvCnPr>
                              <a:cxnSpLocks noChangeShapeType="1"/>
                            </wps:cNvCnPr>
                            <wps:spPr bwMode="auto">
                              <a:xfrm flipH="1">
                                <a:off x="3105" y="12930"/>
                                <a:ext cx="930" cy="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0" name="Oval 1635"/>
                            <wps:cNvSpPr>
                              <a:spLocks noChangeArrowheads="1"/>
                            </wps:cNvSpPr>
                            <wps:spPr bwMode="auto">
                              <a:xfrm>
                                <a:off x="4335" y="11494"/>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1" name="Oval 1636"/>
                            <wps:cNvSpPr>
                              <a:spLocks noChangeArrowheads="1"/>
                            </wps:cNvSpPr>
                            <wps:spPr bwMode="auto">
                              <a:xfrm>
                                <a:off x="4485" y="13834"/>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2" name="Oval 1637"/>
                            <wps:cNvSpPr>
                              <a:spLocks noChangeArrowheads="1"/>
                            </wps:cNvSpPr>
                            <wps:spPr bwMode="auto">
                              <a:xfrm>
                                <a:off x="5640" y="13054"/>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3" name="Oval 1638"/>
                            <wps:cNvSpPr>
                              <a:spLocks noChangeArrowheads="1"/>
                            </wps:cNvSpPr>
                            <wps:spPr bwMode="auto">
                              <a:xfrm>
                                <a:off x="4575" y="12604"/>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4" name="Oval 1639"/>
                            <wps:cNvSpPr>
                              <a:spLocks noChangeArrowheads="1"/>
                            </wps:cNvSpPr>
                            <wps:spPr bwMode="auto">
                              <a:xfrm>
                                <a:off x="5535" y="12124"/>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5" name="Oval 1640"/>
                            <wps:cNvSpPr>
                              <a:spLocks noChangeArrowheads="1"/>
                            </wps:cNvSpPr>
                            <wps:spPr bwMode="auto">
                              <a:xfrm>
                                <a:off x="3990" y="12889"/>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6" name="Oval 1641"/>
                            <wps:cNvSpPr>
                              <a:spLocks noChangeArrowheads="1"/>
                            </wps:cNvSpPr>
                            <wps:spPr bwMode="auto">
                              <a:xfrm>
                                <a:off x="3090" y="13369"/>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7" name="Oval 1642"/>
                            <wps:cNvSpPr>
                              <a:spLocks noChangeArrowheads="1"/>
                            </wps:cNvSpPr>
                            <wps:spPr bwMode="auto">
                              <a:xfrm>
                                <a:off x="3330" y="12184"/>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8" name="Text Box 1643"/>
                            <wps:cNvSpPr txBox="1">
                              <a:spLocks noChangeArrowheads="1"/>
                            </wps:cNvSpPr>
                            <wps:spPr bwMode="auto">
                              <a:xfrm>
                                <a:off x="3135" y="1209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945D0" w14:textId="77777777" w:rsidR="004D6677" w:rsidRDefault="004D6677" w:rsidP="00435D0F">
                                  <w:pPr>
                                    <w:jc w:val="center"/>
                                    <w:rPr>
                                      <w:sz w:val="20"/>
                                    </w:rPr>
                                  </w:pPr>
                                  <w:r>
                                    <w:rPr>
                                      <w:sz w:val="20"/>
                                    </w:rPr>
                                    <w:t>1</w:t>
                                  </w:r>
                                </w:p>
                              </w:txbxContent>
                            </wps:txbx>
                            <wps:bodyPr rot="0" vert="horz" wrap="square" lIns="0" tIns="0" rIns="0" bIns="0" anchor="t" anchorCtr="0" upright="1">
                              <a:noAutofit/>
                            </wps:bodyPr>
                          </wps:wsp>
                          <wps:wsp>
                            <wps:cNvPr id="2159" name="Text Box 1644"/>
                            <wps:cNvSpPr txBox="1">
                              <a:spLocks noChangeArrowheads="1"/>
                            </wps:cNvSpPr>
                            <wps:spPr bwMode="auto">
                              <a:xfrm>
                                <a:off x="4125" y="1131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52108" w14:textId="77777777" w:rsidR="004D6677" w:rsidRDefault="004D6677" w:rsidP="00435D0F">
                                  <w:pPr>
                                    <w:jc w:val="center"/>
                                    <w:rPr>
                                      <w:sz w:val="20"/>
                                    </w:rPr>
                                  </w:pPr>
                                  <w:r>
                                    <w:rPr>
                                      <w:sz w:val="20"/>
                                    </w:rPr>
                                    <w:t>2</w:t>
                                  </w:r>
                                </w:p>
                              </w:txbxContent>
                            </wps:txbx>
                            <wps:bodyPr rot="0" vert="horz" wrap="square" lIns="0" tIns="0" rIns="0" bIns="0" anchor="t" anchorCtr="0" upright="1">
                              <a:noAutofit/>
                            </wps:bodyPr>
                          </wps:wsp>
                          <wps:wsp>
                            <wps:cNvPr id="2160" name="Text Box 1645"/>
                            <wps:cNvSpPr txBox="1">
                              <a:spLocks noChangeArrowheads="1"/>
                            </wps:cNvSpPr>
                            <wps:spPr bwMode="auto">
                              <a:xfrm>
                                <a:off x="4605" y="1269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27092" w14:textId="77777777" w:rsidR="004D6677" w:rsidRDefault="004D6677" w:rsidP="00435D0F">
                                  <w:pPr>
                                    <w:jc w:val="center"/>
                                    <w:rPr>
                                      <w:sz w:val="20"/>
                                    </w:rPr>
                                  </w:pPr>
                                  <w:r>
                                    <w:rPr>
                                      <w:sz w:val="20"/>
                                    </w:rPr>
                                    <w:t>3</w:t>
                                  </w:r>
                                </w:p>
                              </w:txbxContent>
                            </wps:txbx>
                            <wps:bodyPr rot="0" vert="horz" wrap="square" lIns="0" tIns="0" rIns="0" bIns="0" anchor="t" anchorCtr="0" upright="1">
                              <a:noAutofit/>
                            </wps:bodyPr>
                          </wps:wsp>
                          <wps:wsp>
                            <wps:cNvPr id="2161" name="Text Box 1646"/>
                            <wps:cNvSpPr txBox="1">
                              <a:spLocks noChangeArrowheads="1"/>
                            </wps:cNvSpPr>
                            <wps:spPr bwMode="auto">
                              <a:xfrm>
                                <a:off x="5610" y="1198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06AC4" w14:textId="77777777" w:rsidR="004D6677" w:rsidRDefault="004D6677" w:rsidP="00435D0F">
                                  <w:pPr>
                                    <w:jc w:val="center"/>
                                    <w:rPr>
                                      <w:sz w:val="20"/>
                                    </w:rPr>
                                  </w:pPr>
                                  <w:r>
                                    <w:rPr>
                                      <w:sz w:val="20"/>
                                    </w:rPr>
                                    <w:t>4</w:t>
                                  </w:r>
                                </w:p>
                              </w:txbxContent>
                            </wps:txbx>
                            <wps:bodyPr rot="0" vert="horz" wrap="square" lIns="0" tIns="0" rIns="0" bIns="0" anchor="t" anchorCtr="0" upright="1">
                              <a:noAutofit/>
                            </wps:bodyPr>
                          </wps:wsp>
                          <wps:wsp>
                            <wps:cNvPr id="2162" name="Text Box 1647"/>
                            <wps:cNvSpPr txBox="1">
                              <a:spLocks noChangeArrowheads="1"/>
                            </wps:cNvSpPr>
                            <wps:spPr bwMode="auto">
                              <a:xfrm>
                                <a:off x="4035" y="1287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B8AE2" w14:textId="77777777" w:rsidR="004D6677" w:rsidRDefault="004D6677" w:rsidP="00435D0F">
                                  <w:pPr>
                                    <w:jc w:val="center"/>
                                    <w:rPr>
                                      <w:sz w:val="20"/>
                                    </w:rPr>
                                  </w:pPr>
                                  <w:r>
                                    <w:rPr>
                                      <w:sz w:val="20"/>
                                    </w:rPr>
                                    <w:t>5</w:t>
                                  </w:r>
                                </w:p>
                              </w:txbxContent>
                            </wps:txbx>
                            <wps:bodyPr rot="0" vert="horz" wrap="square" lIns="0" tIns="0" rIns="0" bIns="0" anchor="t" anchorCtr="0" upright="1">
                              <a:noAutofit/>
                            </wps:bodyPr>
                          </wps:wsp>
                          <wps:wsp>
                            <wps:cNvPr id="2163" name="Text Box 1648"/>
                            <wps:cNvSpPr txBox="1">
                              <a:spLocks noChangeArrowheads="1"/>
                            </wps:cNvSpPr>
                            <wps:spPr bwMode="auto">
                              <a:xfrm>
                                <a:off x="2880" y="1338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6C20A" w14:textId="77777777" w:rsidR="004D6677" w:rsidRDefault="004D6677" w:rsidP="00435D0F">
                                  <w:pPr>
                                    <w:jc w:val="center"/>
                                    <w:rPr>
                                      <w:sz w:val="20"/>
                                    </w:rPr>
                                  </w:pPr>
                                  <w:r>
                                    <w:rPr>
                                      <w:sz w:val="20"/>
                                    </w:rPr>
                                    <w:t>6</w:t>
                                  </w:r>
                                </w:p>
                              </w:txbxContent>
                            </wps:txbx>
                            <wps:bodyPr rot="0" vert="horz" wrap="square" lIns="0" tIns="0" rIns="0" bIns="0" anchor="t" anchorCtr="0" upright="1">
                              <a:noAutofit/>
                            </wps:bodyPr>
                          </wps:wsp>
                          <wps:wsp>
                            <wps:cNvPr id="2164" name="Text Box 1649"/>
                            <wps:cNvSpPr txBox="1">
                              <a:spLocks noChangeArrowheads="1"/>
                            </wps:cNvSpPr>
                            <wps:spPr bwMode="auto">
                              <a:xfrm>
                                <a:off x="4455" y="1393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20477" w14:textId="77777777" w:rsidR="004D6677" w:rsidRDefault="004D6677" w:rsidP="00435D0F">
                                  <w:pPr>
                                    <w:jc w:val="center"/>
                                    <w:rPr>
                                      <w:sz w:val="20"/>
                                    </w:rPr>
                                  </w:pPr>
                                  <w:r>
                                    <w:rPr>
                                      <w:sz w:val="20"/>
                                    </w:rPr>
                                    <w:t>7</w:t>
                                  </w:r>
                                </w:p>
                              </w:txbxContent>
                            </wps:txbx>
                            <wps:bodyPr rot="0" vert="horz" wrap="square" lIns="0" tIns="0" rIns="0" bIns="0" anchor="t" anchorCtr="0" upright="1">
                              <a:noAutofit/>
                            </wps:bodyPr>
                          </wps:wsp>
                          <wps:wsp>
                            <wps:cNvPr id="2165" name="Text Box 1650"/>
                            <wps:cNvSpPr txBox="1">
                              <a:spLocks noChangeArrowheads="1"/>
                            </wps:cNvSpPr>
                            <wps:spPr bwMode="auto">
                              <a:xfrm>
                                <a:off x="5700" y="1309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31BC" w14:textId="77777777" w:rsidR="004D6677" w:rsidRDefault="004D6677" w:rsidP="00435D0F">
                                  <w:pPr>
                                    <w:jc w:val="center"/>
                                    <w:rPr>
                                      <w:sz w:val="20"/>
                                    </w:rPr>
                                  </w:pPr>
                                  <w:r>
                                    <w:rPr>
                                      <w:sz w:val="20"/>
                                    </w:rPr>
                                    <w:t>8</w:t>
                                  </w:r>
                                </w:p>
                              </w:txbxContent>
                            </wps:txbx>
                            <wps:bodyPr rot="0" vert="horz" wrap="square" lIns="0" tIns="0" rIns="0" bIns="0" anchor="t" anchorCtr="0" upright="1">
                              <a:noAutofit/>
                            </wps:bodyPr>
                          </wps:wsp>
                          <wps:wsp>
                            <wps:cNvPr id="2166" name="Text Box 1651"/>
                            <wps:cNvSpPr txBox="1">
                              <a:spLocks noChangeArrowheads="1"/>
                            </wps:cNvSpPr>
                            <wps:spPr bwMode="auto">
                              <a:xfrm>
                                <a:off x="4020" y="1195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6634E" w14:textId="77777777" w:rsidR="004D6677" w:rsidRDefault="004D6677" w:rsidP="00435D0F">
                                  <w:pPr>
                                    <w:jc w:val="center"/>
                                    <w:rPr>
                                      <w:sz w:val="20"/>
                                    </w:rPr>
                                  </w:pPr>
                                  <w:r>
                                    <w:rPr>
                                      <w:sz w:val="20"/>
                                    </w:rPr>
                                    <w:t>A</w:t>
                                  </w:r>
                                </w:p>
                              </w:txbxContent>
                            </wps:txbx>
                            <wps:bodyPr rot="0" vert="horz" wrap="square" lIns="0" tIns="0" rIns="0" bIns="0" anchor="t" anchorCtr="0" upright="1">
                              <a:noAutofit/>
                            </wps:bodyPr>
                          </wps:wsp>
                          <wps:wsp>
                            <wps:cNvPr id="2167" name="Text Box 1652"/>
                            <wps:cNvSpPr txBox="1">
                              <a:spLocks noChangeArrowheads="1"/>
                            </wps:cNvSpPr>
                            <wps:spPr bwMode="auto">
                              <a:xfrm>
                                <a:off x="4755" y="1200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6CC43" w14:textId="77777777" w:rsidR="004D6677" w:rsidRDefault="004D6677" w:rsidP="00435D0F">
                                  <w:pPr>
                                    <w:jc w:val="center"/>
                                    <w:rPr>
                                      <w:sz w:val="20"/>
                                    </w:rPr>
                                  </w:pPr>
                                  <w:r>
                                    <w:rPr>
                                      <w:sz w:val="20"/>
                                    </w:rPr>
                                    <w:t>B</w:t>
                                  </w:r>
                                </w:p>
                              </w:txbxContent>
                            </wps:txbx>
                            <wps:bodyPr rot="0" vert="horz" wrap="square" lIns="0" tIns="0" rIns="0" bIns="0" anchor="t" anchorCtr="0" upright="1">
                              <a:noAutofit/>
                            </wps:bodyPr>
                          </wps:wsp>
                          <wps:wsp>
                            <wps:cNvPr id="2168" name="Text Box 1653"/>
                            <wps:cNvSpPr txBox="1">
                              <a:spLocks noChangeArrowheads="1"/>
                            </wps:cNvSpPr>
                            <wps:spPr bwMode="auto">
                              <a:xfrm>
                                <a:off x="5175" y="1249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8B653" w14:textId="77777777" w:rsidR="004D6677" w:rsidRDefault="004D6677" w:rsidP="00435D0F">
                                  <w:pPr>
                                    <w:jc w:val="center"/>
                                    <w:rPr>
                                      <w:sz w:val="20"/>
                                    </w:rPr>
                                  </w:pPr>
                                  <w:r>
                                    <w:rPr>
                                      <w:sz w:val="20"/>
                                    </w:rPr>
                                    <w:t>C</w:t>
                                  </w:r>
                                </w:p>
                              </w:txbxContent>
                            </wps:txbx>
                            <wps:bodyPr rot="0" vert="horz" wrap="square" lIns="0" tIns="0" rIns="0" bIns="0" anchor="t" anchorCtr="0" upright="1">
                              <a:noAutofit/>
                            </wps:bodyPr>
                          </wps:wsp>
                          <wps:wsp>
                            <wps:cNvPr id="2169" name="Text Box 1654"/>
                            <wps:cNvSpPr txBox="1">
                              <a:spLocks noChangeArrowheads="1"/>
                            </wps:cNvSpPr>
                            <wps:spPr bwMode="auto">
                              <a:xfrm>
                                <a:off x="3885" y="1251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FAA4A" w14:textId="77777777" w:rsidR="004D6677" w:rsidRDefault="004D6677" w:rsidP="00435D0F">
                                  <w:pPr>
                                    <w:jc w:val="center"/>
                                    <w:rPr>
                                      <w:sz w:val="20"/>
                                    </w:rPr>
                                  </w:pPr>
                                  <w:r>
                                    <w:rPr>
                                      <w:sz w:val="20"/>
                                    </w:rPr>
                                    <w:t>D</w:t>
                                  </w:r>
                                </w:p>
                              </w:txbxContent>
                            </wps:txbx>
                            <wps:bodyPr rot="0" vert="horz" wrap="square" lIns="0" tIns="0" rIns="0" bIns="0" anchor="t" anchorCtr="0" upright="1">
                              <a:noAutofit/>
                            </wps:bodyPr>
                          </wps:wsp>
                          <wps:wsp>
                            <wps:cNvPr id="2170" name="Text Box 1655"/>
                            <wps:cNvSpPr txBox="1">
                              <a:spLocks noChangeArrowheads="1"/>
                            </wps:cNvSpPr>
                            <wps:spPr bwMode="auto">
                              <a:xfrm>
                                <a:off x="3345" y="1272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469A5" w14:textId="77777777" w:rsidR="004D6677" w:rsidRDefault="004D6677" w:rsidP="00435D0F">
                                  <w:pPr>
                                    <w:jc w:val="center"/>
                                    <w:rPr>
                                      <w:sz w:val="20"/>
                                    </w:rPr>
                                  </w:pPr>
                                  <w:r>
                                    <w:rPr>
                                      <w:sz w:val="20"/>
                                    </w:rPr>
                                    <w:t>E</w:t>
                                  </w:r>
                                </w:p>
                              </w:txbxContent>
                            </wps:txbx>
                            <wps:bodyPr rot="0" vert="horz" wrap="square" lIns="0" tIns="0" rIns="0" bIns="0" anchor="t" anchorCtr="0" upright="1">
                              <a:noAutofit/>
                            </wps:bodyPr>
                          </wps:wsp>
                          <wps:wsp>
                            <wps:cNvPr id="2171" name="Text Box 1656"/>
                            <wps:cNvSpPr txBox="1">
                              <a:spLocks noChangeArrowheads="1"/>
                            </wps:cNvSpPr>
                            <wps:spPr bwMode="auto">
                              <a:xfrm>
                                <a:off x="4245" y="1303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06E7C" w14:textId="77777777" w:rsidR="004D6677" w:rsidRDefault="004D6677" w:rsidP="00435D0F">
                                  <w:pPr>
                                    <w:jc w:val="center"/>
                                    <w:rPr>
                                      <w:sz w:val="20"/>
                                    </w:rPr>
                                  </w:pPr>
                                  <w:r>
                                    <w:rPr>
                                      <w:sz w:val="20"/>
                                    </w:rPr>
                                    <w:t>F</w:t>
                                  </w:r>
                                </w:p>
                              </w:txbxContent>
                            </wps:txbx>
                            <wps:bodyPr rot="0" vert="horz" wrap="square" lIns="0" tIns="0" rIns="0" bIns="0" anchor="t" anchorCtr="0" upright="1">
                              <a:noAutofit/>
                            </wps:bodyPr>
                          </wps:wsp>
                          <wps:wsp>
                            <wps:cNvPr id="2172" name="Text Box 1657"/>
                            <wps:cNvSpPr txBox="1">
                              <a:spLocks noChangeArrowheads="1"/>
                            </wps:cNvSpPr>
                            <wps:spPr bwMode="auto">
                              <a:xfrm>
                                <a:off x="3750" y="1329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8A471" w14:textId="77777777" w:rsidR="004D6677" w:rsidRDefault="004D6677" w:rsidP="00435D0F">
                                  <w:pPr>
                                    <w:jc w:val="center"/>
                                    <w:rPr>
                                      <w:sz w:val="20"/>
                                    </w:rPr>
                                  </w:pPr>
                                  <w:r>
                                    <w:rPr>
                                      <w:sz w:val="20"/>
                                    </w:rPr>
                                    <w:t>H</w:t>
                                  </w:r>
                                </w:p>
                              </w:txbxContent>
                            </wps:txbx>
                            <wps:bodyPr rot="0" vert="horz" wrap="square" lIns="0" tIns="0" rIns="0" bIns="0" anchor="t" anchorCtr="0" upright="1">
                              <a:noAutofit/>
                            </wps:bodyPr>
                          </wps:wsp>
                          <wps:wsp>
                            <wps:cNvPr id="2173" name="Text Box 1658"/>
                            <wps:cNvSpPr txBox="1">
                              <a:spLocks noChangeArrowheads="1"/>
                            </wps:cNvSpPr>
                            <wps:spPr bwMode="auto">
                              <a:xfrm>
                                <a:off x="4800" y="1309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414C6" w14:textId="77777777" w:rsidR="004D6677" w:rsidRDefault="004D6677" w:rsidP="00435D0F">
                                  <w:pPr>
                                    <w:jc w:val="center"/>
                                    <w:rPr>
                                      <w:sz w:val="20"/>
                                    </w:rPr>
                                  </w:pPr>
                                  <w:r>
                                    <w:rPr>
                                      <w:sz w:val="20"/>
                                    </w:rPr>
                                    <w:t>G</w:t>
                                  </w:r>
                                </w:p>
                              </w:txbxContent>
                            </wps:txbx>
                            <wps:bodyPr rot="0" vert="horz" wrap="square" lIns="0" tIns="0" rIns="0" bIns="0" anchor="t" anchorCtr="0" upright="1">
                              <a:noAutofit/>
                            </wps:bodyPr>
                          </wps:wsp>
                        </wpg:grpSp>
                        <wps:wsp>
                          <wps:cNvPr id="2174" name="Text Box 1659"/>
                          <wps:cNvSpPr txBox="1">
                            <a:spLocks noChangeArrowheads="1"/>
                          </wps:cNvSpPr>
                          <wps:spPr bwMode="auto">
                            <a:xfrm>
                              <a:off x="6525" y="11130"/>
                              <a:ext cx="3615"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9"/>
                                  <w:gridCol w:w="1149"/>
                                  <w:gridCol w:w="1149"/>
                                </w:tblGrid>
                                <w:tr w:rsidR="004D6677" w14:paraId="2BDD6B66" w14:textId="77777777" w:rsidTr="007B58AF">
                                  <w:tc>
                                    <w:tcPr>
                                      <w:tcW w:w="1149" w:type="dxa"/>
                                    </w:tcPr>
                                    <w:p w14:paraId="044B9957" w14:textId="77777777" w:rsidR="004D6677" w:rsidRDefault="004D6677" w:rsidP="001B2AE1">
                                      <w:pPr>
                                        <w:jc w:val="center"/>
                                      </w:pPr>
                                      <w:r>
                                        <w:t>Tam giác</w:t>
                                      </w:r>
                                    </w:p>
                                  </w:tc>
                                  <w:tc>
                                    <w:tcPr>
                                      <w:tcW w:w="1149" w:type="dxa"/>
                                    </w:tcPr>
                                    <w:p w14:paraId="63465839" w14:textId="77777777" w:rsidR="004D6677" w:rsidRDefault="004D6677" w:rsidP="001B2AE1">
                                      <w:pPr>
                                        <w:jc w:val="center"/>
                                      </w:pPr>
                                      <w:r>
                                        <w:t>Nút</w:t>
                                      </w:r>
                                    </w:p>
                                  </w:tc>
                                  <w:tc>
                                    <w:tcPr>
                                      <w:tcW w:w="1149" w:type="dxa"/>
                                    </w:tcPr>
                                    <w:p w14:paraId="1CB376B3" w14:textId="77777777" w:rsidR="004D6677" w:rsidRDefault="004D6677" w:rsidP="001B2AE1">
                                      <w:pPr>
                                        <w:jc w:val="center"/>
                                      </w:pPr>
                                      <w:r>
                                        <w:t>Lân cận</w:t>
                                      </w:r>
                                    </w:p>
                                  </w:tc>
                                </w:tr>
                                <w:tr w:rsidR="004D6677" w14:paraId="4DF0A8F6" w14:textId="77777777" w:rsidTr="007B58AF">
                                  <w:tc>
                                    <w:tcPr>
                                      <w:tcW w:w="1149" w:type="dxa"/>
                                    </w:tcPr>
                                    <w:p w14:paraId="686DEEA3" w14:textId="77777777" w:rsidR="004D6677" w:rsidRDefault="004D6677" w:rsidP="001B2AE1">
                                      <w:pPr>
                                        <w:spacing w:before="60" w:after="60"/>
                                        <w:jc w:val="center"/>
                                      </w:pPr>
                                      <w:r>
                                        <w:t>A</w:t>
                                      </w:r>
                                    </w:p>
                                  </w:tc>
                                  <w:tc>
                                    <w:tcPr>
                                      <w:tcW w:w="1149" w:type="dxa"/>
                                    </w:tcPr>
                                    <w:p w14:paraId="5C68C119" w14:textId="77777777" w:rsidR="004D6677" w:rsidRDefault="004D6677" w:rsidP="001B2AE1">
                                      <w:pPr>
                                        <w:spacing w:before="60" w:after="60"/>
                                        <w:jc w:val="center"/>
                                      </w:pPr>
                                      <w:r>
                                        <w:t>1, 2, 3</w:t>
                                      </w:r>
                                    </w:p>
                                  </w:tc>
                                  <w:tc>
                                    <w:tcPr>
                                      <w:tcW w:w="1149" w:type="dxa"/>
                                    </w:tcPr>
                                    <w:p w14:paraId="39C4CCC6" w14:textId="77777777" w:rsidR="004D6677" w:rsidRDefault="004D6677" w:rsidP="001B2AE1">
                                      <w:pPr>
                                        <w:spacing w:before="60" w:after="60"/>
                                        <w:jc w:val="center"/>
                                      </w:pPr>
                                      <w:r>
                                        <w:t>-, B, D</w:t>
                                      </w:r>
                                    </w:p>
                                  </w:tc>
                                </w:tr>
                                <w:tr w:rsidR="004D6677" w14:paraId="224F66F5" w14:textId="77777777" w:rsidTr="007B58AF">
                                  <w:tc>
                                    <w:tcPr>
                                      <w:tcW w:w="1149" w:type="dxa"/>
                                    </w:tcPr>
                                    <w:p w14:paraId="248EC7D3" w14:textId="77777777" w:rsidR="004D6677" w:rsidRDefault="004D6677" w:rsidP="001B2AE1">
                                      <w:pPr>
                                        <w:spacing w:before="60" w:after="60"/>
                                        <w:jc w:val="center"/>
                                      </w:pPr>
                                      <w:r>
                                        <w:t>B</w:t>
                                      </w:r>
                                    </w:p>
                                  </w:tc>
                                  <w:tc>
                                    <w:tcPr>
                                      <w:tcW w:w="1149" w:type="dxa"/>
                                    </w:tcPr>
                                    <w:p w14:paraId="1494B70E" w14:textId="77777777" w:rsidR="004D6677" w:rsidRDefault="004D6677" w:rsidP="001B2AE1">
                                      <w:pPr>
                                        <w:spacing w:before="60" w:after="60"/>
                                        <w:jc w:val="center"/>
                                      </w:pPr>
                                      <w:r>
                                        <w:t>2, 4, 3</w:t>
                                      </w:r>
                                    </w:p>
                                  </w:tc>
                                  <w:tc>
                                    <w:tcPr>
                                      <w:tcW w:w="1149" w:type="dxa"/>
                                    </w:tcPr>
                                    <w:p w14:paraId="283F5FEA" w14:textId="77777777" w:rsidR="004D6677" w:rsidRDefault="004D6677" w:rsidP="001B2AE1">
                                      <w:pPr>
                                        <w:spacing w:before="60" w:after="60"/>
                                        <w:jc w:val="center"/>
                                      </w:pPr>
                                      <w:r>
                                        <w:t>-, C, A</w:t>
                                      </w:r>
                                    </w:p>
                                  </w:tc>
                                </w:tr>
                                <w:tr w:rsidR="004D6677" w14:paraId="3631E5E9" w14:textId="77777777" w:rsidTr="007B58AF">
                                  <w:tc>
                                    <w:tcPr>
                                      <w:tcW w:w="1149" w:type="dxa"/>
                                    </w:tcPr>
                                    <w:p w14:paraId="5B2D7B67" w14:textId="77777777" w:rsidR="004D6677" w:rsidRDefault="004D6677" w:rsidP="001B2AE1">
                                      <w:pPr>
                                        <w:spacing w:before="60" w:after="60"/>
                                        <w:jc w:val="center"/>
                                      </w:pPr>
                                      <w:r>
                                        <w:t>C</w:t>
                                      </w:r>
                                    </w:p>
                                  </w:tc>
                                  <w:tc>
                                    <w:tcPr>
                                      <w:tcW w:w="1149" w:type="dxa"/>
                                    </w:tcPr>
                                    <w:p w14:paraId="7AE3F34F" w14:textId="77777777" w:rsidR="004D6677" w:rsidRDefault="004D6677" w:rsidP="001B2AE1">
                                      <w:pPr>
                                        <w:spacing w:before="60" w:after="60"/>
                                        <w:jc w:val="center"/>
                                      </w:pPr>
                                      <w:r>
                                        <w:t>4, 8, 3</w:t>
                                      </w:r>
                                    </w:p>
                                  </w:tc>
                                  <w:tc>
                                    <w:tcPr>
                                      <w:tcW w:w="1149" w:type="dxa"/>
                                    </w:tcPr>
                                    <w:p w14:paraId="15FA1630" w14:textId="77777777" w:rsidR="004D6677" w:rsidRDefault="004D6677" w:rsidP="001B2AE1">
                                      <w:pPr>
                                        <w:spacing w:before="60" w:after="60"/>
                                        <w:jc w:val="center"/>
                                      </w:pPr>
                                      <w:r>
                                        <w:t>-, G, B</w:t>
                                      </w:r>
                                    </w:p>
                                  </w:tc>
                                </w:tr>
                                <w:tr w:rsidR="004D6677" w14:paraId="3CBC5C7F" w14:textId="77777777" w:rsidTr="007B58AF">
                                  <w:tc>
                                    <w:tcPr>
                                      <w:tcW w:w="1149" w:type="dxa"/>
                                    </w:tcPr>
                                    <w:p w14:paraId="334DF782" w14:textId="77777777" w:rsidR="004D6677" w:rsidRDefault="004D6677" w:rsidP="001B2AE1">
                                      <w:pPr>
                                        <w:spacing w:before="60" w:after="60"/>
                                        <w:jc w:val="center"/>
                                      </w:pPr>
                                      <w:r>
                                        <w:t>D</w:t>
                                      </w:r>
                                    </w:p>
                                  </w:tc>
                                  <w:tc>
                                    <w:tcPr>
                                      <w:tcW w:w="1149" w:type="dxa"/>
                                    </w:tcPr>
                                    <w:p w14:paraId="511D043A" w14:textId="77777777" w:rsidR="004D6677" w:rsidRDefault="004D6677" w:rsidP="001B2AE1">
                                      <w:pPr>
                                        <w:spacing w:before="60" w:after="60"/>
                                        <w:jc w:val="center"/>
                                      </w:pPr>
                                      <w:r>
                                        <w:t>1, 3, 5</w:t>
                                      </w:r>
                                    </w:p>
                                  </w:tc>
                                  <w:tc>
                                    <w:tcPr>
                                      <w:tcW w:w="1149" w:type="dxa"/>
                                    </w:tcPr>
                                    <w:p w14:paraId="61380248" w14:textId="77777777" w:rsidR="004D6677" w:rsidRDefault="004D6677" w:rsidP="001B2AE1">
                                      <w:pPr>
                                        <w:spacing w:before="60" w:after="60"/>
                                        <w:jc w:val="center"/>
                                      </w:pPr>
                                      <w:r>
                                        <w:t>A, F, E</w:t>
                                      </w:r>
                                    </w:p>
                                  </w:tc>
                                </w:tr>
                                <w:tr w:rsidR="004D6677" w14:paraId="22BDD181" w14:textId="77777777" w:rsidTr="007B58AF">
                                  <w:tc>
                                    <w:tcPr>
                                      <w:tcW w:w="1149" w:type="dxa"/>
                                    </w:tcPr>
                                    <w:p w14:paraId="213553E6" w14:textId="77777777" w:rsidR="004D6677" w:rsidRDefault="004D6677" w:rsidP="001B2AE1">
                                      <w:pPr>
                                        <w:spacing w:before="60" w:after="60"/>
                                        <w:jc w:val="center"/>
                                      </w:pPr>
                                      <w:r>
                                        <w:t>E</w:t>
                                      </w:r>
                                    </w:p>
                                  </w:tc>
                                  <w:tc>
                                    <w:tcPr>
                                      <w:tcW w:w="1149" w:type="dxa"/>
                                    </w:tcPr>
                                    <w:p w14:paraId="15E05747" w14:textId="77777777" w:rsidR="004D6677" w:rsidRDefault="004D6677" w:rsidP="001B2AE1">
                                      <w:pPr>
                                        <w:spacing w:before="60" w:after="60"/>
                                        <w:jc w:val="center"/>
                                      </w:pPr>
                                      <w:r>
                                        <w:t>1, 5, 6</w:t>
                                      </w:r>
                                    </w:p>
                                  </w:tc>
                                  <w:tc>
                                    <w:tcPr>
                                      <w:tcW w:w="1149" w:type="dxa"/>
                                    </w:tcPr>
                                    <w:p w14:paraId="5A810586" w14:textId="77777777" w:rsidR="004D6677" w:rsidRDefault="004D6677" w:rsidP="001B2AE1">
                                      <w:pPr>
                                        <w:spacing w:before="60" w:after="60"/>
                                        <w:jc w:val="center"/>
                                      </w:pPr>
                                      <w:r>
                                        <w:t>D, H, -</w:t>
                                      </w:r>
                                    </w:p>
                                  </w:tc>
                                </w:tr>
                                <w:tr w:rsidR="004D6677" w14:paraId="373615D7" w14:textId="77777777" w:rsidTr="007B58AF">
                                  <w:tc>
                                    <w:tcPr>
                                      <w:tcW w:w="1149" w:type="dxa"/>
                                    </w:tcPr>
                                    <w:p w14:paraId="671B03F3" w14:textId="77777777" w:rsidR="004D6677" w:rsidRDefault="004D6677" w:rsidP="001B2AE1">
                                      <w:pPr>
                                        <w:spacing w:before="60" w:after="60"/>
                                        <w:jc w:val="center"/>
                                      </w:pPr>
                                      <w:r>
                                        <w:t>F</w:t>
                                      </w:r>
                                    </w:p>
                                  </w:tc>
                                  <w:tc>
                                    <w:tcPr>
                                      <w:tcW w:w="1149" w:type="dxa"/>
                                    </w:tcPr>
                                    <w:p w14:paraId="12736310" w14:textId="77777777" w:rsidR="004D6677" w:rsidRDefault="004D6677" w:rsidP="001B2AE1">
                                      <w:pPr>
                                        <w:spacing w:before="60" w:after="60"/>
                                        <w:jc w:val="center"/>
                                      </w:pPr>
                                      <w:r>
                                        <w:t>3, 7, 5</w:t>
                                      </w:r>
                                    </w:p>
                                  </w:tc>
                                  <w:tc>
                                    <w:tcPr>
                                      <w:tcW w:w="1149" w:type="dxa"/>
                                    </w:tcPr>
                                    <w:p w14:paraId="6FAC11DC" w14:textId="77777777" w:rsidR="004D6677" w:rsidRDefault="004D6677" w:rsidP="001B2AE1">
                                      <w:pPr>
                                        <w:spacing w:before="60" w:after="60"/>
                                        <w:jc w:val="center"/>
                                      </w:pPr>
                                      <w:r>
                                        <w:t>G, H, D</w:t>
                                      </w:r>
                                    </w:p>
                                  </w:tc>
                                </w:tr>
                                <w:tr w:rsidR="004D6677" w14:paraId="6B992EC0" w14:textId="77777777" w:rsidTr="007B58AF">
                                  <w:tc>
                                    <w:tcPr>
                                      <w:tcW w:w="1149" w:type="dxa"/>
                                    </w:tcPr>
                                    <w:p w14:paraId="30F0A8C1" w14:textId="77777777" w:rsidR="004D6677" w:rsidRDefault="004D6677" w:rsidP="001B2AE1">
                                      <w:pPr>
                                        <w:spacing w:before="60" w:after="60"/>
                                        <w:jc w:val="center"/>
                                      </w:pPr>
                                      <w:r>
                                        <w:t>G</w:t>
                                      </w:r>
                                    </w:p>
                                  </w:tc>
                                  <w:tc>
                                    <w:tcPr>
                                      <w:tcW w:w="1149" w:type="dxa"/>
                                    </w:tcPr>
                                    <w:p w14:paraId="1B86D12D" w14:textId="77777777" w:rsidR="004D6677" w:rsidRDefault="004D6677" w:rsidP="001B2AE1">
                                      <w:pPr>
                                        <w:spacing w:before="60" w:after="60"/>
                                        <w:jc w:val="center"/>
                                      </w:pPr>
                                      <w:r>
                                        <w:t>3, 8, 7</w:t>
                                      </w:r>
                                    </w:p>
                                  </w:tc>
                                  <w:tc>
                                    <w:tcPr>
                                      <w:tcW w:w="1149" w:type="dxa"/>
                                    </w:tcPr>
                                    <w:p w14:paraId="1E1375C1" w14:textId="77777777" w:rsidR="004D6677" w:rsidRDefault="004D6677" w:rsidP="001B2AE1">
                                      <w:pPr>
                                        <w:spacing w:before="60" w:after="60"/>
                                        <w:jc w:val="center"/>
                                      </w:pPr>
                                      <w:r>
                                        <w:t>C, -, F</w:t>
                                      </w:r>
                                    </w:p>
                                  </w:tc>
                                </w:tr>
                                <w:tr w:rsidR="004D6677" w14:paraId="6DDCF579" w14:textId="77777777" w:rsidTr="007B58AF">
                                  <w:tc>
                                    <w:tcPr>
                                      <w:tcW w:w="1149" w:type="dxa"/>
                                    </w:tcPr>
                                    <w:p w14:paraId="6EA35A15" w14:textId="77777777" w:rsidR="004D6677" w:rsidRDefault="004D6677" w:rsidP="001B2AE1">
                                      <w:pPr>
                                        <w:spacing w:before="60" w:after="60"/>
                                        <w:jc w:val="center"/>
                                      </w:pPr>
                                      <w:r>
                                        <w:t>H</w:t>
                                      </w:r>
                                    </w:p>
                                  </w:tc>
                                  <w:tc>
                                    <w:tcPr>
                                      <w:tcW w:w="1149" w:type="dxa"/>
                                    </w:tcPr>
                                    <w:p w14:paraId="0BC3CBD9" w14:textId="77777777" w:rsidR="004D6677" w:rsidRDefault="004D6677" w:rsidP="001B2AE1">
                                      <w:pPr>
                                        <w:spacing w:before="60" w:after="60"/>
                                        <w:jc w:val="center"/>
                                      </w:pPr>
                                      <w:r>
                                        <w:t>5, 7, 6</w:t>
                                      </w:r>
                                    </w:p>
                                  </w:tc>
                                  <w:tc>
                                    <w:tcPr>
                                      <w:tcW w:w="1149" w:type="dxa"/>
                                    </w:tcPr>
                                    <w:p w14:paraId="716FECD1" w14:textId="77777777" w:rsidR="004D6677" w:rsidRDefault="004D6677" w:rsidP="001B2AE1">
                                      <w:pPr>
                                        <w:spacing w:before="60" w:after="60"/>
                                        <w:jc w:val="center"/>
                                      </w:pPr>
                                      <w:r>
                                        <w:t>F, -, E</w:t>
                                      </w:r>
                                    </w:p>
                                  </w:tc>
                                </w:tr>
                              </w:tbl>
                              <w:p w14:paraId="50C2245C" w14:textId="77777777" w:rsidR="004D6677" w:rsidRDefault="004D6677" w:rsidP="00435D0F">
                                <w:pPr>
                                  <w:jc w:val="center"/>
                                </w:pPr>
                              </w:p>
                            </w:txbxContent>
                          </wps:txbx>
                          <wps:bodyPr rot="0" vert="horz" wrap="square" lIns="91440" tIns="45720" rIns="91440" bIns="45720" anchor="t" anchorCtr="0" upright="1">
                            <a:noAutofit/>
                          </wps:bodyPr>
                        </wps:wsp>
                        <wps:wsp>
                          <wps:cNvPr id="2175" name="Line 1660"/>
                          <wps:cNvCnPr>
                            <a:cxnSpLocks noChangeShapeType="1"/>
                          </wps:cNvCnPr>
                          <wps:spPr bwMode="auto">
                            <a:xfrm>
                              <a:off x="5355" y="12435"/>
                              <a:ext cx="1500" cy="0"/>
                            </a:xfrm>
                            <a:prstGeom prst="line">
                              <a:avLst/>
                            </a:prstGeom>
                            <a:noFill/>
                            <a:ln w="19050">
                              <a:solidFill>
                                <a:srgbClr val="FF99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2176" name="Text Box 1661"/>
                        <wps:cNvSpPr txBox="1">
                          <a:spLocks noChangeArrowheads="1"/>
                        </wps:cNvSpPr>
                        <wps:spPr bwMode="auto">
                          <a:xfrm>
                            <a:off x="4515" y="6870"/>
                            <a:ext cx="3464"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7EB2F" w14:textId="77777777" w:rsidR="004D6677" w:rsidRDefault="004D6677" w:rsidP="00435D0F">
                              <w:pPr>
                                <w:jc w:val="center"/>
                                <w:rPr>
                                  <w:i/>
                                </w:rPr>
                              </w:pPr>
                              <w:r>
                                <w:rPr>
                                  <w:noProof/>
                                  <w:lang w:eastAsia="zh-CN"/>
                                </w:rPr>
                                <w:drawing>
                                  <wp:inline distT="0" distB="0" distL="0" distR="0" wp14:anchorId="19FC4014" wp14:editId="7D32FDFA">
                                    <wp:extent cx="2003425" cy="1558290"/>
                                    <wp:effectExtent l="0" t="0" r="0" b="3810"/>
                                    <wp:docPr id="1" name="Picture 1" descr="n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et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3425" cy="1558290"/>
                                            </a:xfrm>
                                            <a:prstGeom prst="rect">
                                              <a:avLst/>
                                            </a:prstGeom>
                                            <a:noFill/>
                                            <a:ln>
                                              <a:noFill/>
                                            </a:ln>
                                          </pic:spPr>
                                        </pic:pic>
                                      </a:graphicData>
                                    </a:graphic>
                                  </wp:inline>
                                </w:drawing>
                              </w:r>
                              <w:r>
                                <w:rPr>
                                  <w:i/>
                                </w:rPr>
                                <w:t>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6F083F" id="Group 2114" o:spid="_x0000_s2531" style="position:absolute;left:0;text-align:left;margin-left:37.8pt;margin-top:5.45pt;width:363pt;height:338.35pt;z-index:251869184;mso-position-horizontal-relative:text;mso-position-vertical-relative:text" coordorigin="2253,6870" coordsize="7260,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" o:allowincell="f">
                <v:group id="Group 1618" o:spid="_x0000_s2532" style="position:absolute;left:2253;top:10562;width:7260;height:3075" coordorigin="2880,11130" coordsize="7260,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vy6qxgAAAN0A&#10;AAAPAAAAAAAAAAAAAAAAAKoCAABkcnMvZG93bnJldi54bWxQSwUGAAAAAAQABAD6AAAAnQMAAAAA&#10;">
                  <v:group id="Group 1619" o:spid="_x0000_s2533" style="position:absolute;left:2880;top:11310;width:3090;height:2895" coordorigin="2880,11310" coordsize="3090,2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bbDdxgAAAN0A&#10;AAAPAAAAAAAAAAAAAAAAAKoCAABkcnMvZG93bnJldi54bWxQSwUGAAAAAAQABAD6AAAAnQMAAAAA&#10;">
                    <v:line id="Line 1620" o:spid="_x0000_s2534" style="position:absolute;visibility:visible;mso-wrap-style:square" from="3105,13410" to="4500,13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X1vsgAAADdAAAADwAAAGRycy9kb3ducmV2LnhtbESPQWvCQBSE74X+h+UVequbWEhLdBWp&#10;CNpDqVbQ4zP7TGKzb8PuNkn/vSsUehxm5htmOh9MIzpyvrasIB0lIIgLq2suFey/Vk+vIHxA1thY&#10;JgW/5GE+u7+bYq5tz1vqdqEUEcI+RwVVCG0upS8qMuhHtiWO3tk6gyFKV0rtsI9w08hxkmTSYM1x&#10;ocKW3ioqvnc/RsHH82fWLTbv6+GwyU7Fcns6Xnqn1OPDsJiACDSE//Bfe60VjNP0B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hX1vsgAAADdAAAADwAAAAAA&#10;AAAAAAAAAAChAgAAZHJzL2Rvd25yZXYueG1sUEsFBgAAAAAEAAQA+QAAAJYDAAAAAA==&#10;"/>
                    <v:line id="Line 1621" o:spid="_x0000_s2535" style="position:absolute;visibility:visible;mso-wrap-style:square" from="4005,12915" to="4545,13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uhdMgAAADdAAAADwAAAGRycy9kb3ducmV2LnhtbESPQWvCQBSE74X+h+UVeqsb0xJKdBWp&#10;CNqDVCvo8Zl9JrHZt2F3m6T/visUehxm5htmOh9MIzpyvrasYDxKQBAXVtdcKjh8rp5eQfiArLGx&#10;TAp+yMN8dn83xVzbnnfU7UMpIoR9jgqqENpcSl9UZNCPbEscvYt1BkOUrpTaYR/hppFpkmTSYM1x&#10;ocKW3ioqvvbfRsH2+SPrFpv39XDcZOdiuTufrr1T6vFhWExABBrCf/ivvdYK0nH6A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KuhdMgAAADdAAAADwAAAAAA&#10;AAAAAAAAAAChAgAAZHJzL2Rvd25yZXYueG1sUEsFBgAAAAAEAAQA+QAAAJYDAAAAAA==&#10;"/>
                    <v:line id="Line 1622" o:spid="_x0000_s2536" style="position:absolute;flip:y;visibility:visible;mso-wrap-style:square" from="4560,13110" to="5700,13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XizcgAAADdAAAADwAAAGRycy9kb3ducmV2LnhtbESPQWsCMRSE74X+h/AKvYhmtVZ0axQp&#10;CD14qS0r3p6b52bZzcs2ibr9902h0OMwM98wy3VvW3ElH2rHCsajDARx6XTNlYLPj+1wDiJEZI2t&#10;Y1LwTQHWq/u7Jeba3fidrvtYiQThkKMCE2OXSxlKQxbDyHXEyTs7bzEm6SupPd4S3LZykmUzabHm&#10;tGCwo1dDZbO/WAVyvht8+c1p2hTN4bAwRVl0x51Sjw/95gVEpD7+h//ab1rBZPz0DL9v0hOQq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tXizcgAAADdAAAADwAAAAAA&#10;AAAAAAAAAAChAgAAZHJzL2Rvd25yZXYueG1sUEsFBgAAAAAEAAQA+QAAAJYDAAAAAA==&#10;"/>
                    <v:line id="Line 1623" o:spid="_x0000_s2537" style="position:absolute;flip:y;visibility:visible;mso-wrap-style:square" from="4035,12630" to="4620,12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d8uscAAADdAAAADwAAAGRycy9kb3ducmV2LnhtbESPQWsCMRSE7wX/Q3iCl1Kz2iK6NYoU&#10;BA9eqrLS23Pzull287JNom7/fVMo9DjMzDfMct3bVtzIh9qxgsk4A0FcOl1zpeB03D7NQYSIrLF1&#10;TAq+KcB6NXhYYq7dnd/pdoiVSBAOOSowMXa5lKE0ZDGMXUecvE/nLcYkfSW1x3uC21ZOs2wmLdac&#10;Fgx29GaobA5Xq0DO949ffnN5aYrmfF6Yoiy6j71So2G/eQURqY//4b/2TiuYTp5n8PsmP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B3y6xwAAAN0AAAAPAAAAAAAA&#10;AAAAAAAAAKECAABkcnMvZG93bnJldi54bWxQSwUGAAAAAAQABAD5AAAAlQMAAAAA&#10;"/>
                    <v:line id="Line 1624" o:spid="_x0000_s2538" style="position:absolute;flip:x;visibility:visible;mso-wrap-style:square" from="4545,12615" to="4605,13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joyMcAAADdAAAADwAAAGRycy9kb3ducmV2LnhtbESPQWsCMRSE7wX/Q3iCl1Kz2lJ0NYoU&#10;BA9eqrLS2+vmuVl287JNom7/fVMo9DjMzDfMct3bVtzIh9qxgsk4A0FcOl1zpeB03D7NQISIrLF1&#10;TAq+KcB6NXhYYq7dnd/pdoiVSBAOOSowMXa5lKE0ZDGMXUecvIvzFmOSvpLa4z3BbSunWfYqLdac&#10;Fgx29GaobA5Xq0DO9o9ffvP50hTN+Tw3RVl0H3ulRsN+swARqY//4b/2TiuYTp7n8PsmP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OjIxwAAAN0AAAAPAAAAAAAA&#10;AAAAAAAAAKECAABkcnMvZG93bnJldi54bWxQSwUGAAAAAAQABAD5AAAAlQMAAAAA&#10;"/>
                    <v:line id="Line 1625" o:spid="_x0000_s2539" style="position:absolute;visibility:visible;mso-wrap-style:square" from="4620,12615" to="5700,1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9C18QAAADdAAAADwAAAGRycy9kb3ducmV2LnhtbERPz2vCMBS+D/wfwhN2m6lulNEZRRRB&#10;PYi6wXZ8Nm9tZ/NSkth2/705CB4/vt/TeW9q0ZLzlWUF41ECgji3uuJCwdfn+uUdhA/IGmvLpOCf&#10;PMxng6cpZtp2fKT2FAoRQ9hnqKAMocmk9HlJBv3INsSR+7XOYIjQFVI77GK4qeUkSVJpsOLYUGJD&#10;y5Lyy+lqFOxfD2m72O42/fc2Peer4/nnr3NKPQ/7xQeIQH14iO/ujVYwGb/F/fFNfA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T0LXxAAAAN0AAAAPAAAAAAAAAAAA&#10;AAAAAKECAABkcnMvZG93bnJldi54bWxQSwUGAAAAAAQABAD5AAAAkgMAAAAA&#10;"/>
                    <v:line id="Line 1626" o:spid="_x0000_s2540" style="position:absolute;flip:y;visibility:visible;mso-wrap-style:square" from="4620,12165" to="5580,12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iXs8cAAADdAAAADwAAAGRycy9kb3ducmV2LnhtbESPQWsCMRSE74X+h/AEL6VmV6TY1ShS&#10;KPTgpbas9PbcPDfLbl62Sarrv28EweMwM98wy/VgO3EiHxrHCvJJBoK4crrhWsH31/vzHESIyBo7&#10;x6TgQgHWq8eHJRbanfmTTrtYiwThUKACE2NfSBkqQxbDxPXEyTs6bzEm6WupPZ4T3HZymmUv0mLD&#10;acFgT2+Gqnb3ZxXI+fbp128Os7Zs9/tXU1Zl/7NVajwaNgsQkYZ4D9/aH1rBNJ/lcH2TnoB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6JezxwAAAN0AAAAPAAAAAAAA&#10;AAAAAAAAAKECAABkcnMvZG93bnJldi54bWxQSwUGAAAAAAQABAD5AAAAlQMAAAAA&#10;"/>
                    <v:line id="Line 1627" o:spid="_x0000_s2541" style="position:absolute;visibility:visible;mso-wrap-style:square" from="5595,12165" to="5715,1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F5O8gAAADdAAAADwAAAGRycy9kb3ducmV2LnhtbESPQWvCQBSE74X+h+UVeqsb0xJKdBWp&#10;CNqDVCvo8Zl9JrHZt2F3m6T/visUehxm5htmOh9MIzpyvrasYDxKQBAXVtdcKjh8rp5eQfiArLGx&#10;TAp+yMN8dn83xVzbnnfU7UMpIoR9jgqqENpcSl9UZNCPbEscvYt1BkOUrpTaYR/hppFpkmTSYM1x&#10;ocKW3ioqvvbfRsH2+SPrFpv39XDcZOdiuTufrr1T6vFhWExABBrCf/ivvdYK0vFLC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dF5O8gAAADdAAAADwAAAAAA&#10;AAAAAAAAAAChAgAAZHJzL2Rvd25yZXYueG1sUEsFBgAAAAAEAAQA+QAAAJYDAAAAAA==&#10;"/>
                    <v:line id="Line 1628" o:spid="_x0000_s2542" style="position:absolute;flip:x y;visibility:visible;mso-wrap-style:square" from="4380,11505" to="5595,12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UsOcQAAADdAAAADwAAAGRycy9kb3ducmV2LnhtbESPQYvCMBSE74L/ITzBi2jaKiLVKCKs&#10;eFLWVbw+mmdbbF5Kk7V1f/1GWNjjMDPfMKtNZyrxpMaVlhXEkwgEcWZ1ybmCy9fHeAHCeWSNlWVS&#10;8CIHm3W/t8JU25Y/6Xn2uQgQdikqKLyvUyldVpBBN7E1cfDutjHog2xyqRtsA9xUMomiuTRYclgo&#10;sKZdQdnj/G0UIB9/pos2ppnc080lx9Noe70rNRx02yUIT53/D/+1D1pBEs+m8H4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dSw5xAAAAN0AAAAPAAAAAAAAAAAA&#10;AAAAAKECAABkcnMvZG93bnJldi54bWxQSwUGAAAAAAQABAD5AAAAkgMAAAAA&#10;"/>
                    <v:line id="Line 1629" o:spid="_x0000_s2543" style="position:absolute;visibility:visible;mso-wrap-style:square" from="4380,11505" to="4620,12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RE1MgAAADdAAAADwAAAGRycy9kb3ducmV2LnhtbESPS2vDMBCE74X+B7GF3Bo5D0xxooTQ&#10;Ekh6KM0DkuPG2thurZWRFNv991Uh0OMwM98w82VvatGS85VlBaNhAoI4t7riQsHxsH5+AeEDssba&#10;Min4IQ/LxePDHDNtO95Ruw+FiBD2GSooQ2gyKX1ekkE/tA1x9K7WGQxRukJqh12Em1qOkySVBiuO&#10;CyU29FpS/r2/GQUfk8+0XW3fN/1pm17yt93l/NU5pQZP/WoGIlAf/sP39kYrGI+mU/h7E5+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XRE1MgAAADdAAAADwAAAAAA&#10;AAAAAAAAAAChAgAAZHJzL2Rvd25yZXYueG1sUEsFBgAAAAAEAAQA+QAAAJYDAAAAAA==&#10;"/>
                    <v:line id="Line 1630" o:spid="_x0000_s2544" style="position:absolute;flip:x;visibility:visible;mso-wrap-style:square" from="3345,11505" to="4380,12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ORsMcAAADdAAAADwAAAGRycy9kb3ducmV2LnhtbESPQWsCMRSE74X+h/AEL6VmFVt0NYoU&#10;Cj14qcqKt+fmuVl287JNom7/fVMo9DjMzDfMct3bVtzIh9qxgvEoA0FcOl1zpeCwf3+egQgRWWPr&#10;mBR8U4D16vFhibl2d/6k2y5WIkE45KjAxNjlUobSkMUwch1x8i7OW4xJ+kpqj/cEt62cZNmrtFhz&#10;WjDY0ZuhstldrQI52z59+c152hTN8Tg3RVl0p61Sw0G/WYCI1Mf/8F/7QyuYjKcv8PsmP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05GwxwAAAN0AAAAPAAAAAAAA&#10;AAAAAAAAAKECAABkcnMvZG93bnJldi54bWxQSwUGAAAAAAQABAD5AAAAlQMAAAAA&#10;"/>
                    <v:line id="Line 1631" o:spid="_x0000_s2545" style="position:absolute;flip:x;visibility:visible;mso-wrap-style:square" from="3120,12210" to="3345,13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EPx8cAAADdAAAADwAAAGRycy9kb3ducmV2LnhtbESPQWsCMRSE7wX/Q3hCL0WziohdjSKF&#10;Qg9eqmWlt+fmuVl287JNUt3+eyMIPQ4z8w2z2vS2FRfyoXasYDLOQBCXTtdcKfg6vI8WIEJE1tg6&#10;JgV/FGCzHjytMNfuyp902cdKJAiHHBWYGLtcylAashjGriNO3tl5izFJX0nt8ZrgtpXTLJtLizWn&#10;BYMdvRkqm/2vVSAXu5cfvz3NmqI5Hl9NURbd906p52G/XYKI1Mf/8KP9oRVMJ7M53N+kJyD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Q/HxwAAAN0AAAAPAAAAAAAA&#10;AAAAAAAAAKECAABkcnMvZG93bnJldi54bWxQSwUGAAAAAAQABAD5AAAAlQMAAAAA&#10;"/>
                    <v:line id="Line 1632" o:spid="_x0000_s2546" style="position:absolute;visibility:visible;mso-wrap-style:square" from="3360,12210" to="4035,12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bao8gAAADdAAAADwAAAGRycy9kb3ducmV2LnhtbESPT2vCQBTE74V+h+UVeqsbraQSXUUq&#10;gvZQ/Ad6fGZfk7TZt2F3TdJv3y0Uehxm5jfMbNGbWrTkfGVZwXCQgCDOra64UHA6rp8mIHxA1lhb&#10;JgXf5GExv7+bYaZtx3tqD6EQEcI+QwVlCE0mpc9LMugHtiGO3od1BkOUrpDaYRfhppajJEmlwYrj&#10;QokNvZaUfx1uRsH78y5tl9u3TX/eptd8tb9ePjun1ONDv5yCCNSH//Bfe6MVjIbjF/h9E5+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abao8gAAADdAAAADwAAAAAA&#10;AAAAAAAAAAChAgAAZHJzL2Rvd25yZXYueG1sUEsFBgAAAAAEAAQA+QAAAJYDAAAAAA==&#10;"/>
                    <v:line id="Line 1633" o:spid="_x0000_s2547" style="position:absolute;visibility:visible;mso-wrap-style:square" from="3375,12195" to="4650,12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O0cQAAADdAAAADwAAAGRycy9kb3ducmV2LnhtbERPz2vCMBS+D/wfwhN2m6lulNEZRRRB&#10;PYi6wXZ8Nm9tZ/NSkth2/705CB4/vt/TeW9q0ZLzlWUF41ECgji3uuJCwdfn+uUdhA/IGmvLpOCf&#10;PMxng6cpZtp2fKT2FAoRQ9hnqKAMocmk9HlJBv3INsSR+7XOYIjQFVI77GK4qeUkSVJpsOLYUGJD&#10;y5Lyy+lqFOxfD2m72O42/fc2Peer4/nnr3NKPQ/7xQeIQH14iO/ujVYwGb/FufFNfA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OU7RxAAAAN0AAAAPAAAAAAAAAAAA&#10;AAAAAKECAABkcnMvZG93bnJldi54bWxQSwUGAAAAAAQABAD5AAAAkgMAAAAA&#10;"/>
                    <v:line id="Line 1634" o:spid="_x0000_s2548" style="position:absolute;flip:x;visibility:visible;mso-wrap-style:square" from="3105,12930" to="4035,1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6btccAAADdAAAADwAAAGRycy9kb3ducmV2LnhtbESPQWsCMRSE74X+h/AKXkrNKiK6GkUK&#10;hR68VGWlt+fmdbPs5mWbpLr++0YQPA4z8w2zXPe2FWfyoXasYDTMQBCXTtdcKTjsP95mIEJE1tg6&#10;JgVXCrBePT8tMdfuwl903sVKJAiHHBWYGLtcylAashiGriNO3o/zFmOSvpLa4yXBbSvHWTaVFmtO&#10;CwY7ejdUNrs/q0DOtq+/fnOaNEVzPM5NURbd91apwUu/WYCI1MdH+N7+1ArGo8kcbm/SE5C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npu1xwAAAN0AAAAPAAAAAAAA&#10;AAAAAAAAAKECAABkcnMvZG93bnJldi54bWxQSwUGAAAAAAQABAD5AAAAlQMAAAAA&#10;"/>
                    <v:oval id="Oval 1635" o:spid="_x0000_s2549" style="position:absolute;left:4335;top:1149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rQA8MA&#10;AADdAAAADwAAAGRycy9kb3ducmV2LnhtbERPz2vCMBS+C/sfwhN2m6ktytYZRTbGdJ7qBrs+mmdb&#10;bF66JGvrf28OgseP7/dqM5pW9OR8Y1nBfJaAIC6tbrhS8PP98fQMwgdkja1lUnAhD5v1w2SFubYD&#10;F9QfQyViCPscFdQhdLmUvqzJoJ/ZjjhyJ+sMhghdJbXDIYabVqZJspQGG44NNXb0VlN5Pv4bBf2X&#10;zejl3RbLLP3b7s/+N6XDp1KP03H7CiLQGO7im3unFaTzRdwf38Qn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rQA8MAAADdAAAADwAAAAAAAAAAAAAAAACYAgAAZHJzL2Rv&#10;d25yZXYueG1sUEsFBgAAAAAEAAQA9QAAAIgDAAAAAA==&#10;" fillcolor="#f90" strokecolor="#f90"/>
                    <v:oval id="Oval 1636" o:spid="_x0000_s2550" style="position:absolute;left:4485;top:1383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Z1mMUA&#10;AADdAAAADwAAAGRycy9kb3ducmV2LnhtbESPT2vCQBTE7wW/w/IEb3WTSKVGVxFF1PbkH/D6yD6T&#10;YPZtzK4x/fZuodDjMDO/YWaLzlSipcaVlhXEwwgEcWZ1ybmC82nz/gnCeWSNlWVS8EMOFvPe2wxT&#10;bZ98oPbocxEg7FJUUHhfp1K6rCCDbmhr4uBdbWPQB9nkUjf4DHBTySSKxtJgyWGhwJpWBWW348Mo&#10;aL/siCZrexiPkvtyf3OXhL63Sg363XIKwlPn/8N/7Z1WkMQfMfy+CU9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pnWYxQAAAN0AAAAPAAAAAAAAAAAAAAAAAJgCAABkcnMv&#10;ZG93bnJldi54bWxQSwUGAAAAAAQABAD1AAAAigMAAAAA&#10;" fillcolor="#f90" strokecolor="#f90"/>
                    <v:oval id="Oval 1637" o:spid="_x0000_s2551" style="position:absolute;left:5640;top:1305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r78QA&#10;AADdAAAADwAAAGRycy9kb3ducmV2LnhtbESPQWvCQBSE70L/w/IKvenGFcVGV5GW0qonreD1kX0m&#10;wezbNLuN8d+7guBxmJlvmPmys5VoqfGlYw3DQQKCOHOm5FzD4ferPwXhA7LByjFpuJKH5eKlN8fU&#10;uAvvqN2HXEQI+xQ1FCHUqZQ+K8iiH7iaOHon11gMUTa5NA1eItxWUiXJRFosOS4UWNNHQdl5/281&#10;tBs3ovdPt5uM1N9qffZHRdtvrd9eu9UMRKAuPMOP9o/RoIZjBfc38Qn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06+/EAAAA3QAAAA8AAAAAAAAAAAAAAAAAmAIAAGRycy9k&#10;b3ducmV2LnhtbFBLBQYAAAAABAAEAPUAAACJAwAAAAA=&#10;" fillcolor="#f90" strokecolor="#f90"/>
                    <v:oval id="Oval 1638" o:spid="_x0000_s2552" style="position:absolute;left:4575;top:1260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OdMUA&#10;AADdAAAADwAAAGRycy9kb3ducmV2LnhtbESPT2vCQBTE70K/w/IK3nRjgtKmriIV8U9PWsHrI/ua&#10;BLNv0+wa47d3BcHjMDO/YabzzlSipcaVlhWMhhEI4szqknMFx9/V4AOE88gaK8uk4EYO5rO33hRT&#10;ba+8p/bgcxEg7FJUUHhfp1K6rCCDbmhr4uD92cagD7LJpW7wGuCmknEUTaTBksNCgTV9F5SdDxej&#10;oN3ZhD6Xdj9J4v/F9uxOMf2sleq/d4svEJ46/wo/2xutIB6NE3i8CU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E50xQAAAN0AAAAPAAAAAAAAAAAAAAAAAJgCAABkcnMv&#10;ZG93bnJldi54bWxQSwUGAAAAAAQABAD1AAAAigMAAAAA&#10;" fillcolor="#f90" strokecolor="#f90"/>
                    <v:oval id="Oval 1639" o:spid="_x0000_s2553" style="position:absolute;left:5535;top:1212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HWAMUA&#10;AADdAAAADwAAAGRycy9kb3ducmV2LnhtbESPQWvCQBSE7wX/w/IK3urG2EqNWUVaRKsnreD1kX1N&#10;QrJvY3aN6b93CwWPw8x8w6TL3tSio9aVlhWMRxEI4szqknMFp+/1yzsI55E11pZJwS85WC4GTykm&#10;2t74QN3R5yJA2CWooPC+SaR0WUEG3cg2xMH7sa1BH2SbS93iLcBNLeMomkqDJYeFAhv6KCirjlej&#10;oNvZCc0+7WE6iS+rr8qdY9pvlBo+96s5CE+9f4T/21utIB6/vcLfm/A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0dYAxQAAAN0AAAAPAAAAAAAAAAAAAAAAAJgCAABkcnMv&#10;ZG93bnJldi54bWxQSwUGAAAAAAQABAD1AAAAigMAAAAA&#10;" fillcolor="#f90" strokecolor="#f90"/>
                    <v:oval id="Oval 1640" o:spid="_x0000_s2554" style="position:absolute;left:3990;top:12889;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1zm8QA&#10;AADdAAAADwAAAGRycy9kb3ducmV2LnhtbESPT4vCMBTE7wt+h/AEb5paUbQaRVzEdT35B7w+mmdb&#10;bF66Tazdb28WhD0OM/MbZrFqTSkaql1hWcFwEIEgTq0uOFNwOW/7UxDOI2ssLZOCX3KwWnY+Fpho&#10;++QjNSefiQBhl6CC3PsqkdKlORl0A1sRB+9ma4M+yDqTusZngJtSxlE0kQYLDgs5VrTJKb2fHkZB&#10;821HNPu0x8ko/lnv7+4a02GnVK/brucgPLX+P/xuf2kF8XA8hr834Qn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dc5vEAAAA3QAAAA8AAAAAAAAAAAAAAAAAmAIAAGRycy9k&#10;b3ducmV2LnhtbFBLBQYAAAAABAAEAPUAAACJAwAAAAA=&#10;" fillcolor="#f90" strokecolor="#f90"/>
                    <v:oval id="Oval 1641" o:spid="_x0000_s2555" style="position:absolute;left:3090;top:13369;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7MUA&#10;AADdAAAADwAAAGRycy9kb3ducmV2LnhtbESPT2vCQBTE74V+h+UVvNWNEYNNXUUq4r9TrOD1kX1N&#10;gtm3aXaN8du7QqHHYWZ+w8wWvalFR62rLCsYDSMQxLnVFRcKTt/r9ykI55E11pZJwZ0cLOavLzNM&#10;tb1xRt3RFyJA2KWooPS+SaV0eUkG3dA2xMH7sa1BH2RbSN3iLcBNLeMoSqTBisNCiQ19lZRfjlej&#10;oNvbMX2sbJaM49/l7uLOMR02Sg3e+uUnCE+9/w//tbdaQTyaJPB8E5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T+3sxQAAAN0AAAAPAAAAAAAAAAAAAAAAAJgCAABkcnMv&#10;ZG93bnJldi54bWxQSwUGAAAAAAQABAD1AAAAigMAAAAA&#10;" fillcolor="#f90" strokecolor="#f90"/>
                    <v:oval id="Oval 1642" o:spid="_x0000_s2556" style="position:absolute;left:3330;top:1218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NId8UA&#10;AADdAAAADwAAAGRycy9kb3ducmV2LnhtbESPQWvCQBSE7wX/w/IK3urGSLXGrCItotWTVvD6yL4m&#10;Idm3MbvG9N+7hUKPw8x8w6Sr3tSio9aVlhWMRxEI4szqknMF56/NyxsI55E11pZJwQ85WC0HTykm&#10;2t75SN3J5yJA2CWooPC+SaR0WUEG3cg2xMH7tq1BH2SbS93iPcBNLeMomkqDJYeFAht6LyirTjej&#10;oNvbCc0/7HE6ia/rz8pdYjpslRo+9+sFCE+9/w//tXdaQTx+ncHv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0h3xQAAAN0AAAAPAAAAAAAAAAAAAAAAAJgCAABkcnMv&#10;ZG93bnJldi54bWxQSwUGAAAAAAQABAD1AAAAigMAAAAA&#10;" fillcolor="#f90" strokecolor="#f90"/>
                    <v:shape id="Text Box 1643" o:spid="_x0000_s2557" type="#_x0000_t202" style="position:absolute;left:3135;top:1209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wL8QA&#10;AADdAAAADwAAAGRycy9kb3ducmV2LnhtbERPz2vCMBS+C/4P4Qm7aaow0dpYythgMBir3WHHZ/Pa&#10;BpuXrsm0+++Xw8Djx/c7yyfbiyuN3jhWsF4lIIhrpw23Cj6rl+UOhA/IGnvHpOCXPOTH+SzDVLsb&#10;l3Q9hVbEEPYpKuhCGFIpfd2RRb9yA3HkGjdaDBGOrdQj3mK47eUmSbbSouHY0OFATx3Vl9OPVVB8&#10;cflsvt/PH2VTmqraJ/y2vSj1sJiKA4hAU7iL/92vWsFm/RjnxjfxCcjj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WMC/EAAAA3QAAAA8AAAAAAAAAAAAAAAAAmAIAAGRycy9k&#10;b3ducmV2LnhtbFBLBQYAAAAABAAEAPUAAACJAwAAAAA=&#10;" filled="f" stroked="f">
                      <v:textbox inset="0,0,0,0">
                        <w:txbxContent>
                          <w:p w14:paraId="285945D0" w14:textId="77777777" w:rsidR="004D6677" w:rsidRDefault="004D6677" w:rsidP="00435D0F">
                            <w:pPr>
                              <w:jc w:val="center"/>
                              <w:rPr>
                                <w:sz w:val="20"/>
                              </w:rPr>
                            </w:pPr>
                            <w:r>
                              <w:rPr>
                                <w:sz w:val="20"/>
                              </w:rPr>
                              <w:t>1</w:t>
                            </w:r>
                          </w:p>
                        </w:txbxContent>
                      </v:textbox>
                    </v:shape>
                    <v:shape id="Text Box 1644" o:spid="_x0000_s2558" type="#_x0000_t202" style="position:absolute;left:4125;top:1131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VtMUA&#10;AADdAAAADwAAAGRycy9kb3ducmV2LnhtbESPQWvCQBSE74L/YXlCb7pRqGh0FZEWhEJpjAePz+wz&#10;Wcy+jdlV03/fLQgeh5n5hlmuO1uLO7XeOFYwHiUgiAunDZcKDvnncAbCB2SNtWNS8Ese1qt+b4mp&#10;dg/O6L4PpYgQ9ikqqEJoUil9UZFFP3INcfTOrrUYomxLqVt8RLit5SRJptKi4bhQYUPbiorL/mYV&#10;bI6cfZjr9+knO2cmz+cJf00vSr0Nus0CRKAuvMLP9k4rmIzf5/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pW0xQAAAN0AAAAPAAAAAAAAAAAAAAAAAJgCAABkcnMv&#10;ZG93bnJldi54bWxQSwUGAAAAAAQABAD1AAAAigMAAAAA&#10;" filled="f" stroked="f">
                      <v:textbox inset="0,0,0,0">
                        <w:txbxContent>
                          <w:p w14:paraId="13B52108" w14:textId="77777777" w:rsidR="004D6677" w:rsidRDefault="004D6677" w:rsidP="00435D0F">
                            <w:pPr>
                              <w:jc w:val="center"/>
                              <w:rPr>
                                <w:sz w:val="20"/>
                              </w:rPr>
                            </w:pPr>
                            <w:r>
                              <w:rPr>
                                <w:sz w:val="20"/>
                              </w:rPr>
                              <w:t>2</w:t>
                            </w:r>
                          </w:p>
                        </w:txbxContent>
                      </v:textbox>
                    </v:shape>
                    <v:shape id="Text Box 1645" o:spid="_x0000_s2559" type="#_x0000_t202" style="position:absolute;left:4605;top:1269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z2lMIA&#10;AADdAAAADwAAAGRycy9kb3ducmV2LnhtbERPTYvCMBC9C/sfwgjeNNVD2a1GEVlhQRBrPXgcm7EN&#10;NpPaZLX+e3NY2OPjfS9WvW3EgzpvHCuYThIQxKXThisFp2I7/gThA7LGxjEpeJGH1fJjsMBMuyfn&#10;9DiGSsQQ9hkqqENoMyl9WZNFP3EtceSurrMYIuwqqTt8xnDbyFmSpNKi4dhQY0ubmsrb8dcqWJ85&#10;/zb3/eWQX3NTFF8J79KbUqNhv56DCNSHf/Gf+0crmE3TuD++iU9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zPaUwgAAAN0AAAAPAAAAAAAAAAAAAAAAAJgCAABkcnMvZG93&#10;bnJldi54bWxQSwUGAAAAAAQABAD1AAAAhwMAAAAA&#10;" filled="f" stroked="f">
                      <v:textbox inset="0,0,0,0">
                        <w:txbxContent>
                          <w:p w14:paraId="54527092" w14:textId="77777777" w:rsidR="004D6677" w:rsidRDefault="004D6677" w:rsidP="00435D0F">
                            <w:pPr>
                              <w:jc w:val="center"/>
                              <w:rPr>
                                <w:sz w:val="20"/>
                              </w:rPr>
                            </w:pPr>
                            <w:r>
                              <w:rPr>
                                <w:sz w:val="20"/>
                              </w:rPr>
                              <w:t>3</w:t>
                            </w:r>
                          </w:p>
                        </w:txbxContent>
                      </v:textbox>
                    </v:shape>
                    <v:shape id="Text Box 1646" o:spid="_x0000_s2560" type="#_x0000_t202" style="position:absolute;left:5610;top:1198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TD8UA&#10;AADdAAAADwAAAGRycy9kb3ducmV2LnhtbESPQWvCQBSE74X+h+UVvNVNPAQbXUWKgiCIMR48vmaf&#10;yWL2bcyumv77bqHQ4zAz3zDz5WBb8aDeG8cK0nECgrhy2nCt4FRu3qcgfEDW2DomBd/kYbl4fZlj&#10;rt2TC3ocQy0ihH2OCpoQulxKXzVk0Y9dRxy9i+sthij7WuoenxFuWzlJkkxaNBwXGuzos6Hqerxb&#10;BaszF2tz238dikthyvIj4V12VWr0NqxmIAIN4T/8195qBZM0S+H3TXw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FMPxQAAAN0AAAAPAAAAAAAAAAAAAAAAAJgCAABkcnMv&#10;ZG93bnJldi54bWxQSwUGAAAAAAQABAD1AAAAigMAAAAA&#10;" filled="f" stroked="f">
                      <v:textbox inset="0,0,0,0">
                        <w:txbxContent>
                          <w:p w14:paraId="3FE06AC4" w14:textId="77777777" w:rsidR="004D6677" w:rsidRDefault="004D6677" w:rsidP="00435D0F">
                            <w:pPr>
                              <w:jc w:val="center"/>
                              <w:rPr>
                                <w:sz w:val="20"/>
                              </w:rPr>
                            </w:pPr>
                            <w:r>
                              <w:rPr>
                                <w:sz w:val="20"/>
                              </w:rPr>
                              <w:t>4</w:t>
                            </w:r>
                          </w:p>
                        </w:txbxContent>
                      </v:textbox>
                    </v:shape>
                    <v:shape id="Text Box 1647" o:spid="_x0000_s2561" type="#_x0000_t202" style="position:absolute;left:4035;top:1287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LNeMUA&#10;AADdAAAADwAAAGRycy9kb3ducmV2LnhtbESPQWvCQBSE74X+h+UVvNWNOQQbXUWKgiCIMR48vmaf&#10;yWL2bcyumv77bqHQ4zAz3zDz5WBb8aDeG8cKJuMEBHHltOFawancvE9B+ICssXVMCr7Jw3Lx+jLH&#10;XLsnF/Q4hlpECPscFTQhdLmUvmrIoh+7jjh6F9dbDFH2tdQ9PiPctjJNkkxaNBwXGuzos6Hqerxb&#10;BaszF2tz238dikthyvIj4V12VWr0NqxmIAIN4T/8195qBekkS+H3TXw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s14xQAAAN0AAAAPAAAAAAAAAAAAAAAAAJgCAABkcnMv&#10;ZG93bnJldi54bWxQSwUGAAAAAAQABAD1AAAAigMAAAAA&#10;" filled="f" stroked="f">
                      <v:textbox inset="0,0,0,0">
                        <w:txbxContent>
                          <w:p w14:paraId="262B8AE2" w14:textId="77777777" w:rsidR="004D6677" w:rsidRDefault="004D6677" w:rsidP="00435D0F">
                            <w:pPr>
                              <w:jc w:val="center"/>
                              <w:rPr>
                                <w:sz w:val="20"/>
                              </w:rPr>
                            </w:pPr>
                            <w:r>
                              <w:rPr>
                                <w:sz w:val="20"/>
                              </w:rPr>
                              <w:t>5</w:t>
                            </w:r>
                          </w:p>
                        </w:txbxContent>
                      </v:textbox>
                    </v:shape>
                    <v:shape id="Text Box 1648" o:spid="_x0000_s2562" type="#_x0000_t202" style="position:absolute;left:2880;top:1338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5o48UA&#10;AADdAAAADwAAAGRycy9kb3ducmV2LnhtbESPQWvCQBSE74X+h+UVvNWNCsFGVxFpQRCkMT30+Mw+&#10;k8Xs25hdNf57tyD0OMzMN8x82dtGXKnzxrGC0TABQVw6bbhS8FN8vU9B+ICssXFMCu7kYbl4fZlj&#10;pt2Nc7ruQyUihH2GCuoQ2kxKX9Zk0Q9dSxy9o+sshii7SuoObxFuGzlOklRaNBwXamxpXVN52l+s&#10;gtUv55/mvDt858fcFMVHwtv0pNTgrV/NQATqw3/42d5oBeNROoG/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mjjxQAAAN0AAAAPAAAAAAAAAAAAAAAAAJgCAABkcnMv&#10;ZG93bnJldi54bWxQSwUGAAAAAAQABAD1AAAAigMAAAAA&#10;" filled="f" stroked="f">
                      <v:textbox inset="0,0,0,0">
                        <w:txbxContent>
                          <w:p w14:paraId="7806C20A" w14:textId="77777777" w:rsidR="004D6677" w:rsidRDefault="004D6677" w:rsidP="00435D0F">
                            <w:pPr>
                              <w:jc w:val="center"/>
                              <w:rPr>
                                <w:sz w:val="20"/>
                              </w:rPr>
                            </w:pPr>
                            <w:r>
                              <w:rPr>
                                <w:sz w:val="20"/>
                              </w:rPr>
                              <w:t>6</w:t>
                            </w:r>
                          </w:p>
                        </w:txbxContent>
                      </v:textbox>
                    </v:shape>
                    <v:shape id="Text Box 1649" o:spid="_x0000_s2563" type="#_x0000_t202" style="position:absolute;left:4455;top:139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fwl8UA&#10;AADdAAAADwAAAGRycy9kb3ducmV2LnhtbESPQWvCQBSE74X+h+UVvNWNIsFGVxFpQRCkMT30+Mw+&#10;k8Xs25hdNf57tyD0OMzMN8x82dtGXKnzxrGC0TABQVw6bbhS8FN8vU9B+ICssXFMCu7kYbl4fZlj&#10;pt2Nc7ruQyUihH2GCuoQ2kxKX9Zk0Q9dSxy9o+sshii7SuoObxFuGzlOklRaNBwXamxpXVN52l+s&#10;gtUv55/mvDt858fcFMVHwtv0pNTgrV/NQATqw3/42d5oBeNROoG/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9/CXxQAAAN0AAAAPAAAAAAAAAAAAAAAAAJgCAABkcnMv&#10;ZG93bnJldi54bWxQSwUGAAAAAAQABAD1AAAAigMAAAAA&#10;" filled="f" stroked="f">
                      <v:textbox inset="0,0,0,0">
                        <w:txbxContent>
                          <w:p w14:paraId="0B020477" w14:textId="77777777" w:rsidR="004D6677" w:rsidRDefault="004D6677" w:rsidP="00435D0F">
                            <w:pPr>
                              <w:jc w:val="center"/>
                              <w:rPr>
                                <w:sz w:val="20"/>
                              </w:rPr>
                            </w:pPr>
                            <w:r>
                              <w:rPr>
                                <w:sz w:val="20"/>
                              </w:rPr>
                              <w:t>7</w:t>
                            </w:r>
                          </w:p>
                        </w:txbxContent>
                      </v:textbox>
                    </v:shape>
                    <v:shape id="Text Box 1650" o:spid="_x0000_s2564" type="#_x0000_t202" style="position:absolute;left:5700;top:1309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tVDMUA&#10;AADdAAAADwAAAGRycy9kb3ducmV2LnhtbESPQWvCQBSE74X+h+UVvNWNgsFGVxFpQRCkMT30+Mw+&#10;k8Xs25hdNf57tyD0OMzMN8x82dtGXKnzxrGC0TABQVw6bbhS8FN8vU9B+ICssXFMCu7kYbl4fZlj&#10;pt2Nc7ruQyUihH2GCuoQ2kxKX9Zk0Q9dSxy9o+sshii7SuoObxFuGzlOklRaNBwXamxpXVN52l+s&#10;gtUv55/mvDt858fcFMVHwtv0pNTgrV/NQATqw3/42d5oBeNROoG/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1UMxQAAAN0AAAAPAAAAAAAAAAAAAAAAAJgCAABkcnMv&#10;ZG93bnJldi54bWxQSwUGAAAAAAQABAD1AAAAigMAAAAA&#10;" filled="f" stroked="f">
                      <v:textbox inset="0,0,0,0">
                        <w:txbxContent>
                          <w:p w14:paraId="193531BC" w14:textId="77777777" w:rsidR="004D6677" w:rsidRDefault="004D6677" w:rsidP="00435D0F">
                            <w:pPr>
                              <w:jc w:val="center"/>
                              <w:rPr>
                                <w:sz w:val="20"/>
                              </w:rPr>
                            </w:pPr>
                            <w:r>
                              <w:rPr>
                                <w:sz w:val="20"/>
                              </w:rPr>
                              <w:t>8</w:t>
                            </w:r>
                          </w:p>
                        </w:txbxContent>
                      </v:textbox>
                    </v:shape>
                    <v:shape id="Text Box 1651" o:spid="_x0000_s2565" type="#_x0000_t202" style="position:absolute;left:4020;top:1195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Le8UA&#10;AADdAAAADwAAAGRycy9kb3ducmV2LnhtbESPQWvCQBSE7wX/w/IEb3Wjh9BGVxFREARpjAePz+wz&#10;Wcy+jdlV03/fLRR6HGbmG2a+7G0jntR541jBZJyAIC6dNlwpOBXb9w8QPiBrbByTgm/ysFwM3uaY&#10;affinJ7HUIkIYZ+hgjqENpPSlzVZ9GPXEkfv6jqLIcqukrrDV4TbRk6TJJUWDceFGlta11Tejg+r&#10;YHXmfGPuh8tXfs1NUXwmvE9vSo2G/WoGIlAf/sN/7Z1WMJ2kKfy+iU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ct7xQAAAN0AAAAPAAAAAAAAAAAAAAAAAJgCAABkcnMv&#10;ZG93bnJldi54bWxQSwUGAAAAAAQABAD1AAAAigMAAAAA&#10;" filled="f" stroked="f">
                      <v:textbox inset="0,0,0,0">
                        <w:txbxContent>
                          <w:p w14:paraId="2836634E" w14:textId="77777777" w:rsidR="004D6677" w:rsidRDefault="004D6677" w:rsidP="00435D0F">
                            <w:pPr>
                              <w:jc w:val="center"/>
                              <w:rPr>
                                <w:sz w:val="20"/>
                              </w:rPr>
                            </w:pPr>
                            <w:r>
                              <w:rPr>
                                <w:sz w:val="20"/>
                              </w:rPr>
                              <w:t>A</w:t>
                            </w:r>
                          </w:p>
                        </w:txbxContent>
                      </v:textbox>
                    </v:shape>
                    <v:shape id="Text Box 1652" o:spid="_x0000_s2566" type="#_x0000_t202" style="position:absolute;left:4755;top:1200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4MYA&#10;AADdAAAADwAAAGRycy9kb3ducmV2LnhtbESPQWvCQBSE7wX/w/IEb3Wjh9hGVxFpQRBKYzx4fGaf&#10;yWL2bcyumv57t1DocZiZb5jFqreNuFPnjWMFk3ECgrh02nCl4FB8vr6B8AFZY+OYFPyQh9Vy8LLA&#10;TLsH53Tfh0pECPsMFdQhtJmUvqzJoh+7ljh6Z9dZDFF2ldQdPiLcNnKaJKm0aDgu1NjSpqbysr9Z&#10;Besj5x/m+nX6zs+5KYr3hHfpRanRsF/PQQTqw3/4r73VCqaTdAa/b+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u4MYAAADdAAAADwAAAAAAAAAAAAAAAACYAgAAZHJz&#10;L2Rvd25yZXYueG1sUEsFBgAAAAAEAAQA9QAAAIsDAAAAAA==&#10;" filled="f" stroked="f">
                      <v:textbox inset="0,0,0,0">
                        <w:txbxContent>
                          <w:p w14:paraId="28C6CC43" w14:textId="77777777" w:rsidR="004D6677" w:rsidRDefault="004D6677" w:rsidP="00435D0F">
                            <w:pPr>
                              <w:jc w:val="center"/>
                              <w:rPr>
                                <w:sz w:val="20"/>
                              </w:rPr>
                            </w:pPr>
                            <w:r>
                              <w:rPr>
                                <w:sz w:val="20"/>
                              </w:rPr>
                              <w:t>B</w:t>
                            </w:r>
                          </w:p>
                        </w:txbxContent>
                      </v:textbox>
                    </v:shape>
                    <v:shape id="Text Box 1653" o:spid="_x0000_s2567" type="#_x0000_t202" style="position:absolute;left:5175;top:1249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6ksIA&#10;AADdAAAADwAAAGRycy9kb3ducmV2LnhtbERPTYvCMBC9C/sfwgjeNNVD2a1GEVlhQRBrPXgcm7EN&#10;NpPaZLX+e3NY2OPjfS9WvW3EgzpvHCuYThIQxKXThisFp2I7/gThA7LGxjEpeJGH1fJjsMBMuyfn&#10;9DiGSsQQ9hkqqENoMyl9WZNFP3EtceSurrMYIuwqqTt8xnDbyFmSpNKi4dhQY0ubmsrb8dcqWJ85&#10;/zb3/eWQX3NTFF8J79KbUqNhv56DCNSHf/Gf+0crmE3TODe+iU9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vqSwgAAAN0AAAAPAAAAAAAAAAAAAAAAAJgCAABkcnMvZG93&#10;bnJldi54bWxQSwUGAAAAAAQABAD1AAAAhwMAAAAA&#10;" filled="f" stroked="f">
                      <v:textbox inset="0,0,0,0">
                        <w:txbxContent>
                          <w:p w14:paraId="5228B653" w14:textId="77777777" w:rsidR="004D6677" w:rsidRDefault="004D6677" w:rsidP="00435D0F">
                            <w:pPr>
                              <w:jc w:val="center"/>
                              <w:rPr>
                                <w:sz w:val="20"/>
                              </w:rPr>
                            </w:pPr>
                            <w:r>
                              <w:rPr>
                                <w:sz w:val="20"/>
                              </w:rPr>
                              <w:t>C</w:t>
                            </w:r>
                          </w:p>
                        </w:txbxContent>
                      </v:textbox>
                    </v:shape>
                    <v:shape id="Text Box 1654" o:spid="_x0000_s2568" type="#_x0000_t202" style="position:absolute;left:3885;top:1251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ZfCcUA&#10;AADdAAAADwAAAGRycy9kb3ducmV2LnhtbESPQWvCQBSE74L/YXmCN93oIWh0FRELglAa00OPz+wz&#10;Wcy+TbOrpv++KxR6HGbmG2a97W0jHtR541jBbJqAIC6dNlwp+CzeJgsQPiBrbByTgh/ysN0MB2vM&#10;tHtyTo9zqESEsM9QQR1Cm0npy5os+qlriaN3dZ3FEGVXSd3hM8JtI+dJkkqLhuNCjS3taypv57tV&#10;sPvi/GC+3y8f+TU3RbFM+JTelBqP+t0KRKA+/If/2ketYD5Ll/B6E5+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l8JxQAAAN0AAAAPAAAAAAAAAAAAAAAAAJgCAABkcnMv&#10;ZG93bnJldi54bWxQSwUGAAAAAAQABAD1AAAAigMAAAAA&#10;" filled="f" stroked="f">
                      <v:textbox inset="0,0,0,0">
                        <w:txbxContent>
                          <w:p w14:paraId="118FAA4A" w14:textId="77777777" w:rsidR="004D6677" w:rsidRDefault="004D6677" w:rsidP="00435D0F">
                            <w:pPr>
                              <w:jc w:val="center"/>
                              <w:rPr>
                                <w:sz w:val="20"/>
                              </w:rPr>
                            </w:pPr>
                            <w:r>
                              <w:rPr>
                                <w:sz w:val="20"/>
                              </w:rPr>
                              <w:t>D</w:t>
                            </w:r>
                          </w:p>
                        </w:txbxContent>
                      </v:textbox>
                    </v:shape>
                    <v:shape id="Text Box 1655" o:spid="_x0000_s2569" type="#_x0000_t202" style="position:absolute;left:3345;top:1272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VgScIA&#10;AADdAAAADwAAAGRycy9kb3ducmV2LnhtbERPy4rCMBTdC/5DuMLsNNWFj2oUGRQGBsTaWczy2lzb&#10;YHPTaTJa/94sBJeH815tOluLG7XeOFYwHiUgiAunDZcKfvL9cA7CB2SNtWNS8CAPm3W/t8JUuztn&#10;dDuFUsQQ9ikqqEJoUil9UZFFP3INceQurrUYImxLqVu8x3Bby0mSTKVFw7GhwoY+Kyqup3+rYPvL&#10;2c78Hc7H7JKZPF8k/D29KvUx6LZLEIG68Ba/3F9awWQ8i/vjm/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FWBJwgAAAN0AAAAPAAAAAAAAAAAAAAAAAJgCAABkcnMvZG93&#10;bnJldi54bWxQSwUGAAAAAAQABAD1AAAAhwMAAAAA&#10;" filled="f" stroked="f">
                      <v:textbox inset="0,0,0,0">
                        <w:txbxContent>
                          <w:p w14:paraId="2C3469A5" w14:textId="77777777" w:rsidR="004D6677" w:rsidRDefault="004D6677" w:rsidP="00435D0F">
                            <w:pPr>
                              <w:jc w:val="center"/>
                              <w:rPr>
                                <w:sz w:val="20"/>
                              </w:rPr>
                            </w:pPr>
                            <w:r>
                              <w:rPr>
                                <w:sz w:val="20"/>
                              </w:rPr>
                              <w:t>E</w:t>
                            </w:r>
                          </w:p>
                        </w:txbxContent>
                      </v:textbox>
                    </v:shape>
                    <v:shape id="Text Box 1656" o:spid="_x0000_s2570" type="#_x0000_t202" style="position:absolute;left:4245;top:130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nF0sYA&#10;AADdAAAADwAAAGRycy9kb3ducmV2LnhtbESPQWvCQBSE74X+h+UVequbeNAaXUVEoVAoxnjw+Mw+&#10;k8Xs25jdavrvXaHgcZiZb5jZoreNuFLnjWMF6SABQVw6bbhSsC82H58gfEDW2DgmBX/kYTF/fZlh&#10;pt2Nc7ruQiUihH2GCuoQ2kxKX9Zk0Q9cSxy9k+sshii7SuoObxFuGzlMkpG0aDgu1NjSqqbyvPu1&#10;CpYHztfm8nPc5qfcFMUk4e/RWan3t345BRGoD8/wf/tLKxim4x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nF0sYAAADdAAAADwAAAAAAAAAAAAAAAACYAgAAZHJz&#10;L2Rvd25yZXYueG1sUEsFBgAAAAAEAAQA9QAAAIsDAAAAAA==&#10;" filled="f" stroked="f">
                      <v:textbox inset="0,0,0,0">
                        <w:txbxContent>
                          <w:p w14:paraId="48406E7C" w14:textId="77777777" w:rsidR="004D6677" w:rsidRDefault="004D6677" w:rsidP="00435D0F">
                            <w:pPr>
                              <w:jc w:val="center"/>
                              <w:rPr>
                                <w:sz w:val="20"/>
                              </w:rPr>
                            </w:pPr>
                            <w:r>
                              <w:rPr>
                                <w:sz w:val="20"/>
                              </w:rPr>
                              <w:t>F</w:t>
                            </w:r>
                          </w:p>
                        </w:txbxContent>
                      </v:textbox>
                    </v:shape>
                    <v:shape id="Text Box 1657" o:spid="_x0000_s2571" type="#_x0000_t202" style="position:absolute;left:3750;top:1329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tbpcYA&#10;AADdAAAADwAAAGRycy9kb3ducmV2LnhtbESPQWvCQBSE70L/w/IKvenGHKyNbkSkhUKhNMaDx2f2&#10;JVnMvo3Zrab/vlsQehxm5htmvRltJ640eONYwXyWgCCunDbcKDiUb9MlCB+QNXaOScEPedjkD5M1&#10;ZtrduKDrPjQiQthnqKANoc+k9FVLFv3M9cTRq91gMUQ5NFIPeItw28k0SRbSouG40GJPu5aq8/7b&#10;KtgeuXg1l8/TV1EXpixfEv5YnJV6ehy3KxCBxvAfvrfftYJ0/pzC35v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tbpcYAAADdAAAADwAAAAAAAAAAAAAAAACYAgAAZHJz&#10;L2Rvd25yZXYueG1sUEsFBgAAAAAEAAQA9QAAAIsDAAAAAA==&#10;" filled="f" stroked="f">
                      <v:textbox inset="0,0,0,0">
                        <w:txbxContent>
                          <w:p w14:paraId="7E38A471" w14:textId="77777777" w:rsidR="004D6677" w:rsidRDefault="004D6677" w:rsidP="00435D0F">
                            <w:pPr>
                              <w:jc w:val="center"/>
                              <w:rPr>
                                <w:sz w:val="20"/>
                              </w:rPr>
                            </w:pPr>
                            <w:r>
                              <w:rPr>
                                <w:sz w:val="20"/>
                              </w:rPr>
                              <w:t>H</w:t>
                            </w:r>
                          </w:p>
                        </w:txbxContent>
                      </v:textbox>
                    </v:shape>
                    <v:shape id="Text Box 1658" o:spid="_x0000_s2572" type="#_x0000_t202" style="position:absolute;left:4800;top:1309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f+PsYA&#10;AADdAAAADwAAAGRycy9kb3ducmV2LnhtbESPQWvCQBSE7wX/w/KE3upGC1ajq4goCIXSGA8en9ln&#10;sph9G7Orpv++Wyh4HGbmG2a+7Gwt7tR641jBcJCAIC6cNlwqOOTbtwkIH5A11o5JwQ95WC56L3NM&#10;tXtwRvd9KEWEsE9RQRVCk0rpi4os+oFriKN3dq3FEGVbSt3iI8JtLUdJMpYWDceFChtaV1Rc9jer&#10;YHXkbGOuX6fv7JyZPJ8m/Dm+KPXa71YzEIG68Az/t3dawWj48Q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f+PsYAAADdAAAADwAAAAAAAAAAAAAAAACYAgAAZHJz&#10;L2Rvd25yZXYueG1sUEsFBgAAAAAEAAQA9QAAAIsDAAAAAA==&#10;" filled="f" stroked="f">
                      <v:textbox inset="0,0,0,0">
                        <w:txbxContent>
                          <w:p w14:paraId="2F8414C6" w14:textId="77777777" w:rsidR="004D6677" w:rsidRDefault="004D6677" w:rsidP="00435D0F">
                            <w:pPr>
                              <w:jc w:val="center"/>
                              <w:rPr>
                                <w:sz w:val="20"/>
                              </w:rPr>
                            </w:pPr>
                            <w:r>
                              <w:rPr>
                                <w:sz w:val="20"/>
                              </w:rPr>
                              <w:t>G</w:t>
                            </w:r>
                          </w:p>
                        </w:txbxContent>
                      </v:textbox>
                    </v:shape>
                  </v:group>
                  <v:shape id="Text Box 1659" o:spid="_x0000_s2573" type="#_x0000_t202" style="position:absolute;left:6525;top:11130;width:3615;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g2cUA&#10;AADdAAAADwAAAGRycy9kb3ducmV2LnhtbESPQWvCQBSE74L/YXlCb7qrqK1pNlJaCp4qplXw9sg+&#10;k9Ds25DdmvTfdwuCx2FmvmHS7WAbcaXO1441zGcKBHHhTM2lhq/P9+kTCB+QDTaOScMvedhm41GK&#10;iXE9H+iah1JECPsENVQhtImUvqjIop+5ljh6F9dZDFF2pTQd9hFuG7lQai0t1hwXKmzptaLiO/+x&#10;Go4fl/Npqfblm121vRuUZLuRWj9MhpdnEIGGcA/f2jujYTF/XML/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2DZxQAAAN0AAAAPAAAAAAAAAAAAAAAAAJgCAABkcnMv&#10;ZG93bnJldi54bWxQSwUGAAAAAAQABAD1AAAAigM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9"/>
                            <w:gridCol w:w="1149"/>
                            <w:gridCol w:w="1149"/>
                          </w:tblGrid>
                          <w:tr w:rsidR="004D6677" w14:paraId="2BDD6B66" w14:textId="77777777" w:rsidTr="007B58AF">
                            <w:tc>
                              <w:tcPr>
                                <w:tcW w:w="1149" w:type="dxa"/>
                              </w:tcPr>
                              <w:p w14:paraId="044B9957" w14:textId="77777777" w:rsidR="004D6677" w:rsidRDefault="004D6677" w:rsidP="001B2AE1">
                                <w:pPr>
                                  <w:jc w:val="center"/>
                                </w:pPr>
                                <w:r>
                                  <w:t>Tam giác</w:t>
                                </w:r>
                              </w:p>
                            </w:tc>
                            <w:tc>
                              <w:tcPr>
                                <w:tcW w:w="1149" w:type="dxa"/>
                              </w:tcPr>
                              <w:p w14:paraId="63465839" w14:textId="77777777" w:rsidR="004D6677" w:rsidRDefault="004D6677" w:rsidP="001B2AE1">
                                <w:pPr>
                                  <w:jc w:val="center"/>
                                </w:pPr>
                                <w:r>
                                  <w:t>Nút</w:t>
                                </w:r>
                              </w:p>
                            </w:tc>
                            <w:tc>
                              <w:tcPr>
                                <w:tcW w:w="1149" w:type="dxa"/>
                              </w:tcPr>
                              <w:p w14:paraId="1CB376B3" w14:textId="77777777" w:rsidR="004D6677" w:rsidRDefault="004D6677" w:rsidP="001B2AE1">
                                <w:pPr>
                                  <w:jc w:val="center"/>
                                </w:pPr>
                                <w:r>
                                  <w:t>Lân cận</w:t>
                                </w:r>
                              </w:p>
                            </w:tc>
                          </w:tr>
                          <w:tr w:rsidR="004D6677" w14:paraId="4DF0A8F6" w14:textId="77777777" w:rsidTr="007B58AF">
                            <w:tc>
                              <w:tcPr>
                                <w:tcW w:w="1149" w:type="dxa"/>
                              </w:tcPr>
                              <w:p w14:paraId="686DEEA3" w14:textId="77777777" w:rsidR="004D6677" w:rsidRDefault="004D6677" w:rsidP="001B2AE1">
                                <w:pPr>
                                  <w:spacing w:before="60" w:after="60"/>
                                  <w:jc w:val="center"/>
                                </w:pPr>
                                <w:r>
                                  <w:t>A</w:t>
                                </w:r>
                              </w:p>
                            </w:tc>
                            <w:tc>
                              <w:tcPr>
                                <w:tcW w:w="1149" w:type="dxa"/>
                              </w:tcPr>
                              <w:p w14:paraId="5C68C119" w14:textId="77777777" w:rsidR="004D6677" w:rsidRDefault="004D6677" w:rsidP="001B2AE1">
                                <w:pPr>
                                  <w:spacing w:before="60" w:after="60"/>
                                  <w:jc w:val="center"/>
                                </w:pPr>
                                <w:r>
                                  <w:t>1, 2, 3</w:t>
                                </w:r>
                              </w:p>
                            </w:tc>
                            <w:tc>
                              <w:tcPr>
                                <w:tcW w:w="1149" w:type="dxa"/>
                              </w:tcPr>
                              <w:p w14:paraId="39C4CCC6" w14:textId="77777777" w:rsidR="004D6677" w:rsidRDefault="004D6677" w:rsidP="001B2AE1">
                                <w:pPr>
                                  <w:spacing w:before="60" w:after="60"/>
                                  <w:jc w:val="center"/>
                                </w:pPr>
                                <w:r>
                                  <w:t>-, B, D</w:t>
                                </w:r>
                              </w:p>
                            </w:tc>
                          </w:tr>
                          <w:tr w:rsidR="004D6677" w14:paraId="224F66F5" w14:textId="77777777" w:rsidTr="007B58AF">
                            <w:tc>
                              <w:tcPr>
                                <w:tcW w:w="1149" w:type="dxa"/>
                              </w:tcPr>
                              <w:p w14:paraId="248EC7D3" w14:textId="77777777" w:rsidR="004D6677" w:rsidRDefault="004D6677" w:rsidP="001B2AE1">
                                <w:pPr>
                                  <w:spacing w:before="60" w:after="60"/>
                                  <w:jc w:val="center"/>
                                </w:pPr>
                                <w:r>
                                  <w:t>B</w:t>
                                </w:r>
                              </w:p>
                            </w:tc>
                            <w:tc>
                              <w:tcPr>
                                <w:tcW w:w="1149" w:type="dxa"/>
                              </w:tcPr>
                              <w:p w14:paraId="1494B70E" w14:textId="77777777" w:rsidR="004D6677" w:rsidRDefault="004D6677" w:rsidP="001B2AE1">
                                <w:pPr>
                                  <w:spacing w:before="60" w:after="60"/>
                                  <w:jc w:val="center"/>
                                </w:pPr>
                                <w:r>
                                  <w:t>2, 4, 3</w:t>
                                </w:r>
                              </w:p>
                            </w:tc>
                            <w:tc>
                              <w:tcPr>
                                <w:tcW w:w="1149" w:type="dxa"/>
                              </w:tcPr>
                              <w:p w14:paraId="283F5FEA" w14:textId="77777777" w:rsidR="004D6677" w:rsidRDefault="004D6677" w:rsidP="001B2AE1">
                                <w:pPr>
                                  <w:spacing w:before="60" w:after="60"/>
                                  <w:jc w:val="center"/>
                                </w:pPr>
                                <w:r>
                                  <w:t>-, C, A</w:t>
                                </w:r>
                              </w:p>
                            </w:tc>
                          </w:tr>
                          <w:tr w:rsidR="004D6677" w14:paraId="3631E5E9" w14:textId="77777777" w:rsidTr="007B58AF">
                            <w:tc>
                              <w:tcPr>
                                <w:tcW w:w="1149" w:type="dxa"/>
                              </w:tcPr>
                              <w:p w14:paraId="5B2D7B67" w14:textId="77777777" w:rsidR="004D6677" w:rsidRDefault="004D6677" w:rsidP="001B2AE1">
                                <w:pPr>
                                  <w:spacing w:before="60" w:after="60"/>
                                  <w:jc w:val="center"/>
                                </w:pPr>
                                <w:r>
                                  <w:t>C</w:t>
                                </w:r>
                              </w:p>
                            </w:tc>
                            <w:tc>
                              <w:tcPr>
                                <w:tcW w:w="1149" w:type="dxa"/>
                              </w:tcPr>
                              <w:p w14:paraId="7AE3F34F" w14:textId="77777777" w:rsidR="004D6677" w:rsidRDefault="004D6677" w:rsidP="001B2AE1">
                                <w:pPr>
                                  <w:spacing w:before="60" w:after="60"/>
                                  <w:jc w:val="center"/>
                                </w:pPr>
                                <w:r>
                                  <w:t>4, 8, 3</w:t>
                                </w:r>
                              </w:p>
                            </w:tc>
                            <w:tc>
                              <w:tcPr>
                                <w:tcW w:w="1149" w:type="dxa"/>
                              </w:tcPr>
                              <w:p w14:paraId="15FA1630" w14:textId="77777777" w:rsidR="004D6677" w:rsidRDefault="004D6677" w:rsidP="001B2AE1">
                                <w:pPr>
                                  <w:spacing w:before="60" w:after="60"/>
                                  <w:jc w:val="center"/>
                                </w:pPr>
                                <w:r>
                                  <w:t>-, G, B</w:t>
                                </w:r>
                              </w:p>
                            </w:tc>
                          </w:tr>
                          <w:tr w:rsidR="004D6677" w14:paraId="3CBC5C7F" w14:textId="77777777" w:rsidTr="007B58AF">
                            <w:tc>
                              <w:tcPr>
                                <w:tcW w:w="1149" w:type="dxa"/>
                              </w:tcPr>
                              <w:p w14:paraId="334DF782" w14:textId="77777777" w:rsidR="004D6677" w:rsidRDefault="004D6677" w:rsidP="001B2AE1">
                                <w:pPr>
                                  <w:spacing w:before="60" w:after="60"/>
                                  <w:jc w:val="center"/>
                                </w:pPr>
                                <w:r>
                                  <w:t>D</w:t>
                                </w:r>
                              </w:p>
                            </w:tc>
                            <w:tc>
                              <w:tcPr>
                                <w:tcW w:w="1149" w:type="dxa"/>
                              </w:tcPr>
                              <w:p w14:paraId="511D043A" w14:textId="77777777" w:rsidR="004D6677" w:rsidRDefault="004D6677" w:rsidP="001B2AE1">
                                <w:pPr>
                                  <w:spacing w:before="60" w:after="60"/>
                                  <w:jc w:val="center"/>
                                </w:pPr>
                                <w:r>
                                  <w:t>1, 3, 5</w:t>
                                </w:r>
                              </w:p>
                            </w:tc>
                            <w:tc>
                              <w:tcPr>
                                <w:tcW w:w="1149" w:type="dxa"/>
                              </w:tcPr>
                              <w:p w14:paraId="61380248" w14:textId="77777777" w:rsidR="004D6677" w:rsidRDefault="004D6677" w:rsidP="001B2AE1">
                                <w:pPr>
                                  <w:spacing w:before="60" w:after="60"/>
                                  <w:jc w:val="center"/>
                                </w:pPr>
                                <w:r>
                                  <w:t>A, F, E</w:t>
                                </w:r>
                              </w:p>
                            </w:tc>
                          </w:tr>
                          <w:tr w:rsidR="004D6677" w14:paraId="22BDD181" w14:textId="77777777" w:rsidTr="007B58AF">
                            <w:tc>
                              <w:tcPr>
                                <w:tcW w:w="1149" w:type="dxa"/>
                              </w:tcPr>
                              <w:p w14:paraId="213553E6" w14:textId="77777777" w:rsidR="004D6677" w:rsidRDefault="004D6677" w:rsidP="001B2AE1">
                                <w:pPr>
                                  <w:spacing w:before="60" w:after="60"/>
                                  <w:jc w:val="center"/>
                                </w:pPr>
                                <w:r>
                                  <w:t>E</w:t>
                                </w:r>
                              </w:p>
                            </w:tc>
                            <w:tc>
                              <w:tcPr>
                                <w:tcW w:w="1149" w:type="dxa"/>
                              </w:tcPr>
                              <w:p w14:paraId="15E05747" w14:textId="77777777" w:rsidR="004D6677" w:rsidRDefault="004D6677" w:rsidP="001B2AE1">
                                <w:pPr>
                                  <w:spacing w:before="60" w:after="60"/>
                                  <w:jc w:val="center"/>
                                </w:pPr>
                                <w:r>
                                  <w:t>1, 5, 6</w:t>
                                </w:r>
                              </w:p>
                            </w:tc>
                            <w:tc>
                              <w:tcPr>
                                <w:tcW w:w="1149" w:type="dxa"/>
                              </w:tcPr>
                              <w:p w14:paraId="5A810586" w14:textId="77777777" w:rsidR="004D6677" w:rsidRDefault="004D6677" w:rsidP="001B2AE1">
                                <w:pPr>
                                  <w:spacing w:before="60" w:after="60"/>
                                  <w:jc w:val="center"/>
                                </w:pPr>
                                <w:r>
                                  <w:t>D, H, -</w:t>
                                </w:r>
                              </w:p>
                            </w:tc>
                          </w:tr>
                          <w:tr w:rsidR="004D6677" w14:paraId="373615D7" w14:textId="77777777" w:rsidTr="007B58AF">
                            <w:tc>
                              <w:tcPr>
                                <w:tcW w:w="1149" w:type="dxa"/>
                              </w:tcPr>
                              <w:p w14:paraId="671B03F3" w14:textId="77777777" w:rsidR="004D6677" w:rsidRDefault="004D6677" w:rsidP="001B2AE1">
                                <w:pPr>
                                  <w:spacing w:before="60" w:after="60"/>
                                  <w:jc w:val="center"/>
                                </w:pPr>
                                <w:r>
                                  <w:t>F</w:t>
                                </w:r>
                              </w:p>
                            </w:tc>
                            <w:tc>
                              <w:tcPr>
                                <w:tcW w:w="1149" w:type="dxa"/>
                              </w:tcPr>
                              <w:p w14:paraId="12736310" w14:textId="77777777" w:rsidR="004D6677" w:rsidRDefault="004D6677" w:rsidP="001B2AE1">
                                <w:pPr>
                                  <w:spacing w:before="60" w:after="60"/>
                                  <w:jc w:val="center"/>
                                </w:pPr>
                                <w:r>
                                  <w:t>3, 7, 5</w:t>
                                </w:r>
                              </w:p>
                            </w:tc>
                            <w:tc>
                              <w:tcPr>
                                <w:tcW w:w="1149" w:type="dxa"/>
                              </w:tcPr>
                              <w:p w14:paraId="6FAC11DC" w14:textId="77777777" w:rsidR="004D6677" w:rsidRDefault="004D6677" w:rsidP="001B2AE1">
                                <w:pPr>
                                  <w:spacing w:before="60" w:after="60"/>
                                  <w:jc w:val="center"/>
                                </w:pPr>
                                <w:r>
                                  <w:t>G, H, D</w:t>
                                </w:r>
                              </w:p>
                            </w:tc>
                          </w:tr>
                          <w:tr w:rsidR="004D6677" w14:paraId="6B992EC0" w14:textId="77777777" w:rsidTr="007B58AF">
                            <w:tc>
                              <w:tcPr>
                                <w:tcW w:w="1149" w:type="dxa"/>
                              </w:tcPr>
                              <w:p w14:paraId="30F0A8C1" w14:textId="77777777" w:rsidR="004D6677" w:rsidRDefault="004D6677" w:rsidP="001B2AE1">
                                <w:pPr>
                                  <w:spacing w:before="60" w:after="60"/>
                                  <w:jc w:val="center"/>
                                </w:pPr>
                                <w:r>
                                  <w:t>G</w:t>
                                </w:r>
                              </w:p>
                            </w:tc>
                            <w:tc>
                              <w:tcPr>
                                <w:tcW w:w="1149" w:type="dxa"/>
                              </w:tcPr>
                              <w:p w14:paraId="1B86D12D" w14:textId="77777777" w:rsidR="004D6677" w:rsidRDefault="004D6677" w:rsidP="001B2AE1">
                                <w:pPr>
                                  <w:spacing w:before="60" w:after="60"/>
                                  <w:jc w:val="center"/>
                                </w:pPr>
                                <w:r>
                                  <w:t>3, 8, 7</w:t>
                                </w:r>
                              </w:p>
                            </w:tc>
                            <w:tc>
                              <w:tcPr>
                                <w:tcW w:w="1149" w:type="dxa"/>
                              </w:tcPr>
                              <w:p w14:paraId="1E1375C1" w14:textId="77777777" w:rsidR="004D6677" w:rsidRDefault="004D6677" w:rsidP="001B2AE1">
                                <w:pPr>
                                  <w:spacing w:before="60" w:after="60"/>
                                  <w:jc w:val="center"/>
                                </w:pPr>
                                <w:r>
                                  <w:t>C, -, F</w:t>
                                </w:r>
                              </w:p>
                            </w:tc>
                          </w:tr>
                          <w:tr w:rsidR="004D6677" w14:paraId="6DDCF579" w14:textId="77777777" w:rsidTr="007B58AF">
                            <w:tc>
                              <w:tcPr>
                                <w:tcW w:w="1149" w:type="dxa"/>
                              </w:tcPr>
                              <w:p w14:paraId="6EA35A15" w14:textId="77777777" w:rsidR="004D6677" w:rsidRDefault="004D6677" w:rsidP="001B2AE1">
                                <w:pPr>
                                  <w:spacing w:before="60" w:after="60"/>
                                  <w:jc w:val="center"/>
                                </w:pPr>
                                <w:r>
                                  <w:t>H</w:t>
                                </w:r>
                              </w:p>
                            </w:tc>
                            <w:tc>
                              <w:tcPr>
                                <w:tcW w:w="1149" w:type="dxa"/>
                              </w:tcPr>
                              <w:p w14:paraId="0BC3CBD9" w14:textId="77777777" w:rsidR="004D6677" w:rsidRDefault="004D6677" w:rsidP="001B2AE1">
                                <w:pPr>
                                  <w:spacing w:before="60" w:after="60"/>
                                  <w:jc w:val="center"/>
                                </w:pPr>
                                <w:r>
                                  <w:t>5, 7, 6</w:t>
                                </w:r>
                              </w:p>
                            </w:tc>
                            <w:tc>
                              <w:tcPr>
                                <w:tcW w:w="1149" w:type="dxa"/>
                              </w:tcPr>
                              <w:p w14:paraId="716FECD1" w14:textId="77777777" w:rsidR="004D6677" w:rsidRDefault="004D6677" w:rsidP="001B2AE1">
                                <w:pPr>
                                  <w:spacing w:before="60" w:after="60"/>
                                  <w:jc w:val="center"/>
                                </w:pPr>
                                <w:r>
                                  <w:t>F, -, E</w:t>
                                </w:r>
                              </w:p>
                            </w:tc>
                          </w:tr>
                        </w:tbl>
                        <w:p w14:paraId="50C2245C" w14:textId="77777777" w:rsidR="004D6677" w:rsidRDefault="004D6677" w:rsidP="00435D0F">
                          <w:pPr>
                            <w:jc w:val="center"/>
                          </w:pPr>
                        </w:p>
                      </w:txbxContent>
                    </v:textbox>
                  </v:shape>
                  <v:line id="Line 1660" o:spid="_x0000_s2574" style="position:absolute;visibility:visible;mso-wrap-style:square" from="5355,12435" to="6855,1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57cQAAADdAAAADwAAAGRycy9kb3ducmV2LnhtbESPzWrDMBCE74G+g9hCb4mc3xY3SjAm&#10;Jb3GMQXfFmsrm1grY6mx+/ZVodDjMDPfMPvjZDtxp8G3jhUsFwkI4trplo2C8vo2fwHhA7LGzjEp&#10;+CYPx8PDbI+pdiNf6F4EIyKEfYoKmhD6VEpfN2TRL1xPHL1PN1gMUQ5G6gHHCLedXCXJTlpsOS40&#10;2FPeUH0rvqyC24fRp2LU601mymyq8io/h0qpp8cpewURaAr/4b/2u1awWj5v4fdNfALy8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ntxAAAAN0AAAAPAAAAAAAAAAAA&#10;AAAAAKECAABkcnMvZG93bnJldi54bWxQSwUGAAAAAAQABAD5AAAAkgMAAAAA&#10;" strokecolor="#f90" strokeweight="1.5pt">
                    <v:stroke startarrow="block" endarrow="block"/>
                  </v:line>
                </v:group>
                <v:shape id="Text Box 1661" o:spid="_x0000_s2575" type="#_x0000_t202" style="position:absolute;left:4515;top:6870;width:3464;height:2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bNcUA&#10;AADdAAAADwAAAGRycy9kb3ducmV2LnhtbESPQWvCQBSE74L/YXmCN91VWm3TbKS0CJ4qxrbQ2yP7&#10;TEKzb0N2Nem/7wqCx2FmvmHSzWAbcaHO1441LOYKBHHhTM2lhs/jdvYEwgdkg41j0vBHHjbZeJRi&#10;YlzPB7rkoRQRwj5BDVUIbSKlLyqy6OeuJY7eyXUWQ5RdKU2HfYTbRi6VWkmLNceFClt6q6j4zc9W&#10;w9fH6ef7Qe3Ld/vY9m5Qku2z1Ho6GV5fQAQawj18a++MhuViv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Vs1xQAAAN0AAAAPAAAAAAAAAAAAAAAAAJgCAABkcnMv&#10;ZG93bnJldi54bWxQSwUGAAAAAAQABAD1AAAAigMAAAAA&#10;" filled="f" stroked="f">
                  <v:textbox>
                    <w:txbxContent>
                      <w:p w14:paraId="7F37EB2F" w14:textId="77777777" w:rsidR="004D6677" w:rsidRDefault="004D6677" w:rsidP="00435D0F">
                        <w:pPr>
                          <w:jc w:val="center"/>
                          <w:rPr>
                            <w:i/>
                          </w:rPr>
                        </w:pPr>
                        <w:r>
                          <w:rPr>
                            <w:noProof/>
                            <w:lang w:eastAsia="zh-CN"/>
                          </w:rPr>
                          <w:drawing>
                            <wp:inline distT="0" distB="0" distL="0" distR="0" wp14:anchorId="19FC4014" wp14:editId="7D32FDFA">
                              <wp:extent cx="2003425" cy="1558290"/>
                              <wp:effectExtent l="0" t="0" r="0" b="3810"/>
                              <wp:docPr id="1" name="Picture 1" descr="n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et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3425" cy="1558290"/>
                                      </a:xfrm>
                                      <a:prstGeom prst="rect">
                                        <a:avLst/>
                                      </a:prstGeom>
                                      <a:noFill/>
                                      <a:ln>
                                        <a:noFill/>
                                      </a:ln>
                                    </pic:spPr>
                                  </pic:pic>
                                </a:graphicData>
                              </a:graphic>
                            </wp:inline>
                          </w:drawing>
                        </w:r>
                        <w:r>
                          <w:rPr>
                            <w:i/>
                          </w:rPr>
                          <w:t>a)</w:t>
                        </w:r>
                      </w:p>
                    </w:txbxContent>
                  </v:textbox>
                </v:shape>
                <w10:wrap type="square"/>
              </v:group>
            </w:pict>
          </mc:Fallback>
        </mc:AlternateContent>
      </w:r>
    </w:p>
    <w:p w14:paraId="04D1944D" w14:textId="77777777" w:rsidR="00435D0F" w:rsidRPr="00283743" w:rsidRDefault="00435D0F" w:rsidP="00435D0F">
      <w:pPr>
        <w:pStyle w:val="BodyTextIndent"/>
        <w:spacing w:after="120" w:line="240" w:lineRule="auto"/>
        <w:rPr>
          <w:szCs w:val="26"/>
        </w:rPr>
      </w:pPr>
    </w:p>
    <w:p w14:paraId="77331394" w14:textId="77777777" w:rsidR="00435D0F" w:rsidRPr="00283743" w:rsidRDefault="00435D0F" w:rsidP="00435D0F">
      <w:pPr>
        <w:pStyle w:val="BodyTextIndent"/>
        <w:spacing w:after="120" w:line="240" w:lineRule="auto"/>
        <w:rPr>
          <w:szCs w:val="26"/>
        </w:rPr>
      </w:pPr>
    </w:p>
    <w:p w14:paraId="7D830B26" w14:textId="77777777" w:rsidR="00435D0F" w:rsidRPr="00283743" w:rsidRDefault="00435D0F" w:rsidP="00435D0F">
      <w:pPr>
        <w:pStyle w:val="BodyTextIndent"/>
        <w:spacing w:after="120" w:line="240" w:lineRule="auto"/>
        <w:rPr>
          <w:szCs w:val="26"/>
        </w:rPr>
      </w:pPr>
    </w:p>
    <w:p w14:paraId="274FB0B6" w14:textId="77777777" w:rsidR="00435D0F" w:rsidRPr="00283743" w:rsidRDefault="00435D0F" w:rsidP="00435D0F">
      <w:pPr>
        <w:pStyle w:val="BodyTextIndent"/>
        <w:spacing w:after="120" w:line="240" w:lineRule="auto"/>
        <w:rPr>
          <w:szCs w:val="26"/>
        </w:rPr>
      </w:pPr>
    </w:p>
    <w:p w14:paraId="373AEBFE" w14:textId="77777777" w:rsidR="00435D0F" w:rsidRPr="00283743" w:rsidRDefault="00435D0F" w:rsidP="00435D0F">
      <w:pPr>
        <w:pStyle w:val="BodyTextIndent"/>
        <w:spacing w:after="120" w:line="240" w:lineRule="auto"/>
        <w:rPr>
          <w:szCs w:val="26"/>
        </w:rPr>
      </w:pPr>
    </w:p>
    <w:p w14:paraId="6A7C39C0" w14:textId="77777777" w:rsidR="00435D0F" w:rsidRPr="00283743" w:rsidRDefault="00435D0F" w:rsidP="00435D0F">
      <w:pPr>
        <w:pStyle w:val="BodyTextIndent"/>
        <w:spacing w:after="120" w:line="240" w:lineRule="auto"/>
        <w:rPr>
          <w:szCs w:val="26"/>
        </w:rPr>
      </w:pPr>
    </w:p>
    <w:p w14:paraId="3AC069B8" w14:textId="77777777" w:rsidR="00435D0F" w:rsidRPr="00283743" w:rsidRDefault="00435D0F" w:rsidP="00435D0F">
      <w:pPr>
        <w:pStyle w:val="BodyTextIndent"/>
        <w:spacing w:after="120" w:line="240" w:lineRule="auto"/>
        <w:rPr>
          <w:szCs w:val="26"/>
        </w:rPr>
      </w:pPr>
    </w:p>
    <w:p w14:paraId="02A49210" w14:textId="77777777" w:rsidR="00435D0F" w:rsidRPr="00283743" w:rsidRDefault="00435D0F" w:rsidP="00435D0F">
      <w:pPr>
        <w:pStyle w:val="BodyTextIndent"/>
        <w:spacing w:after="120" w:line="240" w:lineRule="auto"/>
        <w:rPr>
          <w:szCs w:val="26"/>
        </w:rPr>
      </w:pPr>
    </w:p>
    <w:p w14:paraId="7E841799" w14:textId="77777777" w:rsidR="00435D0F" w:rsidRPr="00283743" w:rsidRDefault="00435D0F" w:rsidP="00435D0F">
      <w:pPr>
        <w:pStyle w:val="BodyTextIndent"/>
        <w:spacing w:after="120" w:line="240" w:lineRule="auto"/>
        <w:rPr>
          <w:szCs w:val="26"/>
        </w:rPr>
      </w:pPr>
    </w:p>
    <w:p w14:paraId="2C8A33BC" w14:textId="77777777" w:rsidR="00435D0F" w:rsidRPr="00283743" w:rsidRDefault="00435D0F" w:rsidP="00435D0F">
      <w:pPr>
        <w:pStyle w:val="BodyTextIndent"/>
        <w:spacing w:after="120" w:line="240" w:lineRule="auto"/>
        <w:rPr>
          <w:szCs w:val="26"/>
        </w:rPr>
      </w:pPr>
    </w:p>
    <w:p w14:paraId="4CEF741C" w14:textId="77777777" w:rsidR="00435D0F" w:rsidRPr="00283743" w:rsidRDefault="00435D0F" w:rsidP="00435D0F">
      <w:pPr>
        <w:pStyle w:val="BodyTextIndent"/>
        <w:spacing w:after="120" w:line="240" w:lineRule="auto"/>
        <w:rPr>
          <w:szCs w:val="26"/>
        </w:rPr>
      </w:pPr>
    </w:p>
    <w:p w14:paraId="19463496" w14:textId="77777777" w:rsidR="00435D0F" w:rsidRPr="00283743" w:rsidRDefault="00435D0F" w:rsidP="00435D0F">
      <w:pPr>
        <w:pStyle w:val="BodyTextIndent"/>
        <w:spacing w:after="120" w:line="240" w:lineRule="auto"/>
        <w:jc w:val="center"/>
        <w:rPr>
          <w:i/>
          <w:szCs w:val="26"/>
        </w:rPr>
      </w:pPr>
    </w:p>
    <w:p w14:paraId="355C0CE0" w14:textId="77777777" w:rsidR="00435D0F" w:rsidRPr="00283743" w:rsidRDefault="00435D0F" w:rsidP="00435D0F">
      <w:pPr>
        <w:pStyle w:val="BodyTextIndent"/>
        <w:spacing w:after="120" w:line="240" w:lineRule="auto"/>
        <w:jc w:val="center"/>
        <w:rPr>
          <w:i/>
          <w:szCs w:val="26"/>
        </w:rPr>
      </w:pPr>
    </w:p>
    <w:p w14:paraId="2766B190" w14:textId="77777777" w:rsidR="00435D0F" w:rsidRPr="00283743" w:rsidRDefault="00435D0F" w:rsidP="00435D0F">
      <w:pPr>
        <w:pStyle w:val="BodyTextIndent"/>
        <w:spacing w:after="120" w:line="240" w:lineRule="auto"/>
        <w:jc w:val="center"/>
        <w:rPr>
          <w:i/>
          <w:szCs w:val="26"/>
        </w:rPr>
      </w:pPr>
    </w:p>
    <w:p w14:paraId="29B6A007" w14:textId="77777777" w:rsidR="00435D0F" w:rsidRPr="00283743" w:rsidRDefault="00435D0F" w:rsidP="00435D0F">
      <w:pPr>
        <w:pStyle w:val="BodyTextIndent"/>
        <w:spacing w:after="120" w:line="240" w:lineRule="auto"/>
        <w:jc w:val="center"/>
        <w:rPr>
          <w:i/>
          <w:szCs w:val="26"/>
        </w:rPr>
      </w:pPr>
    </w:p>
    <w:p w14:paraId="5E2607A7" w14:textId="77777777" w:rsidR="00435D0F" w:rsidRPr="00283743" w:rsidRDefault="00435D0F" w:rsidP="00435D0F">
      <w:pPr>
        <w:pStyle w:val="BodyTextIndent"/>
        <w:spacing w:after="120" w:line="240" w:lineRule="auto"/>
        <w:jc w:val="center"/>
        <w:rPr>
          <w:i/>
          <w:szCs w:val="26"/>
        </w:rPr>
      </w:pPr>
      <w:r w:rsidRPr="00283743">
        <w:rPr>
          <w:i/>
          <w:szCs w:val="26"/>
        </w:rPr>
        <w:t>b)</w:t>
      </w:r>
    </w:p>
    <w:p w14:paraId="74008D12" w14:textId="77777777" w:rsidR="00435D0F" w:rsidRPr="00283743" w:rsidRDefault="00435D0F" w:rsidP="00435D0F">
      <w:pPr>
        <w:pStyle w:val="BodyTextIndent"/>
        <w:spacing w:after="120" w:line="240" w:lineRule="auto"/>
        <w:jc w:val="center"/>
        <w:rPr>
          <w:szCs w:val="26"/>
        </w:rPr>
      </w:pPr>
      <w:r w:rsidRPr="00283743">
        <w:rPr>
          <w:b/>
          <w:i/>
          <w:szCs w:val="26"/>
        </w:rPr>
        <w:t>Hình 4.17.</w:t>
      </w:r>
      <w:r w:rsidRPr="00283743">
        <w:rPr>
          <w:i/>
          <w:szCs w:val="26"/>
        </w:rPr>
        <w:t xml:space="preserve"> Mô hình tôpô của TIN</w:t>
      </w:r>
    </w:p>
    <w:p w14:paraId="5430F1F6" w14:textId="77777777" w:rsidR="00435D0F" w:rsidRPr="00283743" w:rsidRDefault="00435D0F" w:rsidP="00435D0F">
      <w:pPr>
        <w:pStyle w:val="BodyTextIndent"/>
        <w:spacing w:after="120" w:line="240" w:lineRule="auto"/>
        <w:rPr>
          <w:szCs w:val="26"/>
        </w:rPr>
      </w:pPr>
      <w:r w:rsidRPr="00283743">
        <w:rPr>
          <w:szCs w:val="26"/>
        </w:rPr>
        <w:t>Mô hình GID thể hiện quan hệ tôpô giữa các độ cao dạng đối tượng, các điểm độ cao phân bố đều theo lưới ô vuông trong không gian. Thuật toán quản lý mô hình này không phức tạp như mô hình TIN. Một trong những phần mềm quản lý dữ liệu GIS theo mô hình GRID là phần mềm SURFER. Phương pháp GRID phân bố theo lưới không phù hợp với địa hình phức tạp. Để có được độ chính xác mô hình này cần số lượng ghi nhận rất lớn. Mô hình TIN sau đây khắc phục được những nhược điểm trên.</w:t>
      </w:r>
    </w:p>
    <w:p w14:paraId="74BF3F1C" w14:textId="3351CDF0" w:rsidR="00435D0F" w:rsidRPr="00283743" w:rsidRDefault="00435D0F" w:rsidP="00435D0F">
      <w:pPr>
        <w:pStyle w:val="BodyTextIndent"/>
        <w:spacing w:after="120" w:line="240" w:lineRule="auto"/>
        <w:rPr>
          <w:szCs w:val="26"/>
        </w:rPr>
      </w:pPr>
      <w:r w:rsidRPr="00283743">
        <w:rPr>
          <w:szCs w:val="26"/>
        </w:rPr>
        <w:t xml:space="preserve">Mô hình TIN gồm một loạt các tam giác không chồng lên nhau, mỗi tam giác xác định một mặt phẳng, các bề mặt này bao phủ lên toàn bộ bề mặt địa hình </w:t>
      </w:r>
      <w:r w:rsidRPr="00B25DB1">
        <w:rPr>
          <w:szCs w:val="26"/>
          <w:highlight w:val="yellow"/>
          <w:rPrChange w:id="732" w:author="Windows User" w:date="2019-02-20T15:18:00Z">
            <w:rPr>
              <w:szCs w:val="26"/>
            </w:rPr>
          </w:rPrChange>
        </w:rPr>
        <w:t>(Hình 4.17).</w:t>
      </w:r>
      <w:r w:rsidRPr="00283743">
        <w:rPr>
          <w:szCs w:val="26"/>
        </w:rPr>
        <w:t xml:space="preserve"> Các tam giác luôn có 3 nút và thường có 3 tam giác lân cận, riêng tam giác ở các vùng biên của TIN có thể có một hoặc hai tam giác lân cận. Mỗi đỉnh của một tam giác được mã hoá toạ độ cùng với độ cao của nó. Với khái niệm như trên TIN </w:t>
      </w:r>
      <w:del w:id="733" w:author="Windows User" w:date="2019-02-20T15:18:00Z">
        <w:r w:rsidRPr="00283743" w:rsidDel="00B25DB1">
          <w:rPr>
            <w:szCs w:val="26"/>
          </w:rPr>
          <w:delText xml:space="preserve">như </w:delText>
        </w:r>
      </w:del>
      <w:r w:rsidRPr="00283743">
        <w:rPr>
          <w:szCs w:val="26"/>
        </w:rPr>
        <w:t xml:space="preserve">là một mô hình </w:t>
      </w:r>
      <w:ins w:id="734" w:author="Windows User" w:date="2019-02-20T15:19:00Z">
        <w:r w:rsidR="00B25DB1">
          <w:rPr>
            <w:szCs w:val="26"/>
          </w:rPr>
          <w:t xml:space="preserve">được mô tả ở </w:t>
        </w:r>
        <w:r w:rsidR="00B25DB1" w:rsidRPr="00B25DB1">
          <w:rPr>
            <w:szCs w:val="26"/>
            <w:highlight w:val="yellow"/>
            <w:rPrChange w:id="735" w:author="Windows User" w:date="2019-02-20T15:19:00Z">
              <w:rPr>
                <w:szCs w:val="26"/>
              </w:rPr>
            </w:rPrChange>
          </w:rPr>
          <w:t xml:space="preserve">hình </w:t>
        </w:r>
      </w:ins>
      <w:r w:rsidRPr="00B25DB1">
        <w:rPr>
          <w:szCs w:val="26"/>
          <w:highlight w:val="yellow"/>
          <w:rPrChange w:id="736" w:author="Windows User" w:date="2019-02-20T15:19:00Z">
            <w:rPr>
              <w:szCs w:val="26"/>
            </w:rPr>
          </w:rPrChange>
        </w:rPr>
        <w:t>2.5-D</w:t>
      </w:r>
      <w:r w:rsidRPr="00283743">
        <w:rPr>
          <w:szCs w:val="26"/>
        </w:rPr>
        <w:t xml:space="preserve"> có độ phân giải chi tiết tuỳ thuộc vào độ chính xác của TIN gốc. Khi mở rộng khái niệm ảnh raster 2-D thành không gian 3-D cần phải bổ sung kích thước chiều cao, khi đó các ô pixel phẳng trở thành các khối lập phương và được gọi là </w:t>
      </w:r>
      <w:r w:rsidRPr="00283743">
        <w:rPr>
          <w:i/>
          <w:szCs w:val="26"/>
        </w:rPr>
        <w:t>voxels (volume elements).</w:t>
      </w:r>
      <w:r w:rsidRPr="00283743">
        <w:rPr>
          <w:szCs w:val="26"/>
        </w:rPr>
        <w:t xml:space="preserve"> Hệ tham chiếu địa lý và các thuộc tính có thể gán trong các cấu trúc dữ liệu raster. Khái niệm về voxels rất cần thiết trong nghiên cứu GIS biển và nghề cá.</w:t>
      </w:r>
    </w:p>
    <w:p w14:paraId="67E4FFB8" w14:textId="77777777" w:rsidR="00F610CB" w:rsidRPr="00283743" w:rsidRDefault="00111B06" w:rsidP="005F5568">
      <w:pPr>
        <w:pStyle w:val="Heading2"/>
        <w:numPr>
          <w:ilvl w:val="1"/>
          <w:numId w:val="40"/>
        </w:numPr>
        <w:tabs>
          <w:tab w:val="left" w:pos="567"/>
        </w:tabs>
        <w:spacing w:before="120" w:after="120" w:line="240" w:lineRule="auto"/>
        <w:rPr>
          <w:rFonts w:ascii="Times New Roman" w:hAnsi="Times New Roman" w:cs="Times New Roman"/>
          <w:b/>
          <w:color w:val="auto"/>
        </w:rPr>
      </w:pPr>
      <w:bookmarkStart w:id="737" w:name="_Toc533410013"/>
      <w:r w:rsidRPr="00283743">
        <w:rPr>
          <w:rFonts w:ascii="Times New Roman" w:hAnsi="Times New Roman" w:cs="Times New Roman"/>
          <w:b/>
          <w:color w:val="auto"/>
        </w:rPr>
        <w:t>DỮ LIỆU THÔNG TIN QUẢN LÝ DỮ LIỆU (METADATA)</w:t>
      </w:r>
      <w:bookmarkEnd w:id="705"/>
      <w:bookmarkEnd w:id="706"/>
      <w:bookmarkEnd w:id="707"/>
      <w:bookmarkEnd w:id="737"/>
    </w:p>
    <w:p w14:paraId="57331B12" w14:textId="03421999" w:rsidR="00AB570B" w:rsidRPr="00283743" w:rsidRDefault="00AB570B" w:rsidP="00AB570B">
      <w:pPr>
        <w:pStyle w:val="BodyText"/>
        <w:spacing w:before="120"/>
        <w:ind w:firstLine="720"/>
        <w:rPr>
          <w:szCs w:val="26"/>
        </w:rPr>
      </w:pPr>
      <w:r w:rsidRPr="00283743">
        <w:rPr>
          <w:szCs w:val="26"/>
        </w:rPr>
        <w:t xml:space="preserve">Để dữ liệu </w:t>
      </w:r>
      <w:ins w:id="738" w:author="Windows User" w:date="2019-02-20T15:21:00Z">
        <w:r w:rsidR="009A3C03">
          <w:rPr>
            <w:szCs w:val="26"/>
          </w:rPr>
          <w:t xml:space="preserve">cần </w:t>
        </w:r>
        <w:r w:rsidR="009A3C03" w:rsidRPr="00283743">
          <w:rPr>
            <w:szCs w:val="26"/>
          </w:rPr>
          <w:t xml:space="preserve">được mô tả nguồn gốc và độ chính xác của các lớp GIS </w:t>
        </w:r>
        <w:r w:rsidR="009A3C03">
          <w:rPr>
            <w:szCs w:val="26"/>
          </w:rPr>
          <w:t xml:space="preserve">để </w:t>
        </w:r>
      </w:ins>
      <w:r w:rsidRPr="00283743">
        <w:rPr>
          <w:szCs w:val="26"/>
        </w:rPr>
        <w:t xml:space="preserve">có thể </w:t>
      </w:r>
      <w:del w:id="739" w:author="Windows User" w:date="2019-02-20T15:21:00Z">
        <w:r w:rsidRPr="00283743" w:rsidDel="009A3C03">
          <w:rPr>
            <w:szCs w:val="26"/>
          </w:rPr>
          <w:delText>được dùng vào</w:delText>
        </w:r>
      </w:del>
      <w:ins w:id="740" w:author="Windows User" w:date="2019-02-20T15:21:00Z">
        <w:r w:rsidR="009A3C03">
          <w:rPr>
            <w:szCs w:val="26"/>
          </w:rPr>
          <w:t>tương thích với</w:t>
        </w:r>
      </w:ins>
      <w:r w:rsidRPr="00283743">
        <w:rPr>
          <w:szCs w:val="26"/>
        </w:rPr>
        <w:t xml:space="preserve"> nhiều hệ GIS</w:t>
      </w:r>
      <w:del w:id="741" w:author="Windows User" w:date="2019-02-20T15:21:00Z">
        <w:r w:rsidRPr="00283743" w:rsidDel="009A3C03">
          <w:rPr>
            <w:szCs w:val="26"/>
          </w:rPr>
          <w:delText>, nó phải được mô tả nguồn gốc và độ chính xác của các lớp GIS</w:delText>
        </w:r>
      </w:del>
      <w:r w:rsidRPr="00283743">
        <w:rPr>
          <w:szCs w:val="26"/>
        </w:rPr>
        <w:t xml:space="preserve">, dữ liệu mô tả này được gọi là </w:t>
      </w:r>
      <w:r w:rsidRPr="00283743">
        <w:rPr>
          <w:i/>
          <w:szCs w:val="26"/>
        </w:rPr>
        <w:t xml:space="preserve">dữ liệu về dữ liệu (metadata) </w:t>
      </w:r>
      <w:r w:rsidRPr="00283743">
        <w:rPr>
          <w:szCs w:val="26"/>
        </w:rPr>
        <w:t>hay tài liệu về dữ liệu</w:t>
      </w:r>
      <w:r w:rsidRPr="00283743">
        <w:rPr>
          <w:i/>
          <w:szCs w:val="26"/>
        </w:rPr>
        <w:t>.</w:t>
      </w:r>
      <w:r w:rsidRPr="00283743">
        <w:rPr>
          <w:szCs w:val="26"/>
        </w:rPr>
        <w:t xml:space="preserve"> Tập dữ liệu nào không có tài liệu về dữ liệu là không có giá trị. Hiện nay, ta có thể nhận dữ liệu kèm theo báo cáo chất lượng của chúng từ người cung cấp, nó mô tả chính xác nội dung các tệp, thông tin được thu thập từ đâu, cách thức thu </w:t>
      </w:r>
      <w:r w:rsidRPr="00283743">
        <w:rPr>
          <w:szCs w:val="26"/>
        </w:rPr>
        <w:lastRenderedPageBreak/>
        <w:t>thập, dữ liệu đã được kiểm tra ra sao. Nếu không đầy đủ tài liệu về dữ liệu thì phải tìm hiểu để trả lời các câu hỏi sau:</w:t>
      </w:r>
    </w:p>
    <w:p w14:paraId="5EA26A96" w14:textId="2F03FBDA" w:rsidR="00AB570B" w:rsidRPr="00283743" w:rsidDel="009A3C03" w:rsidRDefault="00AB570B" w:rsidP="00AB570B">
      <w:pPr>
        <w:pStyle w:val="BodyText"/>
        <w:spacing w:before="120"/>
        <w:ind w:firstLine="720"/>
        <w:rPr>
          <w:del w:id="742" w:author="Windows User" w:date="2019-02-20T15:22:00Z"/>
          <w:szCs w:val="26"/>
        </w:rPr>
      </w:pPr>
      <w:del w:id="743" w:author="Windows User" w:date="2019-02-20T15:22:00Z">
        <w:r w:rsidRPr="00283743" w:rsidDel="009A3C03">
          <w:rPr>
            <w:szCs w:val="26"/>
          </w:rPr>
          <w:delText xml:space="preserve">Có thể nói rằng tập dữ liệu không có tài liệu là dữ liệu không có giá trị </w:delText>
        </w:r>
      </w:del>
    </w:p>
    <w:p w14:paraId="17DFEFA9" w14:textId="77777777" w:rsidR="00AB570B" w:rsidRPr="00283743" w:rsidRDefault="00AB570B" w:rsidP="005F5568">
      <w:pPr>
        <w:pStyle w:val="BodyText"/>
        <w:numPr>
          <w:ilvl w:val="0"/>
          <w:numId w:val="8"/>
        </w:numPr>
        <w:spacing w:before="60"/>
        <w:rPr>
          <w:szCs w:val="26"/>
        </w:rPr>
      </w:pPr>
      <w:r w:rsidRPr="00283743">
        <w:rPr>
          <w:szCs w:val="26"/>
        </w:rPr>
        <w:t>Dữ liệu có từ bao giờ?</w:t>
      </w:r>
    </w:p>
    <w:p w14:paraId="04F9E0D8" w14:textId="77777777" w:rsidR="00AB570B" w:rsidRPr="00283743" w:rsidRDefault="00AB570B" w:rsidP="005F5568">
      <w:pPr>
        <w:pStyle w:val="BodyText"/>
        <w:numPr>
          <w:ilvl w:val="0"/>
          <w:numId w:val="8"/>
        </w:numPr>
        <w:spacing w:before="60"/>
        <w:rPr>
          <w:szCs w:val="26"/>
        </w:rPr>
      </w:pPr>
      <w:r w:rsidRPr="00283743">
        <w:rPr>
          <w:szCs w:val="26"/>
        </w:rPr>
        <w:t>Dữ liệu xuất xứ từ đâu?</w:t>
      </w:r>
    </w:p>
    <w:p w14:paraId="013365A9" w14:textId="77777777" w:rsidR="00AB570B" w:rsidRPr="00283743" w:rsidRDefault="00AB570B" w:rsidP="005F5568">
      <w:pPr>
        <w:pStyle w:val="BodyText"/>
        <w:numPr>
          <w:ilvl w:val="0"/>
          <w:numId w:val="8"/>
        </w:numPr>
        <w:spacing w:before="60"/>
        <w:rPr>
          <w:szCs w:val="26"/>
        </w:rPr>
      </w:pPr>
      <w:r w:rsidRPr="00283743">
        <w:rPr>
          <w:szCs w:val="26"/>
        </w:rPr>
        <w:t>Phát sinh dữ liệu bằng phương tiện gì?</w:t>
      </w:r>
    </w:p>
    <w:p w14:paraId="2BCFB7CC" w14:textId="77777777" w:rsidR="00AB570B" w:rsidRPr="00283743" w:rsidRDefault="00AB570B" w:rsidP="005F5568">
      <w:pPr>
        <w:pStyle w:val="BodyText"/>
        <w:numPr>
          <w:ilvl w:val="0"/>
          <w:numId w:val="8"/>
        </w:numPr>
        <w:spacing w:before="60"/>
        <w:rPr>
          <w:szCs w:val="26"/>
        </w:rPr>
      </w:pPr>
      <w:r w:rsidRPr="00283743">
        <w:rPr>
          <w:szCs w:val="26"/>
        </w:rPr>
        <w:t>Dữ liệu của vùng nào?</w:t>
      </w:r>
    </w:p>
    <w:p w14:paraId="5ACAD7D0" w14:textId="77777777" w:rsidR="00AB570B" w:rsidRPr="00283743" w:rsidRDefault="00AB570B" w:rsidP="005F5568">
      <w:pPr>
        <w:pStyle w:val="BodyText"/>
        <w:numPr>
          <w:ilvl w:val="0"/>
          <w:numId w:val="8"/>
        </w:numPr>
        <w:spacing w:before="60"/>
        <w:rPr>
          <w:szCs w:val="26"/>
        </w:rPr>
      </w:pPr>
      <w:r w:rsidRPr="00283743">
        <w:rPr>
          <w:szCs w:val="26"/>
        </w:rPr>
        <w:t xml:space="preserve">Tỷ lệ bản đồ của dữ liệu? </w:t>
      </w:r>
    </w:p>
    <w:p w14:paraId="32C62F93" w14:textId="77777777" w:rsidR="00AB570B" w:rsidRPr="00283743" w:rsidRDefault="00AB570B" w:rsidP="005F5568">
      <w:pPr>
        <w:pStyle w:val="BodyText"/>
        <w:numPr>
          <w:ilvl w:val="0"/>
          <w:numId w:val="8"/>
        </w:numPr>
        <w:spacing w:before="60"/>
        <w:rPr>
          <w:szCs w:val="26"/>
        </w:rPr>
      </w:pPr>
      <w:r w:rsidRPr="00283743">
        <w:rPr>
          <w:szCs w:val="26"/>
        </w:rPr>
        <w:t>Phép chiếu, hệ trục toạ độ, mốc đo đạc sử dụng trong bản đồ?</w:t>
      </w:r>
    </w:p>
    <w:p w14:paraId="781BF6DC" w14:textId="77777777" w:rsidR="00AB570B" w:rsidRPr="00283743" w:rsidRDefault="00AB570B" w:rsidP="005F5568">
      <w:pPr>
        <w:pStyle w:val="BodyText"/>
        <w:numPr>
          <w:ilvl w:val="0"/>
          <w:numId w:val="8"/>
        </w:numPr>
        <w:spacing w:before="60"/>
        <w:rPr>
          <w:szCs w:val="26"/>
        </w:rPr>
      </w:pPr>
      <w:r w:rsidRPr="00283743">
        <w:rPr>
          <w:szCs w:val="26"/>
        </w:rPr>
        <w:t>Độ chính xác của đặc trưng vị trí và thuộc tính?</w:t>
      </w:r>
    </w:p>
    <w:p w14:paraId="63DA5BAB" w14:textId="77777777" w:rsidR="00AB570B" w:rsidRPr="00283743" w:rsidRDefault="00AB570B" w:rsidP="005F5568">
      <w:pPr>
        <w:pStyle w:val="BodyText"/>
        <w:numPr>
          <w:ilvl w:val="0"/>
          <w:numId w:val="8"/>
        </w:numPr>
        <w:spacing w:before="60"/>
        <w:rPr>
          <w:szCs w:val="26"/>
        </w:rPr>
      </w:pPr>
      <w:r w:rsidRPr="00283743">
        <w:rPr>
          <w:szCs w:val="26"/>
        </w:rPr>
        <w:t>Tính logic và phù hợp của dữ liệu?</w:t>
      </w:r>
    </w:p>
    <w:p w14:paraId="4AFB91CD" w14:textId="77777777" w:rsidR="00AB570B" w:rsidRPr="00283743" w:rsidRDefault="00AB570B" w:rsidP="005F5568">
      <w:pPr>
        <w:pStyle w:val="BodyText"/>
        <w:numPr>
          <w:ilvl w:val="0"/>
          <w:numId w:val="8"/>
        </w:numPr>
        <w:spacing w:before="60"/>
        <w:rPr>
          <w:szCs w:val="26"/>
        </w:rPr>
      </w:pPr>
      <w:r w:rsidRPr="00283743">
        <w:rPr>
          <w:szCs w:val="26"/>
        </w:rPr>
        <w:t>Khuôn mẫu của dữ liệu?</w:t>
      </w:r>
    </w:p>
    <w:p w14:paraId="301547C8" w14:textId="77777777" w:rsidR="00AB570B" w:rsidRPr="00283743" w:rsidRDefault="00AB570B" w:rsidP="005F5568">
      <w:pPr>
        <w:pStyle w:val="BodyText"/>
        <w:numPr>
          <w:ilvl w:val="0"/>
          <w:numId w:val="8"/>
        </w:numPr>
        <w:spacing w:before="60"/>
        <w:rPr>
          <w:szCs w:val="26"/>
        </w:rPr>
      </w:pPr>
      <w:r w:rsidRPr="00283743">
        <w:rPr>
          <w:szCs w:val="26"/>
        </w:rPr>
        <w:t>Dữ liệu được kiểm tra bằng cách nào?</w:t>
      </w:r>
    </w:p>
    <w:p w14:paraId="3B6F831F" w14:textId="77777777" w:rsidR="00435D0F" w:rsidRPr="00283743" w:rsidRDefault="00435D0F" w:rsidP="005F5568">
      <w:pPr>
        <w:pStyle w:val="Heading2"/>
        <w:numPr>
          <w:ilvl w:val="1"/>
          <w:numId w:val="40"/>
        </w:numPr>
        <w:tabs>
          <w:tab w:val="left" w:pos="567"/>
        </w:tabs>
        <w:spacing w:before="120" w:after="120" w:line="240" w:lineRule="auto"/>
        <w:rPr>
          <w:rFonts w:ascii="Times New Roman" w:hAnsi="Times New Roman" w:cs="Times New Roman"/>
          <w:b/>
          <w:color w:val="auto"/>
        </w:rPr>
      </w:pPr>
      <w:bookmarkStart w:id="744" w:name="_Toc533410014"/>
      <w:bookmarkStart w:id="745" w:name="_Toc47424380"/>
      <w:bookmarkStart w:id="746" w:name="_Toc48702400"/>
      <w:bookmarkStart w:id="747" w:name="_Toc49745249"/>
      <w:bookmarkStart w:id="748" w:name="_Toc49829237"/>
      <w:bookmarkStart w:id="749" w:name="_Toc49850144"/>
      <w:r w:rsidRPr="00283743">
        <w:rPr>
          <w:rFonts w:ascii="Times New Roman" w:hAnsi="Times New Roman" w:cs="Times New Roman"/>
          <w:b/>
          <w:color w:val="auto"/>
        </w:rPr>
        <w:t>ƯU NHƯỢC ĐIỂM CỦA CẤU TRÚC DỮ LIỆU RASTER VÀ VECTOR</w:t>
      </w:r>
      <w:bookmarkEnd w:id="744"/>
    </w:p>
    <w:p w14:paraId="40061055" w14:textId="77777777" w:rsidR="00435D0F" w:rsidRPr="00283743" w:rsidRDefault="00435D0F" w:rsidP="00130CFB">
      <w:pPr>
        <w:pStyle w:val="BodyTextIndent"/>
        <w:spacing w:before="60" w:line="240" w:lineRule="auto"/>
        <w:rPr>
          <w:szCs w:val="26"/>
        </w:rPr>
        <w:pPrChange w:id="750" w:author="Windows User" w:date="2019-02-20T15:26:00Z">
          <w:pPr>
            <w:pStyle w:val="BodyTextIndent"/>
            <w:spacing w:before="60" w:line="240" w:lineRule="auto"/>
            <w:jc w:val="left"/>
          </w:pPr>
        </w:pPrChange>
      </w:pPr>
      <w:r w:rsidRPr="00283743">
        <w:rPr>
          <w:szCs w:val="26"/>
        </w:rPr>
        <w:t>Hiện nay trên thị trường đa số các phần mềm GIS sử dụng dạng mô hình dữ liệu vector. Tuy nhiên, các phần mềm đều có các công cụ hỗ trợ để tích hợp cả hai loại dữ liệu hoặc chuyển đổi qua lại với nhau. Thông thường là sự tích hợp dữ liệu raster và vector, như sự tích hợp các ảnh viễn thám vào trong một lớp bản đồ vector để phục vụ mục tiêu nghiên cứu.</w:t>
      </w:r>
    </w:p>
    <w:p w14:paraId="43AD5F13" w14:textId="77777777" w:rsidR="00435D0F" w:rsidRPr="00283743" w:rsidRDefault="00435D0F" w:rsidP="00435D0F">
      <w:pPr>
        <w:spacing w:before="60"/>
        <w:rPr>
          <w:rFonts w:ascii="Times New Roman" w:hAnsi="Times New Roman" w:cs="Times New Roman"/>
          <w:sz w:val="26"/>
          <w:szCs w:val="26"/>
        </w:rPr>
      </w:pPr>
      <w:r w:rsidRPr="00283743">
        <w:rPr>
          <w:rFonts w:ascii="Times New Roman" w:hAnsi="Times New Roman" w:cs="Times New Roman"/>
          <w:sz w:val="26"/>
          <w:szCs w:val="26"/>
        </w:rPr>
        <w:t>Tóm tắt các ưu nhược điểm của hai loại mô hình như sau:</w:t>
      </w:r>
    </w:p>
    <w:p w14:paraId="6D253FB4" w14:textId="77777777" w:rsidR="00435D0F" w:rsidRPr="00283743" w:rsidRDefault="00435D0F" w:rsidP="00435D0F">
      <w:pPr>
        <w:pStyle w:val="Heading5"/>
        <w:spacing w:before="20" w:line="240" w:lineRule="auto"/>
        <w:rPr>
          <w:rFonts w:ascii="Times New Roman" w:hAnsi="Times New Roman" w:cs="Times New Roman"/>
          <w:color w:val="auto"/>
          <w:sz w:val="26"/>
          <w:szCs w:val="26"/>
        </w:rPr>
      </w:pPr>
      <w:r w:rsidRPr="00283743">
        <w:rPr>
          <w:rFonts w:ascii="Times New Roman" w:hAnsi="Times New Roman" w:cs="Times New Roman"/>
          <w:color w:val="auto"/>
          <w:sz w:val="26"/>
          <w:szCs w:val="26"/>
        </w:rPr>
        <w:t>Mô hình Raster</w:t>
      </w:r>
    </w:p>
    <w:p w14:paraId="4909DA7F" w14:textId="77777777" w:rsidR="00435D0F" w:rsidRPr="00283743" w:rsidRDefault="00435D0F" w:rsidP="00435D0F">
      <w:pPr>
        <w:spacing w:before="20"/>
        <w:ind w:left="360"/>
        <w:rPr>
          <w:rFonts w:ascii="Times New Roman" w:hAnsi="Times New Roman" w:cs="Times New Roman"/>
          <w:i/>
          <w:sz w:val="26"/>
          <w:szCs w:val="26"/>
        </w:rPr>
      </w:pPr>
      <w:r w:rsidRPr="00283743">
        <w:rPr>
          <w:rFonts w:ascii="Times New Roman" w:hAnsi="Times New Roman" w:cs="Times New Roman"/>
          <w:i/>
          <w:sz w:val="26"/>
          <w:szCs w:val="26"/>
        </w:rPr>
        <w:t>Ưu điểm:</w:t>
      </w:r>
    </w:p>
    <w:p w14:paraId="1A100897"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Có cấu trúc dữ liệu đơn giản.</w:t>
      </w:r>
    </w:p>
    <w:p w14:paraId="74264326"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Các thao tác chồng lớp dễ dàng và hiệu quả.</w:t>
      </w:r>
    </w:p>
    <w:p w14:paraId="7AEAEEC7"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Có thể sử dụng công nghệ quét ảnh để số hoá bản đồ nên giá thành thấp.</w:t>
      </w:r>
    </w:p>
    <w:p w14:paraId="21D750BD"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Các kỹ thuật xử lý ảnh cho ra dữ liệu để tích hợp GIS ở dạng raster.</w:t>
      </w:r>
    </w:p>
    <w:p w14:paraId="5C4133A8"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Phân tích diện tích và đa giác đơn giản.</w:t>
      </w:r>
    </w:p>
    <w:p w14:paraId="4C679B6F"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Hợp nhất và chồng lớp đơn giản.</w:t>
      </w:r>
    </w:p>
    <w:p w14:paraId="3DC2BE47" w14:textId="6E2FD4DA"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 xml:space="preserve">Kỹ thuật </w:t>
      </w:r>
      <w:del w:id="751" w:author="Windows User" w:date="2019-02-20T15:26:00Z">
        <w:r w:rsidRPr="00283743" w:rsidDel="00130CFB">
          <w:rPr>
            <w:rFonts w:ascii="Times New Roman" w:hAnsi="Times New Roman" w:cs="Times New Roman"/>
            <w:sz w:val="26"/>
            <w:szCs w:val="26"/>
          </w:rPr>
          <w:delText xml:space="preserve">rẽ </w:delText>
        </w:r>
      </w:del>
      <w:ins w:id="752" w:author="Windows User" w:date="2019-02-20T15:26:00Z">
        <w:r w:rsidR="00130CFB">
          <w:rPr>
            <w:rFonts w:ascii="Times New Roman" w:hAnsi="Times New Roman" w:cs="Times New Roman"/>
            <w:sz w:val="26"/>
            <w:szCs w:val="26"/>
          </w:rPr>
          <w:t>rẻ</w:t>
        </w:r>
        <w:r w:rsidR="00130CFB"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và ngày càng có lợi thế trong tương lai.</w:t>
      </w:r>
    </w:p>
    <w:p w14:paraId="730A722C"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Thích hợp tốt để chia nhỏ các thay đổi liên tục trong không gian.</w:t>
      </w:r>
    </w:p>
    <w:p w14:paraId="72CAEDA7" w14:textId="77777777" w:rsidR="00435D0F" w:rsidRPr="00283743" w:rsidRDefault="00435D0F" w:rsidP="00435D0F">
      <w:pPr>
        <w:spacing w:before="20"/>
        <w:ind w:left="360"/>
        <w:rPr>
          <w:rFonts w:ascii="Times New Roman" w:hAnsi="Times New Roman" w:cs="Times New Roman"/>
          <w:i/>
          <w:sz w:val="26"/>
          <w:szCs w:val="26"/>
        </w:rPr>
      </w:pPr>
      <w:r w:rsidRPr="00283743">
        <w:rPr>
          <w:rFonts w:ascii="Times New Roman" w:hAnsi="Times New Roman" w:cs="Times New Roman"/>
          <w:i/>
          <w:sz w:val="26"/>
          <w:szCs w:val="26"/>
        </w:rPr>
        <w:t>Nhược điểm:</w:t>
      </w:r>
    </w:p>
    <w:p w14:paraId="6E0C209E" w14:textId="77777777" w:rsidR="00435D0F" w:rsidRPr="00283743" w:rsidRDefault="00435D0F" w:rsidP="005F5568">
      <w:pPr>
        <w:numPr>
          <w:ilvl w:val="0"/>
          <w:numId w:val="5"/>
        </w:numPr>
        <w:tabs>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Dung lượng lưu trữ và xử lý dữ liệu lớn.</w:t>
      </w:r>
    </w:p>
    <w:p w14:paraId="624C3E77" w14:textId="77777777" w:rsidR="00435D0F" w:rsidRPr="00283743" w:rsidRDefault="00435D0F" w:rsidP="005F5568">
      <w:pPr>
        <w:numPr>
          <w:ilvl w:val="0"/>
          <w:numId w:val="5"/>
        </w:numPr>
        <w:tabs>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Với độ phân giải thấp sẽ mất độ chi tiết.</w:t>
      </w:r>
    </w:p>
    <w:p w14:paraId="220538D1" w14:textId="77777777" w:rsidR="00435D0F" w:rsidRPr="00283743" w:rsidRDefault="00435D0F" w:rsidP="005F5568">
      <w:pPr>
        <w:numPr>
          <w:ilvl w:val="0"/>
          <w:numId w:val="5"/>
        </w:numPr>
        <w:tabs>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Bản đồ cuối cùng thường ở dạng thô, đặc biệt ở những phần mềm rẻ tiền.</w:t>
      </w:r>
    </w:p>
    <w:p w14:paraId="3D617EBF" w14:textId="77777777" w:rsidR="00435D0F" w:rsidRPr="00283743" w:rsidRDefault="00435D0F" w:rsidP="005F5568">
      <w:pPr>
        <w:numPr>
          <w:ilvl w:val="0"/>
          <w:numId w:val="5"/>
        </w:numPr>
        <w:tabs>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Phân tích tuyến tính khó khăn.</w:t>
      </w:r>
    </w:p>
    <w:p w14:paraId="6048308A" w14:textId="77777777" w:rsidR="00435D0F" w:rsidRPr="00283743" w:rsidRDefault="00435D0F" w:rsidP="005F5568">
      <w:pPr>
        <w:numPr>
          <w:ilvl w:val="0"/>
          <w:numId w:val="5"/>
        </w:numPr>
        <w:tabs>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Khó thể hiện các mối quan hệ tôpô.</w:t>
      </w:r>
    </w:p>
    <w:p w14:paraId="4C7AFF17" w14:textId="77777777" w:rsidR="00435D0F" w:rsidRPr="00283743" w:rsidRDefault="00435D0F" w:rsidP="00435D0F">
      <w:pPr>
        <w:pStyle w:val="Heading5"/>
        <w:spacing w:before="20" w:line="240" w:lineRule="auto"/>
        <w:rPr>
          <w:rFonts w:ascii="Times New Roman" w:hAnsi="Times New Roman" w:cs="Times New Roman"/>
          <w:color w:val="auto"/>
          <w:sz w:val="26"/>
          <w:szCs w:val="26"/>
        </w:rPr>
      </w:pPr>
      <w:r w:rsidRPr="00283743">
        <w:rPr>
          <w:rFonts w:ascii="Times New Roman" w:hAnsi="Times New Roman" w:cs="Times New Roman"/>
          <w:color w:val="auto"/>
          <w:sz w:val="26"/>
          <w:szCs w:val="26"/>
        </w:rPr>
        <w:t>Mô hình vector</w:t>
      </w:r>
    </w:p>
    <w:p w14:paraId="2598F0D8" w14:textId="77777777" w:rsidR="00435D0F" w:rsidRPr="00283743" w:rsidRDefault="00435D0F" w:rsidP="00435D0F">
      <w:pPr>
        <w:spacing w:before="20"/>
        <w:ind w:left="360"/>
        <w:rPr>
          <w:rFonts w:ascii="Times New Roman" w:hAnsi="Times New Roman" w:cs="Times New Roman"/>
          <w:sz w:val="26"/>
          <w:szCs w:val="26"/>
        </w:rPr>
      </w:pPr>
      <w:r w:rsidRPr="00283743">
        <w:rPr>
          <w:rFonts w:ascii="Times New Roman" w:hAnsi="Times New Roman" w:cs="Times New Roman"/>
          <w:i/>
          <w:sz w:val="26"/>
          <w:szCs w:val="26"/>
        </w:rPr>
        <w:t>Ưu điểm:</w:t>
      </w:r>
    </w:p>
    <w:p w14:paraId="775C5FFD" w14:textId="77777777" w:rsidR="00435D0F" w:rsidRPr="00283743" w:rsidRDefault="00435D0F" w:rsidP="005F5568">
      <w:pPr>
        <w:numPr>
          <w:ilvl w:val="0"/>
          <w:numId w:val="6"/>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Dữ liệu được nén một cách tương đối, vì vậy yêu cầu dung lượng lưu trữ thấp.</w:t>
      </w:r>
    </w:p>
    <w:p w14:paraId="2DDB5EBA" w14:textId="77777777" w:rsidR="00435D0F" w:rsidRPr="00283743" w:rsidRDefault="00435D0F" w:rsidP="005F5568">
      <w:pPr>
        <w:numPr>
          <w:ilvl w:val="0"/>
          <w:numId w:val="6"/>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Các đặc tính có thể định vị chính xác.</w:t>
      </w:r>
    </w:p>
    <w:p w14:paraId="53CDDC1D" w14:textId="77777777" w:rsidR="00435D0F" w:rsidRPr="00283743" w:rsidRDefault="00435D0F" w:rsidP="005F5568">
      <w:pPr>
        <w:numPr>
          <w:ilvl w:val="0"/>
          <w:numId w:val="6"/>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Tôpô có thể mô tả hoàn toàn với liên kết mạng.</w:t>
      </w:r>
    </w:p>
    <w:p w14:paraId="1B821682" w14:textId="77777777" w:rsidR="00435D0F" w:rsidRPr="00283743" w:rsidRDefault="00435D0F" w:rsidP="005F5568">
      <w:pPr>
        <w:numPr>
          <w:ilvl w:val="0"/>
          <w:numId w:val="6"/>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lastRenderedPageBreak/>
        <w:t>Các nét rất nhỏ có thể được hiển thị và tất cả các nét có thể được vẽ một cách chính xác.</w:t>
      </w:r>
    </w:p>
    <w:p w14:paraId="68A64820" w14:textId="77777777" w:rsidR="00435D0F" w:rsidRPr="00283743" w:rsidRDefault="00435D0F" w:rsidP="005F5568">
      <w:pPr>
        <w:numPr>
          <w:ilvl w:val="0"/>
          <w:numId w:val="6"/>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Dữ liệu về các đặc tính có thể gọi ra dễ dàng để cập nhật và hiệu chỉnh.</w:t>
      </w:r>
    </w:p>
    <w:p w14:paraId="4E29D7BB" w14:textId="77777777" w:rsidR="00435D0F" w:rsidRPr="00283743" w:rsidRDefault="00435D0F" w:rsidP="005F5568">
      <w:pPr>
        <w:numPr>
          <w:ilvl w:val="0"/>
          <w:numId w:val="6"/>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Phân tích tuyến tính dễ dàng.</w:t>
      </w:r>
    </w:p>
    <w:p w14:paraId="3645EE30" w14:textId="77777777" w:rsidR="00435D0F" w:rsidRPr="00283743" w:rsidRDefault="00435D0F" w:rsidP="00435D0F">
      <w:pPr>
        <w:spacing w:before="20"/>
        <w:ind w:left="360"/>
        <w:rPr>
          <w:rFonts w:ascii="Times New Roman" w:hAnsi="Times New Roman" w:cs="Times New Roman"/>
          <w:i/>
          <w:sz w:val="26"/>
          <w:szCs w:val="26"/>
        </w:rPr>
      </w:pPr>
      <w:r w:rsidRPr="00283743">
        <w:rPr>
          <w:rFonts w:ascii="Times New Roman" w:hAnsi="Times New Roman" w:cs="Times New Roman"/>
          <w:i/>
          <w:sz w:val="26"/>
          <w:szCs w:val="26"/>
        </w:rPr>
        <w:t>Nhược điểm:</w:t>
      </w:r>
    </w:p>
    <w:p w14:paraId="33CF6554" w14:textId="77777777"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Cấu trúc dữ liệu phức tạp.</w:t>
      </w:r>
    </w:p>
    <w:p w14:paraId="366F22B4" w14:textId="77777777"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Thao thác chồng lớp bản đồ khó khăn.</w:t>
      </w:r>
    </w:p>
    <w:p w14:paraId="60932F67" w14:textId="77777777"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Thể hiện sự biến đổi không gian cao không có hiệu quả.</w:t>
      </w:r>
    </w:p>
    <w:p w14:paraId="098E5E5C" w14:textId="77777777"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 xml:space="preserve">Không thể thực hiện thao tác xử lý và nâng cao </w:t>
      </w:r>
      <w:del w:id="753" w:author="Windows User" w:date="2019-02-20T15:27:00Z">
        <w:r w:rsidRPr="00283743" w:rsidDel="00130CFB">
          <w:rPr>
            <w:rFonts w:ascii="Times New Roman" w:hAnsi="Times New Roman" w:cs="Times New Roman"/>
            <w:sz w:val="26"/>
            <w:szCs w:val="26"/>
          </w:rPr>
          <w:delText xml:space="preserve"> </w:delText>
        </w:r>
      </w:del>
      <w:r w:rsidRPr="00283743">
        <w:rPr>
          <w:rFonts w:ascii="Times New Roman" w:hAnsi="Times New Roman" w:cs="Times New Roman"/>
          <w:sz w:val="26"/>
          <w:szCs w:val="26"/>
        </w:rPr>
        <w:t>các ảnh số có hiệu quả.</w:t>
      </w:r>
    </w:p>
    <w:p w14:paraId="35C69E07" w14:textId="77777777"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Truy xuất dữ liệu chậm.</w:t>
      </w:r>
    </w:p>
    <w:p w14:paraId="1FA94BA3" w14:textId="77777777"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Các phân tích vùng và đa giác khó khăn.</w:t>
      </w:r>
    </w:p>
    <w:p w14:paraId="3CC75E91" w14:textId="1CB82D0E"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del w:id="754" w:author="Windows User" w:date="2019-02-20T15:27:00Z">
        <w:r w:rsidRPr="00283743" w:rsidDel="00130CFB">
          <w:rPr>
            <w:rFonts w:ascii="Times New Roman" w:hAnsi="Times New Roman" w:cs="Times New Roman"/>
            <w:sz w:val="26"/>
            <w:szCs w:val="26"/>
          </w:rPr>
          <w:delText>Đắt tiền</w:delText>
        </w:r>
      </w:del>
      <w:ins w:id="755" w:author="Windows User" w:date="2019-02-20T15:27:00Z">
        <w:r w:rsidR="00130CFB">
          <w:rPr>
            <w:rFonts w:ascii="Times New Roman" w:hAnsi="Times New Roman" w:cs="Times New Roman"/>
            <w:sz w:val="26"/>
            <w:szCs w:val="26"/>
          </w:rPr>
          <w:t>Tốn kém</w:t>
        </w:r>
      </w:ins>
      <w:r w:rsidRPr="00283743">
        <w:rPr>
          <w:rFonts w:ascii="Times New Roman" w:hAnsi="Times New Roman" w:cs="Times New Roman"/>
          <w:sz w:val="26"/>
          <w:szCs w:val="26"/>
        </w:rPr>
        <w:t xml:space="preserve"> cho việc tạo dữ liệu và cả </w:t>
      </w:r>
      <w:del w:id="756" w:author="Windows User" w:date="2019-02-20T15:27:00Z">
        <w:r w:rsidRPr="00283743" w:rsidDel="00130CFB">
          <w:rPr>
            <w:rFonts w:ascii="Times New Roman" w:hAnsi="Times New Roman" w:cs="Times New Roman"/>
            <w:sz w:val="26"/>
            <w:szCs w:val="26"/>
          </w:rPr>
          <w:delText xml:space="preserve">việc mua </w:delText>
        </w:r>
      </w:del>
      <w:ins w:id="757" w:author="Windows User" w:date="2019-02-20T15:27:00Z">
        <w:r w:rsidR="00130CFB">
          <w:rPr>
            <w:rFonts w:ascii="Times New Roman" w:hAnsi="Times New Roman" w:cs="Times New Roman"/>
            <w:sz w:val="26"/>
            <w:szCs w:val="26"/>
          </w:rPr>
          <w:t xml:space="preserve">bản quyền </w:t>
        </w:r>
      </w:ins>
      <w:r w:rsidRPr="00283743">
        <w:rPr>
          <w:rFonts w:ascii="Times New Roman" w:hAnsi="Times New Roman" w:cs="Times New Roman"/>
          <w:sz w:val="26"/>
          <w:szCs w:val="26"/>
        </w:rPr>
        <w:t>phần mềm.</w:t>
      </w:r>
    </w:p>
    <w:bookmarkEnd w:id="745"/>
    <w:bookmarkEnd w:id="746"/>
    <w:bookmarkEnd w:id="747"/>
    <w:bookmarkEnd w:id="748"/>
    <w:bookmarkEnd w:id="749"/>
    <w:p w14:paraId="4783BCEA" w14:textId="77777777" w:rsidR="00F464A9" w:rsidRDefault="00F464A9" w:rsidP="00F464A9">
      <w:pPr>
        <w:pStyle w:val="Heading1"/>
        <w:spacing w:before="120"/>
        <w:rPr>
          <w:rFonts w:ascii="Times New Roman" w:hAnsi="Times New Roman" w:cs="Times New Roman"/>
          <w:sz w:val="26"/>
          <w:szCs w:val="26"/>
        </w:rPr>
      </w:pPr>
      <w:r>
        <w:rPr>
          <w:rFonts w:ascii="Times New Roman" w:hAnsi="Times New Roman" w:cs="Times New Roman"/>
          <w:sz w:val="26"/>
          <w:szCs w:val="26"/>
        </w:rPr>
        <w:t>BÀI TẬP CHƯƠNG 2</w:t>
      </w:r>
    </w:p>
    <w:p w14:paraId="23F3277D" w14:textId="77777777" w:rsidR="00F464A9" w:rsidRPr="00F464A9" w:rsidRDefault="00F464A9" w:rsidP="00374369">
      <w:pPr>
        <w:pStyle w:val="ListParagraph"/>
        <w:numPr>
          <w:ilvl w:val="0"/>
          <w:numId w:val="46"/>
        </w:numPr>
        <w:spacing w:before="120" w:after="120"/>
        <w:ind w:left="567"/>
        <w:jc w:val="both"/>
        <w:rPr>
          <w:rFonts w:ascii="Times New Roman" w:hAnsi="Times New Roman" w:cs="Times New Roman"/>
          <w:sz w:val="26"/>
          <w:szCs w:val="26"/>
          <w:lang w:val="es-VE"/>
        </w:rPr>
      </w:pPr>
      <w:r w:rsidRPr="00F464A9">
        <w:rPr>
          <w:rFonts w:ascii="Times New Roman" w:hAnsi="Times New Roman" w:cs="Times New Roman"/>
          <w:sz w:val="26"/>
          <w:szCs w:val="26"/>
          <w:lang w:val="es-VE"/>
        </w:rPr>
        <w:t>Trình bày mô hình dữ liệu Vector, ưu nhược điểm của dữ liệu Vector ?</w:t>
      </w:r>
    </w:p>
    <w:p w14:paraId="423EAF04" w14:textId="77777777" w:rsidR="00F464A9" w:rsidRPr="00F464A9" w:rsidRDefault="00F464A9" w:rsidP="00374369">
      <w:pPr>
        <w:pStyle w:val="ListParagraph"/>
        <w:numPr>
          <w:ilvl w:val="0"/>
          <w:numId w:val="46"/>
        </w:numPr>
        <w:spacing w:before="120" w:after="120"/>
        <w:ind w:left="567"/>
        <w:jc w:val="both"/>
        <w:rPr>
          <w:rFonts w:ascii="Times New Roman" w:hAnsi="Times New Roman" w:cs="Times New Roman"/>
          <w:sz w:val="26"/>
          <w:szCs w:val="26"/>
          <w:lang w:val="es-VE"/>
        </w:rPr>
      </w:pPr>
      <w:r w:rsidRPr="00F464A9">
        <w:rPr>
          <w:rFonts w:ascii="Times New Roman" w:hAnsi="Times New Roman" w:cs="Times New Roman"/>
          <w:sz w:val="26"/>
          <w:szCs w:val="26"/>
          <w:lang w:val="es-VE"/>
        </w:rPr>
        <w:t>Trình bày mô hình dữ liệu Raster, ưu nhược điểm của dữ liệu Raster ?</w:t>
      </w:r>
    </w:p>
    <w:p w14:paraId="79CD06AA" w14:textId="77777777" w:rsidR="00F464A9" w:rsidRPr="00F464A9" w:rsidRDefault="00F464A9" w:rsidP="00F464A9">
      <w:pPr>
        <w:pStyle w:val="ListParagraph"/>
        <w:numPr>
          <w:ilvl w:val="0"/>
          <w:numId w:val="46"/>
        </w:numPr>
        <w:spacing w:before="120" w:after="120"/>
        <w:ind w:left="567"/>
        <w:jc w:val="both"/>
        <w:rPr>
          <w:rFonts w:ascii="Times New Roman" w:hAnsi="Times New Roman" w:cs="Times New Roman"/>
          <w:sz w:val="26"/>
          <w:szCs w:val="26"/>
          <w:lang w:val="es-VE"/>
        </w:rPr>
      </w:pPr>
      <w:r w:rsidRPr="00F464A9">
        <w:rPr>
          <w:rFonts w:ascii="Times New Roman" w:hAnsi="Times New Roman" w:cs="Times New Roman"/>
          <w:sz w:val="26"/>
          <w:szCs w:val="26"/>
          <w:lang w:val="es-VE"/>
        </w:rPr>
        <w:t>So sánh mô hình raster và với vector (ưu, nhược điểm)</w:t>
      </w:r>
    </w:p>
    <w:p w14:paraId="49859C45" w14:textId="77777777" w:rsidR="00F610CB" w:rsidRPr="00283743" w:rsidRDefault="00F610CB" w:rsidP="00F464A9">
      <w:pPr>
        <w:pStyle w:val="Heading1"/>
        <w:spacing w:before="120"/>
        <w:rPr>
          <w:rFonts w:ascii="Times New Roman" w:hAnsi="Times New Roman" w:cs="Times New Roman"/>
          <w:sz w:val="26"/>
          <w:szCs w:val="26"/>
        </w:rPr>
      </w:pPr>
      <w:r w:rsidRPr="00283743">
        <w:rPr>
          <w:rFonts w:ascii="Times New Roman" w:hAnsi="Times New Roman" w:cs="Times New Roman"/>
          <w:sz w:val="26"/>
          <w:szCs w:val="26"/>
        </w:rPr>
        <w:br w:type="page"/>
      </w:r>
      <w:bookmarkStart w:id="758" w:name="_Toc207379810"/>
    </w:p>
    <w:p w14:paraId="25C8EE4A" w14:textId="77777777" w:rsidR="00D13F7D" w:rsidRPr="00283743" w:rsidRDefault="00D13F7D" w:rsidP="00D13F7D">
      <w:pPr>
        <w:pStyle w:val="Heading1"/>
        <w:pBdr>
          <w:bottom w:val="thickThinSmallGap" w:sz="24" w:space="1" w:color="auto"/>
        </w:pBdr>
        <w:spacing w:before="0" w:line="240" w:lineRule="auto"/>
        <w:jc w:val="right"/>
        <w:rPr>
          <w:rFonts w:ascii="Times New Roman" w:hAnsi="Times New Roman" w:cs="Times New Roman"/>
          <w:b/>
          <w:color w:val="auto"/>
          <w:sz w:val="26"/>
          <w:szCs w:val="26"/>
        </w:rPr>
      </w:pPr>
      <w:bookmarkStart w:id="759" w:name="_Toc533410015"/>
      <w:bookmarkStart w:id="760" w:name="_Toc373715593"/>
      <w:r w:rsidRPr="00283743">
        <w:rPr>
          <w:rFonts w:ascii="Times New Roman" w:hAnsi="Times New Roman" w:cs="Times New Roman"/>
          <w:b/>
          <w:i/>
          <w:color w:val="auto"/>
          <w:sz w:val="26"/>
          <w:szCs w:val="26"/>
        </w:rPr>
        <w:lastRenderedPageBreak/>
        <w:t xml:space="preserve">CHƯƠNG </w:t>
      </w:r>
      <w:r w:rsidR="003A0DCC" w:rsidRPr="00283743">
        <w:rPr>
          <w:rFonts w:ascii="Times New Roman" w:hAnsi="Times New Roman" w:cs="Times New Roman"/>
          <w:b/>
          <w:i/>
          <w:color w:val="auto"/>
          <w:sz w:val="26"/>
          <w:szCs w:val="26"/>
        </w:rPr>
        <w:t>3</w:t>
      </w:r>
      <w:r w:rsidRPr="00283743">
        <w:rPr>
          <w:rFonts w:ascii="Times New Roman" w:hAnsi="Times New Roman" w:cs="Times New Roman"/>
          <w:b/>
          <w:color w:val="auto"/>
          <w:sz w:val="26"/>
          <w:szCs w:val="26"/>
        </w:rPr>
        <w:br/>
      </w:r>
      <w:r w:rsidR="007F6183" w:rsidRPr="00283743">
        <w:rPr>
          <w:rFonts w:ascii="Times New Roman" w:eastAsia="Gungsuh" w:hAnsi="Times New Roman" w:cs="Times New Roman"/>
          <w:color w:val="auto"/>
          <w:sz w:val="26"/>
          <w:szCs w:val="26"/>
        </w:rPr>
        <w:t>THU THẬP THIẾT KẾ VÀ XÂY DỰNG DỮ LIỆU GIS</w:t>
      </w:r>
      <w:bookmarkEnd w:id="759"/>
    </w:p>
    <w:p w14:paraId="286A63F4" w14:textId="77777777" w:rsidR="003A0DCC" w:rsidRPr="00283743" w:rsidRDefault="003A0DCC" w:rsidP="005F5568">
      <w:pPr>
        <w:pStyle w:val="Heading2"/>
        <w:numPr>
          <w:ilvl w:val="1"/>
          <w:numId w:val="41"/>
        </w:numPr>
        <w:spacing w:before="360" w:line="240" w:lineRule="auto"/>
        <w:rPr>
          <w:rFonts w:ascii="Times New Roman" w:hAnsi="Times New Roman" w:cs="Times New Roman"/>
          <w:b/>
          <w:color w:val="auto"/>
        </w:rPr>
      </w:pPr>
      <w:bookmarkStart w:id="761" w:name="_Toc533410016"/>
      <w:r w:rsidRPr="00283743">
        <w:rPr>
          <w:rFonts w:ascii="Times New Roman" w:hAnsi="Times New Roman" w:cs="Times New Roman"/>
          <w:b/>
          <w:color w:val="auto"/>
        </w:rPr>
        <w:t>THU THẬP DỮ LIỆU KHÔNG GIAN</w:t>
      </w:r>
      <w:bookmarkEnd w:id="761"/>
      <w:r w:rsidRPr="00283743">
        <w:rPr>
          <w:rFonts w:ascii="Times New Roman" w:hAnsi="Times New Roman" w:cs="Times New Roman"/>
          <w:b/>
          <w:color w:val="auto"/>
        </w:rPr>
        <w:t xml:space="preserve"> </w:t>
      </w:r>
    </w:p>
    <w:p w14:paraId="14893DAB" w14:textId="77777777" w:rsidR="00FF5B02" w:rsidRPr="00283743" w:rsidRDefault="003A0DCC" w:rsidP="00FF5B02">
      <w:pPr>
        <w:pStyle w:val="BodyText"/>
        <w:spacing w:before="120"/>
        <w:rPr>
          <w:szCs w:val="26"/>
        </w:rPr>
      </w:pPr>
      <w:r w:rsidRPr="00283743">
        <w:rPr>
          <w:rFonts w:eastAsiaTheme="minorHAnsi"/>
          <w:kern w:val="0"/>
          <w:szCs w:val="26"/>
        </w:rPr>
        <w:tab/>
      </w:r>
      <w:r w:rsidR="00FF5B02" w:rsidRPr="00283743">
        <w:rPr>
          <w:szCs w:val="26"/>
        </w:rPr>
        <w:t>Để GIS hoạt động có hiệu quả các dữ liệu thu thập sau khi thu thập vào được xử lý sơ bộ trước khi thực hiện các thao tác trên chúng.</w:t>
      </w:r>
    </w:p>
    <w:p w14:paraId="700F7B2C" w14:textId="2EDE15DF" w:rsidR="007F6183" w:rsidRPr="00283743" w:rsidRDefault="00FF5B02" w:rsidP="007F6183">
      <w:pPr>
        <w:pStyle w:val="BodyText"/>
        <w:spacing w:before="120"/>
        <w:rPr>
          <w:szCs w:val="26"/>
        </w:rPr>
      </w:pPr>
      <w:r w:rsidRPr="00283743">
        <w:rPr>
          <w:szCs w:val="26"/>
        </w:rPr>
        <w:tab/>
      </w:r>
      <w:r w:rsidR="007F6183" w:rsidRPr="00283743">
        <w:rPr>
          <w:szCs w:val="26"/>
        </w:rPr>
        <w:t>Thu thập số liệu được thực hiện bằng nhiều phương pháp khác nhau</w:t>
      </w:r>
      <w:del w:id="762" w:author="Windows User" w:date="2019-02-20T15:31:00Z">
        <w:r w:rsidR="007F6183" w:rsidRPr="00283743" w:rsidDel="004D6677">
          <w:rPr>
            <w:szCs w:val="26"/>
          </w:rPr>
          <w:delText>. Có thể lấy</w:delText>
        </w:r>
      </w:del>
      <w:r w:rsidR="007F6183" w:rsidRPr="00283743">
        <w:rPr>
          <w:szCs w:val="26"/>
        </w:rPr>
        <w:t xml:space="preserve"> từ </w:t>
      </w:r>
      <w:ins w:id="763" w:author="Windows User" w:date="2019-02-20T15:31:00Z">
        <w:r w:rsidR="004D6677">
          <w:rPr>
            <w:szCs w:val="26"/>
          </w:rPr>
          <w:t xml:space="preserve">các nguồn như </w:t>
        </w:r>
      </w:ins>
      <w:r w:rsidR="007F6183" w:rsidRPr="00283743">
        <w:rPr>
          <w:szCs w:val="26"/>
        </w:rPr>
        <w:t>bảng biểu, từ các tài liệu có sẵn, ảnh tư liệu nhờ các thiết</w:t>
      </w:r>
      <w:del w:id="764" w:author="Windows User" w:date="2019-02-20T15:31:00Z">
        <w:r w:rsidR="007F6183" w:rsidRPr="00283743" w:rsidDel="004D6677">
          <w:rPr>
            <w:szCs w:val="26"/>
          </w:rPr>
          <w:delText>t</w:delText>
        </w:r>
      </w:del>
      <w:r w:rsidR="007F6183" w:rsidRPr="00283743">
        <w:rPr>
          <w:szCs w:val="26"/>
        </w:rPr>
        <w:t xml:space="preserve"> bị không ảnh, số hóa từ các bản đồ có sẵn</w:t>
      </w:r>
      <w:del w:id="765" w:author="Windows User" w:date="2019-02-20T15:31:00Z">
        <w:r w:rsidR="007F6183" w:rsidRPr="00283743" w:rsidDel="004D6677">
          <w:rPr>
            <w:szCs w:val="26"/>
          </w:rPr>
          <w:delText>. Số liệu bản đồ có thể có được từ</w:delText>
        </w:r>
      </w:del>
      <w:ins w:id="766" w:author="Windows User" w:date="2019-02-20T15:31:00Z">
        <w:r w:rsidR="004D6677">
          <w:rPr>
            <w:szCs w:val="26"/>
          </w:rPr>
          <w:t xml:space="preserve"> thông qua</w:t>
        </w:r>
      </w:ins>
      <w:r w:rsidR="007F6183" w:rsidRPr="00283743">
        <w:rPr>
          <w:szCs w:val="26"/>
        </w:rPr>
        <w:t xml:space="preserve"> kết quả đo trực tiếp hay xử lý số liệu có sẵn. </w:t>
      </w:r>
    </w:p>
    <w:p w14:paraId="1CF52DB7" w14:textId="77777777" w:rsidR="00F610CB" w:rsidRPr="00283743" w:rsidRDefault="00F610CB" w:rsidP="005F5568">
      <w:pPr>
        <w:pStyle w:val="Heading3"/>
        <w:numPr>
          <w:ilvl w:val="2"/>
          <w:numId w:val="41"/>
        </w:numPr>
        <w:spacing w:before="0" w:line="240" w:lineRule="auto"/>
        <w:ind w:left="709"/>
        <w:rPr>
          <w:rFonts w:ascii="Times New Roman" w:hAnsi="Times New Roman" w:cs="Times New Roman"/>
          <w:b/>
          <w:color w:val="auto"/>
          <w:sz w:val="26"/>
          <w:szCs w:val="26"/>
        </w:rPr>
      </w:pPr>
      <w:bookmarkStart w:id="767" w:name="_Toc373715594"/>
      <w:bookmarkStart w:id="768" w:name="_Toc533410017"/>
      <w:bookmarkStart w:id="769" w:name="_Toc139376408"/>
      <w:bookmarkStart w:id="770" w:name="_Toc207379811"/>
      <w:bookmarkEnd w:id="758"/>
      <w:bookmarkEnd w:id="760"/>
      <w:r w:rsidRPr="00283743">
        <w:rPr>
          <w:rFonts w:ascii="Times New Roman" w:hAnsi="Times New Roman" w:cs="Times New Roman"/>
          <w:b/>
          <w:bCs/>
          <w:iCs/>
          <w:color w:val="auto"/>
          <w:sz w:val="26"/>
          <w:szCs w:val="26"/>
        </w:rPr>
        <w:t>Thu thập dữ liệu</w:t>
      </w:r>
      <w:bookmarkEnd w:id="767"/>
      <w:bookmarkEnd w:id="768"/>
      <w:r w:rsidRPr="00283743">
        <w:rPr>
          <w:rFonts w:ascii="Times New Roman" w:hAnsi="Times New Roman" w:cs="Times New Roman"/>
          <w:b/>
          <w:bCs/>
          <w:iCs/>
          <w:color w:val="auto"/>
          <w:sz w:val="26"/>
          <w:szCs w:val="26"/>
        </w:rPr>
        <w:t xml:space="preserve"> </w:t>
      </w:r>
      <w:bookmarkEnd w:id="769"/>
      <w:bookmarkEnd w:id="770"/>
    </w:p>
    <w:p w14:paraId="04E77A29" w14:textId="0CEC6C33" w:rsidR="009A0D4D" w:rsidRPr="00283743" w:rsidDel="00F94294" w:rsidRDefault="00F610CB" w:rsidP="00F610CB">
      <w:pPr>
        <w:pStyle w:val="BodyText"/>
        <w:spacing w:before="120"/>
        <w:rPr>
          <w:del w:id="771" w:author="Windows User" w:date="2019-02-20T15:35:00Z"/>
          <w:szCs w:val="26"/>
        </w:rPr>
      </w:pPr>
      <w:r w:rsidRPr="00283743">
        <w:rPr>
          <w:szCs w:val="26"/>
        </w:rPr>
        <w:tab/>
      </w:r>
      <w:del w:id="772" w:author="Windows User" w:date="2019-02-20T15:35:00Z">
        <w:r w:rsidR="00527AA2" w:rsidRPr="00283743" w:rsidDel="00F94294">
          <w:rPr>
            <w:szCs w:val="26"/>
          </w:rPr>
          <w:delText>Thu thập số liệu được thực hiện bằng nhiều phương pháp khác nhau. Có thể lấy từ bảng biểu</w:delText>
        </w:r>
        <w:r w:rsidR="009A0D4D" w:rsidRPr="00283743" w:rsidDel="00F94294">
          <w:rPr>
            <w:szCs w:val="26"/>
          </w:rPr>
          <w:delText xml:space="preserve">, từ các tài liệu có sẵn, ảnh tư liệu nhờ các thiếtt bị không ảnh, số hóa từ các bản đồ có sẵn. Số liệu bản đồ có thể có được từ kết quả đo trực tiếp hay xử lý số liệu có sẵn. Khi sử dụng số liệu gián tiếp ta thường gặp trường hợp số liệu đúng thỏa mãn mục đích bản đồ nhưng nguồn số liệu không phù hợp. </w:delText>
        </w:r>
      </w:del>
    </w:p>
    <w:p w14:paraId="3F461E9B" w14:textId="64FFA95B" w:rsidR="00F610CB" w:rsidRPr="00283743" w:rsidRDefault="00257C1A" w:rsidP="00F610CB">
      <w:pPr>
        <w:pStyle w:val="BodyText"/>
        <w:spacing w:before="120"/>
        <w:rPr>
          <w:szCs w:val="26"/>
        </w:rPr>
      </w:pPr>
      <w:del w:id="773" w:author="Windows User" w:date="2019-02-20T15:35:00Z">
        <w:r w:rsidRPr="00283743" w:rsidDel="00F94294">
          <w:rPr>
            <w:szCs w:val="26"/>
          </w:rPr>
          <w:tab/>
        </w:r>
      </w:del>
      <w:r w:rsidR="00F610CB" w:rsidRPr="00283743">
        <w:rPr>
          <w:szCs w:val="26"/>
        </w:rPr>
        <w:t xml:space="preserve">Để các thao tác phân tích trên dữ liệu địa lý cho kết quả có chất lượng cao, dữ liệu phải được thu thập, nhận diện và đo đạc vào cùng thời điểm, cùng độ phân giải không gian, sử dụng cùng một thủ tục nhận diện và được nhập vào hệ thống GIS theo cùng một phương pháp. Tuy nhiên, trong thực tế việc thu thập dữ liệu lại được thực hiện vào những thời điểm khác nhau và thường có độ phân giải khác nhau. Có dữ liệu được thu thập bằng cách đo đạc trực tiếp trong khi dữ liệu được thu thập từ bản đồ có sẵn. Nhưng trong mọi trường hợp việc thu thập tọa độ vị trí các đối tượng và thu thập các thuộc tính của chúng phải tiến hành vào cùng thời điểm. </w:t>
      </w:r>
    </w:p>
    <w:p w14:paraId="0011047E" w14:textId="7CE72463" w:rsidR="00FF5B02" w:rsidRPr="00FF659E" w:rsidDel="00FF659E" w:rsidRDefault="00FF5B02" w:rsidP="00FF659E">
      <w:pPr>
        <w:pStyle w:val="BodyText"/>
        <w:spacing w:before="120" w:after="120"/>
        <w:ind w:firstLine="720"/>
        <w:rPr>
          <w:del w:id="774" w:author="Windows User" w:date="2019-02-20T15:37:00Z"/>
          <w:szCs w:val="26"/>
          <w:highlight w:val="yellow"/>
          <w:rPrChange w:id="775" w:author="Windows User" w:date="2019-02-20T15:36:00Z">
            <w:rPr>
              <w:del w:id="776" w:author="Windows User" w:date="2019-02-20T15:37:00Z"/>
              <w:szCs w:val="26"/>
            </w:rPr>
          </w:rPrChange>
        </w:rPr>
        <w:pPrChange w:id="777" w:author="Windows User" w:date="2019-02-20T15:37:00Z">
          <w:pPr>
            <w:pStyle w:val="BodyText"/>
            <w:spacing w:before="120" w:after="120"/>
            <w:ind w:firstLine="720"/>
          </w:pPr>
        </w:pPrChange>
      </w:pPr>
      <w:r w:rsidRPr="00283743">
        <w:rPr>
          <w:szCs w:val="26"/>
        </w:rPr>
        <w:t xml:space="preserve">Nhập dữ liệu là công việc tốn kém thời gian nhất trong thao tác GIS, thường tốn đến 80% ngân sách của một dự án. Vì thế, người ta thường sử dụng tối đa nguồn dữ liệu có sẵn từ các công ty hay tổ chức khác. </w:t>
      </w:r>
      <w:del w:id="778" w:author="Windows User" w:date="2019-02-20T15:37:00Z">
        <w:r w:rsidRPr="00FF659E" w:rsidDel="00FF659E">
          <w:rPr>
            <w:szCs w:val="26"/>
            <w:highlight w:val="yellow"/>
            <w:rPrChange w:id="779" w:author="Windows User" w:date="2019-02-20T15:36:00Z">
              <w:rPr>
                <w:szCs w:val="26"/>
              </w:rPr>
            </w:rPrChange>
          </w:rPr>
          <w:delText xml:space="preserve">Để dữ liệu </w:delText>
        </w:r>
      </w:del>
      <w:del w:id="780" w:author="Windows User" w:date="2019-02-20T15:35:00Z">
        <w:r w:rsidRPr="00FF659E" w:rsidDel="00F94294">
          <w:rPr>
            <w:szCs w:val="26"/>
            <w:highlight w:val="yellow"/>
            <w:rPrChange w:id="781" w:author="Windows User" w:date="2019-02-20T15:36:00Z">
              <w:rPr>
                <w:szCs w:val="26"/>
              </w:rPr>
            </w:rPrChange>
          </w:rPr>
          <w:delText xml:space="preserve"> </w:delText>
        </w:r>
      </w:del>
      <w:del w:id="782" w:author="Windows User" w:date="2019-02-20T15:37:00Z">
        <w:r w:rsidRPr="00FF659E" w:rsidDel="00FF659E">
          <w:rPr>
            <w:szCs w:val="26"/>
            <w:highlight w:val="yellow"/>
            <w:rPrChange w:id="783" w:author="Windows User" w:date="2019-02-20T15:36:00Z">
              <w:rPr>
                <w:szCs w:val="26"/>
              </w:rPr>
            </w:rPrChange>
          </w:rPr>
          <w:delText xml:space="preserve">có thể được dùng vào nhiều hệ GIS, nó phải được mô tả nguồn gốc và độ chính xác của các lớp GIS, dữ liệu mô tả này được gọi là </w:delText>
        </w:r>
        <w:r w:rsidRPr="00FF659E" w:rsidDel="00FF659E">
          <w:rPr>
            <w:i/>
            <w:szCs w:val="26"/>
            <w:highlight w:val="yellow"/>
            <w:rPrChange w:id="784" w:author="Windows User" w:date="2019-02-20T15:36:00Z">
              <w:rPr>
                <w:i/>
                <w:szCs w:val="26"/>
              </w:rPr>
            </w:rPrChange>
          </w:rPr>
          <w:delText xml:space="preserve">dữ liệu về dữ liệu (metadata) </w:delText>
        </w:r>
        <w:r w:rsidRPr="00FF659E" w:rsidDel="00FF659E">
          <w:rPr>
            <w:szCs w:val="26"/>
            <w:highlight w:val="yellow"/>
            <w:rPrChange w:id="785" w:author="Windows User" w:date="2019-02-20T15:36:00Z">
              <w:rPr>
                <w:szCs w:val="26"/>
              </w:rPr>
            </w:rPrChange>
          </w:rPr>
          <w:delText>hay tài liệu về dữ liệu</w:delText>
        </w:r>
        <w:r w:rsidRPr="00FF659E" w:rsidDel="00FF659E">
          <w:rPr>
            <w:i/>
            <w:szCs w:val="26"/>
            <w:highlight w:val="yellow"/>
            <w:rPrChange w:id="786" w:author="Windows User" w:date="2019-02-20T15:36:00Z">
              <w:rPr>
                <w:i/>
                <w:szCs w:val="26"/>
              </w:rPr>
            </w:rPrChange>
          </w:rPr>
          <w:delText>.</w:delText>
        </w:r>
        <w:r w:rsidRPr="00FF659E" w:rsidDel="00FF659E">
          <w:rPr>
            <w:szCs w:val="26"/>
            <w:highlight w:val="yellow"/>
            <w:rPrChange w:id="787" w:author="Windows User" w:date="2019-02-20T15:36:00Z">
              <w:rPr>
                <w:szCs w:val="26"/>
              </w:rPr>
            </w:rPrChange>
          </w:rPr>
          <w:delText xml:space="preserve"> Tập dữ liệu nào không có tài liệu về dữ liệu là không có giá trị. Hiện nay, ta có thể nhận dữ liệu kèm theo báo cáo chất lượng của chúng từ người cung cấp, nó mô tả chính xác nội dung các tệp, thông tin được thu thập từ đâu, cách thức thu thập, dữ liệu đã được kiểm tra ra sao. Nếu không đầy đủ tài liệu về dữ liệu thì phải tìm hiểu để trả lời các câu hỏi sau:</w:delText>
        </w:r>
      </w:del>
    </w:p>
    <w:p w14:paraId="27E603A2" w14:textId="4A6BD2B7" w:rsidR="00FF5B02" w:rsidRPr="00FF659E" w:rsidDel="00FF659E" w:rsidRDefault="00FF5B02" w:rsidP="00FF659E">
      <w:pPr>
        <w:pStyle w:val="BodyText"/>
        <w:spacing w:before="120" w:after="120"/>
        <w:ind w:firstLine="720"/>
        <w:rPr>
          <w:del w:id="788" w:author="Windows User" w:date="2019-02-20T15:37:00Z"/>
          <w:szCs w:val="26"/>
          <w:highlight w:val="yellow"/>
          <w:rPrChange w:id="789" w:author="Windows User" w:date="2019-02-20T15:36:00Z">
            <w:rPr>
              <w:del w:id="790" w:author="Windows User" w:date="2019-02-20T15:37:00Z"/>
              <w:szCs w:val="26"/>
            </w:rPr>
          </w:rPrChange>
        </w:rPr>
        <w:pPrChange w:id="791" w:author="Windows User" w:date="2019-02-20T15:37:00Z">
          <w:pPr>
            <w:pStyle w:val="BodyText"/>
            <w:numPr>
              <w:numId w:val="8"/>
            </w:numPr>
            <w:spacing w:before="120" w:after="120"/>
            <w:ind w:left="1080" w:hanging="360"/>
          </w:pPr>
        </w:pPrChange>
      </w:pPr>
      <w:del w:id="792" w:author="Windows User" w:date="2019-02-20T15:37:00Z">
        <w:r w:rsidRPr="00FF659E" w:rsidDel="00FF659E">
          <w:rPr>
            <w:szCs w:val="26"/>
            <w:highlight w:val="yellow"/>
            <w:rPrChange w:id="793" w:author="Windows User" w:date="2019-02-20T15:36:00Z">
              <w:rPr>
                <w:szCs w:val="26"/>
              </w:rPr>
            </w:rPrChange>
          </w:rPr>
          <w:delText>Dữ liệu có từ bao giờ?</w:delText>
        </w:r>
      </w:del>
    </w:p>
    <w:p w14:paraId="3E2617A0" w14:textId="257F8DEC" w:rsidR="00FF5B02" w:rsidRPr="00FF659E" w:rsidDel="00FF659E" w:rsidRDefault="00FF5B02" w:rsidP="00FF659E">
      <w:pPr>
        <w:pStyle w:val="BodyText"/>
        <w:spacing w:before="120" w:after="120"/>
        <w:ind w:firstLine="720"/>
        <w:rPr>
          <w:del w:id="794" w:author="Windows User" w:date="2019-02-20T15:37:00Z"/>
          <w:szCs w:val="26"/>
          <w:highlight w:val="yellow"/>
          <w:rPrChange w:id="795" w:author="Windows User" w:date="2019-02-20T15:36:00Z">
            <w:rPr>
              <w:del w:id="796" w:author="Windows User" w:date="2019-02-20T15:37:00Z"/>
              <w:szCs w:val="26"/>
            </w:rPr>
          </w:rPrChange>
        </w:rPr>
        <w:pPrChange w:id="797" w:author="Windows User" w:date="2019-02-20T15:37:00Z">
          <w:pPr>
            <w:pStyle w:val="BodyText"/>
            <w:numPr>
              <w:numId w:val="8"/>
            </w:numPr>
            <w:spacing w:before="120" w:after="120"/>
            <w:ind w:left="1080" w:hanging="360"/>
          </w:pPr>
        </w:pPrChange>
      </w:pPr>
      <w:del w:id="798" w:author="Windows User" w:date="2019-02-20T15:37:00Z">
        <w:r w:rsidRPr="00FF659E" w:rsidDel="00FF659E">
          <w:rPr>
            <w:szCs w:val="26"/>
            <w:highlight w:val="yellow"/>
            <w:rPrChange w:id="799" w:author="Windows User" w:date="2019-02-20T15:36:00Z">
              <w:rPr>
                <w:szCs w:val="26"/>
              </w:rPr>
            </w:rPrChange>
          </w:rPr>
          <w:delText>Dữ liệu xuất xứ từ đâu?</w:delText>
        </w:r>
      </w:del>
    </w:p>
    <w:p w14:paraId="566517F6" w14:textId="29746F9A" w:rsidR="00FF5B02" w:rsidRPr="00FF659E" w:rsidDel="00FF659E" w:rsidRDefault="00FF5B02" w:rsidP="00FF659E">
      <w:pPr>
        <w:pStyle w:val="BodyText"/>
        <w:spacing w:before="120" w:after="120"/>
        <w:ind w:firstLine="720"/>
        <w:rPr>
          <w:del w:id="800" w:author="Windows User" w:date="2019-02-20T15:37:00Z"/>
          <w:szCs w:val="26"/>
          <w:highlight w:val="yellow"/>
          <w:rPrChange w:id="801" w:author="Windows User" w:date="2019-02-20T15:36:00Z">
            <w:rPr>
              <w:del w:id="802" w:author="Windows User" w:date="2019-02-20T15:37:00Z"/>
              <w:szCs w:val="26"/>
            </w:rPr>
          </w:rPrChange>
        </w:rPr>
        <w:pPrChange w:id="803" w:author="Windows User" w:date="2019-02-20T15:37:00Z">
          <w:pPr>
            <w:pStyle w:val="BodyText"/>
            <w:numPr>
              <w:numId w:val="8"/>
            </w:numPr>
            <w:spacing w:before="120" w:after="120"/>
            <w:ind w:left="1080" w:hanging="360"/>
          </w:pPr>
        </w:pPrChange>
      </w:pPr>
      <w:del w:id="804" w:author="Windows User" w:date="2019-02-20T15:37:00Z">
        <w:r w:rsidRPr="00FF659E" w:rsidDel="00FF659E">
          <w:rPr>
            <w:szCs w:val="26"/>
            <w:highlight w:val="yellow"/>
            <w:rPrChange w:id="805" w:author="Windows User" w:date="2019-02-20T15:36:00Z">
              <w:rPr>
                <w:szCs w:val="26"/>
              </w:rPr>
            </w:rPrChange>
          </w:rPr>
          <w:delText>Phát sinh dữ liệu bằng phương tiện gì?</w:delText>
        </w:r>
      </w:del>
    </w:p>
    <w:p w14:paraId="7F55131A" w14:textId="72EA2AC1" w:rsidR="00FF5B02" w:rsidRPr="00FF659E" w:rsidDel="00FF659E" w:rsidRDefault="00FF5B02" w:rsidP="00FF659E">
      <w:pPr>
        <w:pStyle w:val="BodyText"/>
        <w:spacing w:before="120" w:after="120"/>
        <w:ind w:firstLine="720"/>
        <w:rPr>
          <w:del w:id="806" w:author="Windows User" w:date="2019-02-20T15:37:00Z"/>
          <w:szCs w:val="26"/>
          <w:highlight w:val="yellow"/>
          <w:rPrChange w:id="807" w:author="Windows User" w:date="2019-02-20T15:36:00Z">
            <w:rPr>
              <w:del w:id="808" w:author="Windows User" w:date="2019-02-20T15:37:00Z"/>
              <w:szCs w:val="26"/>
            </w:rPr>
          </w:rPrChange>
        </w:rPr>
        <w:pPrChange w:id="809" w:author="Windows User" w:date="2019-02-20T15:37:00Z">
          <w:pPr>
            <w:pStyle w:val="BodyText"/>
            <w:numPr>
              <w:numId w:val="8"/>
            </w:numPr>
            <w:spacing w:before="120" w:after="120"/>
            <w:ind w:left="1080" w:hanging="360"/>
          </w:pPr>
        </w:pPrChange>
      </w:pPr>
      <w:del w:id="810" w:author="Windows User" w:date="2019-02-20T15:37:00Z">
        <w:r w:rsidRPr="00FF659E" w:rsidDel="00FF659E">
          <w:rPr>
            <w:szCs w:val="26"/>
            <w:highlight w:val="yellow"/>
            <w:rPrChange w:id="811" w:author="Windows User" w:date="2019-02-20T15:36:00Z">
              <w:rPr>
                <w:szCs w:val="26"/>
              </w:rPr>
            </w:rPrChange>
          </w:rPr>
          <w:delText>Dữ liệu của vùng nào?</w:delText>
        </w:r>
      </w:del>
    </w:p>
    <w:p w14:paraId="7DCACB5F" w14:textId="1C7716B7" w:rsidR="00FF5B02" w:rsidRPr="00FF659E" w:rsidDel="00FF659E" w:rsidRDefault="00FF5B02" w:rsidP="00FF659E">
      <w:pPr>
        <w:pStyle w:val="BodyText"/>
        <w:spacing w:before="120" w:after="120"/>
        <w:ind w:firstLine="720"/>
        <w:rPr>
          <w:del w:id="812" w:author="Windows User" w:date="2019-02-20T15:37:00Z"/>
          <w:szCs w:val="26"/>
          <w:highlight w:val="yellow"/>
          <w:rPrChange w:id="813" w:author="Windows User" w:date="2019-02-20T15:36:00Z">
            <w:rPr>
              <w:del w:id="814" w:author="Windows User" w:date="2019-02-20T15:37:00Z"/>
              <w:szCs w:val="26"/>
            </w:rPr>
          </w:rPrChange>
        </w:rPr>
        <w:pPrChange w:id="815" w:author="Windows User" w:date="2019-02-20T15:37:00Z">
          <w:pPr>
            <w:pStyle w:val="BodyText"/>
            <w:numPr>
              <w:numId w:val="8"/>
            </w:numPr>
            <w:spacing w:before="120" w:after="120"/>
            <w:ind w:left="1080" w:hanging="360"/>
          </w:pPr>
        </w:pPrChange>
      </w:pPr>
      <w:del w:id="816" w:author="Windows User" w:date="2019-02-20T15:37:00Z">
        <w:r w:rsidRPr="00FF659E" w:rsidDel="00FF659E">
          <w:rPr>
            <w:szCs w:val="26"/>
            <w:highlight w:val="yellow"/>
            <w:rPrChange w:id="817" w:author="Windows User" w:date="2019-02-20T15:36:00Z">
              <w:rPr>
                <w:szCs w:val="26"/>
              </w:rPr>
            </w:rPrChange>
          </w:rPr>
          <w:delText xml:space="preserve">Tỷ lệ bản đồ của dữ liệu? </w:delText>
        </w:r>
      </w:del>
    </w:p>
    <w:p w14:paraId="67E8F053" w14:textId="1F646BEA" w:rsidR="00FF5B02" w:rsidRPr="00FF659E" w:rsidDel="00FF659E" w:rsidRDefault="00FF5B02" w:rsidP="00FF659E">
      <w:pPr>
        <w:pStyle w:val="BodyText"/>
        <w:spacing w:before="120" w:after="120"/>
        <w:ind w:firstLine="720"/>
        <w:rPr>
          <w:del w:id="818" w:author="Windows User" w:date="2019-02-20T15:37:00Z"/>
          <w:szCs w:val="26"/>
          <w:highlight w:val="yellow"/>
          <w:rPrChange w:id="819" w:author="Windows User" w:date="2019-02-20T15:36:00Z">
            <w:rPr>
              <w:del w:id="820" w:author="Windows User" w:date="2019-02-20T15:37:00Z"/>
              <w:szCs w:val="26"/>
            </w:rPr>
          </w:rPrChange>
        </w:rPr>
        <w:pPrChange w:id="821" w:author="Windows User" w:date="2019-02-20T15:37:00Z">
          <w:pPr>
            <w:pStyle w:val="BodyText"/>
            <w:numPr>
              <w:numId w:val="8"/>
            </w:numPr>
            <w:spacing w:before="120" w:after="120"/>
            <w:ind w:left="1080" w:hanging="360"/>
          </w:pPr>
        </w:pPrChange>
      </w:pPr>
      <w:del w:id="822" w:author="Windows User" w:date="2019-02-20T15:37:00Z">
        <w:r w:rsidRPr="00FF659E" w:rsidDel="00FF659E">
          <w:rPr>
            <w:szCs w:val="26"/>
            <w:highlight w:val="yellow"/>
            <w:rPrChange w:id="823" w:author="Windows User" w:date="2019-02-20T15:36:00Z">
              <w:rPr>
                <w:szCs w:val="26"/>
              </w:rPr>
            </w:rPrChange>
          </w:rPr>
          <w:delText>Phép chiếu, hệ trục toạ độ, mốc đo đạc sử dụng trong bản đồ?</w:delText>
        </w:r>
      </w:del>
    </w:p>
    <w:p w14:paraId="6E5880E2" w14:textId="6A8CBB4F" w:rsidR="00FF5B02" w:rsidRPr="00FF659E" w:rsidDel="00FF659E" w:rsidRDefault="00FF5B02" w:rsidP="00FF659E">
      <w:pPr>
        <w:pStyle w:val="BodyText"/>
        <w:spacing w:before="120" w:after="120"/>
        <w:ind w:firstLine="720"/>
        <w:rPr>
          <w:del w:id="824" w:author="Windows User" w:date="2019-02-20T15:37:00Z"/>
          <w:szCs w:val="26"/>
          <w:highlight w:val="yellow"/>
          <w:rPrChange w:id="825" w:author="Windows User" w:date="2019-02-20T15:36:00Z">
            <w:rPr>
              <w:del w:id="826" w:author="Windows User" w:date="2019-02-20T15:37:00Z"/>
              <w:szCs w:val="26"/>
            </w:rPr>
          </w:rPrChange>
        </w:rPr>
        <w:pPrChange w:id="827" w:author="Windows User" w:date="2019-02-20T15:37:00Z">
          <w:pPr>
            <w:pStyle w:val="BodyText"/>
            <w:numPr>
              <w:numId w:val="8"/>
            </w:numPr>
            <w:spacing w:before="120" w:after="120"/>
            <w:ind w:left="1080" w:hanging="360"/>
          </w:pPr>
        </w:pPrChange>
      </w:pPr>
      <w:del w:id="828" w:author="Windows User" w:date="2019-02-20T15:37:00Z">
        <w:r w:rsidRPr="00FF659E" w:rsidDel="00FF659E">
          <w:rPr>
            <w:szCs w:val="26"/>
            <w:highlight w:val="yellow"/>
            <w:rPrChange w:id="829" w:author="Windows User" w:date="2019-02-20T15:36:00Z">
              <w:rPr>
                <w:szCs w:val="26"/>
              </w:rPr>
            </w:rPrChange>
          </w:rPr>
          <w:delText>Độ chính xác của đặc trưng vị trí và thuộc tính?</w:delText>
        </w:r>
      </w:del>
    </w:p>
    <w:p w14:paraId="54554B0C" w14:textId="33FAB498" w:rsidR="00FF5B02" w:rsidRPr="00FF659E" w:rsidDel="00FF659E" w:rsidRDefault="00FF5B02" w:rsidP="00FF659E">
      <w:pPr>
        <w:pStyle w:val="BodyText"/>
        <w:spacing w:before="120" w:after="120"/>
        <w:ind w:firstLine="720"/>
        <w:rPr>
          <w:del w:id="830" w:author="Windows User" w:date="2019-02-20T15:37:00Z"/>
          <w:szCs w:val="26"/>
          <w:highlight w:val="yellow"/>
          <w:rPrChange w:id="831" w:author="Windows User" w:date="2019-02-20T15:36:00Z">
            <w:rPr>
              <w:del w:id="832" w:author="Windows User" w:date="2019-02-20T15:37:00Z"/>
              <w:szCs w:val="26"/>
            </w:rPr>
          </w:rPrChange>
        </w:rPr>
        <w:pPrChange w:id="833" w:author="Windows User" w:date="2019-02-20T15:37:00Z">
          <w:pPr>
            <w:pStyle w:val="BodyText"/>
            <w:numPr>
              <w:numId w:val="8"/>
            </w:numPr>
            <w:spacing w:before="120" w:after="120"/>
            <w:ind w:left="1080" w:hanging="360"/>
          </w:pPr>
        </w:pPrChange>
      </w:pPr>
      <w:del w:id="834" w:author="Windows User" w:date="2019-02-20T15:37:00Z">
        <w:r w:rsidRPr="00FF659E" w:rsidDel="00FF659E">
          <w:rPr>
            <w:szCs w:val="26"/>
            <w:highlight w:val="yellow"/>
            <w:rPrChange w:id="835" w:author="Windows User" w:date="2019-02-20T15:36:00Z">
              <w:rPr>
                <w:szCs w:val="26"/>
              </w:rPr>
            </w:rPrChange>
          </w:rPr>
          <w:delText>Tính logic và phù hợp của dữ liệu?</w:delText>
        </w:r>
      </w:del>
    </w:p>
    <w:p w14:paraId="672CE964" w14:textId="33EEFE77" w:rsidR="00FF5B02" w:rsidRPr="00FF659E" w:rsidDel="00FF659E" w:rsidRDefault="00FF5B02" w:rsidP="00FF659E">
      <w:pPr>
        <w:pStyle w:val="BodyText"/>
        <w:spacing w:before="120" w:after="120"/>
        <w:ind w:firstLine="720"/>
        <w:rPr>
          <w:del w:id="836" w:author="Windows User" w:date="2019-02-20T15:37:00Z"/>
          <w:szCs w:val="26"/>
          <w:highlight w:val="yellow"/>
          <w:rPrChange w:id="837" w:author="Windows User" w:date="2019-02-20T15:36:00Z">
            <w:rPr>
              <w:del w:id="838" w:author="Windows User" w:date="2019-02-20T15:37:00Z"/>
              <w:szCs w:val="26"/>
            </w:rPr>
          </w:rPrChange>
        </w:rPr>
        <w:pPrChange w:id="839" w:author="Windows User" w:date="2019-02-20T15:37:00Z">
          <w:pPr>
            <w:pStyle w:val="BodyText"/>
            <w:numPr>
              <w:numId w:val="8"/>
            </w:numPr>
            <w:spacing w:before="120" w:after="120"/>
            <w:ind w:left="1080" w:hanging="360"/>
          </w:pPr>
        </w:pPrChange>
      </w:pPr>
      <w:del w:id="840" w:author="Windows User" w:date="2019-02-20T15:37:00Z">
        <w:r w:rsidRPr="00FF659E" w:rsidDel="00FF659E">
          <w:rPr>
            <w:szCs w:val="26"/>
            <w:highlight w:val="yellow"/>
            <w:rPrChange w:id="841" w:author="Windows User" w:date="2019-02-20T15:36:00Z">
              <w:rPr>
                <w:szCs w:val="26"/>
              </w:rPr>
            </w:rPrChange>
          </w:rPr>
          <w:delText>Khuôn mẫu của dữ liệu?</w:delText>
        </w:r>
      </w:del>
    </w:p>
    <w:p w14:paraId="41029FF5" w14:textId="72A4ED80" w:rsidR="00FF5B02" w:rsidRPr="00FF659E" w:rsidDel="00FF659E" w:rsidRDefault="00FF5B02" w:rsidP="00FF659E">
      <w:pPr>
        <w:pStyle w:val="BodyText"/>
        <w:spacing w:before="120" w:after="120"/>
        <w:ind w:firstLine="720"/>
        <w:rPr>
          <w:del w:id="842" w:author="Windows User" w:date="2019-02-20T15:37:00Z"/>
          <w:szCs w:val="26"/>
          <w:highlight w:val="yellow"/>
          <w:rPrChange w:id="843" w:author="Windows User" w:date="2019-02-20T15:36:00Z">
            <w:rPr>
              <w:del w:id="844" w:author="Windows User" w:date="2019-02-20T15:37:00Z"/>
              <w:szCs w:val="26"/>
            </w:rPr>
          </w:rPrChange>
        </w:rPr>
        <w:pPrChange w:id="845" w:author="Windows User" w:date="2019-02-20T15:37:00Z">
          <w:pPr>
            <w:pStyle w:val="BodyText"/>
            <w:numPr>
              <w:numId w:val="8"/>
            </w:numPr>
            <w:spacing w:before="120" w:after="120"/>
            <w:ind w:left="1080" w:hanging="360"/>
          </w:pPr>
        </w:pPrChange>
      </w:pPr>
      <w:del w:id="846" w:author="Windows User" w:date="2019-02-20T15:37:00Z">
        <w:r w:rsidRPr="00FF659E" w:rsidDel="00FF659E">
          <w:rPr>
            <w:szCs w:val="26"/>
            <w:highlight w:val="yellow"/>
            <w:rPrChange w:id="847" w:author="Windows User" w:date="2019-02-20T15:36:00Z">
              <w:rPr>
                <w:szCs w:val="26"/>
              </w:rPr>
            </w:rPrChange>
          </w:rPr>
          <w:delText>Dữ liệu được kiểm tra bằng cách nào?</w:delText>
        </w:r>
      </w:del>
    </w:p>
    <w:p w14:paraId="1CBF52CC" w14:textId="3C383246" w:rsidR="00FF5B02" w:rsidRPr="00FF659E" w:rsidDel="00FF659E" w:rsidRDefault="00FF5B02" w:rsidP="00FF659E">
      <w:pPr>
        <w:pStyle w:val="BodyText"/>
        <w:spacing w:before="120" w:after="120"/>
        <w:ind w:firstLine="720"/>
        <w:rPr>
          <w:del w:id="848" w:author="Windows User" w:date="2019-02-20T15:37:00Z"/>
          <w:szCs w:val="26"/>
          <w:highlight w:val="yellow"/>
          <w:rPrChange w:id="849" w:author="Windows User" w:date="2019-02-20T15:36:00Z">
            <w:rPr>
              <w:del w:id="850" w:author="Windows User" w:date="2019-02-20T15:37:00Z"/>
              <w:szCs w:val="26"/>
            </w:rPr>
          </w:rPrChange>
        </w:rPr>
        <w:pPrChange w:id="851" w:author="Windows User" w:date="2019-02-20T15:37:00Z">
          <w:pPr>
            <w:pStyle w:val="BodyText"/>
            <w:spacing w:before="120" w:after="120"/>
          </w:pPr>
        </w:pPrChange>
      </w:pPr>
      <w:del w:id="852" w:author="Windows User" w:date="2019-02-20T15:37:00Z">
        <w:r w:rsidRPr="00FF659E" w:rsidDel="00FF659E">
          <w:rPr>
            <w:szCs w:val="26"/>
            <w:highlight w:val="yellow"/>
            <w:rPrChange w:id="853" w:author="Windows User" w:date="2019-02-20T15:36:00Z">
              <w:rPr>
                <w:szCs w:val="26"/>
              </w:rPr>
            </w:rPrChange>
          </w:rPr>
          <w:tab/>
          <w:delText xml:space="preserve">Có thể nói rằng tập dữ liệu không có tài liệu là dữ liệu không có giá trị </w:delText>
        </w:r>
      </w:del>
    </w:p>
    <w:p w14:paraId="72D818F3" w14:textId="7B995057" w:rsidR="00F610CB" w:rsidRPr="00FF659E" w:rsidDel="00FF659E" w:rsidRDefault="00F610CB" w:rsidP="00FF659E">
      <w:pPr>
        <w:pStyle w:val="BodyText"/>
        <w:spacing w:before="120" w:after="120"/>
        <w:ind w:firstLine="720"/>
        <w:rPr>
          <w:del w:id="854" w:author="Windows User" w:date="2019-02-20T15:37:00Z"/>
          <w:szCs w:val="26"/>
          <w:highlight w:val="yellow"/>
          <w:rPrChange w:id="855" w:author="Windows User" w:date="2019-02-20T15:36:00Z">
            <w:rPr>
              <w:del w:id="856" w:author="Windows User" w:date="2019-02-20T15:37:00Z"/>
              <w:szCs w:val="26"/>
            </w:rPr>
          </w:rPrChange>
        </w:rPr>
        <w:pPrChange w:id="857" w:author="Windows User" w:date="2019-02-20T15:37:00Z">
          <w:pPr>
            <w:pStyle w:val="BodyText"/>
            <w:spacing w:before="60"/>
            <w:ind w:firstLine="720"/>
          </w:pPr>
        </w:pPrChange>
      </w:pPr>
      <w:del w:id="858" w:author="Windows User" w:date="2019-02-20T15:37:00Z">
        <w:r w:rsidRPr="00FF659E" w:rsidDel="00FF659E">
          <w:rPr>
            <w:szCs w:val="26"/>
            <w:highlight w:val="yellow"/>
            <w:rPrChange w:id="859" w:author="Windows User" w:date="2019-02-20T15:36:00Z">
              <w:rPr>
                <w:szCs w:val="26"/>
              </w:rPr>
            </w:rPrChange>
          </w:rPr>
          <w:delText>Dữ liệu được thu thập trong hệ GIS thường là:</w:delText>
        </w:r>
      </w:del>
    </w:p>
    <w:p w14:paraId="67420EFF" w14:textId="43AC1204" w:rsidR="00F610CB" w:rsidRPr="00FF659E" w:rsidDel="00FF659E" w:rsidRDefault="00F610CB" w:rsidP="00FF659E">
      <w:pPr>
        <w:pStyle w:val="BodyText"/>
        <w:spacing w:before="120" w:after="120"/>
        <w:ind w:firstLine="720"/>
        <w:rPr>
          <w:del w:id="860" w:author="Windows User" w:date="2019-02-20T15:37:00Z"/>
          <w:szCs w:val="26"/>
          <w:highlight w:val="yellow"/>
          <w:rPrChange w:id="861" w:author="Windows User" w:date="2019-02-20T15:36:00Z">
            <w:rPr>
              <w:del w:id="862" w:author="Windows User" w:date="2019-02-20T15:37:00Z"/>
              <w:szCs w:val="26"/>
            </w:rPr>
          </w:rPrChange>
        </w:rPr>
        <w:pPrChange w:id="863" w:author="Windows User" w:date="2019-02-20T15:37:00Z">
          <w:pPr>
            <w:pStyle w:val="BodyText"/>
            <w:numPr>
              <w:numId w:val="8"/>
            </w:numPr>
            <w:spacing w:before="60"/>
            <w:ind w:left="1080" w:hanging="360"/>
          </w:pPr>
        </w:pPrChange>
      </w:pPr>
      <w:del w:id="864" w:author="Windows User" w:date="2019-02-20T15:37:00Z">
        <w:r w:rsidRPr="00FF659E" w:rsidDel="00FF659E">
          <w:rPr>
            <w:szCs w:val="26"/>
            <w:highlight w:val="yellow"/>
            <w:rPrChange w:id="865" w:author="Windows User" w:date="2019-02-20T15:36:00Z">
              <w:rPr>
                <w:szCs w:val="26"/>
              </w:rPr>
            </w:rPrChange>
          </w:rPr>
          <w:delText>Dưới dạng số như bản đồ số hóa, CSDL, ảnh vệ tinh…</w:delText>
        </w:r>
      </w:del>
    </w:p>
    <w:p w14:paraId="6C463C0D" w14:textId="3B3BF966" w:rsidR="00F610CB" w:rsidRPr="00FF659E" w:rsidDel="00FF659E" w:rsidRDefault="00F610CB" w:rsidP="00FF659E">
      <w:pPr>
        <w:pStyle w:val="BodyText"/>
        <w:spacing w:before="120" w:after="120"/>
        <w:ind w:firstLine="720"/>
        <w:rPr>
          <w:del w:id="866" w:author="Windows User" w:date="2019-02-20T15:37:00Z"/>
          <w:szCs w:val="26"/>
          <w:highlight w:val="yellow"/>
          <w:rPrChange w:id="867" w:author="Windows User" w:date="2019-02-20T15:36:00Z">
            <w:rPr>
              <w:del w:id="868" w:author="Windows User" w:date="2019-02-20T15:37:00Z"/>
              <w:szCs w:val="26"/>
            </w:rPr>
          </w:rPrChange>
        </w:rPr>
        <w:pPrChange w:id="869" w:author="Windows User" w:date="2019-02-20T15:37:00Z">
          <w:pPr>
            <w:pStyle w:val="BodyText"/>
            <w:numPr>
              <w:numId w:val="8"/>
            </w:numPr>
            <w:spacing w:before="60"/>
            <w:ind w:left="1080" w:hanging="360"/>
          </w:pPr>
        </w:pPrChange>
      </w:pPr>
      <w:del w:id="870" w:author="Windows User" w:date="2019-02-20T15:37:00Z">
        <w:r w:rsidRPr="00FF659E" w:rsidDel="00FF659E">
          <w:rPr>
            <w:szCs w:val="26"/>
            <w:highlight w:val="yellow"/>
            <w:rPrChange w:id="871" w:author="Windows User" w:date="2019-02-20T15:36:00Z">
              <w:rPr>
                <w:szCs w:val="26"/>
              </w:rPr>
            </w:rPrChange>
          </w:rPr>
          <w:delText>Bản đồ giấy, ảnh chụp, các bản vẽ khác trên giấy…</w:delText>
        </w:r>
      </w:del>
    </w:p>
    <w:p w14:paraId="5D7AC2BF" w14:textId="06DB7EA6" w:rsidR="00F610CB" w:rsidRPr="00FF659E" w:rsidDel="00FF659E" w:rsidRDefault="00F610CB" w:rsidP="00FF659E">
      <w:pPr>
        <w:pStyle w:val="BodyText"/>
        <w:spacing w:before="120" w:after="120"/>
        <w:ind w:firstLine="720"/>
        <w:rPr>
          <w:del w:id="872" w:author="Windows User" w:date="2019-02-20T15:37:00Z"/>
          <w:szCs w:val="26"/>
          <w:highlight w:val="yellow"/>
          <w:rPrChange w:id="873" w:author="Windows User" w:date="2019-02-20T15:36:00Z">
            <w:rPr>
              <w:del w:id="874" w:author="Windows User" w:date="2019-02-20T15:37:00Z"/>
              <w:szCs w:val="26"/>
            </w:rPr>
          </w:rPrChange>
        </w:rPr>
        <w:pPrChange w:id="875" w:author="Windows User" w:date="2019-02-20T15:37:00Z">
          <w:pPr>
            <w:pStyle w:val="BodyText"/>
            <w:numPr>
              <w:numId w:val="8"/>
            </w:numPr>
            <w:spacing w:before="60"/>
            <w:ind w:left="1080" w:hanging="360"/>
          </w:pPr>
        </w:pPrChange>
      </w:pPr>
      <w:del w:id="876" w:author="Windows User" w:date="2019-02-20T15:37:00Z">
        <w:r w:rsidRPr="00FF659E" w:rsidDel="00FF659E">
          <w:rPr>
            <w:szCs w:val="26"/>
            <w:highlight w:val="yellow"/>
            <w:rPrChange w:id="877" w:author="Windows User" w:date="2019-02-20T15:36:00Z">
              <w:rPr>
                <w:szCs w:val="26"/>
              </w:rPr>
            </w:rPrChange>
          </w:rPr>
          <w:delText>Các báo cáo khoa học.</w:delText>
        </w:r>
      </w:del>
    </w:p>
    <w:p w14:paraId="498DF553" w14:textId="2D964973" w:rsidR="00F610CB" w:rsidRPr="00FF659E" w:rsidRDefault="00F610CB" w:rsidP="00FF659E">
      <w:pPr>
        <w:pStyle w:val="BodyText"/>
        <w:spacing w:before="120" w:after="120"/>
        <w:ind w:firstLine="720"/>
        <w:rPr>
          <w:szCs w:val="26"/>
          <w:highlight w:val="yellow"/>
          <w:rPrChange w:id="878" w:author="Windows User" w:date="2019-02-20T15:36:00Z">
            <w:rPr>
              <w:szCs w:val="26"/>
            </w:rPr>
          </w:rPrChange>
        </w:rPr>
        <w:pPrChange w:id="879" w:author="Windows User" w:date="2019-02-20T15:37:00Z">
          <w:pPr>
            <w:pStyle w:val="BodyText"/>
            <w:numPr>
              <w:numId w:val="8"/>
            </w:numPr>
            <w:spacing w:before="60"/>
            <w:ind w:left="1080" w:hanging="360"/>
          </w:pPr>
        </w:pPrChange>
      </w:pPr>
      <w:del w:id="880" w:author="Windows User" w:date="2019-02-20T15:37:00Z">
        <w:r w:rsidRPr="00FF659E" w:rsidDel="00FF659E">
          <w:rPr>
            <w:szCs w:val="26"/>
            <w:highlight w:val="yellow"/>
            <w:rPrChange w:id="881" w:author="Windows User" w:date="2019-02-20T15:36:00Z">
              <w:rPr>
                <w:szCs w:val="26"/>
              </w:rPr>
            </w:rPrChange>
          </w:rPr>
          <w:delText>Dữ liệu trắc địa.</w:delText>
        </w:r>
      </w:del>
    </w:p>
    <w:p w14:paraId="6609461E" w14:textId="77777777" w:rsidR="00F610CB" w:rsidRPr="00283743" w:rsidRDefault="00F610CB" w:rsidP="00F610CB">
      <w:pPr>
        <w:pStyle w:val="BodyText"/>
        <w:spacing w:before="120"/>
        <w:ind w:firstLine="720"/>
        <w:rPr>
          <w:szCs w:val="26"/>
        </w:rPr>
      </w:pPr>
      <w:r w:rsidRPr="00283743">
        <w:rPr>
          <w:szCs w:val="26"/>
        </w:rPr>
        <w:t>Có hai nhóm phương pháp thu thập dữ liệu. Nhóm thứ nhất là thu thập dữ liệu từ chính các đối tượng, phương pháp này cho kết quả chính xác nhưng chi phí cao. Đó là:</w:t>
      </w:r>
    </w:p>
    <w:p w14:paraId="0CD3EC5B" w14:textId="77777777" w:rsidR="00F610CB" w:rsidRPr="00283743" w:rsidRDefault="00F610CB" w:rsidP="005F5568">
      <w:pPr>
        <w:pStyle w:val="BodyText"/>
        <w:numPr>
          <w:ilvl w:val="0"/>
          <w:numId w:val="8"/>
        </w:numPr>
        <w:spacing w:before="60"/>
        <w:rPr>
          <w:szCs w:val="26"/>
        </w:rPr>
      </w:pPr>
      <w:r w:rsidRPr="00283743">
        <w:rPr>
          <w:szCs w:val="26"/>
        </w:rPr>
        <w:t>Trắc địa mặt đất.</w:t>
      </w:r>
    </w:p>
    <w:p w14:paraId="391F1169" w14:textId="77777777" w:rsidR="00F610CB" w:rsidRPr="00283743" w:rsidRDefault="00F610CB" w:rsidP="005F5568">
      <w:pPr>
        <w:pStyle w:val="BodyText"/>
        <w:numPr>
          <w:ilvl w:val="0"/>
          <w:numId w:val="8"/>
        </w:numPr>
        <w:spacing w:before="60"/>
        <w:rPr>
          <w:szCs w:val="26"/>
        </w:rPr>
      </w:pPr>
      <w:r w:rsidRPr="00283743">
        <w:rPr>
          <w:szCs w:val="26"/>
        </w:rPr>
        <w:t>Phương pháp định vị bằng vệ tinh (GPS).</w:t>
      </w:r>
    </w:p>
    <w:p w14:paraId="77EBC561" w14:textId="77777777" w:rsidR="00F610CB" w:rsidRPr="00283743" w:rsidRDefault="00F610CB" w:rsidP="005F5568">
      <w:pPr>
        <w:pStyle w:val="BodyText"/>
        <w:numPr>
          <w:ilvl w:val="0"/>
          <w:numId w:val="8"/>
        </w:numPr>
        <w:spacing w:before="60"/>
        <w:rPr>
          <w:szCs w:val="26"/>
        </w:rPr>
      </w:pPr>
      <w:r w:rsidRPr="00283743">
        <w:rPr>
          <w:szCs w:val="26"/>
        </w:rPr>
        <w:t>Chụp ảnh bằng máy bay hay vệ tinh.</w:t>
      </w:r>
    </w:p>
    <w:p w14:paraId="2B000B15" w14:textId="77777777" w:rsidR="00F610CB" w:rsidRPr="00283743" w:rsidRDefault="00F610CB" w:rsidP="00F610CB">
      <w:pPr>
        <w:pStyle w:val="BodyText"/>
        <w:spacing w:before="60"/>
        <w:ind w:firstLine="720"/>
        <w:rPr>
          <w:szCs w:val="26"/>
        </w:rPr>
      </w:pPr>
      <w:r w:rsidRPr="00283743">
        <w:rPr>
          <w:szCs w:val="26"/>
        </w:rPr>
        <w:t>Nhóm thứ hai là thu thập dữ liệu từ các nguồn số hóa hay tương tự có sẵn, dữ liệu thu thập được từ nhóm phương pháp này ít chính xác, chi phí thấp. Đó là:</w:t>
      </w:r>
    </w:p>
    <w:p w14:paraId="3BB5ED63" w14:textId="77777777" w:rsidR="00F610CB" w:rsidRPr="00283743" w:rsidRDefault="00F610CB" w:rsidP="005F5568">
      <w:pPr>
        <w:pStyle w:val="BodyText"/>
        <w:numPr>
          <w:ilvl w:val="0"/>
          <w:numId w:val="8"/>
        </w:numPr>
        <w:spacing w:before="60"/>
        <w:rPr>
          <w:szCs w:val="26"/>
        </w:rPr>
      </w:pPr>
      <w:r w:rsidRPr="00283743">
        <w:rPr>
          <w:szCs w:val="26"/>
        </w:rPr>
        <w:t>Số hoá bằng tay các bản đồ giấy.</w:t>
      </w:r>
    </w:p>
    <w:p w14:paraId="4D60B0C0" w14:textId="77777777" w:rsidR="00F610CB" w:rsidRPr="00283743" w:rsidRDefault="00F610CB" w:rsidP="005F5568">
      <w:pPr>
        <w:pStyle w:val="BodyText"/>
        <w:numPr>
          <w:ilvl w:val="0"/>
          <w:numId w:val="8"/>
        </w:numPr>
        <w:spacing w:before="60"/>
        <w:rPr>
          <w:szCs w:val="26"/>
        </w:rPr>
      </w:pPr>
      <w:r w:rsidRPr="00283743">
        <w:rPr>
          <w:szCs w:val="26"/>
        </w:rPr>
        <w:t>Số hoá tự động bản đồ giấy bằng máy quét.</w:t>
      </w:r>
    </w:p>
    <w:p w14:paraId="1169A206" w14:textId="77777777" w:rsidR="00F610CB" w:rsidRPr="00283743" w:rsidRDefault="00F610CB" w:rsidP="005F5568">
      <w:pPr>
        <w:pStyle w:val="BodyText"/>
        <w:numPr>
          <w:ilvl w:val="0"/>
          <w:numId w:val="8"/>
        </w:numPr>
        <w:spacing w:before="60"/>
        <w:rPr>
          <w:szCs w:val="26"/>
        </w:rPr>
      </w:pPr>
      <w:r w:rsidRPr="00283743">
        <w:rPr>
          <w:szCs w:val="26"/>
        </w:rPr>
        <w:t>Sử dụng các CSDL bản đồ số hóa có sẵn.</w:t>
      </w:r>
    </w:p>
    <w:p w14:paraId="1C7985B7" w14:textId="77777777" w:rsidR="00871B99" w:rsidRPr="00283743" w:rsidRDefault="00871B99" w:rsidP="005F5568">
      <w:pPr>
        <w:pStyle w:val="Heading3"/>
        <w:numPr>
          <w:ilvl w:val="2"/>
          <w:numId w:val="41"/>
        </w:numPr>
        <w:tabs>
          <w:tab w:val="left" w:pos="567"/>
        </w:tabs>
        <w:spacing w:before="120" w:after="120" w:line="240" w:lineRule="auto"/>
        <w:ind w:left="709"/>
        <w:rPr>
          <w:rFonts w:ascii="Times New Roman" w:hAnsi="Times New Roman" w:cs="Times New Roman"/>
          <w:b/>
          <w:bCs/>
          <w:iCs/>
          <w:color w:val="auto"/>
          <w:sz w:val="26"/>
          <w:szCs w:val="26"/>
        </w:rPr>
      </w:pPr>
      <w:bookmarkStart w:id="882" w:name="_Toc533410018"/>
      <w:r w:rsidRPr="00283743">
        <w:rPr>
          <w:rFonts w:ascii="Times New Roman" w:hAnsi="Times New Roman" w:cs="Times New Roman"/>
          <w:b/>
          <w:bCs/>
          <w:iCs/>
          <w:color w:val="auto"/>
          <w:sz w:val="26"/>
          <w:szCs w:val="26"/>
        </w:rPr>
        <w:t>So sánh các nguồn thu thập dữ liệu</w:t>
      </w:r>
      <w:bookmarkEnd w:id="882"/>
    </w:p>
    <w:p w14:paraId="7D0B8688" w14:textId="77777777" w:rsidR="00871B99" w:rsidRPr="00283743" w:rsidRDefault="00D37E27" w:rsidP="003C6F33">
      <w:pPr>
        <w:ind w:firstLine="720"/>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830272" behindDoc="0" locked="0" layoutInCell="1" allowOverlap="1" wp14:anchorId="37F3A87E" wp14:editId="1993AD10">
                <wp:simplePos x="0" y="0"/>
                <wp:positionH relativeFrom="column">
                  <wp:posOffset>96658</wp:posOffset>
                </wp:positionH>
                <wp:positionV relativeFrom="paragraph">
                  <wp:posOffset>472468</wp:posOffset>
                </wp:positionV>
                <wp:extent cx="5644902" cy="1812897"/>
                <wp:effectExtent l="0" t="0" r="13335" b="16510"/>
                <wp:wrapNone/>
                <wp:docPr id="2138" name="Group 2138"/>
                <wp:cNvGraphicFramePr/>
                <a:graphic xmlns:a="http://schemas.openxmlformats.org/drawingml/2006/main">
                  <a:graphicData uri="http://schemas.microsoft.com/office/word/2010/wordprocessingGroup">
                    <wpg:wgp>
                      <wpg:cNvGrpSpPr/>
                      <wpg:grpSpPr>
                        <a:xfrm>
                          <a:off x="0" y="0"/>
                          <a:ext cx="5644902" cy="1812897"/>
                          <a:chOff x="0" y="0"/>
                          <a:chExt cx="5644902" cy="1812897"/>
                        </a:xfrm>
                      </wpg:grpSpPr>
                      <wps:wsp>
                        <wps:cNvPr id="2118" name="Rectangle 2118"/>
                        <wps:cNvSpPr/>
                        <wps:spPr>
                          <a:xfrm>
                            <a:off x="1685677" y="0"/>
                            <a:ext cx="2194560" cy="3260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F2485A" w14:textId="77777777" w:rsidR="004D6677" w:rsidRPr="00D37E27" w:rsidRDefault="004D6677" w:rsidP="00D37E27">
                              <w:pPr>
                                <w:jc w:val="center"/>
                                <w:rPr>
                                  <w:lang w:val="en-GB"/>
                                </w:rPr>
                              </w:pPr>
                              <w:r w:rsidRPr="00D37E27">
                                <w:rPr>
                                  <w:lang w:val="en-GB"/>
                                </w:rPr>
                                <w:t>Các phương pháp thu thập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9" name="Rectangle 2119"/>
                        <wps:cNvSpPr/>
                        <wps:spPr>
                          <a:xfrm>
                            <a:off x="0" y="771276"/>
                            <a:ext cx="667910" cy="10416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9F7685" w14:textId="77777777" w:rsidR="004D6677" w:rsidRPr="00D37E27" w:rsidRDefault="004D6677" w:rsidP="00D37E27">
                              <w:pPr>
                                <w:jc w:val="center"/>
                                <w:rPr>
                                  <w:lang w:val="en-GB"/>
                                </w:rPr>
                              </w:pPr>
                              <w:r>
                                <w:rPr>
                                  <w:lang w:val="en-GB"/>
                                </w:rPr>
                                <w:t xml:space="preserve">Chuyển </w:t>
                              </w:r>
                              <w:r>
                                <w:rPr>
                                  <w:lang w:val="en-GB"/>
                                </w:rPr>
                                <w:br/>
                                <w:t>đổi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0" name="Rectangle 2120"/>
                        <wps:cNvSpPr/>
                        <wps:spPr>
                          <a:xfrm>
                            <a:off x="866692" y="771276"/>
                            <a:ext cx="667910" cy="10416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8D5A45" w14:textId="77777777" w:rsidR="004D6677" w:rsidRPr="00D37E27" w:rsidRDefault="004D6677" w:rsidP="00D37E27">
                              <w:pPr>
                                <w:jc w:val="center"/>
                                <w:rPr>
                                  <w:lang w:val="en-GB"/>
                                </w:rPr>
                              </w:pPr>
                              <w:r>
                                <w:rPr>
                                  <w:lang w:val="en-GB"/>
                                </w:rPr>
                                <w:t>Số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1" name="Rectangle 2121"/>
                        <wps:cNvSpPr/>
                        <wps:spPr>
                          <a:xfrm>
                            <a:off x="1685677" y="771276"/>
                            <a:ext cx="667910" cy="10416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21BE63" w14:textId="77777777" w:rsidR="004D6677" w:rsidRPr="00D37E27" w:rsidRDefault="004D6677" w:rsidP="00D37E27">
                              <w:pPr>
                                <w:jc w:val="center"/>
                                <w:rPr>
                                  <w:lang w:val="en-GB"/>
                                </w:rPr>
                              </w:pPr>
                              <w:r>
                                <w:rPr>
                                  <w:lang w:val="en-GB"/>
                                </w:rPr>
                                <w:t>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2" name="Rectangle 2122"/>
                        <wps:cNvSpPr/>
                        <wps:spPr>
                          <a:xfrm>
                            <a:off x="2480807" y="771276"/>
                            <a:ext cx="667385" cy="1041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A68855" w14:textId="77777777" w:rsidR="004D6677" w:rsidRPr="00D37E27" w:rsidRDefault="004D6677" w:rsidP="00D37E27">
                              <w:pPr>
                                <w:jc w:val="center"/>
                                <w:rPr>
                                  <w:lang w:val="en-GB"/>
                                </w:rPr>
                              </w:pPr>
                              <w:r>
                                <w:rPr>
                                  <w:lang w:val="en-GB"/>
                                </w:rPr>
                                <w:t>Quét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 name="Rectangle 2123"/>
                        <wps:cNvSpPr/>
                        <wps:spPr>
                          <a:xfrm>
                            <a:off x="3291840" y="763325"/>
                            <a:ext cx="667385" cy="1041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A16D5D" w14:textId="77777777" w:rsidR="004D6677" w:rsidRPr="00D37E27" w:rsidRDefault="004D6677" w:rsidP="00D37E27">
                              <w:pPr>
                                <w:jc w:val="center"/>
                                <w:rPr>
                                  <w:lang w:val="en-GB"/>
                                </w:rPr>
                              </w:pPr>
                              <w:r>
                                <w:rPr>
                                  <w:lang w:val="en-GB"/>
                                </w:rPr>
                                <w:t>Viễn thám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5" name="Rectangle 2125"/>
                        <wps:cNvSpPr/>
                        <wps:spPr>
                          <a:xfrm>
                            <a:off x="4166484" y="771276"/>
                            <a:ext cx="667385" cy="1041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3310BC" w14:textId="77777777" w:rsidR="004D6677" w:rsidRPr="00D37E27" w:rsidRDefault="004D6677" w:rsidP="00D37E27">
                              <w:pPr>
                                <w:jc w:val="center"/>
                                <w:rPr>
                                  <w:lang w:val="en-GB"/>
                                </w:rPr>
                              </w:pPr>
                              <w:r>
                                <w:rPr>
                                  <w:lang w:val="en-GB"/>
                                </w:rPr>
                                <w:t>Toàn đạt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6" name="Rectangle 2126"/>
                        <wps:cNvSpPr/>
                        <wps:spPr>
                          <a:xfrm>
                            <a:off x="4977517" y="763325"/>
                            <a:ext cx="667385" cy="1041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C52568" w14:textId="77777777" w:rsidR="004D6677" w:rsidRPr="00D37E27" w:rsidRDefault="004D6677" w:rsidP="00D37E27">
                              <w:pPr>
                                <w:jc w:val="center"/>
                                <w:rPr>
                                  <w:lang w:val="en-GB"/>
                                </w:rPr>
                              </w:pPr>
                              <w:r>
                                <w:rPr>
                                  <w:lang w:val="en-GB"/>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 name="Straight Connector 2127"/>
                        <wps:cNvCnPr/>
                        <wps:spPr>
                          <a:xfrm>
                            <a:off x="341906" y="485029"/>
                            <a:ext cx="496161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8" name="Straight Arrow Connector 2128"/>
                        <wps:cNvCnPr/>
                        <wps:spPr>
                          <a:xfrm>
                            <a:off x="5303520" y="477078"/>
                            <a:ext cx="0"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29" name="Straight Arrow Connector 2129"/>
                        <wps:cNvCnPr/>
                        <wps:spPr>
                          <a:xfrm>
                            <a:off x="4516341" y="477078"/>
                            <a:ext cx="0"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0" name="Straight Arrow Connector 2130"/>
                        <wps:cNvCnPr/>
                        <wps:spPr>
                          <a:xfrm>
                            <a:off x="3641697" y="477078"/>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1" name="Straight Arrow Connector 2131"/>
                        <wps:cNvCnPr/>
                        <wps:spPr>
                          <a:xfrm>
                            <a:off x="2854518" y="477078"/>
                            <a:ext cx="0"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2" name="Straight Arrow Connector 2132"/>
                        <wps:cNvCnPr/>
                        <wps:spPr>
                          <a:xfrm>
                            <a:off x="2035534" y="477078"/>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3" name="Straight Arrow Connector 2133"/>
                        <wps:cNvCnPr/>
                        <wps:spPr>
                          <a:xfrm>
                            <a:off x="1248355" y="477078"/>
                            <a:ext cx="0"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4" name="Straight Arrow Connector 2134"/>
                        <wps:cNvCnPr/>
                        <wps:spPr>
                          <a:xfrm>
                            <a:off x="341906" y="477078"/>
                            <a:ext cx="0"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7" name="Straight Connector 2137"/>
                        <wps:cNvCnPr/>
                        <wps:spPr>
                          <a:xfrm>
                            <a:off x="2846567" y="326003"/>
                            <a:ext cx="0" cy="15927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7F3A87E" id="Group 2138" o:spid="_x0000_s2576" style="position:absolute;left:0;text-align:left;margin-left:7.6pt;margin-top:37.2pt;width:444.5pt;height:142.75pt;z-index:251830272;mso-position-horizontal-relative:text;mso-position-vertical-relative:text" coordsize="56449,1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">
                <v:rect id="Rectangle 2118" o:spid="_x0000_s2577" style="position:absolute;left:16856;width:21946;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i2XsAA&#10;AADdAAAADwAAAGRycy9kb3ducmV2LnhtbERPzYrCMBC+L/gOYQRva1oPItUosqwgHhSrDzA0Y1O2&#10;mWSTqPXtzWFhjx/f/2oz2F48KMTOsYJyWoAgbpzuuFVwvew+FyBiQtbYOyYFL4qwWY8+Vlhp9+Qz&#10;PerUihzCsUIFJiVfSRkbQxbj1HnizN1csJgyDK3UAZ853PZyVhRzabHj3GDQ05eh5qe+WwU+bP3J&#10;fJvLbjiG/aG91535fSk1GQ/bJYhEQ/oX/7n3WsGsLPPc/CY/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i2XsAAAADdAAAADwAAAAAAAAAAAAAAAACYAgAAZHJzL2Rvd25y&#10;ZXYueG1sUEsFBgAAAAAEAAQA9QAAAIUDAAAAAA==&#10;" fillcolor="white [3201]" strokecolor="black [3213]" strokeweight="1pt">
                  <v:textbox>
                    <w:txbxContent>
                      <w:p w14:paraId="69F2485A" w14:textId="77777777" w:rsidR="004D6677" w:rsidRPr="00D37E27" w:rsidRDefault="004D6677" w:rsidP="00D37E27">
                        <w:pPr>
                          <w:jc w:val="center"/>
                          <w:rPr>
                            <w:lang w:val="en-GB"/>
                          </w:rPr>
                        </w:pPr>
                        <w:r w:rsidRPr="00D37E27">
                          <w:rPr>
                            <w:lang w:val="en-GB"/>
                          </w:rPr>
                          <w:t>Các phương pháp thu thập dữ liệu</w:t>
                        </w:r>
                      </w:p>
                    </w:txbxContent>
                  </v:textbox>
                </v:rect>
                <v:rect id="Rectangle 2119" o:spid="_x0000_s2578" style="position:absolute;top:7712;width:6679;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TxcQA&#10;AADdAAAADwAAAGRycy9kb3ducmV2LnhtbESPQWsCMRSE7wX/Q3hCbzW7HopujSKiID1UXP0Bj83r&#10;ZnHzEpOo679vCoUeh5n5hlmsBtuLO4XYOVZQTgoQxI3THbcKzqfd2wxETMgae8ek4EkRVsvRywIr&#10;7R58pHudWpEhHCtUYFLylZSxMWQxTpwnzt63CxZTlqGVOuAjw20vp0XxLi12nBcMetoYai71zSrw&#10;Ye0PZmtOu+Er7D/bW92Z61Op1/Gw/gCRaEj/4b/2XiuYluUcft/kJ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0E8XEAAAA3QAAAA8AAAAAAAAAAAAAAAAAmAIAAGRycy9k&#10;b3ducmV2LnhtbFBLBQYAAAAABAAEAPUAAACJAwAAAAA=&#10;" fillcolor="white [3201]" strokecolor="black [3213]" strokeweight="1pt">
                  <v:textbox>
                    <w:txbxContent>
                      <w:p w14:paraId="239F7685" w14:textId="77777777" w:rsidR="004D6677" w:rsidRPr="00D37E27" w:rsidRDefault="004D6677" w:rsidP="00D37E27">
                        <w:pPr>
                          <w:jc w:val="center"/>
                          <w:rPr>
                            <w:lang w:val="en-GB"/>
                          </w:rPr>
                        </w:pPr>
                        <w:r>
                          <w:rPr>
                            <w:lang w:val="en-GB"/>
                          </w:rPr>
                          <w:t xml:space="preserve">Chuyển </w:t>
                        </w:r>
                        <w:r>
                          <w:rPr>
                            <w:lang w:val="en-GB"/>
                          </w:rPr>
                          <w:br/>
                          <w:t>đổi</w:t>
                        </w:r>
                      </w:p>
                    </w:txbxContent>
                  </v:textbox>
                </v:rect>
                <v:rect id="Rectangle 2120" o:spid="_x0000_s2579" style="position:absolute;left:8666;top:7712;width:6680;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w5cAA&#10;AADdAAAADwAAAGRycy9kb3ducmV2LnhtbERPzYrCMBC+L/gOYQRva2oPIl2jyKIgHhSrDzA0s03Z&#10;ZhKTqPXtzWFhjx/f/3I92F48KMTOsYLZtABB3Djdcavgetl9LkDEhKyxd0wKXhRhvRp9LLHS7sln&#10;etSpFTmEY4UKTEq+kjI2hizGqfPEmftxwWLKMLRSB3zmcNvLsijm0mLHucGgp29DzW99twp82PiT&#10;2ZrLbjiG/aG91525vZSajIfNF4hEQ/oX/7n3WkE5K/P+/CY/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Jw5cAAAADdAAAADwAAAAAAAAAAAAAAAACYAgAAZHJzL2Rvd25y&#10;ZXYueG1sUEsFBgAAAAAEAAQA9QAAAIUDAAAAAA==&#10;" fillcolor="white [3201]" strokecolor="black [3213]" strokeweight="1pt">
                  <v:textbox>
                    <w:txbxContent>
                      <w:p w14:paraId="0D8D5A45" w14:textId="77777777" w:rsidR="004D6677" w:rsidRPr="00D37E27" w:rsidRDefault="004D6677" w:rsidP="00D37E27">
                        <w:pPr>
                          <w:jc w:val="center"/>
                          <w:rPr>
                            <w:lang w:val="en-GB"/>
                          </w:rPr>
                        </w:pPr>
                        <w:r>
                          <w:rPr>
                            <w:lang w:val="en-GB"/>
                          </w:rPr>
                          <w:t>Số hóa</w:t>
                        </w:r>
                      </w:p>
                    </w:txbxContent>
                  </v:textbox>
                </v:rect>
                <v:rect id="Rectangle 2121" o:spid="_x0000_s2580" style="position:absolute;left:16856;top:7712;width:6679;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7VfsQA&#10;AADdAAAADwAAAGRycy9kb3ducmV2LnhtbESPQWsCMRSE70L/Q3iF3jS7eyiyNYpIBemh0rU/4LF5&#10;bhY3LzGJuv77Rih4HGbmG2axGu0grhRi71hBOStAELdO99wp+D1sp3MQMSFrHByTgjtFWC1fJgus&#10;tbvxD12b1IkM4VijApOSr6WMrSGLceY8cfaOLlhMWYZO6oC3DLeDrIriXVrsOS8Y9LQx1J6ai1Xg&#10;w9rvzac5bMfvsPvqLk1vznel3l7H9QeIRGN6hv/bO62gKqsSHm/y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1X7EAAAA3QAAAA8AAAAAAAAAAAAAAAAAmAIAAGRycy9k&#10;b3ducmV2LnhtbFBLBQYAAAAABAAEAPUAAACJAwAAAAA=&#10;" fillcolor="white [3201]" strokecolor="black [3213]" strokeweight="1pt">
                  <v:textbox>
                    <w:txbxContent>
                      <w:p w14:paraId="0521BE63" w14:textId="77777777" w:rsidR="004D6677" w:rsidRPr="00D37E27" w:rsidRDefault="004D6677" w:rsidP="00D37E27">
                        <w:pPr>
                          <w:jc w:val="center"/>
                          <w:rPr>
                            <w:lang w:val="en-GB"/>
                          </w:rPr>
                        </w:pPr>
                        <w:r>
                          <w:rPr>
                            <w:lang w:val="en-GB"/>
                          </w:rPr>
                          <w:t>Ảnh</w:t>
                        </w:r>
                      </w:p>
                    </w:txbxContent>
                  </v:textbox>
                </v:rect>
                <v:rect id="Rectangle 2122" o:spid="_x0000_s2581" style="position:absolute;left:24808;top:7712;width:6673;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LCcQA&#10;AADdAAAADwAAAGRycy9kb3ducmV2LnhtbESPQWsCMRSE74L/ITyhNzfrHqRsjSJFQTxYXPsDHpvX&#10;zdLNS5pEXf99UxB6HGbmG2a1Ge0gbhRi71jBoihBELdO99wp+Lzs568gYkLWODgmBQ+KsFlPJyus&#10;tbvzmW5N6kSGcKxRgUnJ11LG1pDFWDhPnL0vFyymLEMndcB7httBVmW5lBZ7zgsGPb0bar+bq1Xg&#10;w9Z/mJ257MdTOBy7a9Obn4dSL7Nx+wYi0Zj+w8/2QSuoFlUFf2/yE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8SwnEAAAA3QAAAA8AAAAAAAAAAAAAAAAAmAIAAGRycy9k&#10;b3ducmV2LnhtbFBLBQYAAAAABAAEAPUAAACJAwAAAAA=&#10;" fillcolor="white [3201]" strokecolor="black [3213]" strokeweight="1pt">
                  <v:textbox>
                    <w:txbxContent>
                      <w:p w14:paraId="3AA68855" w14:textId="77777777" w:rsidR="004D6677" w:rsidRPr="00D37E27" w:rsidRDefault="004D6677" w:rsidP="00D37E27">
                        <w:pPr>
                          <w:jc w:val="center"/>
                          <w:rPr>
                            <w:lang w:val="en-GB"/>
                          </w:rPr>
                        </w:pPr>
                        <w:r>
                          <w:rPr>
                            <w:lang w:val="en-GB"/>
                          </w:rPr>
                          <w:t>Quét</w:t>
                        </w:r>
                      </w:p>
                    </w:txbxContent>
                  </v:textbox>
                </v:rect>
                <v:rect id="Rectangle 2123" o:spid="_x0000_s2582" style="position:absolute;left:32918;top:7633;width:667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DuksQA&#10;AADdAAAADwAAAGRycy9kb3ducmV2LnhtbESP0WoCMRRE3wv9h3ALvtWsWxDZGkWkgvRBcfUDLpvb&#10;zeLmJk2irn9vhEIfh5k5w8yXg+3FlULsHCuYjAsQxI3THbcKTsfN+wxETMgae8ek4E4RlovXlzlW&#10;2t34QNc6tSJDOFaowKTkKyljY8hiHDtPnL0fFyymLEMrdcBbhttelkUxlRY7zgsGPa0NNef6YhX4&#10;sPJ782WOm2EXtt/tpe7M712p0duw+gSRaEj/4b/2VisoJ+UHPN/k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w7pLEAAAA3QAAAA8AAAAAAAAAAAAAAAAAmAIAAGRycy9k&#10;b3ducmV2LnhtbFBLBQYAAAAABAAEAPUAAACJAwAAAAA=&#10;" fillcolor="white [3201]" strokecolor="black [3213]" strokeweight="1pt">
                  <v:textbox>
                    <w:txbxContent>
                      <w:p w14:paraId="36A16D5D" w14:textId="77777777" w:rsidR="004D6677" w:rsidRPr="00D37E27" w:rsidRDefault="004D6677" w:rsidP="00D37E27">
                        <w:pPr>
                          <w:jc w:val="center"/>
                          <w:rPr>
                            <w:lang w:val="en-GB"/>
                          </w:rPr>
                        </w:pPr>
                        <w:r>
                          <w:rPr>
                            <w:lang w:val="en-GB"/>
                          </w:rPr>
                          <w:t>Viễn thám</w:t>
                        </w:r>
                      </w:p>
                    </w:txbxContent>
                  </v:textbox>
                </v:rect>
                <v:rect id="Rectangle 2125" o:spid="_x0000_s2583" style="position:absolute;left:41664;top:7712;width:667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TfcQA&#10;AADdAAAADwAAAGRycy9kb3ducmV2LnhtbESP0WoCMRRE3wv9h3ALvtWsCxXZGkWkgvRBcfUDLpvb&#10;zeLmJk2irn9vhEIfh5k5w8yXg+3FlULsHCuYjAsQxI3THbcKTsfN+wxETMgae8ek4E4RlovXlzlW&#10;2t34QNc6tSJDOFaowKTkKyljY8hiHDtPnL0fFyymLEMrdcBbhttelkUxlRY7zgsGPa0NNef6YhX4&#10;sPJ782WOm2EXtt/tpe7M712p0duw+gSRaEj/4b/2VisoJ+UHPN/k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V033EAAAA3QAAAA8AAAAAAAAAAAAAAAAAmAIAAGRycy9k&#10;b3ducmV2LnhtbFBLBQYAAAAABAAEAPUAAACJAwAAAAA=&#10;" fillcolor="white [3201]" strokecolor="black [3213]" strokeweight="1pt">
                  <v:textbox>
                    <w:txbxContent>
                      <w:p w14:paraId="4F3310BC" w14:textId="77777777" w:rsidR="004D6677" w:rsidRPr="00D37E27" w:rsidRDefault="004D6677" w:rsidP="00D37E27">
                        <w:pPr>
                          <w:jc w:val="center"/>
                          <w:rPr>
                            <w:lang w:val="en-GB"/>
                          </w:rPr>
                        </w:pPr>
                        <w:r>
                          <w:rPr>
                            <w:lang w:val="en-GB"/>
                          </w:rPr>
                          <w:t>Toàn đạt điện tử</w:t>
                        </w:r>
                      </w:p>
                    </w:txbxContent>
                  </v:textbox>
                </v:rect>
                <v:rect id="Rectangle 2126" o:spid="_x0000_s2584" style="position:absolute;left:49775;top:7633;width:667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NCsMA&#10;AADdAAAADwAAAGRycy9kb3ducmV2LnhtbESPQWsCMRSE70L/Q3iF3jTrHqSsRhGpID1UXP0Bj81z&#10;s7h5SZOo679vBKHHYWa+YRarwfbiRiF2jhVMJwUI4sbpjlsFp+N2/AkiJmSNvWNS8KAIq+XbaIGV&#10;dnc+0K1OrcgQjhUqMCn5SsrYGLIYJ84TZ+/sgsWUZWilDnjPcNvLsihm0mLHecGgp42h5lJfrQIf&#10;1n5vvsxxO/yE3Xd7rTvz+1Dq431Yz0EkGtJ/+NXeaQXltJzB801+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dNCsMAAADdAAAADwAAAAAAAAAAAAAAAACYAgAAZHJzL2Rv&#10;d25yZXYueG1sUEsFBgAAAAAEAAQA9QAAAIgDAAAAAA==&#10;" fillcolor="white [3201]" strokecolor="black [3213]" strokeweight="1pt">
                  <v:textbox>
                    <w:txbxContent>
                      <w:p w14:paraId="5FC52568" w14:textId="77777777" w:rsidR="004D6677" w:rsidRPr="00D37E27" w:rsidRDefault="004D6677" w:rsidP="00D37E27">
                        <w:pPr>
                          <w:jc w:val="center"/>
                          <w:rPr>
                            <w:lang w:val="en-GB"/>
                          </w:rPr>
                        </w:pPr>
                        <w:r>
                          <w:rPr>
                            <w:lang w:val="en-GB"/>
                          </w:rPr>
                          <w:t>GPS</w:t>
                        </w:r>
                      </w:p>
                    </w:txbxContent>
                  </v:textbox>
                </v:rect>
                <v:line id="Straight Connector 2127" o:spid="_x0000_s2585" style="position:absolute;visibility:visible;mso-wrap-style:square" from="3419,4850" to="53035,4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rzMUAAADdAAAADwAAAGRycy9kb3ducmV2LnhtbESPQWvCQBSE74X+h+UVvNWNEVRiNlIK&#10;lp4ErR68PbLPbDT7Ns1uk/jv3UKhx2FmvmHyzWgb0VPna8cKZtMEBHHpdM2VguPX9nUFwgdkjY1j&#10;UnAnD5vi+SnHTLuB99QfQiUihH2GCkwIbSalLw1Z9FPXEkfv4jqLIcqukrrDIcJtI9MkWUiLNccF&#10;gy29Gypvhx+r4BvLLdnz6aNPBtPPF5d2t7yelZq8jG9rEIHG8B/+a39qBeksXcLvm/gEZP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ArzMUAAADdAAAADwAAAAAAAAAA&#10;AAAAAAChAgAAZHJzL2Rvd25yZXYueG1sUEsFBgAAAAAEAAQA+QAAAJMDAAAAAA==&#10;" strokecolor="#5b9bd5 [3204]" strokeweight=".5pt">
                  <v:stroke joinstyle="miter"/>
                </v:line>
                <v:shapetype id="_x0000_t32" coordsize="21600,21600" o:spt="32" o:oned="t" path="m,l21600,21600e" filled="f">
                  <v:path arrowok="t" fillok="f" o:connecttype="none"/>
                  <o:lock v:ext="edit" shapetype="t"/>
                </v:shapetype>
                <v:shape id="Straight Arrow Connector 2128" o:spid="_x0000_s2586" type="#_x0000_t32" style="position:absolute;left:53035;top:4770;width:0;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56MEAAADdAAAADwAAAGRycy9kb3ducmV2LnhtbERPTUvDQBC9C/6HZQQvxW4Sqmjstogg&#10;ejWt4nHIjtnQ7GzIjm36752D4PHxvtfbOQ7mSFPuEzsolwUY4jb5njsH+93LzT2YLMgeh8Tk4EwZ&#10;tpvLizXWPp34nY6NdEZDONfoIIiMtbW5DRQxL9NIrNx3miKKwqmzfsKThsfBVkVxZyP2rA0BR3oO&#10;1B6an6i9tK8Wze3iYXV4xY+vzyDnVSnOXV/NT49ghGb5F/+537yDqqx0rr7RJ2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vnowQAAAN0AAAAPAAAAAAAAAAAAAAAA&#10;AKECAABkcnMvZG93bnJldi54bWxQSwUGAAAAAAQABAD5AAAAjwMAAAAA&#10;" strokecolor="#5b9bd5 [3204]" strokeweight=".5pt">
                  <v:stroke endarrow="block" joinstyle="miter"/>
                </v:shape>
                <v:shape id="Straight Arrow Connector 2129" o:spid="_x0000_s2587" type="#_x0000_t32" style="position:absolute;left:45163;top:4770;width:0;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cc8QAAADdAAAADwAAAGRycy9kb3ducmV2LnhtbESPT2vCQBDF7wW/wzJCL6KbBCs1dZVS&#10;KO21UYvHITvNBrOzITvV+O27hUKPj/fnx9vsRt+pCw2xDWwgX2SgiOtgW24MHPav80dQUZAtdoHJ&#10;wI0i7LaTuw2WNlz5gy6VNCqNcCzRgBPpS61j7chjXISeOHlfYfAoSQ6NtgNe07jvdJFlK+2x5URw&#10;2NOLo/pcffvEpUMxqx5m6+X5DY+nTye3ZS7G3E/H5ydQQqP8h//a79ZAkRdr+H2TnoD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hlxzxAAAAN0AAAAPAAAAAAAAAAAA&#10;AAAAAKECAABkcnMvZG93bnJldi54bWxQSwUGAAAAAAQABAD5AAAAkgMAAAAA&#10;" strokecolor="#5b9bd5 [3204]" strokeweight=".5pt">
                  <v:stroke endarrow="block" joinstyle="miter"/>
                </v:shape>
                <v:shape id="Straight Arrow Connector 2130" o:spid="_x0000_s2588" type="#_x0000_t32" style="position:absolute;left:36416;top:4770;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VjM8EAAADdAAAADwAAAGRycy9kb3ducmV2LnhtbERPTUvDQBC9C/6HZQQvxW4Sq2jstogg&#10;ejVW8Thkx2xodjZkxzb9985B8Ph43+vtHAdzoCn3iR2UywIMcZt8z52D3fvz1R2YLMgeh8Tk4EQZ&#10;tpvzszXWPh35jQ6NdEZDONfoIIiMtbW5DRQxL9NIrNx3miKKwqmzfsKjhsfBVkVxayP2rA0BR3oK&#10;1O6bn6i9tKsWzc3ifrV/wY+vzyCnVSnOXV7Mjw9ghGb5F/+5X72DqrzW/fpGn4Dd/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ZWMzwQAAAN0AAAAPAAAAAAAAAAAAAAAA&#10;AKECAABkcnMvZG93bnJldi54bWxQSwUGAAAAAAQABAD5AAAAjwMAAAAA&#10;" strokecolor="#5b9bd5 [3204]" strokeweight=".5pt">
                  <v:stroke endarrow="block" joinstyle="miter"/>
                </v:shape>
                <v:shape id="Straight Arrow Connector 2131" o:spid="_x0000_s2589" type="#_x0000_t32" style="position:absolute;left:28545;top:4770;width:0;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nGqMQAAADdAAAADwAAAGRycy9kb3ducmV2LnhtbESPT0vDQBDF70K/wzKCl9JuElvR2G0p&#10;gujVtBaPQ3bMhmZnQ3Zs02/vCkKPj/fnx1ttRt+pEw2xDWwgn2egiOtgW24M7Hevs0dQUZAtdoHJ&#10;wIUibNaTmxWWNpz5g06VNCqNcCzRgBPpS61j7chjnIeeOHnfYfAoSQ6NtgOe07jvdJFlD9pjy4ng&#10;sKcXR/Wx+vGJS/tiWi2nT4vjG35+HZxcFrkYc3c7bp9BCY1yDf+3362BIr/P4e9NegJ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KcaoxAAAAN0AAAAPAAAAAAAAAAAA&#10;AAAAAKECAABkcnMvZG93bnJldi54bWxQSwUGAAAAAAQABAD5AAAAkgMAAAAA&#10;" strokecolor="#5b9bd5 [3204]" strokeweight=".5pt">
                  <v:stroke endarrow="block" joinstyle="miter"/>
                </v:shape>
                <v:shape id="Straight Arrow Connector 2132" o:spid="_x0000_s2590" type="#_x0000_t32" style="position:absolute;left:20355;top:4770;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tY38QAAADdAAAADwAAAGRycy9kb3ducmV2LnhtbESPT0vDQBDF74LfYZmCl9JuEqvYtNsi&#10;gujVWIvHITvNhmZnQ3Zs02/vCkKPj/fnx1tvR9+pEw2xDWwgn2egiOtgW24M7D5fZ0+goiBb7AKT&#10;gQtF2G5ub9ZY2nDmDzpV0qg0wrFEA06kL7WOtSOPcR564uQdwuBRkhwabQc8p3Hf6SLLHrXHlhPB&#10;YU8vjupj9eMTl3bFtHqYLhfHN/z63ju5LHIx5m4yPq9ACY1yDf+3362BIr8v4O9NegJ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1jfxAAAAN0AAAAPAAAAAAAAAAAA&#10;AAAAAKECAABkcnMvZG93bnJldi54bWxQSwUGAAAAAAQABAD5AAAAkgMAAAAA&#10;" strokecolor="#5b9bd5 [3204]" strokeweight=".5pt">
                  <v:stroke endarrow="block" joinstyle="miter"/>
                </v:shape>
                <v:shape id="Straight Arrow Connector 2133" o:spid="_x0000_s2591" type="#_x0000_t32" style="position:absolute;left:12483;top:4770;width:0;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f9RMQAAADdAAAADwAAAGRycy9kb3ducmV2LnhtbESPT0vDQBDF74LfYRnBS7GbpK1o7LYU&#10;QfRqbEuPQ3bMhmZnQ3bapt/eFQSPj/fnx1uuR9+pMw2xDWwgn2agiOtgW24MbL/eHp5ARUG22AUm&#10;A1eKsF7d3iyxtOHCn3SupFFphGOJBpxIX2oda0ce4zT0xMn7DoNHSXJotB3wksZ9p4sse9QeW04E&#10;hz29OqqP1cknLm2LSbWYPM+P77g77J1c57kYc383bl5ACY3yH/5rf1gDRT6bwe+b9AT0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t/1ExAAAAN0AAAAPAAAAAAAAAAAA&#10;AAAAAKECAABkcnMvZG93bnJldi54bWxQSwUGAAAAAAQABAD5AAAAkgMAAAAA&#10;" strokecolor="#5b9bd5 [3204]" strokeweight=".5pt">
                  <v:stroke endarrow="block" joinstyle="miter"/>
                </v:shape>
                <v:shape id="Straight Arrow Connector 2134" o:spid="_x0000_s2592" type="#_x0000_t32" style="position:absolute;left:3419;top:4770;width:0;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5lMMQAAADdAAAADwAAAGRycy9kb3ducmV2LnhtbESPT0vDQBDF74LfYRnBS7GbxCg2dluk&#10;IHo1VvE4ZKfZ0OxsyE7b9Nu7gtDj4/358ZbryffqSGPsAhvI5xko4ibYjlsD28/XuydQUZAt9oHJ&#10;wJkirFfXV0usbDjxBx1raVUa4VihAScyVFrHxpHHOA8DcfJ2YfQoSY6ttiOe0rjvdZFlj9pjx4ng&#10;cKCNo2ZfH3zi0raY1Q+zRbl/w6+fbyfnMhdjbm+ml2dQQpNcwv/td2ugyO9L+HuTno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XmUwxAAAAN0AAAAPAAAAAAAAAAAA&#10;AAAAAKECAABkcnMvZG93bnJldi54bWxQSwUGAAAAAAQABAD5AAAAkgMAAAAA&#10;" strokecolor="#5b9bd5 [3204]" strokeweight=".5pt">
                  <v:stroke endarrow="block" joinstyle="miter"/>
                </v:shape>
                <v:line id="Straight Connector 2137" o:spid="_x0000_s2593" style="position:absolute;visibility:visible;mso-wrap-style:square" from="28465,3260" to="28465,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m9EcQAAADdAAAADwAAAGRycy9kb3ducmV2LnhtbESPT4vCMBTE78J+h/AW9qapCrpUo8iC&#10;sifBP3vw9mieTbV56Taxrd/eCILHYWZ+w8yXnS1FQ7UvHCsYDhIQxJnTBecKjod1/xuED8gaS8ek&#10;4E4elouP3hxT7VreUbMPuYgQ9ikqMCFUqZQ+M2TRD1xFHL2zqy2GKOtc6hrbCLelHCXJRFosOC4Y&#10;rOjHUHbd36yCf8zWZE9/myZpTTOenKvt9HJS6uuzW81ABOrCO/xq/2oFo+F4Cs838Qn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Wb0RxAAAAN0AAAAPAAAAAAAAAAAA&#10;AAAAAKECAABkcnMvZG93bnJldi54bWxQSwUGAAAAAAQABAD5AAAAkgMAAAAA&#10;" strokecolor="#5b9bd5 [3204]" strokeweight=".5pt">
                  <v:stroke joinstyle="miter"/>
                </v:line>
              </v:group>
            </w:pict>
          </mc:Fallback>
        </mc:AlternateContent>
      </w:r>
      <w:r w:rsidR="003C6F33" w:rsidRPr="00283743">
        <w:rPr>
          <w:rFonts w:ascii="Times New Roman" w:hAnsi="Times New Roman" w:cs="Times New Roman"/>
          <w:sz w:val="26"/>
          <w:szCs w:val="26"/>
        </w:rPr>
        <w:t xml:space="preserve">Dữ liệu GIS có thể thu thập từ nhiều nguồn khác nhau, nhiều dạng khác nhau và được </w:t>
      </w:r>
      <w:r w:rsidRPr="00283743">
        <w:rPr>
          <w:rFonts w:ascii="Times New Roman" w:hAnsi="Times New Roman" w:cs="Times New Roman"/>
          <w:sz w:val="26"/>
          <w:szCs w:val="26"/>
        </w:rPr>
        <w:t xml:space="preserve">lưu dưới nhiều phương pháp khác nhau. </w:t>
      </w:r>
    </w:p>
    <w:p w14:paraId="3E35136E" w14:textId="77777777" w:rsidR="00D37E27" w:rsidRPr="00283743" w:rsidRDefault="00D37E27" w:rsidP="003C6F33">
      <w:pPr>
        <w:ind w:firstLine="720"/>
        <w:rPr>
          <w:rFonts w:ascii="Times New Roman" w:hAnsi="Times New Roman" w:cs="Times New Roman"/>
          <w:sz w:val="26"/>
          <w:szCs w:val="26"/>
        </w:rPr>
      </w:pPr>
    </w:p>
    <w:p w14:paraId="15373EE7" w14:textId="77777777" w:rsidR="00D37E27" w:rsidRPr="00283743" w:rsidRDefault="00D37E27" w:rsidP="003C6F33">
      <w:pPr>
        <w:ind w:firstLine="720"/>
        <w:rPr>
          <w:rFonts w:ascii="Times New Roman" w:hAnsi="Times New Roman" w:cs="Times New Roman"/>
          <w:sz w:val="26"/>
          <w:szCs w:val="26"/>
        </w:rPr>
      </w:pPr>
    </w:p>
    <w:p w14:paraId="0374D287" w14:textId="77777777" w:rsidR="00D37E27" w:rsidRPr="00283743" w:rsidRDefault="00D37E27" w:rsidP="00D37E27">
      <w:pPr>
        <w:rPr>
          <w:rFonts w:ascii="Times New Roman" w:hAnsi="Times New Roman" w:cs="Times New Roman"/>
          <w:sz w:val="26"/>
          <w:szCs w:val="26"/>
        </w:rPr>
      </w:pPr>
    </w:p>
    <w:p w14:paraId="33BD37C5" w14:textId="77777777" w:rsidR="00D37E27" w:rsidRPr="00283743" w:rsidRDefault="00D37E27" w:rsidP="00D37E27">
      <w:pPr>
        <w:rPr>
          <w:rFonts w:ascii="Times New Roman" w:hAnsi="Times New Roman" w:cs="Times New Roman"/>
          <w:sz w:val="26"/>
          <w:szCs w:val="26"/>
        </w:rPr>
      </w:pPr>
    </w:p>
    <w:p w14:paraId="7D115947" w14:textId="77777777" w:rsidR="00D37E27" w:rsidRPr="00283743" w:rsidRDefault="00D37E27" w:rsidP="00D37E27">
      <w:pPr>
        <w:rPr>
          <w:rFonts w:ascii="Times New Roman" w:hAnsi="Times New Roman" w:cs="Times New Roman"/>
          <w:sz w:val="26"/>
          <w:szCs w:val="26"/>
        </w:rPr>
      </w:pPr>
    </w:p>
    <w:p w14:paraId="1D9AFB65" w14:textId="77777777" w:rsidR="00D37E27" w:rsidRPr="00283743" w:rsidRDefault="00D37E27" w:rsidP="00D37E27">
      <w:pPr>
        <w:rPr>
          <w:rFonts w:ascii="Times New Roman" w:hAnsi="Times New Roman" w:cs="Times New Roman"/>
          <w:sz w:val="26"/>
          <w:szCs w:val="26"/>
        </w:rPr>
      </w:pPr>
    </w:p>
    <w:p w14:paraId="5DAB1C3E" w14:textId="77777777" w:rsidR="00FD1B7B" w:rsidRPr="00283743" w:rsidRDefault="001463C2" w:rsidP="005F5568">
      <w:pPr>
        <w:pStyle w:val="Heading2"/>
        <w:numPr>
          <w:ilvl w:val="1"/>
          <w:numId w:val="41"/>
        </w:numPr>
        <w:spacing w:before="360" w:line="240" w:lineRule="auto"/>
        <w:rPr>
          <w:rFonts w:ascii="Times New Roman" w:hAnsi="Times New Roman" w:cs="Times New Roman"/>
          <w:b/>
          <w:color w:val="auto"/>
        </w:rPr>
      </w:pPr>
      <w:bookmarkStart w:id="883" w:name="_Toc533410019"/>
      <w:bookmarkStart w:id="884" w:name="_Toc139376412"/>
      <w:bookmarkStart w:id="885" w:name="_Toc207379815"/>
      <w:r w:rsidRPr="00283743">
        <w:rPr>
          <w:rFonts w:ascii="Times New Roman" w:hAnsi="Times New Roman" w:cs="Times New Roman"/>
          <w:b/>
          <w:color w:val="auto"/>
        </w:rPr>
        <w:lastRenderedPageBreak/>
        <w:t xml:space="preserve">THIẾT KẾ DỮ LIỆU </w:t>
      </w:r>
      <w:r w:rsidR="00421A09" w:rsidRPr="00283743">
        <w:rPr>
          <w:rFonts w:ascii="Times New Roman" w:hAnsi="Times New Roman" w:cs="Times New Roman"/>
          <w:b/>
          <w:color w:val="auto"/>
        </w:rPr>
        <w:t>KHÔNG GIAN</w:t>
      </w:r>
      <w:bookmarkEnd w:id="883"/>
    </w:p>
    <w:p w14:paraId="08676C77" w14:textId="77777777" w:rsidR="00367F38" w:rsidRPr="00283743" w:rsidRDefault="00F80E37" w:rsidP="00F80E37">
      <w:pPr>
        <w:pStyle w:val="BodyTextIndent"/>
        <w:spacing w:after="120" w:line="240" w:lineRule="auto"/>
        <w:ind w:firstLine="720"/>
        <w:rPr>
          <w:szCs w:val="26"/>
        </w:rPr>
      </w:pPr>
      <w:r w:rsidRPr="00283743">
        <w:rPr>
          <w:szCs w:val="26"/>
        </w:rPr>
        <w:t>Cơ sở dữ liệu GIS gồm hai phần: dữ liệu không gian (thông tin địa lý/</w:t>
      </w:r>
      <w:del w:id="886" w:author="Windows User" w:date="2019-02-20T15:37:00Z">
        <w:r w:rsidRPr="00283743" w:rsidDel="00FF659E">
          <w:rPr>
            <w:szCs w:val="26"/>
          </w:rPr>
          <w:delText xml:space="preserve"> </w:delText>
        </w:r>
      </w:del>
      <w:r w:rsidRPr="00283743">
        <w:rPr>
          <w:szCs w:val="26"/>
        </w:rPr>
        <w:t xml:space="preserve">thông tin hình học) của các đối tượng và dữ liệu thuộc tính (thông tin phi không gian/ thông tin phi địa lý). Giữa </w:t>
      </w:r>
      <w:r w:rsidR="00CF079A" w:rsidRPr="00283743">
        <w:rPr>
          <w:szCs w:val="26"/>
        </w:rPr>
        <w:t>dữ liệu không gian và dữ liệu thuộc tính phải được liên kết với nhau</w:t>
      </w:r>
      <w:r w:rsidRPr="00283743">
        <w:rPr>
          <w:szCs w:val="26"/>
        </w:rPr>
        <w:t xml:space="preserve">. Một đối tượng trong bản đồ sẽ liên kết với một </w:t>
      </w:r>
      <w:r w:rsidR="00CF079A" w:rsidRPr="00283743">
        <w:rPr>
          <w:szCs w:val="26"/>
        </w:rPr>
        <w:t xml:space="preserve">bản ghi </w:t>
      </w:r>
      <w:r w:rsidRPr="00283743">
        <w:rPr>
          <w:szCs w:val="26"/>
        </w:rPr>
        <w:t xml:space="preserve">trong </w:t>
      </w:r>
      <w:r w:rsidR="00CF079A" w:rsidRPr="00283743">
        <w:rPr>
          <w:szCs w:val="26"/>
        </w:rPr>
        <w:t xml:space="preserve">dữ liệu </w:t>
      </w:r>
      <w:r w:rsidRPr="00283743">
        <w:rPr>
          <w:szCs w:val="26"/>
        </w:rPr>
        <w:t xml:space="preserve">thuộc tính. Do đó khi tìm kiếm được một đối tượng </w:t>
      </w:r>
      <w:r w:rsidR="00CF079A" w:rsidRPr="00283743">
        <w:rPr>
          <w:szCs w:val="26"/>
        </w:rPr>
        <w:t>không gian trên bản đồ</w:t>
      </w:r>
      <w:r w:rsidRPr="00283743">
        <w:rPr>
          <w:szCs w:val="26"/>
        </w:rPr>
        <w:t xml:space="preserve"> ta có thể xem ngay </w:t>
      </w:r>
      <w:r w:rsidR="00CF079A" w:rsidRPr="00283743">
        <w:rPr>
          <w:szCs w:val="26"/>
        </w:rPr>
        <w:t xml:space="preserve">dữ liệu </w:t>
      </w:r>
      <w:r w:rsidRPr="00283743">
        <w:rPr>
          <w:szCs w:val="26"/>
        </w:rPr>
        <w:t xml:space="preserve">thuộc tính </w:t>
      </w:r>
      <w:r w:rsidR="00CF079A" w:rsidRPr="00283743">
        <w:rPr>
          <w:szCs w:val="26"/>
        </w:rPr>
        <w:t xml:space="preserve">tương ứng với nó </w:t>
      </w:r>
      <w:r w:rsidRPr="00283743">
        <w:rPr>
          <w:szCs w:val="26"/>
        </w:rPr>
        <w:t xml:space="preserve">ngược lại </w:t>
      </w:r>
      <w:r w:rsidR="00CF079A" w:rsidRPr="00283743">
        <w:rPr>
          <w:szCs w:val="26"/>
        </w:rPr>
        <w:t xml:space="preserve">thao tác </w:t>
      </w:r>
      <w:r w:rsidRPr="00283743">
        <w:rPr>
          <w:szCs w:val="26"/>
        </w:rPr>
        <w:t xml:space="preserve">truy vấn theo </w:t>
      </w:r>
      <w:r w:rsidR="00CF079A" w:rsidRPr="00283743">
        <w:rPr>
          <w:szCs w:val="26"/>
        </w:rPr>
        <w:t xml:space="preserve">dữ liệu thuộc </w:t>
      </w:r>
      <w:r w:rsidRPr="00283743">
        <w:rPr>
          <w:szCs w:val="26"/>
        </w:rPr>
        <w:t xml:space="preserve">tính, ta </w:t>
      </w:r>
      <w:r w:rsidR="00CF079A" w:rsidRPr="00283743">
        <w:rPr>
          <w:szCs w:val="26"/>
        </w:rPr>
        <w:t xml:space="preserve">cũng </w:t>
      </w:r>
      <w:r w:rsidRPr="00283743">
        <w:rPr>
          <w:szCs w:val="26"/>
        </w:rPr>
        <w:t xml:space="preserve">có thể tìm được đối tượng </w:t>
      </w:r>
      <w:r w:rsidR="00CF079A" w:rsidRPr="00283743">
        <w:rPr>
          <w:szCs w:val="26"/>
        </w:rPr>
        <w:t xml:space="preserve">không gian </w:t>
      </w:r>
      <w:r w:rsidRPr="00283743">
        <w:rPr>
          <w:szCs w:val="26"/>
        </w:rPr>
        <w:t>tương ứng</w:t>
      </w:r>
      <w:r w:rsidR="00CF079A" w:rsidRPr="00283743">
        <w:rPr>
          <w:szCs w:val="26"/>
        </w:rPr>
        <w:t xml:space="preserve"> trên bản đồ</w:t>
      </w:r>
      <w:r w:rsidRPr="00283743">
        <w:rPr>
          <w:szCs w:val="26"/>
        </w:rPr>
        <w:t xml:space="preserve">. </w:t>
      </w:r>
      <w:r w:rsidR="00CF079A" w:rsidRPr="00283743">
        <w:rPr>
          <w:szCs w:val="26"/>
        </w:rPr>
        <w:t>Q</w:t>
      </w:r>
      <w:r w:rsidRPr="00283743">
        <w:rPr>
          <w:szCs w:val="26"/>
        </w:rPr>
        <w:t xml:space="preserve">uan hệ giữa dữ liệu không gian và dữ liệu thuộc tính </w:t>
      </w:r>
      <w:r w:rsidR="00CF079A" w:rsidRPr="00283743">
        <w:rPr>
          <w:szCs w:val="26"/>
        </w:rPr>
        <w:t xml:space="preserve">có thể </w:t>
      </w:r>
      <w:r w:rsidRPr="00283743">
        <w:rPr>
          <w:szCs w:val="26"/>
        </w:rPr>
        <w:t>được mô tả như hình sau:</w:t>
      </w:r>
    </w:p>
    <w:p w14:paraId="02B8C0F7" w14:textId="1D6B86BE" w:rsidR="00367F38" w:rsidRPr="00283743" w:rsidDel="00FF659E" w:rsidRDefault="00367F38" w:rsidP="00367F38">
      <w:pPr>
        <w:rPr>
          <w:del w:id="887" w:author="Windows User" w:date="2019-02-20T15:37:00Z"/>
          <w:rFonts w:ascii="Times New Roman" w:eastAsia="Times New Roman" w:hAnsi="Times New Roman" w:cs="Times New Roman"/>
          <w:kern w:val="28"/>
          <w:sz w:val="26"/>
          <w:szCs w:val="26"/>
        </w:rPr>
      </w:pPr>
      <w:del w:id="888" w:author="Windows User" w:date="2019-02-20T15:37:00Z">
        <w:r w:rsidRPr="00283743" w:rsidDel="00FF659E">
          <w:rPr>
            <w:rFonts w:ascii="Times New Roman" w:hAnsi="Times New Roman" w:cs="Times New Roman"/>
            <w:sz w:val="26"/>
            <w:szCs w:val="26"/>
          </w:rPr>
          <w:br w:type="page"/>
        </w:r>
      </w:del>
    </w:p>
    <w:p w14:paraId="04CF6BE5" w14:textId="411CF061" w:rsidR="00F80E37" w:rsidRPr="00283743" w:rsidDel="00FF659E" w:rsidRDefault="00F80E37" w:rsidP="00FF659E">
      <w:pPr>
        <w:rPr>
          <w:del w:id="889" w:author="Windows User" w:date="2019-02-20T15:37:00Z"/>
          <w:szCs w:val="26"/>
        </w:rPr>
        <w:pPrChange w:id="890" w:author="Windows User" w:date="2019-02-20T15:37:00Z">
          <w:pPr>
            <w:pStyle w:val="BodyTextIndent"/>
            <w:spacing w:after="120" w:line="240" w:lineRule="auto"/>
            <w:ind w:firstLine="720"/>
          </w:pPr>
        </w:pPrChange>
      </w:pPr>
    </w:p>
    <w:p w14:paraId="246AF175" w14:textId="77777777" w:rsidR="00F80E37" w:rsidRPr="00283743" w:rsidRDefault="00F80E37" w:rsidP="00F80E37">
      <w:pPr>
        <w:pStyle w:val="BodyTextIndent"/>
        <w:spacing w:after="120" w:line="240" w:lineRule="auto"/>
        <w:ind w:firstLine="720"/>
        <w:rPr>
          <w:szCs w:val="26"/>
        </w:rPr>
      </w:pPr>
      <w:r w:rsidRPr="00283743">
        <w:rPr>
          <w:noProof/>
          <w:szCs w:val="26"/>
          <w:lang w:eastAsia="zh-CN"/>
        </w:rPr>
        <mc:AlternateContent>
          <mc:Choice Requires="wpg">
            <w:drawing>
              <wp:anchor distT="0" distB="0" distL="114300" distR="114300" simplePos="0" relativeHeight="251835392" behindDoc="0" locked="0" layoutInCell="1" allowOverlap="1" wp14:anchorId="5162F6A2" wp14:editId="5C9C8B0D">
                <wp:simplePos x="0" y="0"/>
                <wp:positionH relativeFrom="margin">
                  <wp:align>right</wp:align>
                </wp:positionH>
                <wp:positionV relativeFrom="paragraph">
                  <wp:posOffset>91247</wp:posOffset>
                </wp:positionV>
                <wp:extent cx="5257800" cy="2514600"/>
                <wp:effectExtent l="0" t="0" r="0" b="0"/>
                <wp:wrapNone/>
                <wp:docPr id="2224" name="Group 2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514600"/>
                          <a:chOff x="2061" y="7384"/>
                          <a:chExt cx="8280" cy="3960"/>
                        </a:xfrm>
                      </wpg:grpSpPr>
                      <wpg:grpSp>
                        <wpg:cNvPr id="2225" name="Group 1708"/>
                        <wpg:cNvGrpSpPr>
                          <a:grpSpLocks/>
                        </wpg:cNvGrpSpPr>
                        <wpg:grpSpPr bwMode="auto">
                          <a:xfrm>
                            <a:off x="2267" y="7384"/>
                            <a:ext cx="7244" cy="3166"/>
                            <a:chOff x="2267" y="7384"/>
                            <a:chExt cx="7244" cy="3166"/>
                          </a:xfrm>
                        </wpg:grpSpPr>
                        <wps:wsp>
                          <wps:cNvPr id="2226" name="Text Box 1709"/>
                          <wps:cNvSpPr txBox="1">
                            <a:spLocks noChangeArrowheads="1"/>
                          </wps:cNvSpPr>
                          <wps:spPr bwMode="auto">
                            <a:xfrm>
                              <a:off x="6381" y="7384"/>
                              <a:ext cx="3130" cy="27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
                                  <w:gridCol w:w="683"/>
                                  <w:gridCol w:w="705"/>
                                  <w:gridCol w:w="831"/>
                                </w:tblGrid>
                                <w:tr w:rsidR="004D6677" w14:paraId="2D6965F8" w14:textId="77777777">
                                  <w:tc>
                                    <w:tcPr>
                                      <w:tcW w:w="683" w:type="dxa"/>
                                      <w:shd w:val="clear" w:color="auto" w:fill="FFFFFF"/>
                                    </w:tcPr>
                                    <w:p w14:paraId="06AEFE32" w14:textId="77777777" w:rsidR="004D6677" w:rsidRDefault="004D6677">
                                      <w:r>
                                        <w:t>ID</w:t>
                                      </w:r>
                                    </w:p>
                                  </w:tc>
                                  <w:tc>
                                    <w:tcPr>
                                      <w:tcW w:w="683" w:type="dxa"/>
                                      <w:shd w:val="clear" w:color="auto" w:fill="FFFFFF"/>
                                    </w:tcPr>
                                    <w:p w14:paraId="025A7698" w14:textId="77777777" w:rsidR="004D6677" w:rsidRDefault="004D6677">
                                      <w:r>
                                        <w:t>TEN</w:t>
                                      </w:r>
                                    </w:p>
                                  </w:tc>
                                  <w:tc>
                                    <w:tcPr>
                                      <w:tcW w:w="705" w:type="dxa"/>
                                      <w:shd w:val="clear" w:color="auto" w:fill="FFFFFF"/>
                                    </w:tcPr>
                                    <w:p w14:paraId="6384620F" w14:textId="77777777" w:rsidR="004D6677" w:rsidRDefault="004D6677">
                                      <w:r>
                                        <w:t>SH</w:t>
                                      </w:r>
                                    </w:p>
                                  </w:tc>
                                  <w:tc>
                                    <w:tcPr>
                                      <w:tcW w:w="831" w:type="dxa"/>
                                      <w:shd w:val="clear" w:color="auto" w:fill="FFFFFF"/>
                                    </w:tcPr>
                                    <w:p w14:paraId="68B2C62C" w14:textId="77777777" w:rsidR="004D6677" w:rsidRDefault="004D6677">
                                      <w:r>
                                        <w:t>LOAI</w:t>
                                      </w:r>
                                    </w:p>
                                  </w:tc>
                                </w:tr>
                                <w:tr w:rsidR="004D6677" w14:paraId="2F740DC0" w14:textId="77777777">
                                  <w:tc>
                                    <w:tcPr>
                                      <w:tcW w:w="683" w:type="dxa"/>
                                    </w:tcPr>
                                    <w:p w14:paraId="3F79A8B8" w14:textId="77777777" w:rsidR="004D6677" w:rsidRDefault="004D6677">
                                      <w:pPr>
                                        <w:spacing w:before="120" w:after="120"/>
                                      </w:pPr>
                                      <w:r>
                                        <w:t>01</w:t>
                                      </w:r>
                                    </w:p>
                                  </w:tc>
                                  <w:tc>
                                    <w:tcPr>
                                      <w:tcW w:w="683" w:type="dxa"/>
                                    </w:tcPr>
                                    <w:p w14:paraId="394A7B94" w14:textId="77777777" w:rsidR="004D6677" w:rsidRDefault="004D6677">
                                      <w:pPr>
                                        <w:spacing w:before="120" w:after="120"/>
                                      </w:pPr>
                                      <w:r>
                                        <w:t>P1</w:t>
                                      </w:r>
                                    </w:p>
                                  </w:tc>
                                  <w:tc>
                                    <w:tcPr>
                                      <w:tcW w:w="705" w:type="dxa"/>
                                    </w:tcPr>
                                    <w:p w14:paraId="7973A358" w14:textId="77777777" w:rsidR="004D6677" w:rsidRDefault="004D6677">
                                      <w:pPr>
                                        <w:spacing w:before="120" w:after="120"/>
                                      </w:pPr>
                                    </w:p>
                                  </w:tc>
                                  <w:tc>
                                    <w:tcPr>
                                      <w:tcW w:w="831" w:type="dxa"/>
                                    </w:tcPr>
                                    <w:p w14:paraId="644E6B37" w14:textId="77777777" w:rsidR="004D6677" w:rsidRDefault="004D6677">
                                      <w:pPr>
                                        <w:spacing w:before="120" w:after="120"/>
                                      </w:pPr>
                                    </w:p>
                                  </w:tc>
                                </w:tr>
                                <w:tr w:rsidR="004D6677" w14:paraId="13F1A6CB" w14:textId="77777777">
                                  <w:tc>
                                    <w:tcPr>
                                      <w:tcW w:w="683" w:type="dxa"/>
                                    </w:tcPr>
                                    <w:p w14:paraId="12404064" w14:textId="77777777" w:rsidR="004D6677" w:rsidRDefault="004D6677">
                                      <w:pPr>
                                        <w:spacing w:before="120" w:after="120"/>
                                      </w:pPr>
                                      <w:r>
                                        <w:t>02</w:t>
                                      </w:r>
                                    </w:p>
                                  </w:tc>
                                  <w:tc>
                                    <w:tcPr>
                                      <w:tcW w:w="683" w:type="dxa"/>
                                    </w:tcPr>
                                    <w:p w14:paraId="45F2F44D" w14:textId="77777777" w:rsidR="004D6677" w:rsidRDefault="004D6677">
                                      <w:pPr>
                                        <w:spacing w:before="120" w:after="120"/>
                                      </w:pPr>
                                      <w:r>
                                        <w:t>A1</w:t>
                                      </w:r>
                                    </w:p>
                                  </w:tc>
                                  <w:tc>
                                    <w:tcPr>
                                      <w:tcW w:w="705" w:type="dxa"/>
                                    </w:tcPr>
                                    <w:p w14:paraId="1492FBC0" w14:textId="77777777" w:rsidR="004D6677" w:rsidRDefault="004D6677">
                                      <w:pPr>
                                        <w:spacing w:before="120" w:after="120"/>
                                      </w:pPr>
                                      <w:r>
                                        <w:t>Thu</w:t>
                                      </w:r>
                                    </w:p>
                                  </w:tc>
                                  <w:tc>
                                    <w:tcPr>
                                      <w:tcW w:w="831" w:type="dxa"/>
                                    </w:tcPr>
                                    <w:p w14:paraId="65D0BD0E" w14:textId="77777777" w:rsidR="004D6677" w:rsidRDefault="004D6677">
                                      <w:pPr>
                                        <w:spacing w:before="120" w:after="120"/>
                                      </w:pPr>
                                      <w:r>
                                        <w:t>Tôm</w:t>
                                      </w:r>
                                    </w:p>
                                  </w:tc>
                                </w:tr>
                                <w:tr w:rsidR="004D6677" w14:paraId="6C8D40D9" w14:textId="77777777">
                                  <w:tc>
                                    <w:tcPr>
                                      <w:tcW w:w="683" w:type="dxa"/>
                                    </w:tcPr>
                                    <w:p w14:paraId="38987205" w14:textId="77777777" w:rsidR="004D6677" w:rsidRDefault="004D6677">
                                      <w:pPr>
                                        <w:spacing w:before="120" w:after="120"/>
                                      </w:pPr>
                                      <w:r>
                                        <w:t>03</w:t>
                                      </w:r>
                                    </w:p>
                                  </w:tc>
                                  <w:tc>
                                    <w:tcPr>
                                      <w:tcW w:w="683" w:type="dxa"/>
                                    </w:tcPr>
                                    <w:p w14:paraId="4B5AED1A" w14:textId="77777777" w:rsidR="004D6677" w:rsidRDefault="004D6677">
                                      <w:pPr>
                                        <w:spacing w:before="120" w:after="120"/>
                                      </w:pPr>
                                      <w:r>
                                        <w:t>A2</w:t>
                                      </w:r>
                                    </w:p>
                                  </w:tc>
                                  <w:tc>
                                    <w:tcPr>
                                      <w:tcW w:w="705" w:type="dxa"/>
                                    </w:tcPr>
                                    <w:p w14:paraId="7A46DCA0" w14:textId="77777777" w:rsidR="004D6677" w:rsidRDefault="004D6677">
                                      <w:pPr>
                                        <w:spacing w:before="120" w:after="120"/>
                                      </w:pPr>
                                      <w:r>
                                        <w:t>Hồng</w:t>
                                      </w:r>
                                    </w:p>
                                  </w:tc>
                                  <w:tc>
                                    <w:tcPr>
                                      <w:tcW w:w="831" w:type="dxa"/>
                                    </w:tcPr>
                                    <w:p w14:paraId="0B8AF2B2" w14:textId="77777777" w:rsidR="004D6677" w:rsidRDefault="004D6677">
                                      <w:pPr>
                                        <w:spacing w:before="120" w:after="120"/>
                                      </w:pPr>
                                      <w:r>
                                        <w:t>Rau</w:t>
                                      </w:r>
                                    </w:p>
                                  </w:tc>
                                </w:tr>
                                <w:tr w:rsidR="004D6677" w14:paraId="627C87AB" w14:textId="77777777">
                                  <w:tc>
                                    <w:tcPr>
                                      <w:tcW w:w="683" w:type="dxa"/>
                                    </w:tcPr>
                                    <w:p w14:paraId="01FDA8CA" w14:textId="77777777" w:rsidR="004D6677" w:rsidRDefault="004D6677">
                                      <w:pPr>
                                        <w:spacing w:before="120" w:after="120"/>
                                      </w:pPr>
                                      <w:r>
                                        <w:t>04</w:t>
                                      </w:r>
                                    </w:p>
                                    <w:p w14:paraId="7B410CD8" w14:textId="77777777" w:rsidR="004D6677" w:rsidRDefault="004D6677">
                                      <w:pPr>
                                        <w:spacing w:before="120" w:after="120"/>
                                      </w:pPr>
                                    </w:p>
                                  </w:tc>
                                  <w:tc>
                                    <w:tcPr>
                                      <w:tcW w:w="683" w:type="dxa"/>
                                    </w:tcPr>
                                    <w:p w14:paraId="0996B4E8" w14:textId="77777777" w:rsidR="004D6677" w:rsidRDefault="004D6677">
                                      <w:pPr>
                                        <w:spacing w:before="120" w:after="120"/>
                                      </w:pPr>
                                      <w:r>
                                        <w:t>L1</w:t>
                                      </w:r>
                                    </w:p>
                                  </w:tc>
                                  <w:tc>
                                    <w:tcPr>
                                      <w:tcW w:w="705" w:type="dxa"/>
                                    </w:tcPr>
                                    <w:p w14:paraId="75A6EB30" w14:textId="77777777" w:rsidR="004D6677" w:rsidRDefault="004D6677">
                                      <w:pPr>
                                        <w:spacing w:before="120" w:after="120"/>
                                      </w:pPr>
                                    </w:p>
                                  </w:tc>
                                  <w:tc>
                                    <w:tcPr>
                                      <w:tcW w:w="831" w:type="dxa"/>
                                    </w:tcPr>
                                    <w:p w14:paraId="1F999882" w14:textId="77777777" w:rsidR="004D6677" w:rsidRDefault="004D6677">
                                      <w:pPr>
                                        <w:spacing w:before="120" w:after="120"/>
                                      </w:pPr>
                                      <w:r>
                                        <w:t>Đường</w:t>
                                      </w:r>
                                    </w:p>
                                  </w:tc>
                                </w:tr>
                              </w:tbl>
                              <w:p w14:paraId="5E6DA028" w14:textId="77777777" w:rsidR="004D6677" w:rsidRDefault="004D6677" w:rsidP="00F80E37"/>
                            </w:txbxContent>
                          </wps:txbx>
                          <wps:bodyPr rot="0" vert="horz" wrap="square" lIns="91440" tIns="45720" rIns="91440" bIns="45720" anchor="t" anchorCtr="0" upright="1">
                            <a:noAutofit/>
                          </wps:bodyPr>
                        </wps:wsp>
                        <wps:wsp>
                          <wps:cNvPr id="2227" name="Text Box 1710"/>
                          <wps:cNvSpPr txBox="1">
                            <a:spLocks noChangeArrowheads="1"/>
                          </wps:cNvSpPr>
                          <wps:spPr bwMode="auto">
                            <a:xfrm>
                              <a:off x="2273" y="7558"/>
                              <a:ext cx="3021" cy="2964"/>
                            </a:xfrm>
                            <a:prstGeom prst="rect">
                              <a:avLst/>
                            </a:prstGeom>
                            <a:solidFill>
                              <a:srgbClr val="FFFFFF"/>
                            </a:solidFill>
                            <a:ln w="9525">
                              <a:solidFill>
                                <a:srgbClr val="000000"/>
                              </a:solidFill>
                              <a:miter lim="800000"/>
                              <a:headEnd/>
                              <a:tailEnd/>
                            </a:ln>
                          </wps:spPr>
                          <wps:txbx>
                            <w:txbxContent>
                              <w:p w14:paraId="345DB656" w14:textId="77777777" w:rsidR="004D6677" w:rsidRDefault="004D6677" w:rsidP="00F80E37"/>
                            </w:txbxContent>
                          </wps:txbx>
                          <wps:bodyPr rot="0" vert="horz" wrap="square" lIns="91440" tIns="45720" rIns="91440" bIns="45720" anchor="t" anchorCtr="0" upright="1">
                            <a:noAutofit/>
                          </wps:bodyPr>
                        </wps:wsp>
                        <wps:wsp>
                          <wps:cNvPr id="2228" name="Freeform 1711"/>
                          <wps:cNvSpPr>
                            <a:spLocks/>
                          </wps:cNvSpPr>
                          <wps:spPr bwMode="auto">
                            <a:xfrm>
                              <a:off x="2634" y="7979"/>
                              <a:ext cx="1966" cy="1635"/>
                            </a:xfrm>
                            <a:custGeom>
                              <a:avLst/>
                              <a:gdLst>
                                <a:gd name="T0" fmla="*/ 1064 w 1966"/>
                                <a:gd name="T1" fmla="*/ 143 h 1635"/>
                                <a:gd name="T2" fmla="*/ 494 w 1966"/>
                                <a:gd name="T3" fmla="*/ 29 h 1635"/>
                                <a:gd name="T4" fmla="*/ 152 w 1966"/>
                                <a:gd name="T5" fmla="*/ 314 h 1635"/>
                                <a:gd name="T6" fmla="*/ 38 w 1966"/>
                                <a:gd name="T7" fmla="*/ 713 h 1635"/>
                                <a:gd name="T8" fmla="*/ 380 w 1966"/>
                                <a:gd name="T9" fmla="*/ 1226 h 1635"/>
                                <a:gd name="T10" fmla="*/ 494 w 1966"/>
                                <a:gd name="T11" fmla="*/ 1397 h 1635"/>
                                <a:gd name="T12" fmla="*/ 836 w 1966"/>
                                <a:gd name="T13" fmla="*/ 1511 h 1635"/>
                                <a:gd name="T14" fmla="*/ 1349 w 1966"/>
                                <a:gd name="T15" fmla="*/ 1625 h 1635"/>
                                <a:gd name="T16" fmla="*/ 1634 w 1966"/>
                                <a:gd name="T17" fmla="*/ 1568 h 1635"/>
                                <a:gd name="T18" fmla="*/ 1919 w 1966"/>
                                <a:gd name="T19" fmla="*/ 1340 h 1635"/>
                                <a:gd name="T20" fmla="*/ 1919 w 1966"/>
                                <a:gd name="T21" fmla="*/ 998 h 1635"/>
                                <a:gd name="T22" fmla="*/ 1805 w 1966"/>
                                <a:gd name="T23" fmla="*/ 713 h 1635"/>
                                <a:gd name="T24" fmla="*/ 1577 w 1966"/>
                                <a:gd name="T25" fmla="*/ 485 h 1635"/>
                                <a:gd name="T26" fmla="*/ 1406 w 1966"/>
                                <a:gd name="T27" fmla="*/ 314 h 1635"/>
                                <a:gd name="T28" fmla="*/ 1064 w 1966"/>
                                <a:gd name="T29" fmla="*/ 143 h 16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66" h="1635">
                                  <a:moveTo>
                                    <a:pt x="1064" y="143"/>
                                  </a:moveTo>
                                  <a:cubicBezTo>
                                    <a:pt x="912" y="95"/>
                                    <a:pt x="646" y="0"/>
                                    <a:pt x="494" y="29"/>
                                  </a:cubicBezTo>
                                  <a:cubicBezTo>
                                    <a:pt x="342" y="58"/>
                                    <a:pt x="228" y="200"/>
                                    <a:pt x="152" y="314"/>
                                  </a:cubicBezTo>
                                  <a:cubicBezTo>
                                    <a:pt x="76" y="428"/>
                                    <a:pt x="0" y="561"/>
                                    <a:pt x="38" y="713"/>
                                  </a:cubicBezTo>
                                  <a:cubicBezTo>
                                    <a:pt x="76" y="865"/>
                                    <a:pt x="304" y="1112"/>
                                    <a:pt x="380" y="1226"/>
                                  </a:cubicBezTo>
                                  <a:cubicBezTo>
                                    <a:pt x="456" y="1340"/>
                                    <a:pt x="418" y="1350"/>
                                    <a:pt x="494" y="1397"/>
                                  </a:cubicBezTo>
                                  <a:cubicBezTo>
                                    <a:pt x="570" y="1444"/>
                                    <a:pt x="693" y="1473"/>
                                    <a:pt x="836" y="1511"/>
                                  </a:cubicBezTo>
                                  <a:cubicBezTo>
                                    <a:pt x="979" y="1549"/>
                                    <a:pt x="1216" y="1615"/>
                                    <a:pt x="1349" y="1625"/>
                                  </a:cubicBezTo>
                                  <a:cubicBezTo>
                                    <a:pt x="1482" y="1635"/>
                                    <a:pt x="1539" y="1615"/>
                                    <a:pt x="1634" y="1568"/>
                                  </a:cubicBezTo>
                                  <a:cubicBezTo>
                                    <a:pt x="1729" y="1521"/>
                                    <a:pt x="1872" y="1435"/>
                                    <a:pt x="1919" y="1340"/>
                                  </a:cubicBezTo>
                                  <a:cubicBezTo>
                                    <a:pt x="1966" y="1245"/>
                                    <a:pt x="1938" y="1102"/>
                                    <a:pt x="1919" y="998"/>
                                  </a:cubicBezTo>
                                  <a:cubicBezTo>
                                    <a:pt x="1900" y="894"/>
                                    <a:pt x="1862" y="799"/>
                                    <a:pt x="1805" y="713"/>
                                  </a:cubicBezTo>
                                  <a:cubicBezTo>
                                    <a:pt x="1748" y="627"/>
                                    <a:pt x="1643" y="551"/>
                                    <a:pt x="1577" y="485"/>
                                  </a:cubicBezTo>
                                  <a:cubicBezTo>
                                    <a:pt x="1511" y="419"/>
                                    <a:pt x="1491" y="371"/>
                                    <a:pt x="1406" y="314"/>
                                  </a:cubicBezTo>
                                  <a:cubicBezTo>
                                    <a:pt x="1321" y="257"/>
                                    <a:pt x="1216" y="191"/>
                                    <a:pt x="1064" y="143"/>
                                  </a:cubicBezTo>
                                  <a:close/>
                                </a:path>
                              </a:pathLst>
                            </a:custGeom>
                            <a:solidFill>
                              <a:srgbClr val="CCFFCC"/>
                            </a:solidFill>
                            <a:ln w="9525">
                              <a:solidFill>
                                <a:srgbClr val="000000"/>
                              </a:solidFill>
                              <a:round/>
                              <a:headEnd/>
                              <a:tailEnd/>
                            </a:ln>
                          </wps:spPr>
                          <wps:bodyPr rot="0" vert="horz" wrap="square" lIns="91440" tIns="45720" rIns="91440" bIns="45720" anchor="t" anchorCtr="0" upright="1">
                            <a:noAutofit/>
                          </wps:bodyPr>
                        </wps:wsp>
                        <wps:wsp>
                          <wps:cNvPr id="2229" name="Freeform 1712"/>
                          <wps:cNvSpPr>
                            <a:spLocks/>
                          </wps:cNvSpPr>
                          <wps:spPr bwMode="auto">
                            <a:xfrm>
                              <a:off x="2267" y="9200"/>
                              <a:ext cx="2173" cy="1350"/>
                            </a:xfrm>
                            <a:custGeom>
                              <a:avLst/>
                              <a:gdLst>
                                <a:gd name="T0" fmla="*/ 0 w 2173"/>
                                <a:gd name="T1" fmla="*/ 6 h 1350"/>
                                <a:gd name="T2" fmla="*/ 150 w 2173"/>
                                <a:gd name="T3" fmla="*/ 96 h 1350"/>
                                <a:gd name="T4" fmla="*/ 390 w 2173"/>
                                <a:gd name="T5" fmla="*/ 231 h 1350"/>
                                <a:gd name="T6" fmla="*/ 525 w 2173"/>
                                <a:gd name="T7" fmla="*/ 351 h 1350"/>
                                <a:gd name="T8" fmla="*/ 615 w 2173"/>
                                <a:gd name="T9" fmla="*/ 426 h 1350"/>
                                <a:gd name="T10" fmla="*/ 660 w 2173"/>
                                <a:gd name="T11" fmla="*/ 471 h 1350"/>
                                <a:gd name="T12" fmla="*/ 705 w 2173"/>
                                <a:gd name="T13" fmla="*/ 486 h 1350"/>
                                <a:gd name="T14" fmla="*/ 885 w 2173"/>
                                <a:gd name="T15" fmla="*/ 576 h 1350"/>
                                <a:gd name="T16" fmla="*/ 945 w 2173"/>
                                <a:gd name="T17" fmla="*/ 621 h 1350"/>
                                <a:gd name="T18" fmla="*/ 1110 w 2173"/>
                                <a:gd name="T19" fmla="*/ 666 h 1350"/>
                                <a:gd name="T20" fmla="*/ 1200 w 2173"/>
                                <a:gd name="T21" fmla="*/ 726 h 1350"/>
                                <a:gd name="T22" fmla="*/ 1290 w 2173"/>
                                <a:gd name="T23" fmla="*/ 741 h 1350"/>
                                <a:gd name="T24" fmla="*/ 1365 w 2173"/>
                                <a:gd name="T25" fmla="*/ 756 h 1350"/>
                                <a:gd name="T26" fmla="*/ 1470 w 2173"/>
                                <a:gd name="T27" fmla="*/ 846 h 1350"/>
                                <a:gd name="T28" fmla="*/ 1590 w 2173"/>
                                <a:gd name="T29" fmla="*/ 891 h 1350"/>
                                <a:gd name="T30" fmla="*/ 1725 w 2173"/>
                                <a:gd name="T31" fmla="*/ 996 h 1350"/>
                                <a:gd name="T32" fmla="*/ 1860 w 2173"/>
                                <a:gd name="T33" fmla="*/ 1101 h 1350"/>
                                <a:gd name="T34" fmla="*/ 1950 w 2173"/>
                                <a:gd name="T35" fmla="*/ 1161 h 1350"/>
                                <a:gd name="T36" fmla="*/ 2070 w 2173"/>
                                <a:gd name="T37" fmla="*/ 1281 h 1350"/>
                                <a:gd name="T38" fmla="*/ 2130 w 2173"/>
                                <a:gd name="T39" fmla="*/ 1311 h 13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173" h="1350">
                                  <a:moveTo>
                                    <a:pt x="0" y="6"/>
                                  </a:moveTo>
                                  <a:cubicBezTo>
                                    <a:pt x="145" y="64"/>
                                    <a:pt x="6" y="0"/>
                                    <a:pt x="150" y="96"/>
                                  </a:cubicBezTo>
                                  <a:cubicBezTo>
                                    <a:pt x="240" y="156"/>
                                    <a:pt x="298" y="139"/>
                                    <a:pt x="390" y="231"/>
                                  </a:cubicBezTo>
                                  <a:cubicBezTo>
                                    <a:pt x="438" y="279"/>
                                    <a:pt x="462" y="330"/>
                                    <a:pt x="525" y="351"/>
                                  </a:cubicBezTo>
                                  <a:cubicBezTo>
                                    <a:pt x="584" y="440"/>
                                    <a:pt x="518" y="357"/>
                                    <a:pt x="615" y="426"/>
                                  </a:cubicBezTo>
                                  <a:cubicBezTo>
                                    <a:pt x="632" y="438"/>
                                    <a:pt x="642" y="459"/>
                                    <a:pt x="660" y="471"/>
                                  </a:cubicBezTo>
                                  <a:cubicBezTo>
                                    <a:pt x="673" y="480"/>
                                    <a:pt x="691" y="479"/>
                                    <a:pt x="705" y="486"/>
                                  </a:cubicBezTo>
                                  <a:cubicBezTo>
                                    <a:pt x="765" y="516"/>
                                    <a:pt x="820" y="554"/>
                                    <a:pt x="885" y="576"/>
                                  </a:cubicBezTo>
                                  <a:cubicBezTo>
                                    <a:pt x="905" y="591"/>
                                    <a:pt x="922" y="611"/>
                                    <a:pt x="945" y="621"/>
                                  </a:cubicBezTo>
                                  <a:cubicBezTo>
                                    <a:pt x="998" y="643"/>
                                    <a:pt x="1060" y="638"/>
                                    <a:pt x="1110" y="666"/>
                                  </a:cubicBezTo>
                                  <a:cubicBezTo>
                                    <a:pt x="1142" y="684"/>
                                    <a:pt x="1170" y="706"/>
                                    <a:pt x="1200" y="726"/>
                                  </a:cubicBezTo>
                                  <a:cubicBezTo>
                                    <a:pt x="1225" y="743"/>
                                    <a:pt x="1260" y="736"/>
                                    <a:pt x="1290" y="741"/>
                                  </a:cubicBezTo>
                                  <a:cubicBezTo>
                                    <a:pt x="1315" y="746"/>
                                    <a:pt x="1340" y="751"/>
                                    <a:pt x="1365" y="756"/>
                                  </a:cubicBezTo>
                                  <a:cubicBezTo>
                                    <a:pt x="1402" y="793"/>
                                    <a:pt x="1424" y="823"/>
                                    <a:pt x="1470" y="846"/>
                                  </a:cubicBezTo>
                                  <a:cubicBezTo>
                                    <a:pt x="1508" y="865"/>
                                    <a:pt x="1552" y="872"/>
                                    <a:pt x="1590" y="891"/>
                                  </a:cubicBezTo>
                                  <a:cubicBezTo>
                                    <a:pt x="1642" y="917"/>
                                    <a:pt x="1677" y="964"/>
                                    <a:pt x="1725" y="996"/>
                                  </a:cubicBezTo>
                                  <a:cubicBezTo>
                                    <a:pt x="1772" y="1066"/>
                                    <a:pt x="1801" y="1052"/>
                                    <a:pt x="1860" y="1101"/>
                                  </a:cubicBezTo>
                                  <a:cubicBezTo>
                                    <a:pt x="1935" y="1163"/>
                                    <a:pt x="1871" y="1135"/>
                                    <a:pt x="1950" y="1161"/>
                                  </a:cubicBezTo>
                                  <a:cubicBezTo>
                                    <a:pt x="1975" y="1198"/>
                                    <a:pt x="2033" y="1256"/>
                                    <a:pt x="2070" y="1281"/>
                                  </a:cubicBezTo>
                                  <a:cubicBezTo>
                                    <a:pt x="2173" y="1350"/>
                                    <a:pt x="2081" y="1262"/>
                                    <a:pt x="2130" y="1311"/>
                                  </a:cubicBezTo>
                                </a:path>
                              </a:pathLst>
                            </a:custGeom>
                            <a:noFill/>
                            <a:ln w="19050" cmpd="sng">
                              <a:solidFill>
                                <a:srgbClr val="FF99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0" name="Freeform 1713"/>
                          <wps:cNvSpPr>
                            <a:spLocks/>
                          </wps:cNvSpPr>
                          <wps:spPr bwMode="auto">
                            <a:xfrm>
                              <a:off x="4352" y="9493"/>
                              <a:ext cx="884" cy="861"/>
                            </a:xfrm>
                            <a:custGeom>
                              <a:avLst/>
                              <a:gdLst>
                                <a:gd name="T0" fmla="*/ 645 w 884"/>
                                <a:gd name="T1" fmla="*/ 58 h 861"/>
                                <a:gd name="T2" fmla="*/ 270 w 884"/>
                                <a:gd name="T3" fmla="*/ 58 h 861"/>
                                <a:gd name="T4" fmla="*/ 135 w 884"/>
                                <a:gd name="T5" fmla="*/ 178 h 861"/>
                                <a:gd name="T6" fmla="*/ 120 w 884"/>
                                <a:gd name="T7" fmla="*/ 268 h 861"/>
                                <a:gd name="T8" fmla="*/ 75 w 884"/>
                                <a:gd name="T9" fmla="*/ 298 h 861"/>
                                <a:gd name="T10" fmla="*/ 0 w 884"/>
                                <a:gd name="T11" fmla="*/ 448 h 861"/>
                                <a:gd name="T12" fmla="*/ 30 w 884"/>
                                <a:gd name="T13" fmla="*/ 628 h 861"/>
                                <a:gd name="T14" fmla="*/ 90 w 884"/>
                                <a:gd name="T15" fmla="*/ 673 h 861"/>
                                <a:gd name="T16" fmla="*/ 270 w 884"/>
                                <a:gd name="T17" fmla="*/ 778 h 861"/>
                                <a:gd name="T18" fmla="*/ 315 w 884"/>
                                <a:gd name="T19" fmla="*/ 808 h 861"/>
                                <a:gd name="T20" fmla="*/ 420 w 884"/>
                                <a:gd name="T21" fmla="*/ 838 h 861"/>
                                <a:gd name="T22" fmla="*/ 675 w 884"/>
                                <a:gd name="T23" fmla="*/ 808 h 861"/>
                                <a:gd name="T24" fmla="*/ 780 w 884"/>
                                <a:gd name="T25" fmla="*/ 673 h 861"/>
                                <a:gd name="T26" fmla="*/ 810 w 884"/>
                                <a:gd name="T27" fmla="*/ 583 h 861"/>
                                <a:gd name="T28" fmla="*/ 705 w 884"/>
                                <a:gd name="T29" fmla="*/ 133 h 861"/>
                                <a:gd name="T30" fmla="*/ 690 w 884"/>
                                <a:gd name="T31" fmla="*/ 88 h 861"/>
                                <a:gd name="T32" fmla="*/ 645 w 884"/>
                                <a:gd name="T33" fmla="*/ 58 h 8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84" h="861">
                                  <a:moveTo>
                                    <a:pt x="645" y="58"/>
                                  </a:moveTo>
                                  <a:cubicBezTo>
                                    <a:pt x="531" y="1"/>
                                    <a:pt x="386" y="0"/>
                                    <a:pt x="270" y="58"/>
                                  </a:cubicBezTo>
                                  <a:cubicBezTo>
                                    <a:pt x="216" y="85"/>
                                    <a:pt x="135" y="178"/>
                                    <a:pt x="135" y="178"/>
                                  </a:cubicBezTo>
                                  <a:cubicBezTo>
                                    <a:pt x="130" y="208"/>
                                    <a:pt x="134" y="241"/>
                                    <a:pt x="120" y="268"/>
                                  </a:cubicBezTo>
                                  <a:cubicBezTo>
                                    <a:pt x="112" y="284"/>
                                    <a:pt x="87" y="284"/>
                                    <a:pt x="75" y="298"/>
                                  </a:cubicBezTo>
                                  <a:cubicBezTo>
                                    <a:pt x="44" y="335"/>
                                    <a:pt x="15" y="402"/>
                                    <a:pt x="0" y="448"/>
                                  </a:cubicBezTo>
                                  <a:cubicBezTo>
                                    <a:pt x="0" y="450"/>
                                    <a:pt x="15" y="607"/>
                                    <a:pt x="30" y="628"/>
                                  </a:cubicBezTo>
                                  <a:cubicBezTo>
                                    <a:pt x="45" y="648"/>
                                    <a:pt x="70" y="659"/>
                                    <a:pt x="90" y="673"/>
                                  </a:cubicBezTo>
                                  <a:cubicBezTo>
                                    <a:pt x="154" y="718"/>
                                    <a:pt x="204" y="745"/>
                                    <a:pt x="270" y="778"/>
                                  </a:cubicBezTo>
                                  <a:cubicBezTo>
                                    <a:pt x="286" y="786"/>
                                    <a:pt x="298" y="801"/>
                                    <a:pt x="315" y="808"/>
                                  </a:cubicBezTo>
                                  <a:cubicBezTo>
                                    <a:pt x="348" y="822"/>
                                    <a:pt x="385" y="826"/>
                                    <a:pt x="420" y="838"/>
                                  </a:cubicBezTo>
                                  <a:cubicBezTo>
                                    <a:pt x="505" y="832"/>
                                    <a:pt x="608" y="861"/>
                                    <a:pt x="675" y="808"/>
                                  </a:cubicBezTo>
                                  <a:cubicBezTo>
                                    <a:pt x="687" y="799"/>
                                    <a:pt x="773" y="689"/>
                                    <a:pt x="780" y="673"/>
                                  </a:cubicBezTo>
                                  <a:cubicBezTo>
                                    <a:pt x="793" y="644"/>
                                    <a:pt x="810" y="583"/>
                                    <a:pt x="810" y="583"/>
                                  </a:cubicBezTo>
                                  <a:cubicBezTo>
                                    <a:pt x="800" y="342"/>
                                    <a:pt x="884" y="222"/>
                                    <a:pt x="705" y="133"/>
                                  </a:cubicBezTo>
                                  <a:cubicBezTo>
                                    <a:pt x="700" y="118"/>
                                    <a:pt x="700" y="100"/>
                                    <a:pt x="690" y="88"/>
                                  </a:cubicBezTo>
                                  <a:cubicBezTo>
                                    <a:pt x="679" y="74"/>
                                    <a:pt x="645" y="58"/>
                                    <a:pt x="645" y="58"/>
                                  </a:cubicBez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2231" name="Oval 1714"/>
                          <wps:cNvSpPr>
                            <a:spLocks noChangeArrowheads="1"/>
                          </wps:cNvSpPr>
                          <wps:spPr bwMode="auto">
                            <a:xfrm>
                              <a:off x="4781" y="8236"/>
                              <a:ext cx="57" cy="57"/>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232" name="Line 1715"/>
                          <wps:cNvCnPr>
                            <a:cxnSpLocks noChangeShapeType="1"/>
                          </wps:cNvCnPr>
                          <wps:spPr bwMode="auto">
                            <a:xfrm>
                              <a:off x="4838" y="8251"/>
                              <a:ext cx="1767" cy="0"/>
                            </a:xfrm>
                            <a:prstGeom prst="line">
                              <a:avLst/>
                            </a:prstGeom>
                            <a:noFill/>
                            <a:ln w="9525">
                              <a:solidFill>
                                <a:srgbClr val="FF99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2233" name="Line 1716"/>
                          <wps:cNvCnPr>
                            <a:cxnSpLocks noChangeShapeType="1"/>
                          </wps:cNvCnPr>
                          <wps:spPr bwMode="auto">
                            <a:xfrm>
                              <a:off x="4440" y="8749"/>
                              <a:ext cx="2165" cy="0"/>
                            </a:xfrm>
                            <a:prstGeom prst="line">
                              <a:avLst/>
                            </a:prstGeom>
                            <a:noFill/>
                            <a:ln w="9525">
                              <a:solidFill>
                                <a:srgbClr val="FF99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2234" name="Line 1717"/>
                          <wps:cNvCnPr>
                            <a:cxnSpLocks noChangeShapeType="1"/>
                          </wps:cNvCnPr>
                          <wps:spPr bwMode="auto">
                            <a:xfrm>
                              <a:off x="5693" y="9200"/>
                              <a:ext cx="912" cy="0"/>
                            </a:xfrm>
                            <a:prstGeom prst="line">
                              <a:avLst/>
                            </a:prstGeom>
                            <a:noFill/>
                            <a:ln w="9525">
                              <a:solidFill>
                                <a:srgbClr val="FF99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235" name="Line 1718"/>
                          <wps:cNvCnPr>
                            <a:cxnSpLocks noChangeShapeType="1"/>
                          </wps:cNvCnPr>
                          <wps:spPr bwMode="auto">
                            <a:xfrm>
                              <a:off x="5693" y="9200"/>
                              <a:ext cx="0" cy="414"/>
                            </a:xfrm>
                            <a:prstGeom prst="line">
                              <a:avLst/>
                            </a:prstGeom>
                            <a:noFill/>
                            <a:ln w="9525">
                              <a:solidFill>
                                <a:srgbClr val="FF6600"/>
                              </a:solidFill>
                              <a:prstDash val="dash"/>
                              <a:round/>
                              <a:headEnd/>
                              <a:tailEnd/>
                            </a:ln>
                            <a:extLst>
                              <a:ext uri="{909E8E84-426E-40DD-AFC4-6F175D3DCCD1}">
                                <a14:hiddenFill xmlns:a14="http://schemas.microsoft.com/office/drawing/2010/main">
                                  <a:noFill/>
                                </a14:hiddenFill>
                              </a:ext>
                            </a:extLst>
                          </wps:spPr>
                          <wps:bodyPr/>
                        </wps:wsp>
                        <wps:wsp>
                          <wps:cNvPr id="2236" name="Line 1719"/>
                          <wps:cNvCnPr>
                            <a:cxnSpLocks noChangeShapeType="1"/>
                          </wps:cNvCnPr>
                          <wps:spPr bwMode="auto">
                            <a:xfrm flipH="1">
                              <a:off x="5066" y="9614"/>
                              <a:ext cx="627" cy="0"/>
                            </a:xfrm>
                            <a:prstGeom prst="line">
                              <a:avLst/>
                            </a:prstGeom>
                            <a:noFill/>
                            <a:ln w="9525">
                              <a:solidFill>
                                <a:srgbClr val="FF66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237" name="Line 1720"/>
                          <wps:cNvCnPr>
                            <a:cxnSpLocks noChangeShapeType="1"/>
                          </wps:cNvCnPr>
                          <wps:spPr bwMode="auto">
                            <a:xfrm>
                              <a:off x="4268" y="10414"/>
                              <a:ext cx="1767" cy="0"/>
                            </a:xfrm>
                            <a:prstGeom prst="line">
                              <a:avLst/>
                            </a:prstGeom>
                            <a:noFill/>
                            <a:ln w="9525">
                              <a:solidFill>
                                <a:srgbClr val="FF6600"/>
                              </a:solidFill>
                              <a:prstDash val="dash"/>
                              <a:round/>
                              <a:headEnd type="triangle" w="med" len="med"/>
                              <a:tailEnd/>
                            </a:ln>
                            <a:extLst>
                              <a:ext uri="{909E8E84-426E-40DD-AFC4-6F175D3DCCD1}">
                                <a14:hiddenFill xmlns:a14="http://schemas.microsoft.com/office/drawing/2010/main">
                                  <a:noFill/>
                                </a14:hiddenFill>
                              </a:ext>
                            </a:extLst>
                          </wps:spPr>
                          <wps:bodyPr/>
                        </wps:wsp>
                        <wps:wsp>
                          <wps:cNvPr id="2238" name="Line 1721"/>
                          <wps:cNvCnPr>
                            <a:cxnSpLocks noChangeShapeType="1"/>
                          </wps:cNvCnPr>
                          <wps:spPr bwMode="auto">
                            <a:xfrm flipV="1">
                              <a:off x="6035" y="9775"/>
                              <a:ext cx="0" cy="639"/>
                            </a:xfrm>
                            <a:prstGeom prst="line">
                              <a:avLst/>
                            </a:prstGeom>
                            <a:noFill/>
                            <a:ln w="9525">
                              <a:solidFill>
                                <a:srgbClr val="FF6600"/>
                              </a:solidFill>
                              <a:prstDash val="dash"/>
                              <a:round/>
                              <a:headEnd/>
                              <a:tailEnd/>
                            </a:ln>
                            <a:extLst>
                              <a:ext uri="{909E8E84-426E-40DD-AFC4-6F175D3DCCD1}">
                                <a14:hiddenFill xmlns:a14="http://schemas.microsoft.com/office/drawing/2010/main">
                                  <a:noFill/>
                                </a14:hiddenFill>
                              </a:ext>
                            </a:extLst>
                          </wps:spPr>
                          <wps:bodyPr/>
                        </wps:wsp>
                        <wps:wsp>
                          <wps:cNvPr id="2239" name="Line 1722"/>
                          <wps:cNvCnPr>
                            <a:cxnSpLocks noChangeShapeType="1"/>
                          </wps:cNvCnPr>
                          <wps:spPr bwMode="auto">
                            <a:xfrm>
                              <a:off x="6035" y="9775"/>
                              <a:ext cx="570" cy="0"/>
                            </a:xfrm>
                            <a:prstGeom prst="line">
                              <a:avLst/>
                            </a:prstGeom>
                            <a:noFill/>
                            <a:ln w="9525">
                              <a:solidFill>
                                <a:srgbClr val="FF66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240" name="Text Box 1723"/>
                          <wps:cNvSpPr txBox="1">
                            <a:spLocks noChangeArrowheads="1"/>
                          </wps:cNvSpPr>
                          <wps:spPr bwMode="auto">
                            <a:xfrm>
                              <a:off x="3527" y="8692"/>
                              <a:ext cx="39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E387A" w14:textId="77777777" w:rsidR="004D6677" w:rsidRDefault="004D6677" w:rsidP="00F80E37"/>
                            </w:txbxContent>
                          </wps:txbx>
                          <wps:bodyPr rot="0" vert="horz" wrap="square" lIns="0" tIns="0" rIns="0" bIns="0" anchor="t" anchorCtr="0" upright="1">
                            <a:noAutofit/>
                          </wps:bodyPr>
                        </wps:wsp>
                        <wps:wsp>
                          <wps:cNvPr id="2241" name="Text Box 1724"/>
                          <wps:cNvSpPr txBox="1">
                            <a:spLocks noChangeArrowheads="1"/>
                          </wps:cNvSpPr>
                          <wps:spPr bwMode="auto">
                            <a:xfrm>
                              <a:off x="4600" y="9775"/>
                              <a:ext cx="39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75C57" w14:textId="77777777" w:rsidR="004D6677" w:rsidRDefault="004D6677" w:rsidP="00F80E37"/>
                            </w:txbxContent>
                          </wps:txbx>
                          <wps:bodyPr rot="0" vert="horz" wrap="square" lIns="0" tIns="0" rIns="0" bIns="0" anchor="t" anchorCtr="0" upright="1">
                            <a:noAutofit/>
                          </wps:bodyPr>
                        </wps:wsp>
                        <wps:wsp>
                          <wps:cNvPr id="2242" name="Text Box 1725"/>
                          <wps:cNvSpPr txBox="1">
                            <a:spLocks noChangeArrowheads="1"/>
                          </wps:cNvSpPr>
                          <wps:spPr bwMode="auto">
                            <a:xfrm>
                              <a:off x="2900" y="9889"/>
                              <a:ext cx="39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CBC0" w14:textId="77777777" w:rsidR="004D6677" w:rsidRDefault="004D6677" w:rsidP="00F80E37"/>
                            </w:txbxContent>
                          </wps:txbx>
                          <wps:bodyPr rot="0" vert="horz" wrap="square" lIns="0" tIns="0" rIns="0" bIns="0" anchor="t" anchorCtr="0" upright="1">
                            <a:noAutofit/>
                          </wps:bodyPr>
                        </wps:wsp>
                        <wps:wsp>
                          <wps:cNvPr id="2243" name="Text Box 1726"/>
                          <wps:cNvSpPr txBox="1">
                            <a:spLocks noChangeArrowheads="1"/>
                          </wps:cNvSpPr>
                          <wps:spPr bwMode="auto">
                            <a:xfrm>
                              <a:off x="4352" y="7894"/>
                              <a:ext cx="39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60342" w14:textId="77777777" w:rsidR="004D6677" w:rsidRDefault="004D6677" w:rsidP="00F80E37"/>
                            </w:txbxContent>
                          </wps:txbx>
                          <wps:bodyPr rot="0" vert="horz" wrap="square" lIns="0" tIns="0" rIns="0" bIns="0" anchor="t" anchorCtr="0" upright="1">
                            <a:noAutofit/>
                          </wps:bodyPr>
                        </wps:wsp>
                      </wpg:grpSp>
                      <wps:wsp>
                        <wps:cNvPr id="2244" name="Text Box 1727"/>
                        <wps:cNvSpPr txBox="1">
                          <a:spLocks noChangeArrowheads="1"/>
                        </wps:cNvSpPr>
                        <wps:spPr bwMode="auto">
                          <a:xfrm>
                            <a:off x="2061" y="10624"/>
                            <a:ext cx="828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2F0BDE" w14:textId="77777777" w:rsidR="004D6677" w:rsidRPr="00BD1FCB" w:rsidRDefault="004D6677" w:rsidP="00F80E37"/>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2F6A2" id="Group 2224" o:spid="_x0000_s2594" style="position:absolute;left:0;text-align:left;margin-left:362.8pt;margin-top:7.2pt;width:414pt;height:198pt;z-index:251835392;mso-position-horizontal:right;mso-position-horizontal-relative:margin;mso-position-vertical-relative:text" coordorigin="2061,7384" coordsize="828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">
                <v:group id="Group 1708" o:spid="_x0000_s2595" style="position:absolute;left:2267;top:7384;width:7244;height:3166" coordorigin="2267,7384" coordsize="7244,3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aFa8UAAADdAAAADwAAAGRycy9kb3ducmV2LnhtbESPQYvCMBSE7wv+h/CE&#10;va1pu7hINYqIigcRVgXx9miebbF5KU1s6783wsIeh5n5hpktelOJlhpXWlYQjyIQxJnVJecKzqfN&#10;1wSE88gaK8uk4EkOFvPBxwxTbTv+pfbocxEg7FJUUHhfp1K6rCCDbmRr4uDdbGPQB9nkUjfYBbip&#10;ZBJFP9JgyWGhwJpWBWX348Mo2HbYLb/jdbu/31bP62l8uOxjUupz2C+nIDz1/j/8195pBUmSjOH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2hWvFAAAA3QAA&#10;AA8AAAAAAAAAAAAAAAAAqgIAAGRycy9kb3ducmV2LnhtbFBLBQYAAAAABAAEAPoAAACcAwAAAAA=&#10;">
                  <v:shape id="Text Box 1709" o:spid="_x0000_s2596" type="#_x0000_t202" style="position:absolute;left:6381;top:7384;width:3130;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U7G8UA&#10;AADdAAAADwAAAGRycy9kb3ducmV2LnhtbESP3WrCQBSE7wt9h+UUvCl109BGja6hFZTcan2AY/aY&#10;BLNnQ3abn7d3C0Ivh5n5htlko2lET52rLSt4n0cgiAuray4VnH/2b0sQziNrbCyTgokcZNvnpw2m&#10;2g58pP7kSxEg7FJUUHnfplK6oiKDbm5b4uBdbWfQB9mVUnc4BLhpZBxFiTRYc1iosKVdRcXt9GsU&#10;XPPh9XM1XA7+vDh+JN9YLy52Umr2Mn6tQXga/X/40c61gjiOE/h7E56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TsbxQAAAN0AAAAPAAAAAAAAAAAAAAAAAJgCAABkcnMv&#10;ZG93bnJldi54bWxQSwUGAAAAAAQABAD1AAAAigMAAAAA&#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
                            <w:gridCol w:w="683"/>
                            <w:gridCol w:w="705"/>
                            <w:gridCol w:w="831"/>
                          </w:tblGrid>
                          <w:tr w:rsidR="004D6677" w14:paraId="2D6965F8" w14:textId="77777777">
                            <w:tc>
                              <w:tcPr>
                                <w:tcW w:w="683" w:type="dxa"/>
                                <w:shd w:val="clear" w:color="auto" w:fill="FFFFFF"/>
                              </w:tcPr>
                              <w:p w14:paraId="06AEFE32" w14:textId="77777777" w:rsidR="004D6677" w:rsidRDefault="004D6677">
                                <w:r>
                                  <w:t>ID</w:t>
                                </w:r>
                              </w:p>
                            </w:tc>
                            <w:tc>
                              <w:tcPr>
                                <w:tcW w:w="683" w:type="dxa"/>
                                <w:shd w:val="clear" w:color="auto" w:fill="FFFFFF"/>
                              </w:tcPr>
                              <w:p w14:paraId="025A7698" w14:textId="77777777" w:rsidR="004D6677" w:rsidRDefault="004D6677">
                                <w:r>
                                  <w:t>TEN</w:t>
                                </w:r>
                              </w:p>
                            </w:tc>
                            <w:tc>
                              <w:tcPr>
                                <w:tcW w:w="705" w:type="dxa"/>
                                <w:shd w:val="clear" w:color="auto" w:fill="FFFFFF"/>
                              </w:tcPr>
                              <w:p w14:paraId="6384620F" w14:textId="77777777" w:rsidR="004D6677" w:rsidRDefault="004D6677">
                                <w:r>
                                  <w:t>SH</w:t>
                                </w:r>
                              </w:p>
                            </w:tc>
                            <w:tc>
                              <w:tcPr>
                                <w:tcW w:w="831" w:type="dxa"/>
                                <w:shd w:val="clear" w:color="auto" w:fill="FFFFFF"/>
                              </w:tcPr>
                              <w:p w14:paraId="68B2C62C" w14:textId="77777777" w:rsidR="004D6677" w:rsidRDefault="004D6677">
                                <w:r>
                                  <w:t>LOAI</w:t>
                                </w:r>
                              </w:p>
                            </w:tc>
                          </w:tr>
                          <w:tr w:rsidR="004D6677" w14:paraId="2F740DC0" w14:textId="77777777">
                            <w:tc>
                              <w:tcPr>
                                <w:tcW w:w="683" w:type="dxa"/>
                              </w:tcPr>
                              <w:p w14:paraId="3F79A8B8" w14:textId="77777777" w:rsidR="004D6677" w:rsidRDefault="004D6677">
                                <w:pPr>
                                  <w:spacing w:before="120" w:after="120"/>
                                </w:pPr>
                                <w:r>
                                  <w:t>01</w:t>
                                </w:r>
                              </w:p>
                            </w:tc>
                            <w:tc>
                              <w:tcPr>
                                <w:tcW w:w="683" w:type="dxa"/>
                              </w:tcPr>
                              <w:p w14:paraId="394A7B94" w14:textId="77777777" w:rsidR="004D6677" w:rsidRDefault="004D6677">
                                <w:pPr>
                                  <w:spacing w:before="120" w:after="120"/>
                                </w:pPr>
                                <w:r>
                                  <w:t>P1</w:t>
                                </w:r>
                              </w:p>
                            </w:tc>
                            <w:tc>
                              <w:tcPr>
                                <w:tcW w:w="705" w:type="dxa"/>
                              </w:tcPr>
                              <w:p w14:paraId="7973A358" w14:textId="77777777" w:rsidR="004D6677" w:rsidRDefault="004D6677">
                                <w:pPr>
                                  <w:spacing w:before="120" w:after="120"/>
                                </w:pPr>
                              </w:p>
                            </w:tc>
                            <w:tc>
                              <w:tcPr>
                                <w:tcW w:w="831" w:type="dxa"/>
                              </w:tcPr>
                              <w:p w14:paraId="644E6B37" w14:textId="77777777" w:rsidR="004D6677" w:rsidRDefault="004D6677">
                                <w:pPr>
                                  <w:spacing w:before="120" w:after="120"/>
                                </w:pPr>
                              </w:p>
                            </w:tc>
                          </w:tr>
                          <w:tr w:rsidR="004D6677" w14:paraId="13F1A6CB" w14:textId="77777777">
                            <w:tc>
                              <w:tcPr>
                                <w:tcW w:w="683" w:type="dxa"/>
                              </w:tcPr>
                              <w:p w14:paraId="12404064" w14:textId="77777777" w:rsidR="004D6677" w:rsidRDefault="004D6677">
                                <w:pPr>
                                  <w:spacing w:before="120" w:after="120"/>
                                </w:pPr>
                                <w:r>
                                  <w:t>02</w:t>
                                </w:r>
                              </w:p>
                            </w:tc>
                            <w:tc>
                              <w:tcPr>
                                <w:tcW w:w="683" w:type="dxa"/>
                              </w:tcPr>
                              <w:p w14:paraId="45F2F44D" w14:textId="77777777" w:rsidR="004D6677" w:rsidRDefault="004D6677">
                                <w:pPr>
                                  <w:spacing w:before="120" w:after="120"/>
                                </w:pPr>
                                <w:r>
                                  <w:t>A1</w:t>
                                </w:r>
                              </w:p>
                            </w:tc>
                            <w:tc>
                              <w:tcPr>
                                <w:tcW w:w="705" w:type="dxa"/>
                              </w:tcPr>
                              <w:p w14:paraId="1492FBC0" w14:textId="77777777" w:rsidR="004D6677" w:rsidRDefault="004D6677">
                                <w:pPr>
                                  <w:spacing w:before="120" w:after="120"/>
                                </w:pPr>
                                <w:r>
                                  <w:t>Thu</w:t>
                                </w:r>
                              </w:p>
                            </w:tc>
                            <w:tc>
                              <w:tcPr>
                                <w:tcW w:w="831" w:type="dxa"/>
                              </w:tcPr>
                              <w:p w14:paraId="65D0BD0E" w14:textId="77777777" w:rsidR="004D6677" w:rsidRDefault="004D6677">
                                <w:pPr>
                                  <w:spacing w:before="120" w:after="120"/>
                                </w:pPr>
                                <w:r>
                                  <w:t>Tôm</w:t>
                                </w:r>
                              </w:p>
                            </w:tc>
                          </w:tr>
                          <w:tr w:rsidR="004D6677" w14:paraId="6C8D40D9" w14:textId="77777777">
                            <w:tc>
                              <w:tcPr>
                                <w:tcW w:w="683" w:type="dxa"/>
                              </w:tcPr>
                              <w:p w14:paraId="38987205" w14:textId="77777777" w:rsidR="004D6677" w:rsidRDefault="004D6677">
                                <w:pPr>
                                  <w:spacing w:before="120" w:after="120"/>
                                </w:pPr>
                                <w:r>
                                  <w:t>03</w:t>
                                </w:r>
                              </w:p>
                            </w:tc>
                            <w:tc>
                              <w:tcPr>
                                <w:tcW w:w="683" w:type="dxa"/>
                              </w:tcPr>
                              <w:p w14:paraId="4B5AED1A" w14:textId="77777777" w:rsidR="004D6677" w:rsidRDefault="004D6677">
                                <w:pPr>
                                  <w:spacing w:before="120" w:after="120"/>
                                </w:pPr>
                                <w:r>
                                  <w:t>A2</w:t>
                                </w:r>
                              </w:p>
                            </w:tc>
                            <w:tc>
                              <w:tcPr>
                                <w:tcW w:w="705" w:type="dxa"/>
                              </w:tcPr>
                              <w:p w14:paraId="7A46DCA0" w14:textId="77777777" w:rsidR="004D6677" w:rsidRDefault="004D6677">
                                <w:pPr>
                                  <w:spacing w:before="120" w:after="120"/>
                                </w:pPr>
                                <w:r>
                                  <w:t>Hồng</w:t>
                                </w:r>
                              </w:p>
                            </w:tc>
                            <w:tc>
                              <w:tcPr>
                                <w:tcW w:w="831" w:type="dxa"/>
                              </w:tcPr>
                              <w:p w14:paraId="0B8AF2B2" w14:textId="77777777" w:rsidR="004D6677" w:rsidRDefault="004D6677">
                                <w:pPr>
                                  <w:spacing w:before="120" w:after="120"/>
                                </w:pPr>
                                <w:r>
                                  <w:t>Rau</w:t>
                                </w:r>
                              </w:p>
                            </w:tc>
                          </w:tr>
                          <w:tr w:rsidR="004D6677" w14:paraId="627C87AB" w14:textId="77777777">
                            <w:tc>
                              <w:tcPr>
                                <w:tcW w:w="683" w:type="dxa"/>
                              </w:tcPr>
                              <w:p w14:paraId="01FDA8CA" w14:textId="77777777" w:rsidR="004D6677" w:rsidRDefault="004D6677">
                                <w:pPr>
                                  <w:spacing w:before="120" w:after="120"/>
                                </w:pPr>
                                <w:r>
                                  <w:t>04</w:t>
                                </w:r>
                              </w:p>
                              <w:p w14:paraId="7B410CD8" w14:textId="77777777" w:rsidR="004D6677" w:rsidRDefault="004D6677">
                                <w:pPr>
                                  <w:spacing w:before="120" w:after="120"/>
                                </w:pPr>
                              </w:p>
                            </w:tc>
                            <w:tc>
                              <w:tcPr>
                                <w:tcW w:w="683" w:type="dxa"/>
                              </w:tcPr>
                              <w:p w14:paraId="0996B4E8" w14:textId="77777777" w:rsidR="004D6677" w:rsidRDefault="004D6677">
                                <w:pPr>
                                  <w:spacing w:before="120" w:after="120"/>
                                </w:pPr>
                                <w:r>
                                  <w:t>L1</w:t>
                                </w:r>
                              </w:p>
                            </w:tc>
                            <w:tc>
                              <w:tcPr>
                                <w:tcW w:w="705" w:type="dxa"/>
                              </w:tcPr>
                              <w:p w14:paraId="75A6EB30" w14:textId="77777777" w:rsidR="004D6677" w:rsidRDefault="004D6677">
                                <w:pPr>
                                  <w:spacing w:before="120" w:after="120"/>
                                </w:pPr>
                              </w:p>
                            </w:tc>
                            <w:tc>
                              <w:tcPr>
                                <w:tcW w:w="831" w:type="dxa"/>
                              </w:tcPr>
                              <w:p w14:paraId="1F999882" w14:textId="77777777" w:rsidR="004D6677" w:rsidRDefault="004D6677">
                                <w:pPr>
                                  <w:spacing w:before="120" w:after="120"/>
                                </w:pPr>
                                <w:r>
                                  <w:t>Đường</w:t>
                                </w:r>
                              </w:p>
                            </w:tc>
                          </w:tr>
                        </w:tbl>
                        <w:p w14:paraId="5E6DA028" w14:textId="77777777" w:rsidR="004D6677" w:rsidRDefault="004D6677" w:rsidP="00F80E37"/>
                      </w:txbxContent>
                    </v:textbox>
                  </v:shape>
                  <v:shape id="Text Box 1710" o:spid="_x0000_s2597" type="#_x0000_t202" style="position:absolute;left:2273;top:7558;width:3021;height:2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3AycYA&#10;AADdAAAADwAAAGRycy9kb3ducmV2LnhtbESPQWvCQBSE74X+h+UVeil10yhqU1eRgqI3m5b2+sg+&#10;k9Ds27i7xvjvXUHwOMzMN8xs0ZtGdOR8bVnB2yABQVxYXXOp4Od79ToF4QOyxsYyKTiTh8X88WGG&#10;mbYn/qIuD6WIEPYZKqhCaDMpfVGRQT+wLXH09tYZDFG6UmqHpwg3jUyTZCwN1hwXKmzps6LiPz8a&#10;BdPRpvvz2+Hutxjvm/fwMunWB6fU81O//AARqA/38K290QrSNJ3A9U18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3AycYAAADdAAAADwAAAAAAAAAAAAAAAACYAgAAZHJz&#10;L2Rvd25yZXYueG1sUEsFBgAAAAAEAAQA9QAAAIsDAAAAAA==&#10;">
                    <v:textbox>
                      <w:txbxContent>
                        <w:p w14:paraId="345DB656" w14:textId="77777777" w:rsidR="004D6677" w:rsidRDefault="004D6677" w:rsidP="00F80E37"/>
                      </w:txbxContent>
                    </v:textbox>
                  </v:shape>
                  <v:shape id="Freeform 1711" o:spid="_x0000_s2598" style="position:absolute;left:2634;top:7979;width:1966;height:1635;visibility:visible;mso-wrap-style:square;v-text-anchor:top" coordsize="1966,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41+sIA&#10;AADdAAAADwAAAGRycy9kb3ducmV2LnhtbERPy4rCMBTdC/5DuII7TS2ipWMsoyLoZsAHyOwuzZ22&#10;tLkpTbSdv58shFkeznuTDaYRL+pcZVnBYh6BIM6trrhQcL8dZwkI55E1NpZJwS85yLbj0QZTbXu+&#10;0OvqCxFC2KWooPS+TaV0eUkG3dy2xIH7sZ1BH2BXSN1hH8JNI+MoWkmDFYeGElval5TX16dR8LU8&#10;HB5uFdW7c/9Nus+T9e6ZKDWdDJ8fIDwN/l/8dp+0gjiOw9zwJjw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jX6wgAAAN0AAAAPAAAAAAAAAAAAAAAAAJgCAABkcnMvZG93&#10;bnJldi54bWxQSwUGAAAAAAQABAD1AAAAhwMAAAAA&#10;" path="m1064,143c912,95,646,,494,29,342,58,228,200,152,314,76,428,,561,38,713v38,152,266,399,342,513c456,1340,418,1350,494,1397v76,47,199,76,342,114c979,1549,1216,1615,1349,1625v133,10,190,-10,285,-57c1729,1521,1872,1435,1919,1340v47,-95,19,-238,,-342c1900,894,1862,799,1805,713,1748,627,1643,551,1577,485,1511,419,1491,371,1406,314,1321,257,1216,191,1064,143xe" fillcolor="#cfc">
                    <v:path arrowok="t" o:connecttype="custom" o:connectlocs="1064,143;494,29;152,314;38,713;380,1226;494,1397;836,1511;1349,1625;1634,1568;1919,1340;1919,998;1805,713;1577,485;1406,314;1064,143" o:connectangles="0,0,0,0,0,0,0,0,0,0,0,0,0,0,0"/>
                  </v:shape>
                  <v:shape id="Freeform 1712" o:spid="_x0000_s2599" style="position:absolute;left:2267;top:9200;width:2173;height:1350;visibility:visible;mso-wrap-style:square;v-text-anchor:top" coordsize="2173,1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xscMA&#10;AADdAAAADwAAAGRycy9kb3ducmV2LnhtbESPQYvCMBSE78L+h/AWvNl0C4pbjeIKgoIgdhf2+mie&#10;bbV5qU3U+u+NIHgcZuYbZjrvTC2u1LrKsoKvKAZBnFtdcaHg73c1GINwHlljbZkU3MnBfPbRm2Kq&#10;7Y33dM18IQKEXYoKSu+bVEqXl2TQRbYhDt7BtgZ9kG0hdYu3ADe1TOJ4JA1WHBZKbGhZUn7KLkaB&#10;Zil/unNV/A+P2wVnflPzbqNU/7NbTEB46vw7/GqvtYIkSb7h+SY8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yxscMAAADdAAAADwAAAAAAAAAAAAAAAACYAgAAZHJzL2Rv&#10;d25yZXYueG1sUEsFBgAAAAAEAAQA9QAAAIgDAAAAAA==&#10;" path="m,6c145,64,6,,150,96v90,60,148,43,240,135c438,279,462,330,525,351v59,89,-7,6,90,75c632,438,642,459,660,471v13,9,31,8,45,15c765,516,820,554,885,576v20,15,37,35,60,45c998,643,1060,638,1110,666v32,18,60,40,90,60c1225,743,1260,736,1290,741v25,5,50,10,75,15c1402,793,1424,823,1470,846v38,19,82,26,120,45c1642,917,1677,964,1725,996v47,70,76,56,135,105c1935,1163,1871,1135,1950,1161v25,37,83,95,120,120c2173,1350,2081,1262,2130,1311e" filled="f" strokecolor="#f90" strokeweight="1.5pt">
                    <v:path arrowok="t" o:connecttype="custom" o:connectlocs="0,6;150,96;390,231;525,351;615,426;660,471;705,486;885,576;945,621;1110,666;1200,726;1290,741;1365,756;1470,846;1590,891;1725,996;1860,1101;1950,1161;2070,1281;2130,1311" o:connectangles="0,0,0,0,0,0,0,0,0,0,0,0,0,0,0,0,0,0,0,0"/>
                  </v:shape>
                  <v:shape id="Freeform 1713" o:spid="_x0000_s2600" style="position:absolute;left:4352;top:9493;width:884;height:861;visibility:visible;mso-wrap-style:square;v-text-anchor:top" coordsize="884,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NriMIA&#10;AADdAAAADwAAAGRycy9kb3ducmV2LnhtbERPTWvCQBC9F/wPywi96cYUiqauEsRCi4fSxEtvQ3aa&#10;hGZnQ3ZN0n/vHAo9Pt73/ji7To00hNazgc06AUVcedtybeBavq62oEJEtth5JgO/FOB4WDzsMbN+&#10;4k8ai1grCeGQoYEmxj7TOlQNOQxr3xML9+0Hh1HgUGs74CThrtNpkjxrhy1LQ4M9nRqqfoqbk5J8&#10;rKav8n201yJ158su75KPyZjH5Zy/gIo0x3/xn/vNGkjTJ9kvb+QJ6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2uIwgAAAN0AAAAPAAAAAAAAAAAAAAAAAJgCAABkcnMvZG93&#10;bnJldi54bWxQSwUGAAAAAAQABAD1AAAAhwMAAAAA&#10;" path="m645,58c531,1,386,,270,58,216,85,135,178,135,178v-5,30,-1,63,-15,90c112,284,87,284,75,298,44,335,15,402,,448v,2,15,159,30,180c45,648,70,659,90,673v64,45,114,72,180,105c286,786,298,801,315,808v33,14,70,18,105,30c505,832,608,861,675,808v12,-9,98,-119,105,-135c793,644,810,583,810,583,800,342,884,222,705,133v-5,-15,-5,-33,-15,-45c679,74,645,58,645,58xe" fillcolor="yellow">
                    <v:path arrowok="t" o:connecttype="custom" o:connectlocs="645,58;270,58;135,178;120,268;75,298;0,448;30,628;90,673;270,778;315,808;420,838;675,808;780,673;810,583;705,133;690,88;645,58" o:connectangles="0,0,0,0,0,0,0,0,0,0,0,0,0,0,0,0,0"/>
                  </v:shape>
                  <v:oval id="Oval 1714" o:spid="_x0000_s2601" style="position:absolute;left:4781;top:823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jJ8UA&#10;AADdAAAADwAAAGRycy9kb3ducmV2LnhtbESPQWvCQBSE7wX/w/KE3nRjIlqiq4hgKbUejL14e2Rf&#10;k9Ds27C7avz3rlDocZiZb5jlujetuJLzjWUFk3ECgri0uuFKwfdpN3oD4QOyxtYyKbiTh/Vq8LLE&#10;XNsbH+lahEpECPscFdQhdLmUvqzJoB/bjjh6P9YZDFG6SmqHtwg3rUyTZCYNNhwXauxoW1P5W1xM&#10;pHxd3j/nRcZy2h727nzy2X1bKvU67DcLEIH68B/+a39oBWmaTeD5Jj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OMnxQAAAN0AAAAPAAAAAAAAAAAAAAAAAJgCAABkcnMv&#10;ZG93bnJldi54bWxQSwUGAAAAAAQABAD1AAAAigMAAAAA&#10;" fillcolor="red"/>
                  <v:line id="Line 1715" o:spid="_x0000_s2602" style="position:absolute;visibility:visible;mso-wrap-style:square" from="4838,8251" to="6605,8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r8icUAAADdAAAADwAAAGRycy9kb3ducmV2LnhtbESPQWvCQBSE7wX/w/KE3urGWIJEV9FC&#10;QShCq15ye2Sf2WD2bbq7Nem/7xYKPQ4z8w2z3o62E3fyoXWsYD7LQBDXTrfcKLicX5+WIEJE1tg5&#10;JgXfFGC7mTyssdRu4A+6n2IjEoRDiQpMjH0pZagNWQwz1xMn7+q8xZikb6T2OCS47WSeZYW02HJa&#10;MNjTi6H6dvqyCp6vVO3ffFUdP7uiONbnd+PkoNTjdNytQEQa43/4r33QCvJ8kcPvm/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r8icUAAADdAAAADwAAAAAAAAAA&#10;AAAAAAChAgAAZHJzL2Rvd25yZXYueG1sUEsFBgAAAAAEAAQA+QAAAJMDAAAAAA==&#10;" strokecolor="#f90">
                    <v:stroke dashstyle="dash" startarrow="block" endarrow="block"/>
                  </v:line>
                  <v:line id="Line 1716" o:spid="_x0000_s2603" style="position:absolute;visibility:visible;mso-wrap-style:square" from="4440,8749" to="6605,8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ZZEsYAAADdAAAADwAAAGRycy9kb3ducmV2LnhtbESPQWvCQBSE74X+h+UVeqsbowRJXcUK&#10;glCEVr3k9sg+s6HZt+nuatJ/3xUKPQ4z8w2zXI+2EzfyoXWsYDrJQBDXTrfcKDifdi8LECEia+wc&#10;k4IfCrBePT4ssdRu4E+6HWMjEoRDiQpMjH0pZagNWQwT1xMn7+K8xZikb6T2OCS47WSeZYW02HJa&#10;MNjT1lD9dbxaBfMLVW/vvqoO311RHOrTh3FyUOr5ady8gog0xv/wX3uvFeT5bAb3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mWRLGAAAA3QAAAA8AAAAAAAAA&#10;AAAAAAAAoQIAAGRycy9kb3ducmV2LnhtbFBLBQYAAAAABAAEAPkAAACUAwAAAAA=&#10;" strokecolor="#f90">
                    <v:stroke dashstyle="dash" startarrow="block" endarrow="block"/>
                  </v:line>
                  <v:line id="Line 1717" o:spid="_x0000_s2604" style="position:absolute;visibility:visible;mso-wrap-style:square" from="5693,9200" to="6605,9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A3oMcAAADdAAAADwAAAGRycy9kb3ducmV2LnhtbESPT2vCQBTE74V+h+UVetONqViJriKG&#10;Qk+Cf6B6e2Sf2WD2bcyuGv303YLQ4zAzv2Gm887W4kqtrxwrGPQTEMSF0xWXCnbbr94YhA/IGmvH&#10;pOBOHuaz15cpZtrdeE3XTShFhLDPUIEJocmk9IUhi77vGuLoHV1rMUTZllK3eItwW8s0SUbSYsVx&#10;wWBDS0PFaXOxCnLzYz4P60E5vB/zQ/HYj/KVOyv1/tYtJiACdeE//Gx/awVp+jG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sDegxwAAAN0AAAAPAAAAAAAA&#10;AAAAAAAAAKECAABkcnMvZG93bnJldi54bWxQSwUGAAAAAAQABAD5AAAAlQMAAAAA&#10;" strokecolor="#f90">
                    <v:stroke dashstyle="dash" endarrow="block"/>
                  </v:line>
                  <v:line id="Line 1718" o:spid="_x0000_s2605" style="position:absolute;visibility:visible;mso-wrap-style:square" from="5693,9200" to="5693,9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XJTMcAAADdAAAADwAAAGRycy9kb3ducmV2LnhtbESPQWsCMRSE74L/IbxCL1KzjW2RrVFq&#10;odCFXrQePD42z93FzUtMUl3/fVMoeBxm5htmsRpsL84UYudYw+O0AEFcO9Nxo2H3/fEwBxETssHe&#10;MWm4UoTVcjxaYGnchTd03qZGZAjHEjW0KflSyli3ZDFOnSfO3sEFiynL0EgT8JLhtpeqKF6kxY7z&#10;Qoue3luqj9sfq2G9m2zWqvJVtX86znyl5uF6+tL6/m54ewWRaEi38H/702hQavYMf2/y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clMxwAAAN0AAAAPAAAAAAAA&#10;AAAAAAAAAKECAABkcnMvZG93bnJldi54bWxQSwUGAAAAAAQABAD5AAAAlQMAAAAA&#10;" strokecolor="#f60">
                    <v:stroke dashstyle="dash"/>
                  </v:line>
                  <v:line id="Line 1719" o:spid="_x0000_s2606" style="position:absolute;flip:x;visibility:visible;mso-wrap-style:square" from="5066,9614" to="5693,9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GqU8QAAADdAAAADwAAAGRycy9kb3ducmV2LnhtbESPQYvCMBSE74L/ITxhb5paxXWrUVRY&#10;KAiCddnzo3m2xealNNF2//1GEDwOM/MNs972phYPal1lWcF0EoEgzq2uuFDwc/keL0E4j6yxtkwK&#10;/sjBdjMcrDHRtuMzPTJfiABhl6CC0vsmkdLlJRl0E9sQB+9qW4M+yLaQusUuwE0t4yhaSIMVh4US&#10;GzqUlN+yu1HwdenTeX74tcvjqUk/96bYTXWn1Meo361AeOr9O/xqp1pBHM8W8HwTno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kapTxAAAAN0AAAAPAAAAAAAAAAAA&#10;AAAAAKECAABkcnMvZG93bnJldi54bWxQSwUGAAAAAAQABAD5AAAAkgMAAAAA&#10;" strokecolor="#f60">
                    <v:stroke dashstyle="dash" endarrow="block"/>
                  </v:line>
                  <v:line id="Line 1720" o:spid="_x0000_s2607" style="position:absolute;visibility:visible;mso-wrap-style:square" from="4268,10414" to="6035,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7e8cAAADdAAAADwAAAGRycy9kb3ducmV2LnhtbESP0UrDQBRE3wX/YblC3+ymSW1L7LZI&#10;bFEfLDTtB1yy12wwezdmt038e1cQfBxm5gyz3o62FVfqfeNYwWyagCCunG64VnA+7e9XIHxA1tg6&#10;JgXf5GG7ub1ZY67dwEe6lqEWEcI+RwUmhC6X0leGLPqp64ij9+F6iyHKvpa6xyHCbSvTJFlIiw3H&#10;BYMdFYaqz/JiFYTjy/vwXBy+Hsqizmb7t7nJdk6pyd349Agi0Bj+w3/tV60gTbMl/L6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ojt7xwAAAN0AAAAPAAAAAAAA&#10;AAAAAAAAAKECAABkcnMvZG93bnJldi54bWxQSwUGAAAAAAQABAD5AAAAlQMAAAAA&#10;" strokecolor="#f60">
                    <v:stroke dashstyle="dash" startarrow="block"/>
                  </v:line>
                  <v:line id="Line 1721" o:spid="_x0000_s2608" style="position:absolute;flip:y;visibility:visible;mso-wrap-style:square" from="6035,9775" to="6035,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dDmcQAAADdAAAADwAAAGRycy9kb3ducmV2LnhtbERPXWvCMBR9H+w/hDvY20zXMZFqlK0i&#10;bDCRqiC+XZq7trS5KUlm679fHgQfD+d7sRpNJy7kfGNZweskAUFcWt1wpeB42LzMQPiArLGzTAqu&#10;5GG1fHxYYKbtwAVd9qESMYR9hgrqEPpMSl/WZNBPbE8cuV/rDIYIXSW1wyGGm06mSTKVBhuODTX2&#10;lNdUtvs/oyBff7tm9r5tiU4/u3E4fZ6310Kp56fxYw4i0Bju4pv7SytI07c4N76JT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F0OZxAAAAN0AAAAPAAAAAAAAAAAA&#10;AAAAAKECAABkcnMvZG93bnJldi54bWxQSwUGAAAAAAQABAD5AAAAkgMAAAAA&#10;" strokecolor="#f60">
                    <v:stroke dashstyle="dash"/>
                  </v:line>
                  <v:line id="Line 1722" o:spid="_x0000_s2609" style="position:absolute;visibility:visible;mso-wrap-style:square" from="6035,9775" to="6605,9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wUy8cAAADdAAAADwAAAGRycy9kb3ducmV2LnhtbESPQUvDQBSE74L/YXmCN7tpSmuN2RSx&#10;FCqUiq2gx2f2NQnNvg27axr99V2h4HGYmW+YfDGYVvTkfGNZwXiUgCAurW64UvC+X93NQfiArLG1&#10;TAp+yMOiuL7KMdP2xG/U70IlIoR9hgrqELpMSl/WZNCPbEccvYN1BkOUrpLa4SnCTSvTJJlJgw3H&#10;hRo7eq6pPO6+jQKkV7Kb48eLW023m+3n1+993yyVur0Znh5BBBrCf/jSXmsFaTp5gL838QnI4gw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jBTLxwAAAN0AAAAPAAAAAAAA&#10;AAAAAAAAAKECAABkcnMvZG93bnJldi54bWxQSwUGAAAAAAQABAD5AAAAlQMAAAAA&#10;" strokecolor="#f60">
                    <v:stroke dashstyle="dash" endarrow="block"/>
                  </v:line>
                  <v:shape id="Text Box 1723" o:spid="_x0000_s2610" type="#_x0000_t202" style="position:absolute;left:3527;top:8692;width:399;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zLiMMA&#10;AADdAAAADwAAAGRycy9kb3ducmV2LnhtbERPz2vCMBS+D/Y/hDfYbaYrQ1xnKiIbCINh2x08PpvX&#10;Nti81CZq998vB8Hjx/d7uZpsLy40euNYwessAUFcO224VfBbfb0sQPiArLF3TAr+yMMqf3xYYqbd&#10;lQu6lKEVMYR9hgq6EIZMSl93ZNHP3EAcucaNFkOEYyv1iNcYbnuZJslcWjQcGzocaNNRfSzPVsF6&#10;z8WnOf0cdkVTmKp6T/h7flTq+Wlaf4AINIW7+ObeagVp+hb3xz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zLiMMAAADdAAAADwAAAAAAAAAAAAAAAACYAgAAZHJzL2Rv&#10;d25yZXYueG1sUEsFBgAAAAAEAAQA9QAAAIgDAAAAAA==&#10;" filled="f" stroked="f">
                    <v:textbox inset="0,0,0,0">
                      <w:txbxContent>
                        <w:p w14:paraId="580E387A" w14:textId="77777777" w:rsidR="004D6677" w:rsidRDefault="004D6677" w:rsidP="00F80E37"/>
                      </w:txbxContent>
                    </v:textbox>
                  </v:shape>
                  <v:shape id="Text Box 1724" o:spid="_x0000_s2611" type="#_x0000_t202" style="position:absolute;left:4600;top:9775;width:399;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uE8UA&#10;AADdAAAADwAAAGRycy9kb3ducmV2LnhtbESPQWvCQBSE70L/w/IKvenGUKRGVxFpQRCKMT30+Mw+&#10;k8Xs25hdNf77rlDwOMzMN8x82dtGXKnzxrGC8SgBQVw6bbhS8FN8DT9A+ICssXFMCu7kYbl4Gcwx&#10;0+7GOV33oRIRwj5DBXUIbSalL2uy6EeuJY7e0XUWQ5RdJXWHtwi3jUyTZCItGo4LNba0rqk87S9W&#10;weqX809z/j7s8mNuimKa8HZyUurttV/NQATqwzP8395oBWn6P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EG4TxQAAAN0AAAAPAAAAAAAAAAAAAAAAAJgCAABkcnMv&#10;ZG93bnJldi54bWxQSwUGAAAAAAQABAD1AAAAigMAAAAA&#10;" filled="f" stroked="f">
                    <v:textbox inset="0,0,0,0">
                      <w:txbxContent>
                        <w:p w14:paraId="02C75C57" w14:textId="77777777" w:rsidR="004D6677" w:rsidRDefault="004D6677" w:rsidP="00F80E37"/>
                      </w:txbxContent>
                    </v:textbox>
                  </v:shape>
                  <v:shape id="Text Box 1725" o:spid="_x0000_s2612" type="#_x0000_t202" style="position:absolute;left:2900;top:9889;width:399;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wZMUA&#10;AADdAAAADwAAAGRycy9kb3ducmV2LnhtbESPQWvCQBSE70L/w/IK3nRjEKnRVUQUCkJpjIceX7PP&#10;ZDH7Nma3Gv99t1DwOMzMN8xy3dtG3KjzxrGCyTgBQVw6bbhScCr2ozcQPiBrbByTggd5WK9eBkvM&#10;tLtzTrdjqESEsM9QQR1Cm0npy5os+rFriaN3dp3FEGVXSd3hPcJtI9MkmUmLhuNCjS1tayovxx+r&#10;YPPF+c5cP74/83NuimKe8GF2UWr42m8WIAL14Rn+b79rBWk6Te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kxQAAAN0AAAAPAAAAAAAAAAAAAAAAAJgCAABkcnMv&#10;ZG93bnJldi54bWxQSwUGAAAAAAQABAD1AAAAigMAAAAA&#10;" filled="f" stroked="f">
                    <v:textbox inset="0,0,0,0">
                      <w:txbxContent>
                        <w:p w14:paraId="485ACBC0" w14:textId="77777777" w:rsidR="004D6677" w:rsidRDefault="004D6677" w:rsidP="00F80E37"/>
                      </w:txbxContent>
                    </v:textbox>
                  </v:shape>
                  <v:shape id="Text Box 1726" o:spid="_x0000_s2613" type="#_x0000_t202" style="position:absolute;left:4352;top:7894;width:399;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5V/8YA&#10;AADdAAAADwAAAGRycy9kb3ducmV2LnhtbESPQWvCQBSE70L/w/IK3nTTWKRNXUWKglCQxvTg8Zl9&#10;JovZt2l21fjvXaHQ4zAz3zCzRW8bcaHOG8cKXsYJCOLSacOVgp9iPXoD4QOyxsYxKbiRh8X8aTDD&#10;TLsr53TZhUpECPsMFdQhtJmUvqzJoh+7ljh6R9dZDFF2ldQdXiPcNjJNkqm0aDgu1NjSZ03laXe2&#10;CpZ7zlfmd3v4zo+5KYr3hL+mJ6WGz/3yA0SgPvyH/9obrSBNXyf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5V/8YAAADdAAAADwAAAAAAAAAAAAAAAACYAgAAZHJz&#10;L2Rvd25yZXYueG1sUEsFBgAAAAAEAAQA9QAAAIsDAAAAAA==&#10;" filled="f" stroked="f">
                    <v:textbox inset="0,0,0,0">
                      <w:txbxContent>
                        <w:p w14:paraId="72160342" w14:textId="77777777" w:rsidR="004D6677" w:rsidRDefault="004D6677" w:rsidP="00F80E37"/>
                      </w:txbxContent>
                    </v:textbox>
                  </v:shape>
                </v:group>
                <v:shape id="Text Box 1727" o:spid="_x0000_s2614" type="#_x0000_t202" style="position:absolute;left:2061;top:10624;width:82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Ni8UA&#10;AADdAAAADwAAAGRycy9kb3ducmV2LnhtbESPQWvCQBSE7wX/w/IEb3VjEGmjq4goCIXSGA8en9ln&#10;sph9G7Orpv++Wyj0OMzMN8xi1dtGPKjzxrGCyTgBQVw6bbhScCx2r28gfEDW2DgmBd/kYbUcvCww&#10;0+7JOT0OoRIRwj5DBXUIbSalL2uy6MeuJY7exXUWQ5RdJXWHzwi3jUyTZCYtGo4LNba0qam8Hu5W&#10;wfrE+dbcPs9f+SU3RfGe8MfsqtRo2K/nIAL14T/8195rBWk6nc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82LxQAAAN0AAAAPAAAAAAAAAAAAAAAAAJgCAABkcnMv&#10;ZG93bnJldi54bWxQSwUGAAAAAAQABAD1AAAAigMAAAAA&#10;" filled="f" stroked="f">
                  <v:textbox inset="0,0,0,0">
                    <w:txbxContent>
                      <w:p w14:paraId="682F0BDE" w14:textId="77777777" w:rsidR="004D6677" w:rsidRPr="00BD1FCB" w:rsidRDefault="004D6677" w:rsidP="00F80E37"/>
                    </w:txbxContent>
                  </v:textbox>
                </v:shape>
                <w10:wrap anchorx="margin"/>
              </v:group>
            </w:pict>
          </mc:Fallback>
        </mc:AlternateContent>
      </w:r>
    </w:p>
    <w:p w14:paraId="35BDE7FE" w14:textId="77777777" w:rsidR="00F80E37" w:rsidRPr="00283743" w:rsidRDefault="00F80E37" w:rsidP="00F80E37">
      <w:pPr>
        <w:pStyle w:val="BodyTextIndent"/>
        <w:spacing w:after="120" w:line="240" w:lineRule="auto"/>
        <w:ind w:firstLine="720"/>
        <w:rPr>
          <w:szCs w:val="26"/>
        </w:rPr>
      </w:pPr>
    </w:p>
    <w:p w14:paraId="5179C557" w14:textId="77777777" w:rsidR="00F80E37" w:rsidRPr="00283743" w:rsidRDefault="00F80E37" w:rsidP="00F80E37">
      <w:pPr>
        <w:pStyle w:val="BodyTextIndent"/>
        <w:spacing w:after="120" w:line="240" w:lineRule="auto"/>
        <w:ind w:firstLine="720"/>
        <w:rPr>
          <w:szCs w:val="26"/>
        </w:rPr>
      </w:pPr>
    </w:p>
    <w:p w14:paraId="47947678" w14:textId="77777777" w:rsidR="00F80E37" w:rsidRPr="00283743" w:rsidRDefault="00F80E37" w:rsidP="00F80E37">
      <w:pPr>
        <w:pStyle w:val="BodyTextIndent"/>
        <w:spacing w:after="120" w:line="240" w:lineRule="auto"/>
        <w:ind w:firstLine="720"/>
        <w:rPr>
          <w:szCs w:val="26"/>
        </w:rPr>
      </w:pPr>
    </w:p>
    <w:p w14:paraId="2591A799" w14:textId="77777777" w:rsidR="00F80E37" w:rsidRPr="00283743" w:rsidRDefault="00F80E37" w:rsidP="00F80E37">
      <w:pPr>
        <w:pStyle w:val="BodyTextIndent"/>
        <w:spacing w:after="120" w:line="240" w:lineRule="auto"/>
        <w:ind w:firstLine="720"/>
        <w:rPr>
          <w:szCs w:val="26"/>
        </w:rPr>
      </w:pPr>
    </w:p>
    <w:p w14:paraId="5FD74F6E" w14:textId="77777777" w:rsidR="00F80E37" w:rsidRPr="00283743" w:rsidRDefault="00F80E37" w:rsidP="00F80E37">
      <w:pPr>
        <w:pStyle w:val="BodyTextIndent"/>
        <w:spacing w:after="120" w:line="240" w:lineRule="auto"/>
        <w:ind w:firstLine="720"/>
        <w:rPr>
          <w:szCs w:val="26"/>
        </w:rPr>
      </w:pPr>
    </w:p>
    <w:p w14:paraId="620F074D" w14:textId="77777777" w:rsidR="00F80E37" w:rsidRPr="00283743" w:rsidRDefault="00F80E37" w:rsidP="00F80E37">
      <w:pPr>
        <w:pStyle w:val="BodyTextIndent"/>
        <w:spacing w:after="120" w:line="240" w:lineRule="auto"/>
        <w:ind w:firstLine="720"/>
        <w:rPr>
          <w:szCs w:val="26"/>
        </w:rPr>
      </w:pPr>
    </w:p>
    <w:p w14:paraId="7597F4BA" w14:textId="77777777" w:rsidR="00F80E37" w:rsidRPr="00283743" w:rsidRDefault="00F80E37" w:rsidP="00F80E37">
      <w:pPr>
        <w:pStyle w:val="BodyTextIndent"/>
        <w:spacing w:after="120" w:line="240" w:lineRule="auto"/>
        <w:ind w:firstLine="720"/>
        <w:rPr>
          <w:szCs w:val="26"/>
        </w:rPr>
      </w:pPr>
    </w:p>
    <w:p w14:paraId="61948904" w14:textId="77777777" w:rsidR="00F80E37" w:rsidRPr="00283743" w:rsidRDefault="00F80E37" w:rsidP="00F80E37">
      <w:pPr>
        <w:pStyle w:val="BodyTextIndent"/>
        <w:spacing w:after="120" w:line="240" w:lineRule="auto"/>
        <w:ind w:firstLine="720"/>
        <w:rPr>
          <w:szCs w:val="26"/>
        </w:rPr>
      </w:pPr>
      <w:r w:rsidRPr="00283743">
        <w:rPr>
          <w:noProof/>
          <w:szCs w:val="26"/>
          <w:lang w:eastAsia="zh-CN"/>
        </w:rPr>
        <mc:AlternateContent>
          <mc:Choice Requires="wps">
            <w:drawing>
              <wp:anchor distT="0" distB="0" distL="114300" distR="114300" simplePos="0" relativeHeight="251837440" behindDoc="0" locked="0" layoutInCell="1" allowOverlap="1" wp14:anchorId="7C8F68A1" wp14:editId="24ADF2CF">
                <wp:simplePos x="0" y="0"/>
                <wp:positionH relativeFrom="margin">
                  <wp:align>right</wp:align>
                </wp:positionH>
                <wp:positionV relativeFrom="paragraph">
                  <wp:posOffset>104306</wp:posOffset>
                </wp:positionV>
                <wp:extent cx="5257800" cy="635"/>
                <wp:effectExtent l="0" t="0" r="0" b="635"/>
                <wp:wrapNone/>
                <wp:docPr id="2245" name="Text Box 2245"/>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14:paraId="13EC8D59" w14:textId="77777777" w:rsidR="004D6677" w:rsidRPr="00F80E37" w:rsidRDefault="004D6677" w:rsidP="00F80E37">
                            <w:pPr>
                              <w:pStyle w:val="BodyTextIndent"/>
                              <w:spacing w:after="120" w:line="240" w:lineRule="auto"/>
                              <w:ind w:firstLine="0"/>
                              <w:jc w:val="center"/>
                              <w:rPr>
                                <w:rFonts w:ascii="Tahoma" w:hAnsi="Tahoma" w:cs="Tahoma"/>
                                <w:i/>
                                <w:noProof/>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F68A1" id="Text Box 2245" o:spid="_x0000_s2615" type="#_x0000_t202" style="position:absolute;left:0;text-align:left;margin-left:362.8pt;margin-top:8.2pt;width:414pt;height:.05pt;z-index:251837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" stroked="f">
                <v:textbox style="mso-fit-shape-to-text:t" inset="0,0,0,0">
                  <w:txbxContent>
                    <w:p w14:paraId="13EC8D59" w14:textId="77777777" w:rsidR="004D6677" w:rsidRPr="00F80E37" w:rsidRDefault="004D6677" w:rsidP="00F80E37">
                      <w:pPr>
                        <w:pStyle w:val="BodyTextIndent"/>
                        <w:spacing w:after="120" w:line="240" w:lineRule="auto"/>
                        <w:ind w:firstLine="0"/>
                        <w:jc w:val="center"/>
                        <w:rPr>
                          <w:rFonts w:ascii="Tahoma" w:hAnsi="Tahoma" w:cs="Tahoma"/>
                          <w:i/>
                          <w:noProof/>
                          <w:sz w:val="24"/>
                          <w:szCs w:val="26"/>
                        </w:rPr>
                      </w:pPr>
                    </w:p>
                  </w:txbxContent>
                </v:textbox>
                <w10:wrap anchorx="margin"/>
              </v:shape>
            </w:pict>
          </mc:Fallback>
        </mc:AlternateContent>
      </w:r>
    </w:p>
    <w:p w14:paraId="1A594BA0" w14:textId="77777777" w:rsidR="00CF079A" w:rsidRPr="00283743" w:rsidRDefault="00CF079A" w:rsidP="00CF079A">
      <w:pPr>
        <w:pStyle w:val="BodyTextIndent"/>
        <w:spacing w:after="120" w:line="240" w:lineRule="auto"/>
        <w:rPr>
          <w:szCs w:val="26"/>
        </w:rPr>
      </w:pPr>
    </w:p>
    <w:p w14:paraId="6EB7058D" w14:textId="590ACAF5" w:rsidR="00CF079A" w:rsidRPr="00283743" w:rsidRDefault="00CF079A" w:rsidP="00CF079A">
      <w:pPr>
        <w:pStyle w:val="BodyTextIndent"/>
        <w:spacing w:after="120" w:line="240" w:lineRule="auto"/>
        <w:rPr>
          <w:szCs w:val="26"/>
        </w:rPr>
      </w:pPr>
      <w:r w:rsidRPr="00283743">
        <w:rPr>
          <w:szCs w:val="26"/>
        </w:rPr>
        <w:t>Dữ liệu không gian là biểu diễn</w:t>
      </w:r>
      <w:ins w:id="891" w:author="Windows User" w:date="2019-02-20T15:37:00Z">
        <w:r w:rsidR="009C0C7D">
          <w:rPr>
            <w:szCs w:val="26"/>
          </w:rPr>
          <w:t xml:space="preserve"> hình</w:t>
        </w:r>
      </w:ins>
      <w:r w:rsidRPr="00283743">
        <w:rPr>
          <w:szCs w:val="26"/>
        </w:rPr>
        <w:t xml:space="preserve"> học của các đối tượng địa lý liên kết với vị trí trên thế giới thực. Những đối tượng địa lý có thể được biểu diễn dưới dạng điểm, đường hoặc vùng.</w:t>
      </w:r>
    </w:p>
    <w:p w14:paraId="7E5CD68C" w14:textId="77777777" w:rsidR="00CF079A" w:rsidRPr="00283743" w:rsidRDefault="00CF079A" w:rsidP="00CF079A">
      <w:pPr>
        <w:pStyle w:val="BodyTextIndent"/>
        <w:spacing w:after="120" w:line="240" w:lineRule="auto"/>
        <w:rPr>
          <w:szCs w:val="26"/>
        </w:rPr>
      </w:pPr>
      <w:r w:rsidRPr="00283743">
        <w:rPr>
          <w:szCs w:val="26"/>
        </w:rPr>
        <w:t>Dữ liệu thuộc tính là những thuộc tính mô tả đặc điểm của các đối tượng địa lý.</w:t>
      </w:r>
    </w:p>
    <w:p w14:paraId="4A9FC174" w14:textId="77777777" w:rsidR="00FD1B7B" w:rsidRPr="00283743" w:rsidRDefault="00FD1B7B" w:rsidP="005F5568">
      <w:pPr>
        <w:pStyle w:val="Heading2"/>
        <w:numPr>
          <w:ilvl w:val="2"/>
          <w:numId w:val="41"/>
        </w:numPr>
        <w:tabs>
          <w:tab w:val="left" w:pos="567"/>
        </w:tabs>
        <w:spacing w:before="360" w:line="240" w:lineRule="auto"/>
        <w:ind w:left="709"/>
        <w:rPr>
          <w:rFonts w:ascii="Times New Roman" w:hAnsi="Times New Roman" w:cs="Times New Roman"/>
          <w:b/>
          <w:color w:val="auto"/>
        </w:rPr>
      </w:pPr>
      <w:bookmarkStart w:id="892" w:name="_Toc533410020"/>
      <w:r w:rsidRPr="00283743">
        <w:rPr>
          <w:rFonts w:ascii="Times New Roman" w:hAnsi="Times New Roman" w:cs="Times New Roman"/>
          <w:b/>
          <w:color w:val="auto"/>
        </w:rPr>
        <w:t>Dữ liệu không gian</w:t>
      </w:r>
      <w:bookmarkEnd w:id="892"/>
    </w:p>
    <w:p w14:paraId="6DCD5E13" w14:textId="6DD2DE05" w:rsidR="008371B2" w:rsidRPr="00283743" w:rsidDel="009C0C7D" w:rsidRDefault="008371B2" w:rsidP="008371B2">
      <w:pPr>
        <w:pStyle w:val="BodyTextIndent"/>
        <w:spacing w:line="240" w:lineRule="auto"/>
        <w:rPr>
          <w:del w:id="893" w:author="Windows User" w:date="2019-02-20T15:38:00Z"/>
          <w:szCs w:val="26"/>
        </w:rPr>
      </w:pPr>
      <w:del w:id="894" w:author="Windows User" w:date="2019-02-20T15:38:00Z">
        <w:r w:rsidRPr="00283743" w:rsidDel="009C0C7D">
          <w:rPr>
            <w:szCs w:val="26"/>
          </w:rPr>
          <w:delText>Dữ liệu GIS thường được tổ chức theo từng lớp và theo từng chủ đề riêng biệt. Hầu hết các phần mềm GIS đều có chức năng lưu trữ dữ liệu theo từng lớp và theo loại đối tượng; điểm, đường, vùng, tuỳ theo phần mềm mà có tên gọi  khác nhau cho các lớp chủ đề khác nhau: trong phần mềm Arcview gọi là Theme, Arc/Info gọi là Coverage, MapInfor gọi là Table, …</w:delText>
        </w:r>
      </w:del>
    </w:p>
    <w:p w14:paraId="7A9EDE0F" w14:textId="77777777" w:rsidR="008371B2" w:rsidRPr="00283743" w:rsidRDefault="008371B2" w:rsidP="008371B2">
      <w:pPr>
        <w:pStyle w:val="BodyTextIndent"/>
        <w:spacing w:line="240" w:lineRule="auto"/>
        <w:rPr>
          <w:szCs w:val="26"/>
        </w:rPr>
      </w:pPr>
      <w:r w:rsidRPr="00283743">
        <w:rPr>
          <w:szCs w:val="26"/>
        </w:rPr>
        <w:t>Dữ liệu dạng điểm dùng để biểu diễn các đối tượng không gian quá nhỏ, không thể diễn giải bằng một đường hoặc một vùng. Điểm được đại diện để xác định vị trí của đối tượng như điểm dân cư, vị trí thành phố, nhà máy, xí nghiệp, trường học,…</w:t>
      </w:r>
    </w:p>
    <w:p w14:paraId="3BB9D9AA" w14:textId="77777777" w:rsidR="008371B2" w:rsidRPr="00283743" w:rsidRDefault="008371B2" w:rsidP="008371B2">
      <w:pPr>
        <w:pStyle w:val="BodyTextIndent"/>
        <w:spacing w:line="240" w:lineRule="auto"/>
        <w:rPr>
          <w:szCs w:val="26"/>
        </w:rPr>
      </w:pPr>
      <w:r w:rsidRPr="00283743">
        <w:rPr>
          <w:szCs w:val="26"/>
        </w:rPr>
        <w:t>Dữ liệu không gian dạng đường dùng để biểu diễn các đối tượng có dạng tuyến, dài và hẹp, đối tượng không thể thể hiện như một vùng, ví dụ như đường giao thông, đường ranh giới, sông suối,…</w:t>
      </w:r>
    </w:p>
    <w:p w14:paraId="63E01E1B" w14:textId="77777777" w:rsidR="008371B2" w:rsidRPr="00283743" w:rsidRDefault="008371B2" w:rsidP="008371B2">
      <w:pPr>
        <w:pStyle w:val="BodyTextIndent"/>
        <w:spacing w:line="240" w:lineRule="auto"/>
        <w:rPr>
          <w:szCs w:val="26"/>
        </w:rPr>
      </w:pPr>
      <w:r w:rsidRPr="00283743">
        <w:rPr>
          <w:szCs w:val="26"/>
        </w:rPr>
        <w:t>Vùng dùng để biểu diễn các đối tượng có bề mặt đồng nhất như vùng hành chính quốc gia, tỉnh, huyện, xã, vùng núi, vùng biển, vùng sản xuất nông nghiệp, lâm nghiệp,…</w:t>
      </w:r>
    </w:p>
    <w:p w14:paraId="27EFD95C" w14:textId="77777777" w:rsidR="008371B2" w:rsidRPr="00283743" w:rsidRDefault="008371B2" w:rsidP="008371B2">
      <w:pPr>
        <w:pStyle w:val="BodyTextIndent"/>
        <w:spacing w:line="240" w:lineRule="auto"/>
        <w:rPr>
          <w:szCs w:val="26"/>
        </w:rPr>
      </w:pPr>
      <w:r w:rsidRPr="00283743">
        <w:rPr>
          <w:szCs w:val="26"/>
        </w:rPr>
        <w:t>Tùy thuộc vào mục đích sử dụng mà ta có thể quyết định đối tượng</w:t>
      </w:r>
      <w:r w:rsidR="00CF079A" w:rsidRPr="00283743">
        <w:rPr>
          <w:szCs w:val="26"/>
        </w:rPr>
        <w:t xml:space="preserve"> được biểu diễn dưới</w:t>
      </w:r>
      <w:r w:rsidRPr="00283743">
        <w:rPr>
          <w:szCs w:val="26"/>
        </w:rPr>
        <w:t xml:space="preserve"> dạng điểm, đường hay vùng. </w:t>
      </w:r>
    </w:p>
    <w:p w14:paraId="37727950" w14:textId="77777777" w:rsidR="00A05B66" w:rsidRPr="00283743" w:rsidRDefault="00A05B66" w:rsidP="008371B2">
      <w:pPr>
        <w:pStyle w:val="BodyTextIndent"/>
        <w:spacing w:line="240" w:lineRule="auto"/>
        <w:rPr>
          <w:szCs w:val="26"/>
        </w:rPr>
      </w:pPr>
      <w:r w:rsidRPr="00283743">
        <w:rPr>
          <w:szCs w:val="26"/>
        </w:rPr>
        <w:t xml:space="preserve">Kết quả của việc thiết kế dữ liệu không gian là danh sách các </w:t>
      </w:r>
      <w:r w:rsidR="0044689C" w:rsidRPr="00283743">
        <w:rPr>
          <w:szCs w:val="26"/>
        </w:rPr>
        <w:t>lớp dữ liệu nhằm đáp ứng yêu cầu sử dụng.</w:t>
      </w:r>
    </w:p>
    <w:p w14:paraId="3DA4B234" w14:textId="77777777" w:rsidR="00FD1B7B" w:rsidRPr="00283743" w:rsidRDefault="00FD1B7B" w:rsidP="005F5568">
      <w:pPr>
        <w:pStyle w:val="Heading2"/>
        <w:numPr>
          <w:ilvl w:val="2"/>
          <w:numId w:val="41"/>
        </w:numPr>
        <w:tabs>
          <w:tab w:val="left" w:pos="567"/>
        </w:tabs>
        <w:spacing w:before="360" w:line="240" w:lineRule="auto"/>
        <w:ind w:left="709"/>
        <w:rPr>
          <w:rFonts w:ascii="Times New Roman" w:hAnsi="Times New Roman" w:cs="Times New Roman"/>
          <w:b/>
          <w:color w:val="auto"/>
        </w:rPr>
      </w:pPr>
      <w:bookmarkStart w:id="895" w:name="_Toc533410021"/>
      <w:r w:rsidRPr="00283743">
        <w:rPr>
          <w:rFonts w:ascii="Times New Roman" w:hAnsi="Times New Roman" w:cs="Times New Roman"/>
          <w:b/>
          <w:color w:val="auto"/>
        </w:rPr>
        <w:lastRenderedPageBreak/>
        <w:t>Dữ liệu thuộc tính</w:t>
      </w:r>
      <w:bookmarkEnd w:id="895"/>
    </w:p>
    <w:p w14:paraId="72553AF2" w14:textId="77777777" w:rsidR="00F80E37" w:rsidRPr="00283743" w:rsidRDefault="00F80E37" w:rsidP="00F80E37">
      <w:pPr>
        <w:pStyle w:val="BodyTextIndent"/>
        <w:spacing w:after="120" w:line="240" w:lineRule="auto"/>
        <w:rPr>
          <w:szCs w:val="26"/>
        </w:rPr>
      </w:pPr>
      <w:r w:rsidRPr="00283743">
        <w:rPr>
          <w:szCs w:val="26"/>
        </w:rPr>
        <w:t xml:space="preserve">Trong GIS sử dụng phổ biến CSDL thuộc tính ở dạng  bảng, là mô hình quản lý dữ liệu theo kiểu sắp xếp thành bảng theo dòng và cột. Mỗi cột là một trường (field) và mỗi dòng là một biểu ghi (record). Các trường gồm các kiểu dữ liệu: </w:t>
      </w:r>
    </w:p>
    <w:p w14:paraId="4AC34FBF" w14:textId="77777777" w:rsidR="00F80E37" w:rsidRPr="00283743" w:rsidRDefault="00F80E37" w:rsidP="00F80E37">
      <w:pPr>
        <w:pStyle w:val="BodyTextIndent"/>
        <w:spacing w:after="120" w:line="240" w:lineRule="auto"/>
        <w:rPr>
          <w:szCs w:val="26"/>
        </w:rPr>
      </w:pPr>
      <w:r w:rsidRPr="00283743">
        <w:rPr>
          <w:szCs w:val="26"/>
        </w:rPr>
        <w:t>Text – Văn bản</w:t>
      </w:r>
    </w:p>
    <w:p w14:paraId="41D739B7" w14:textId="77777777" w:rsidR="00F80E37" w:rsidRPr="00283743" w:rsidRDefault="00F80E37" w:rsidP="00F80E37">
      <w:pPr>
        <w:pStyle w:val="BodyTextIndent"/>
        <w:spacing w:after="120" w:line="240" w:lineRule="auto"/>
        <w:rPr>
          <w:szCs w:val="26"/>
        </w:rPr>
      </w:pPr>
      <w:r w:rsidRPr="00283743">
        <w:rPr>
          <w:szCs w:val="26"/>
        </w:rPr>
        <w:t>Number - Số, gồm có byte, số nguyên (integer), số thập phân (decimal), số thực (float).</w:t>
      </w:r>
    </w:p>
    <w:p w14:paraId="78CDE776" w14:textId="77777777" w:rsidR="00F80E37" w:rsidRPr="00283743" w:rsidRDefault="00F80E37" w:rsidP="00F80E37">
      <w:pPr>
        <w:pStyle w:val="BodyTextIndent"/>
        <w:spacing w:after="120" w:line="240" w:lineRule="auto"/>
        <w:rPr>
          <w:szCs w:val="26"/>
        </w:rPr>
      </w:pPr>
      <w:r w:rsidRPr="00283743">
        <w:rPr>
          <w:szCs w:val="26"/>
        </w:rPr>
        <w:t>Date – Ngày, tháng.</w:t>
      </w:r>
    </w:p>
    <w:p w14:paraId="0E358CBC" w14:textId="77777777" w:rsidR="00F80E37" w:rsidRPr="00283743" w:rsidRDefault="00F80E37" w:rsidP="00F80E37">
      <w:pPr>
        <w:pStyle w:val="BodyTextIndent"/>
        <w:spacing w:after="120" w:line="240" w:lineRule="auto"/>
        <w:rPr>
          <w:szCs w:val="26"/>
        </w:rPr>
      </w:pPr>
      <w:r w:rsidRPr="00283743">
        <w:rPr>
          <w:szCs w:val="26"/>
        </w:rPr>
        <w:t>Time - Thời gian</w:t>
      </w:r>
    </w:p>
    <w:p w14:paraId="3764CD4F" w14:textId="77777777" w:rsidR="00F80E37" w:rsidRPr="00283743" w:rsidRDefault="00F80E37" w:rsidP="00F80E37">
      <w:pPr>
        <w:pStyle w:val="BodyTextIndent"/>
        <w:spacing w:after="120" w:line="240" w:lineRule="auto"/>
        <w:rPr>
          <w:szCs w:val="26"/>
        </w:rPr>
      </w:pPr>
      <w:r w:rsidRPr="00283743">
        <w:rPr>
          <w:szCs w:val="26"/>
        </w:rPr>
        <w:t>Logical - Trường logic (True/ False).</w:t>
      </w:r>
    </w:p>
    <w:p w14:paraId="31250E57" w14:textId="4D9C47BF" w:rsidR="00F80E37" w:rsidRPr="00283743" w:rsidDel="009C0C7D" w:rsidRDefault="00F80E37" w:rsidP="00F80E37">
      <w:pPr>
        <w:pStyle w:val="BodyTextIndent"/>
        <w:spacing w:after="120" w:line="240" w:lineRule="auto"/>
        <w:rPr>
          <w:del w:id="896" w:author="Windows User" w:date="2019-02-20T15:39:00Z"/>
          <w:szCs w:val="26"/>
        </w:rPr>
      </w:pPr>
      <w:del w:id="897" w:author="Windows User" w:date="2019-02-20T15:39:00Z">
        <w:r w:rsidRPr="00283743" w:rsidDel="009C0C7D">
          <w:rPr>
            <w:szCs w:val="26"/>
          </w:rPr>
          <w:delText>V.v...</w:delText>
        </w:r>
      </w:del>
    </w:p>
    <w:p w14:paraId="75A3F3BF" w14:textId="77777777" w:rsidR="00F80E37" w:rsidRPr="00283743" w:rsidRDefault="00F80E37" w:rsidP="00F80E37">
      <w:pPr>
        <w:pStyle w:val="BodyTextIndent"/>
        <w:spacing w:after="120" w:line="240" w:lineRule="auto"/>
        <w:rPr>
          <w:szCs w:val="26"/>
        </w:rPr>
      </w:pPr>
      <w:r w:rsidRPr="00283743">
        <w:rPr>
          <w:szCs w:val="26"/>
        </w:rPr>
        <w:t xml:space="preserve">Trong trường văn bản có thể tạo các chỉ thị (index), thường là mã các đối tượng quản lý nhằm để nâng cao tốc độ tìm kiếm của máy tính. Giống như các CSDL kiểu quan hệ khác, thông tin thuộc tính của GIS có đầy đủ các toán tử tính toán, toán tử quan hệ, các hàm về chuỗi, các hàm thống kê, các câu lệnh của ngôn ngữ truy vấn SQL v.v. Ngoài ra, chúng còn các phép tính về hình học như xác định diện tích, chu vi, chiều dài, tọa độ trọng tâm của các đối tượng hình học, v.v ... </w:t>
      </w:r>
    </w:p>
    <w:p w14:paraId="2DCAE5EB" w14:textId="7F7953CF" w:rsidR="00FD1B7B" w:rsidRPr="007C5BA4" w:rsidRDefault="008B35EC" w:rsidP="00367F38">
      <w:pPr>
        <w:spacing w:before="120" w:after="120"/>
        <w:ind w:firstLine="567"/>
        <w:jc w:val="both"/>
        <w:rPr>
          <w:rFonts w:ascii="Times New Roman" w:hAnsi="Times New Roman" w:cs="Times New Roman"/>
          <w:sz w:val="26"/>
          <w:szCs w:val="26"/>
          <w:lang w:val="nb-NO"/>
          <w:rPrChange w:id="898" w:author="Windows User" w:date="2019-02-20T13:17:00Z">
            <w:rPr>
              <w:rFonts w:ascii="Times New Roman" w:hAnsi="Times New Roman" w:cs="Times New Roman"/>
              <w:sz w:val="26"/>
              <w:szCs w:val="26"/>
            </w:rPr>
          </w:rPrChange>
        </w:rPr>
      </w:pPr>
      <w:r w:rsidRPr="00283743">
        <w:rPr>
          <w:rFonts w:ascii="Times New Roman" w:hAnsi="Times New Roman" w:cs="Times New Roman"/>
          <w:sz w:val="26"/>
          <w:szCs w:val="26"/>
          <w:lang w:val="nb-NO"/>
        </w:rPr>
        <w:t xml:space="preserve">Dữ liệu thuộc tính của các đối tượng không gian được tổ chức thành cơ sở dữ liệu và được quản lý bởi một hệ quản </w:t>
      </w:r>
      <w:del w:id="899" w:author="Windows User" w:date="2019-02-20T15:39:00Z">
        <w:r w:rsidRPr="00283743" w:rsidDel="009C0C7D">
          <w:rPr>
            <w:rFonts w:ascii="Times New Roman" w:hAnsi="Times New Roman" w:cs="Times New Roman"/>
            <w:sz w:val="26"/>
            <w:szCs w:val="26"/>
            <w:lang w:val="nb-NO"/>
          </w:rPr>
          <w:delText xml:space="preserve"> </w:delText>
        </w:r>
      </w:del>
      <w:r w:rsidRPr="00283743">
        <w:rPr>
          <w:rFonts w:ascii="Times New Roman" w:hAnsi="Times New Roman" w:cs="Times New Roman"/>
          <w:sz w:val="26"/>
          <w:szCs w:val="26"/>
          <w:lang w:val="nb-NO"/>
        </w:rPr>
        <w:t>trị cơ sở dữ liệu (DBMS). Cơ sở dữ liệu thuộc tính được xây dựng theo các mô hình: mô hình phân cấp, mô hình mạng hay mô hình quan hệ. Trong đó, mô hình quan hệ được sử dụng phổ biến nhất. Tuy nhiên hiện nay, nhiều cơ sở dữ liệu thuộc tính phi không gian trong các hệ thống thông tin địa lý cũng đã bắt đầu được xây dựng theo mô hình đối tượng.</w:t>
      </w:r>
    </w:p>
    <w:p w14:paraId="5BE321D7" w14:textId="77777777" w:rsidR="00846618" w:rsidRPr="00283743" w:rsidRDefault="001463C2" w:rsidP="005F5568">
      <w:pPr>
        <w:pStyle w:val="Heading2"/>
        <w:numPr>
          <w:ilvl w:val="1"/>
          <w:numId w:val="41"/>
        </w:numPr>
        <w:tabs>
          <w:tab w:val="left" w:pos="567"/>
        </w:tabs>
        <w:spacing w:before="120" w:after="120" w:line="240" w:lineRule="auto"/>
        <w:rPr>
          <w:rFonts w:ascii="Times New Roman" w:hAnsi="Times New Roman" w:cs="Times New Roman"/>
          <w:b/>
          <w:color w:val="auto"/>
        </w:rPr>
      </w:pPr>
      <w:bookmarkStart w:id="900" w:name="_Toc533410022"/>
      <w:r w:rsidRPr="00283743">
        <w:rPr>
          <w:rFonts w:ascii="Times New Roman" w:hAnsi="Times New Roman" w:cs="Times New Roman"/>
          <w:b/>
          <w:color w:val="auto"/>
        </w:rPr>
        <w:t>SỐ HÓA BẢN ĐỒ</w:t>
      </w:r>
      <w:bookmarkEnd w:id="884"/>
      <w:bookmarkEnd w:id="885"/>
      <w:bookmarkEnd w:id="900"/>
      <w:r w:rsidR="00846618" w:rsidRPr="00283743">
        <w:rPr>
          <w:rFonts w:ascii="Times New Roman" w:hAnsi="Times New Roman" w:cs="Times New Roman"/>
          <w:b/>
          <w:color w:val="auto"/>
        </w:rPr>
        <w:t xml:space="preserve"> </w:t>
      </w:r>
    </w:p>
    <w:p w14:paraId="33961B29" w14:textId="77777777" w:rsidR="00021649" w:rsidRPr="00283743" w:rsidRDefault="00021649" w:rsidP="00F610CB">
      <w:pPr>
        <w:pStyle w:val="BodyTextIndent"/>
        <w:spacing w:before="0" w:line="240" w:lineRule="auto"/>
        <w:rPr>
          <w:szCs w:val="26"/>
        </w:rPr>
      </w:pPr>
      <w:r w:rsidRPr="00283743">
        <w:rPr>
          <w:szCs w:val="26"/>
        </w:rPr>
        <w:t>Bản đồ được thành lập theo công nghệ truyền thống thể hiện nội dung lên mặt phẳng thông dụng là mặt phẳng giấy. Sản phẩm dạng này ta gọi là phiên bản cứng (hard copy). Nhiệm vụ của công nghệ thành lập bản đồ số từ phiên bản cứng là biến đổi phiên bản cứng thành phiên bản mềm (soft copy). Quá trì</w:t>
      </w:r>
      <w:r w:rsidR="003D43C4" w:rsidRPr="00283743">
        <w:rPr>
          <w:szCs w:val="26"/>
        </w:rPr>
        <w:t xml:space="preserve">nh này gọi tắt là số hóa bản đồ, là tiến trình chuyển đổi các đối tượng trên bản đồ giấy sang dạng số. </w:t>
      </w:r>
      <w:r w:rsidRPr="00283743">
        <w:rPr>
          <w:szCs w:val="26"/>
        </w:rPr>
        <w:t xml:space="preserve"> </w:t>
      </w:r>
    </w:p>
    <w:p w14:paraId="209CB682" w14:textId="0204F528" w:rsidR="00F610CB" w:rsidRPr="00283743" w:rsidRDefault="00021649" w:rsidP="00F610CB">
      <w:pPr>
        <w:pStyle w:val="BodyTextIndent"/>
        <w:spacing w:before="0" w:line="240" w:lineRule="auto"/>
        <w:rPr>
          <w:szCs w:val="26"/>
        </w:rPr>
      </w:pPr>
      <w:r w:rsidRPr="00283743">
        <w:rPr>
          <w:szCs w:val="26"/>
        </w:rPr>
        <w:t xml:space="preserve">Ta </w:t>
      </w:r>
      <w:r w:rsidR="00F610CB" w:rsidRPr="00283743">
        <w:rPr>
          <w:szCs w:val="26"/>
        </w:rPr>
        <w:t xml:space="preserve">có thể số hoá bản đồ giấy bằng bàn số hóa hoặc nhập bản đồ bằng máy quét. Số hoá bằng bàn số hóa là tiến trình ghi lại vị trí của trình tự các điểm đặc trưng dọc theo đường trên bản đồ. Phương pháp này cho kết quả dưới dạng bản đồ vectơ 2D. Còn kết quả của việc nhập bản đồ bằng máy quét là số liệu raster. Nếu sử dụng công cụ phần mềm chuyển đổi raster sang vectơ </w:t>
      </w:r>
      <w:del w:id="901" w:author="Windows User" w:date="2019-02-20T15:40:00Z">
        <w:r w:rsidR="00F610CB" w:rsidRPr="00283743" w:rsidDel="003E00B9">
          <w:rPr>
            <w:szCs w:val="26"/>
          </w:rPr>
          <w:delText xml:space="preserve">thì </w:delText>
        </w:r>
      </w:del>
      <w:r w:rsidR="00F610CB" w:rsidRPr="00283743">
        <w:rPr>
          <w:szCs w:val="26"/>
        </w:rPr>
        <w:t>ta cũng có số liệu bản đồ vectơ 2D. Một trong các đặc trưng quan trọng của dữ liệu bản đồ là độ chính xác</w:t>
      </w:r>
      <w:del w:id="902" w:author="Windows User" w:date="2019-02-20T15:40:00Z">
        <w:r w:rsidR="00F610CB" w:rsidRPr="00283743" w:rsidDel="003E00B9">
          <w:rPr>
            <w:szCs w:val="26"/>
          </w:rPr>
          <w:delText>. Độ chính xác này</w:delText>
        </w:r>
      </w:del>
      <w:r w:rsidR="00F610CB" w:rsidRPr="00283743">
        <w:rPr>
          <w:szCs w:val="26"/>
        </w:rPr>
        <w:t xml:space="preserve"> phụ thuộc vào độ chính xác của b</w:t>
      </w:r>
      <w:r w:rsidR="003D43C4" w:rsidRPr="00283743">
        <w:rPr>
          <w:szCs w:val="26"/>
        </w:rPr>
        <w:t xml:space="preserve">ản đồ giấy và quá trình số hoá </w:t>
      </w:r>
      <w:r w:rsidR="00F610CB" w:rsidRPr="00283743">
        <w:rPr>
          <w:szCs w:val="26"/>
        </w:rPr>
        <w:t xml:space="preserve">hay quét bản đồ. </w:t>
      </w:r>
    </w:p>
    <w:p w14:paraId="37125F10" w14:textId="77777777" w:rsidR="00F610CB" w:rsidRPr="00283743" w:rsidRDefault="00F610CB" w:rsidP="00F610CB">
      <w:pPr>
        <w:pStyle w:val="BodyTextIndent2"/>
        <w:spacing w:before="0" w:line="240" w:lineRule="auto"/>
        <w:jc w:val="both"/>
        <w:rPr>
          <w:szCs w:val="26"/>
        </w:rPr>
      </w:pPr>
      <w:r w:rsidRPr="00283743">
        <w:rPr>
          <w:szCs w:val="26"/>
        </w:rPr>
        <w:t xml:space="preserve">Khi số hoá một bản đồ, ta sử dụng một bàn số hoá đã được kết nối với máy tính để đồ lại các đối tượng muốn số hóa. Các toạ độ x, y của đối tượng đó được ghi lại một cách tự động và được lưu trữ như dữ liệu không gian. Ta có thể tạo ra một lớp dữ liệu hoàn toàn mới, hay có thể cập nhật dữ liệu cho một lớp dữ liệu đang tồn tại. </w:t>
      </w:r>
    </w:p>
    <w:p w14:paraId="56D5A760" w14:textId="133DA60C" w:rsidR="00F610CB" w:rsidRPr="00283743" w:rsidRDefault="00F610CB" w:rsidP="00F610CB">
      <w:pPr>
        <w:pStyle w:val="BodyTextIndent2"/>
        <w:spacing w:before="0" w:line="240" w:lineRule="auto"/>
        <w:jc w:val="both"/>
        <w:rPr>
          <w:szCs w:val="26"/>
        </w:rPr>
      </w:pPr>
      <w:r w:rsidRPr="00283743">
        <w:rPr>
          <w:szCs w:val="26"/>
        </w:rPr>
        <w:t>Bản đồ dùng để số hóa phải rõ ràng, dữ liệu được cập nhật, phẳng và không nhàu nát hoặc bị co giãn do thời tiết thay đổi</w:t>
      </w:r>
      <w:ins w:id="903" w:author="Windows User" w:date="2019-02-20T15:40:00Z">
        <w:r w:rsidR="003E00B9">
          <w:rPr>
            <w:szCs w:val="26"/>
          </w:rPr>
          <w:t>.</w:t>
        </w:r>
      </w:ins>
      <w:del w:id="904" w:author="Windows User" w:date="2019-02-20T15:40:00Z">
        <w:r w:rsidRPr="00283743" w:rsidDel="003E00B9">
          <w:rPr>
            <w:szCs w:val="26"/>
          </w:rPr>
          <w:delText>,…</w:delText>
        </w:r>
      </w:del>
    </w:p>
    <w:p w14:paraId="5D83016A" w14:textId="77777777" w:rsidR="00B34171" w:rsidRPr="00283743" w:rsidRDefault="00B34171" w:rsidP="00F610CB">
      <w:pPr>
        <w:pStyle w:val="BodyTextIndent2"/>
        <w:spacing w:before="0" w:line="240" w:lineRule="auto"/>
        <w:jc w:val="both"/>
        <w:rPr>
          <w:szCs w:val="26"/>
        </w:rPr>
      </w:pPr>
      <w:r w:rsidRPr="00283743">
        <w:rPr>
          <w:szCs w:val="26"/>
        </w:rPr>
        <w:t>Việc số hóa phải đảm bảo các yêu cầu sau:</w:t>
      </w:r>
    </w:p>
    <w:p w14:paraId="05DA1CCC" w14:textId="77777777" w:rsidR="00B34171" w:rsidRPr="00283743" w:rsidRDefault="00B34171" w:rsidP="005F5568">
      <w:pPr>
        <w:pStyle w:val="BodyTextIndent2"/>
        <w:numPr>
          <w:ilvl w:val="0"/>
          <w:numId w:val="8"/>
        </w:numPr>
        <w:spacing w:before="0" w:line="240" w:lineRule="auto"/>
        <w:jc w:val="both"/>
        <w:rPr>
          <w:szCs w:val="26"/>
        </w:rPr>
      </w:pPr>
      <w:r w:rsidRPr="00283743">
        <w:rPr>
          <w:szCs w:val="26"/>
        </w:rPr>
        <w:t>Đảm bảo các liên kết tồn tại giữa các điểm.</w:t>
      </w:r>
    </w:p>
    <w:p w14:paraId="1B8F770F" w14:textId="77777777" w:rsidR="00B34171" w:rsidRPr="00283743" w:rsidRDefault="00B34171" w:rsidP="005F5568">
      <w:pPr>
        <w:pStyle w:val="BodyTextIndent2"/>
        <w:numPr>
          <w:ilvl w:val="0"/>
          <w:numId w:val="8"/>
        </w:numPr>
        <w:spacing w:before="0" w:line="240" w:lineRule="auto"/>
        <w:jc w:val="both"/>
        <w:rPr>
          <w:szCs w:val="26"/>
        </w:rPr>
      </w:pPr>
      <w:r w:rsidRPr="00283743">
        <w:rPr>
          <w:szCs w:val="26"/>
        </w:rPr>
        <w:t>Các đường song song vẫn còn song song.</w:t>
      </w:r>
    </w:p>
    <w:p w14:paraId="69D72FB9" w14:textId="77777777" w:rsidR="00B34171" w:rsidRPr="00283743" w:rsidRDefault="00B34171" w:rsidP="005F5568">
      <w:pPr>
        <w:pStyle w:val="BodyTextIndent2"/>
        <w:numPr>
          <w:ilvl w:val="0"/>
          <w:numId w:val="8"/>
        </w:numPr>
        <w:spacing w:before="0" w:line="240" w:lineRule="auto"/>
        <w:jc w:val="both"/>
        <w:rPr>
          <w:szCs w:val="26"/>
        </w:rPr>
      </w:pPr>
      <w:r w:rsidRPr="00283743">
        <w:rPr>
          <w:szCs w:val="26"/>
        </w:rPr>
        <w:lastRenderedPageBreak/>
        <w:t>Bảo toàn các vị trí tương đối.</w:t>
      </w:r>
    </w:p>
    <w:p w14:paraId="7F4EABAA" w14:textId="77777777" w:rsidR="00B34171" w:rsidRPr="00283743" w:rsidRDefault="00B34171" w:rsidP="005F5568">
      <w:pPr>
        <w:pStyle w:val="BodyTextIndent2"/>
        <w:numPr>
          <w:ilvl w:val="0"/>
          <w:numId w:val="8"/>
        </w:numPr>
        <w:spacing w:before="0" w:line="240" w:lineRule="auto"/>
        <w:jc w:val="both"/>
        <w:rPr>
          <w:szCs w:val="26"/>
        </w:rPr>
      </w:pPr>
      <w:r w:rsidRPr="00283743">
        <w:rPr>
          <w:szCs w:val="26"/>
        </w:rPr>
        <w:t>Bảo toàn các vị trí tuyệt đối (thông qua toạ độ)</w:t>
      </w:r>
    </w:p>
    <w:p w14:paraId="081C8256" w14:textId="77777777" w:rsidR="00B34171" w:rsidRPr="00283743" w:rsidRDefault="00B34171" w:rsidP="005F5568">
      <w:pPr>
        <w:pStyle w:val="BodyTextIndent2"/>
        <w:numPr>
          <w:ilvl w:val="0"/>
          <w:numId w:val="8"/>
        </w:numPr>
        <w:spacing w:before="0" w:line="240" w:lineRule="auto"/>
        <w:jc w:val="both"/>
        <w:rPr>
          <w:szCs w:val="26"/>
        </w:rPr>
      </w:pPr>
      <w:r w:rsidRPr="00283743">
        <w:rPr>
          <w:szCs w:val="26"/>
        </w:rPr>
        <w:t>Bảo toàn tính liền kề.</w:t>
      </w:r>
    </w:p>
    <w:p w14:paraId="48C0CE2C" w14:textId="77777777" w:rsidR="00B34171" w:rsidRPr="00283743" w:rsidRDefault="00B34171" w:rsidP="005F5568">
      <w:pPr>
        <w:pStyle w:val="BodyTextIndent2"/>
        <w:numPr>
          <w:ilvl w:val="0"/>
          <w:numId w:val="8"/>
        </w:numPr>
        <w:spacing w:before="0" w:line="240" w:lineRule="auto"/>
        <w:jc w:val="both"/>
        <w:rPr>
          <w:szCs w:val="26"/>
        </w:rPr>
      </w:pPr>
      <w:r w:rsidRPr="00283743">
        <w:rPr>
          <w:szCs w:val="26"/>
        </w:rPr>
        <w:t>Các đường gần sát nhau không được cắt nhau.</w:t>
      </w:r>
    </w:p>
    <w:p w14:paraId="27B238EA" w14:textId="77777777" w:rsidR="00B34171" w:rsidRPr="00283743" w:rsidRDefault="00E622AC" w:rsidP="00B34171">
      <w:pPr>
        <w:pStyle w:val="BodyTextIndent2"/>
        <w:spacing w:before="0" w:line="240" w:lineRule="auto"/>
        <w:jc w:val="both"/>
        <w:rPr>
          <w:szCs w:val="26"/>
        </w:rPr>
      </w:pPr>
      <w:r w:rsidRPr="00283743">
        <w:rPr>
          <w:szCs w:val="26"/>
        </w:rPr>
        <w:t xml:space="preserve">Trước khi số hóa các đối tượng trên bản đồ, cần phải </w:t>
      </w:r>
      <w:r w:rsidR="003F1FF3" w:rsidRPr="00283743">
        <w:rPr>
          <w:szCs w:val="26"/>
        </w:rPr>
        <w:t xml:space="preserve">cố định bản đồ gốc, gọi là đăng ký toạ độ của bản đồ bằng cách khai báo tọa độ thực của các điểm khống chế. </w:t>
      </w:r>
    </w:p>
    <w:p w14:paraId="7B3E350F" w14:textId="77777777" w:rsidR="00FF5B02" w:rsidRPr="00283743" w:rsidRDefault="00FF5B02" w:rsidP="005F5568">
      <w:pPr>
        <w:pStyle w:val="Heading3"/>
        <w:numPr>
          <w:ilvl w:val="2"/>
          <w:numId w:val="41"/>
        </w:numPr>
        <w:tabs>
          <w:tab w:val="left" w:pos="567"/>
        </w:tabs>
        <w:spacing w:before="120" w:after="120" w:line="240" w:lineRule="auto"/>
        <w:ind w:left="709"/>
        <w:rPr>
          <w:rFonts w:ascii="Times New Roman" w:hAnsi="Times New Roman" w:cs="Times New Roman"/>
          <w:b/>
          <w:bCs/>
          <w:iCs/>
          <w:color w:val="auto"/>
          <w:sz w:val="26"/>
          <w:szCs w:val="26"/>
        </w:rPr>
      </w:pPr>
      <w:bookmarkStart w:id="905" w:name="_Toc533410023"/>
      <w:bookmarkStart w:id="906" w:name="_Toc207379820"/>
      <w:r w:rsidRPr="00283743">
        <w:rPr>
          <w:rFonts w:ascii="Times New Roman" w:hAnsi="Times New Roman" w:cs="Times New Roman"/>
          <w:b/>
          <w:bCs/>
          <w:iCs/>
          <w:color w:val="auto"/>
          <w:sz w:val="26"/>
          <w:szCs w:val="26"/>
        </w:rPr>
        <w:t>Tỉ lệ bản đồ</w:t>
      </w:r>
      <w:bookmarkEnd w:id="905"/>
    </w:p>
    <w:p w14:paraId="1C86684D" w14:textId="77777777" w:rsidR="00FF5B02" w:rsidRPr="00283743" w:rsidRDefault="00FF5B02" w:rsidP="00FF5B02">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 xml:space="preserve">           Tỉ lệ bản đồ là mức độ thu nhỏ đối tượng trên mặt đất khi biểu diễn trên bản đồ.</w:t>
      </w:r>
    </w:p>
    <w:p w14:paraId="6B5C2285" w14:textId="6C023AA8" w:rsidR="00FF5B02" w:rsidRPr="00283743" w:rsidRDefault="00FF5B02" w:rsidP="00FF5B02">
      <w:pPr>
        <w:pStyle w:val="BodyText3"/>
        <w:spacing w:after="120" w:line="240" w:lineRule="auto"/>
        <w:rPr>
          <w:szCs w:val="26"/>
        </w:rPr>
      </w:pPr>
      <w:r w:rsidRPr="00283743">
        <w:rPr>
          <w:szCs w:val="26"/>
        </w:rPr>
        <w:t xml:space="preserve">           Thí dụ, nếu chúng ta vẽ một con đường dài 4.8 km trên thực tế thành một đường dài </w:t>
      </w:r>
      <w:del w:id="907" w:author="Windows User" w:date="2019-02-20T16:02:00Z">
        <w:r w:rsidRPr="00283743" w:rsidDel="00441E88">
          <w:rPr>
            <w:szCs w:val="26"/>
          </w:rPr>
          <w:delText xml:space="preserve"> </w:delText>
        </w:r>
      </w:del>
      <w:r w:rsidRPr="00283743">
        <w:rPr>
          <w:szCs w:val="26"/>
        </w:rPr>
        <w:t>20 cm trên bản đồ, tương ứng với tỉ lệ 20 cm: 4.8 km ~ 20 cm: 480.000 cm. Vậy tỉ lệ của bản đồ là 1:24.000 (1 cm trên bản đồ tương ứng với 24.000 cm ngoài thực tế).</w:t>
      </w:r>
    </w:p>
    <w:p w14:paraId="48A52C45" w14:textId="77777777" w:rsidR="00FF5B02" w:rsidRPr="00283743" w:rsidRDefault="00FF5B02" w:rsidP="00FF5B02">
      <w:pPr>
        <w:tabs>
          <w:tab w:val="left" w:pos="567"/>
        </w:tabs>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 xml:space="preserve">          Tỉ lệ bản đồ được thể hiện bằng nhiều cách: dạng số (1:10.000), dạng chữ (1 cm trên bảng đồ tương ứng 10.000 cm ngoài thực địa), dạng thước.</w:t>
      </w:r>
    </w:p>
    <w:p w14:paraId="03A038E6" w14:textId="77777777" w:rsidR="00FF5B02" w:rsidRPr="00283743" w:rsidRDefault="00FF5B02" w:rsidP="00FF5B02">
      <w:pPr>
        <w:tabs>
          <w:tab w:val="left" w:pos="567"/>
        </w:tabs>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Kích thước của những đối tượng trên các bản đồ tỉ lệ nhỏ (1:1.000.000; 1:</w:t>
      </w:r>
      <w:del w:id="908" w:author="Windows User" w:date="2019-02-20T16:02:00Z">
        <w:r w:rsidRPr="00283743" w:rsidDel="00441E88">
          <w:rPr>
            <w:rFonts w:ascii="Times New Roman" w:hAnsi="Times New Roman" w:cs="Times New Roman"/>
            <w:sz w:val="26"/>
            <w:szCs w:val="26"/>
          </w:rPr>
          <w:delText xml:space="preserve"> </w:delText>
        </w:r>
      </w:del>
      <w:r w:rsidRPr="00283743">
        <w:rPr>
          <w:rFonts w:ascii="Times New Roman" w:hAnsi="Times New Roman" w:cs="Times New Roman"/>
          <w:sz w:val="26"/>
          <w:szCs w:val="26"/>
        </w:rPr>
        <w:t>500.000; …) sẽ nhỏ hơn các đối tựơng trên bản đồ tỉ lệ lớn (1:</w:t>
      </w:r>
      <w:del w:id="909" w:author="Windows User" w:date="2019-02-20T16:02:00Z">
        <w:r w:rsidRPr="00283743" w:rsidDel="00441E88">
          <w:rPr>
            <w:rFonts w:ascii="Times New Roman" w:hAnsi="Times New Roman" w:cs="Times New Roman"/>
            <w:sz w:val="26"/>
            <w:szCs w:val="26"/>
          </w:rPr>
          <w:delText xml:space="preserve"> </w:delText>
        </w:r>
      </w:del>
      <w:r w:rsidRPr="00283743">
        <w:rPr>
          <w:rFonts w:ascii="Times New Roman" w:hAnsi="Times New Roman" w:cs="Times New Roman"/>
          <w:sz w:val="26"/>
          <w:szCs w:val="26"/>
        </w:rPr>
        <w:t>2.000; 1:</w:t>
      </w:r>
      <w:del w:id="910" w:author="Windows User" w:date="2019-02-20T16:02:00Z">
        <w:r w:rsidRPr="00283743" w:rsidDel="00441E88">
          <w:rPr>
            <w:rFonts w:ascii="Times New Roman" w:hAnsi="Times New Roman" w:cs="Times New Roman"/>
            <w:sz w:val="26"/>
            <w:szCs w:val="26"/>
          </w:rPr>
          <w:delText xml:space="preserve"> </w:delText>
        </w:r>
      </w:del>
      <w:r w:rsidRPr="00283743">
        <w:rPr>
          <w:rFonts w:ascii="Times New Roman" w:hAnsi="Times New Roman" w:cs="Times New Roman"/>
          <w:sz w:val="26"/>
          <w:szCs w:val="26"/>
        </w:rPr>
        <w:t>1.000; 1:</w:t>
      </w:r>
      <w:del w:id="911" w:author="Windows User" w:date="2019-02-20T16:02:00Z">
        <w:r w:rsidRPr="00283743" w:rsidDel="00441E88">
          <w:rPr>
            <w:rFonts w:ascii="Times New Roman" w:hAnsi="Times New Roman" w:cs="Times New Roman"/>
            <w:sz w:val="26"/>
            <w:szCs w:val="26"/>
          </w:rPr>
          <w:delText xml:space="preserve"> </w:delText>
        </w:r>
      </w:del>
      <w:r w:rsidRPr="00283743">
        <w:rPr>
          <w:rFonts w:ascii="Times New Roman" w:hAnsi="Times New Roman" w:cs="Times New Roman"/>
          <w:sz w:val="26"/>
          <w:szCs w:val="26"/>
        </w:rPr>
        <w:t>500; …). Một cách tổng quát, những bản đồ tỉ lệ nhỏ biểu diễn những vùng rộng lớn trên mặt đất nhưng co sự phân giải không gian thấp, vì vậy biểu diễn ít chi tiết. Ngược lại, những bản đồ tỉ lệ lớn biểu diễn những vùng mặt đất nhỏ nhưng có độ phân giải không gian cao, vì vậy biểu diễn chi tiết hơn.</w:t>
      </w:r>
    </w:p>
    <w:p w14:paraId="34B37D43" w14:textId="77777777" w:rsidR="00FF5B02" w:rsidRPr="00283743" w:rsidRDefault="00FF5B02" w:rsidP="005F5568">
      <w:pPr>
        <w:pStyle w:val="Heading3"/>
        <w:numPr>
          <w:ilvl w:val="2"/>
          <w:numId w:val="41"/>
        </w:numPr>
        <w:tabs>
          <w:tab w:val="left" w:pos="567"/>
        </w:tabs>
        <w:spacing w:before="0" w:after="120" w:line="240" w:lineRule="auto"/>
        <w:ind w:left="709"/>
        <w:rPr>
          <w:rFonts w:ascii="Times New Roman" w:hAnsi="Times New Roman" w:cs="Times New Roman"/>
          <w:b/>
          <w:bCs/>
          <w:iCs/>
          <w:color w:val="auto"/>
          <w:sz w:val="26"/>
          <w:szCs w:val="26"/>
        </w:rPr>
      </w:pPr>
      <w:bookmarkStart w:id="912" w:name="_Toc533410024"/>
      <w:r w:rsidRPr="00283743">
        <w:rPr>
          <w:rFonts w:ascii="Times New Roman" w:hAnsi="Times New Roman" w:cs="Times New Roman"/>
          <w:b/>
          <w:bCs/>
          <w:iCs/>
          <w:color w:val="auto"/>
          <w:sz w:val="26"/>
          <w:szCs w:val="26"/>
        </w:rPr>
        <w:t>Chọn lưới chiếu bản đồ</w:t>
      </w:r>
      <w:bookmarkEnd w:id="912"/>
    </w:p>
    <w:p w14:paraId="64D94589" w14:textId="2C9128AF" w:rsidR="00FF5B02" w:rsidRPr="00283743" w:rsidRDefault="00FF5B02" w:rsidP="00FF5B02">
      <w:pPr>
        <w:tabs>
          <w:tab w:val="left" w:pos="567"/>
        </w:tabs>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Lưới chiếu bản đồ là một phép toán học để chuyển đổi bề mặt cong của trái đất thàn</w:t>
      </w:r>
      <w:ins w:id="913" w:author="Windows User" w:date="2019-02-20T16:03:00Z">
        <w:r w:rsidR="00441E88">
          <w:rPr>
            <w:rFonts w:ascii="Times New Roman" w:hAnsi="Times New Roman" w:cs="Times New Roman"/>
            <w:sz w:val="26"/>
            <w:szCs w:val="26"/>
          </w:rPr>
          <w:t>h</w:t>
        </w:r>
      </w:ins>
      <w:del w:id="914" w:author="Windows User" w:date="2019-02-20T16:03:00Z">
        <w:r w:rsidRPr="00283743" w:rsidDel="00441E88">
          <w:rPr>
            <w:rFonts w:ascii="Times New Roman" w:hAnsi="Times New Roman" w:cs="Times New Roman"/>
            <w:sz w:val="26"/>
            <w:szCs w:val="26"/>
          </w:rPr>
          <w:delText>g</w:delText>
        </w:r>
      </w:del>
      <w:r w:rsidRPr="00283743">
        <w:rPr>
          <w:rFonts w:ascii="Times New Roman" w:hAnsi="Times New Roman" w:cs="Times New Roman"/>
          <w:sz w:val="26"/>
          <w:szCs w:val="26"/>
        </w:rPr>
        <w:t xml:space="preserve"> mặt phẳng bản đồ. Không co một mặt phẳng nào biểu diễn trái đất được thiết kế hoàn toàn chính xác, do đó có nhiều loại lưới chiếu khác nhau ra đởi phục vụ cho nhiều mục đích khác nhau.</w:t>
      </w:r>
    </w:p>
    <w:p w14:paraId="7E4D7C92" w14:textId="77777777" w:rsidR="00FF5B02" w:rsidRPr="00283743" w:rsidRDefault="00FF5B02" w:rsidP="00FF5B02">
      <w:pPr>
        <w:pStyle w:val="BodyText2"/>
        <w:spacing w:before="120" w:after="120"/>
        <w:jc w:val="both"/>
        <w:rPr>
          <w:szCs w:val="26"/>
        </w:rPr>
      </w:pPr>
      <w:r w:rsidRPr="00283743">
        <w:rPr>
          <w:szCs w:val="26"/>
        </w:rPr>
        <w:tab/>
        <w:t>Mỗi lưới chiếu có thể xác định cho một loại thuộc tính của bề mặt như lưới chiếu đồng góc, lưới chiếu đồng diện tích, v.v…</w:t>
      </w:r>
    </w:p>
    <w:p w14:paraId="7DB0EB24" w14:textId="77777777" w:rsidR="00FF5B02" w:rsidRPr="00283743" w:rsidRDefault="00FF5B02" w:rsidP="00FF5B02">
      <w:pPr>
        <w:tabs>
          <w:tab w:val="left" w:pos="567"/>
          <w:tab w:val="left" w:pos="993"/>
        </w:tabs>
        <w:spacing w:before="120" w:after="120"/>
        <w:jc w:val="both"/>
        <w:rPr>
          <w:rFonts w:ascii="Times New Roman" w:hAnsi="Times New Roman" w:cs="Times New Roman"/>
          <w:b/>
          <w:sz w:val="26"/>
          <w:szCs w:val="26"/>
        </w:rPr>
      </w:pPr>
      <w:r w:rsidRPr="00283743">
        <w:rPr>
          <w:rFonts w:ascii="Times New Roman" w:hAnsi="Times New Roman" w:cs="Times New Roman"/>
          <w:i/>
          <w:sz w:val="26"/>
          <w:szCs w:val="26"/>
        </w:rPr>
        <w:tab/>
      </w:r>
      <w:r w:rsidRPr="00283743">
        <w:rPr>
          <w:rFonts w:ascii="Times New Roman" w:hAnsi="Times New Roman" w:cs="Times New Roman"/>
          <w:b/>
          <w:sz w:val="26"/>
          <w:szCs w:val="26"/>
        </w:rPr>
        <w:t>Những vấn đề cần xem xét khi chọn lưới chiếu</w:t>
      </w:r>
    </w:p>
    <w:p w14:paraId="0739B8E5" w14:textId="77777777" w:rsidR="00FF5B02" w:rsidRPr="00283743" w:rsidRDefault="00FF5B02" w:rsidP="005F5568">
      <w:pPr>
        <w:numPr>
          <w:ilvl w:val="0"/>
          <w:numId w:val="9"/>
        </w:numPr>
        <w:tabs>
          <w:tab w:val="left" w:pos="993"/>
        </w:tabs>
        <w:spacing w:before="120" w:after="120" w:line="240" w:lineRule="auto"/>
        <w:ind w:left="0" w:firstLine="709"/>
        <w:jc w:val="both"/>
        <w:rPr>
          <w:rFonts w:ascii="Times New Roman" w:hAnsi="Times New Roman" w:cs="Times New Roman"/>
          <w:sz w:val="26"/>
          <w:szCs w:val="26"/>
        </w:rPr>
      </w:pPr>
      <w:r w:rsidRPr="00283743">
        <w:rPr>
          <w:rFonts w:ascii="Times New Roman" w:hAnsi="Times New Roman" w:cs="Times New Roman"/>
          <w:sz w:val="26"/>
          <w:szCs w:val="26"/>
        </w:rPr>
        <w:t>Những thuộc tính  không gian nào cần bảo tồn.</w:t>
      </w:r>
    </w:p>
    <w:p w14:paraId="4C76E38F" w14:textId="77777777" w:rsidR="00FF5B02" w:rsidRPr="00283743" w:rsidRDefault="00FF5B02" w:rsidP="005F5568">
      <w:pPr>
        <w:numPr>
          <w:ilvl w:val="0"/>
          <w:numId w:val="9"/>
        </w:numPr>
        <w:tabs>
          <w:tab w:val="left" w:pos="993"/>
        </w:tabs>
        <w:spacing w:before="120" w:after="120" w:line="240" w:lineRule="auto"/>
        <w:ind w:left="0" w:firstLine="709"/>
        <w:jc w:val="both"/>
        <w:rPr>
          <w:rFonts w:ascii="Times New Roman" w:hAnsi="Times New Roman" w:cs="Times New Roman"/>
          <w:sz w:val="26"/>
          <w:szCs w:val="26"/>
        </w:rPr>
      </w:pPr>
      <w:r w:rsidRPr="00283743">
        <w:rPr>
          <w:rFonts w:ascii="Times New Roman" w:hAnsi="Times New Roman" w:cs="Times New Roman"/>
          <w:sz w:val="26"/>
          <w:szCs w:val="26"/>
        </w:rPr>
        <w:t>Dữ liệu không gian nằm ở khu vực nào: vùng cực hay vùng xích đạo.</w:t>
      </w:r>
    </w:p>
    <w:p w14:paraId="0804D1E6" w14:textId="77777777" w:rsidR="00FF5B02" w:rsidRPr="00283743" w:rsidRDefault="00FF5B02" w:rsidP="005F5568">
      <w:pPr>
        <w:numPr>
          <w:ilvl w:val="0"/>
          <w:numId w:val="9"/>
        </w:numPr>
        <w:tabs>
          <w:tab w:val="left" w:pos="993"/>
        </w:tabs>
        <w:spacing w:before="120" w:after="120" w:line="240" w:lineRule="auto"/>
        <w:ind w:left="0" w:firstLine="709"/>
        <w:jc w:val="both"/>
        <w:rPr>
          <w:rFonts w:ascii="Times New Roman" w:hAnsi="Times New Roman" w:cs="Times New Roman"/>
          <w:sz w:val="26"/>
          <w:szCs w:val="26"/>
        </w:rPr>
      </w:pPr>
      <w:r w:rsidRPr="00283743">
        <w:rPr>
          <w:rFonts w:ascii="Times New Roman" w:hAnsi="Times New Roman" w:cs="Times New Roman"/>
          <w:sz w:val="26"/>
          <w:szCs w:val="26"/>
        </w:rPr>
        <w:t>Hình dáng của dữ liệu:hình vuông hay trải rộng theo hướng đông-tây.</w:t>
      </w:r>
    </w:p>
    <w:p w14:paraId="3BF51C14" w14:textId="77777777" w:rsidR="00FF5B02" w:rsidRPr="00283743" w:rsidRDefault="00FF5B02" w:rsidP="005F5568">
      <w:pPr>
        <w:numPr>
          <w:ilvl w:val="0"/>
          <w:numId w:val="9"/>
        </w:numPr>
        <w:tabs>
          <w:tab w:val="left" w:pos="993"/>
        </w:tabs>
        <w:spacing w:before="120" w:after="120" w:line="240" w:lineRule="auto"/>
        <w:ind w:left="0" w:firstLine="709"/>
        <w:jc w:val="both"/>
        <w:rPr>
          <w:rFonts w:ascii="Times New Roman" w:hAnsi="Times New Roman" w:cs="Times New Roman"/>
          <w:sz w:val="26"/>
          <w:szCs w:val="26"/>
        </w:rPr>
      </w:pPr>
      <w:r w:rsidRPr="00283743">
        <w:rPr>
          <w:rFonts w:ascii="Times New Roman" w:hAnsi="Times New Roman" w:cs="Times New Roman"/>
          <w:sz w:val="26"/>
          <w:szCs w:val="26"/>
        </w:rPr>
        <w:t>Diện tích bao phủ của bản đồ lớn bao nhiêu?</w:t>
      </w:r>
    </w:p>
    <w:p w14:paraId="62364E46" w14:textId="77777777" w:rsidR="008E5096" w:rsidRDefault="008E5096">
      <w:pPr>
        <w:rPr>
          <w:ins w:id="915" w:author="Windows User" w:date="2019-02-20T16:04:00Z"/>
          <w:rFonts w:ascii="Times New Roman" w:eastAsiaTheme="majorEastAsia" w:hAnsi="Times New Roman" w:cs="Times New Roman"/>
          <w:b/>
          <w:bCs/>
          <w:iCs/>
          <w:sz w:val="26"/>
          <w:szCs w:val="26"/>
        </w:rPr>
      </w:pPr>
      <w:bookmarkStart w:id="916" w:name="_Toc533410025"/>
      <w:ins w:id="917" w:author="Windows User" w:date="2019-02-20T16:04:00Z">
        <w:r>
          <w:rPr>
            <w:rFonts w:ascii="Times New Roman" w:hAnsi="Times New Roman" w:cs="Times New Roman"/>
            <w:b/>
            <w:bCs/>
            <w:iCs/>
            <w:sz w:val="26"/>
            <w:szCs w:val="26"/>
          </w:rPr>
          <w:br w:type="page"/>
        </w:r>
      </w:ins>
    </w:p>
    <w:p w14:paraId="4542F598" w14:textId="47494DB1" w:rsidR="00FF5B02" w:rsidRPr="00283743" w:rsidDel="008E5096" w:rsidRDefault="00FF5B02" w:rsidP="005F5568">
      <w:pPr>
        <w:pStyle w:val="Heading3"/>
        <w:numPr>
          <w:ilvl w:val="2"/>
          <w:numId w:val="41"/>
        </w:numPr>
        <w:tabs>
          <w:tab w:val="left" w:pos="567"/>
        </w:tabs>
        <w:spacing w:before="0" w:after="120" w:line="240" w:lineRule="auto"/>
        <w:ind w:left="709"/>
        <w:rPr>
          <w:del w:id="918" w:author="Windows User" w:date="2019-02-20T16:04:00Z"/>
          <w:rFonts w:ascii="Times New Roman" w:hAnsi="Times New Roman" w:cs="Times New Roman"/>
          <w:b/>
          <w:bCs/>
          <w:iCs/>
          <w:color w:val="auto"/>
          <w:sz w:val="26"/>
          <w:szCs w:val="26"/>
        </w:rPr>
      </w:pPr>
      <w:del w:id="919" w:author="Windows User" w:date="2019-02-20T16:04:00Z">
        <w:r w:rsidRPr="00283743" w:rsidDel="008E5096">
          <w:rPr>
            <w:rFonts w:ascii="Times New Roman" w:hAnsi="Times New Roman" w:cs="Times New Roman"/>
            <w:b/>
            <w:bCs/>
            <w:iCs/>
            <w:color w:val="auto"/>
            <w:sz w:val="26"/>
            <w:szCs w:val="26"/>
          </w:rPr>
          <w:lastRenderedPageBreak/>
          <w:delText>Nhập dữ liệu bản đồ</w:delText>
        </w:r>
        <w:bookmarkEnd w:id="916"/>
      </w:del>
    </w:p>
    <w:p w14:paraId="34D4A940" w14:textId="18B0DE86" w:rsidR="00FF5B02" w:rsidRPr="00283743" w:rsidDel="00441E88" w:rsidRDefault="00FF5B02" w:rsidP="00FF5B02">
      <w:pPr>
        <w:pStyle w:val="BodyTextIndent"/>
        <w:spacing w:after="120" w:line="240" w:lineRule="auto"/>
        <w:rPr>
          <w:del w:id="920" w:author="Windows User" w:date="2019-02-20T16:04:00Z"/>
          <w:szCs w:val="26"/>
        </w:rPr>
      </w:pPr>
      <w:del w:id="921" w:author="Windows User" w:date="2019-02-20T16:04:00Z">
        <w:r w:rsidRPr="00283743" w:rsidDel="00441E88">
          <w:rPr>
            <w:szCs w:val="26"/>
          </w:rPr>
          <w:delText xml:space="preserve">Ta có thể số hoá bản đồ giấy bằng bàn số hóa hoặc nhập bản đồ bằng máy quét. Số hoá bằng bàn số hóa là tiến trình ghi lại vị trí của trình tự các điểm đặc trưng dọc theo đường trên bản đồ. Phương pháp này cho kết quả dưới dạng bản đồ vectơ 2D. Còn kết quả của việc nhập bản đồ bằng máy quét là số liệu raster. Nếu sử dụng công cụ phần mềm chuyển đổi raster sang vectơ thì ta cũng có số liệu bản đồ vectơ 2D. Một trong các đặc trưng quan trọng của dữ liệu bản đồ là độ chính xác. Độ chính xác này phụ thuộc vào độ chính xác của bản đồ giấy và quá trình số hoá  hay quét bản đồ. </w:delText>
        </w:r>
      </w:del>
    </w:p>
    <w:p w14:paraId="5D6DDEB4" w14:textId="6E109373" w:rsidR="00FF5B02" w:rsidRPr="00283743" w:rsidDel="00441E88" w:rsidRDefault="00FF5B02" w:rsidP="00FF5B02">
      <w:pPr>
        <w:pStyle w:val="BodyTextIndent2"/>
        <w:spacing w:after="120" w:line="240" w:lineRule="auto"/>
        <w:jc w:val="both"/>
        <w:rPr>
          <w:del w:id="922" w:author="Windows User" w:date="2019-02-20T16:04:00Z"/>
          <w:szCs w:val="26"/>
        </w:rPr>
      </w:pPr>
      <w:del w:id="923" w:author="Windows User" w:date="2019-02-20T16:04:00Z">
        <w:r w:rsidRPr="00283743" w:rsidDel="00441E88">
          <w:rPr>
            <w:szCs w:val="26"/>
          </w:rPr>
          <w:delText xml:space="preserve">Số hoá là tiến trình chuyển đổi các đối tượng trên bản đồ giấy sang dạng số. Khi số hoá một bản đồ, ta sử dụng một bàn số hoá đã được kết nối với máy tính để đồ lại các đối tượng muốn số hóa. Các toạ độ x, y của đối tượng đó được ghi lại một cách tự động và được lưu trữ như dữ liệu không gian. Ta có thể tạo ra một lớp dữ liệu hoàn toàn mới, hay có thể cập nhật dữ liệu cho một lớp dữ liệu đang tồn tại. </w:delText>
        </w:r>
      </w:del>
    </w:p>
    <w:p w14:paraId="5B059327" w14:textId="77E380B7" w:rsidR="00FF5B02" w:rsidRPr="00283743" w:rsidDel="008E5096" w:rsidRDefault="00FF5B02" w:rsidP="00FF5B02">
      <w:pPr>
        <w:pStyle w:val="BodyTextIndent2"/>
        <w:spacing w:after="120" w:line="240" w:lineRule="auto"/>
        <w:jc w:val="both"/>
        <w:rPr>
          <w:del w:id="924" w:author="Windows User" w:date="2019-02-20T16:04:00Z"/>
          <w:szCs w:val="26"/>
        </w:rPr>
      </w:pPr>
      <w:del w:id="925" w:author="Windows User" w:date="2019-02-20T16:04:00Z">
        <w:r w:rsidRPr="00283743" w:rsidDel="008E5096">
          <w:rPr>
            <w:szCs w:val="26"/>
          </w:rPr>
          <w:delText xml:space="preserve">Dữ liệu ảnh có thể đại diện cho các đối tượng bất kỳ, hầu hết dữ liệu ảnh dùng trong ArcView có thể được quét vào từ bản đồ giấy, ảnh chụp của bề mặt trái đất. Ngoài ra, chúng ta cũng  có thể sử dụng  ảnh máy bay, ảnh vệ tinh để làm nền cho các thông tin trên bản đồ , hoặc làm nền để số hoá, cập nhật dữ liệu không gian. </w:delText>
        </w:r>
      </w:del>
    </w:p>
    <w:p w14:paraId="7FEB315B" w14:textId="079FEC7E" w:rsidR="00E31EB5" w:rsidRPr="00283743" w:rsidDel="008E5096" w:rsidRDefault="00E31EB5" w:rsidP="00E31EB5">
      <w:pPr>
        <w:pStyle w:val="Heading2"/>
        <w:keepLines w:val="0"/>
        <w:spacing w:before="0" w:line="240" w:lineRule="auto"/>
        <w:jc w:val="both"/>
        <w:rPr>
          <w:del w:id="926" w:author="Windows User" w:date="2019-02-20T16:04:00Z"/>
          <w:rFonts w:ascii="Times New Roman" w:hAnsi="Times New Roman" w:cs="Times New Roman"/>
          <w:bCs/>
          <w:iCs/>
        </w:rPr>
      </w:pPr>
      <w:bookmarkStart w:id="927" w:name="_Toc373715596"/>
      <w:bookmarkEnd w:id="906"/>
    </w:p>
    <w:p w14:paraId="7CD1695D" w14:textId="04619053" w:rsidR="00E31EB5" w:rsidRPr="00283743" w:rsidRDefault="00E31EB5" w:rsidP="00E31EB5">
      <w:pPr>
        <w:pStyle w:val="Heading1"/>
        <w:pBdr>
          <w:bottom w:val="thickThinSmallGap" w:sz="24" w:space="1" w:color="auto"/>
        </w:pBdr>
        <w:spacing w:before="0" w:line="240" w:lineRule="auto"/>
        <w:jc w:val="right"/>
        <w:rPr>
          <w:rFonts w:ascii="Times New Roman" w:hAnsi="Times New Roman" w:cs="Times New Roman"/>
          <w:b/>
          <w:color w:val="auto"/>
          <w:sz w:val="26"/>
          <w:szCs w:val="26"/>
        </w:rPr>
      </w:pPr>
      <w:del w:id="928" w:author="Windows User" w:date="2019-02-20T16:04:00Z">
        <w:r w:rsidRPr="00283743" w:rsidDel="008E5096">
          <w:rPr>
            <w:rFonts w:ascii="Times New Roman" w:hAnsi="Times New Roman" w:cs="Times New Roman"/>
            <w:bCs/>
            <w:iCs/>
            <w:sz w:val="26"/>
            <w:szCs w:val="26"/>
          </w:rPr>
          <w:br w:type="page"/>
        </w:r>
      </w:del>
      <w:bookmarkStart w:id="929" w:name="_Toc533410029"/>
      <w:r w:rsidRPr="00283743">
        <w:rPr>
          <w:rFonts w:ascii="Times New Roman" w:hAnsi="Times New Roman" w:cs="Times New Roman"/>
          <w:b/>
          <w:i/>
          <w:color w:val="auto"/>
          <w:sz w:val="26"/>
          <w:szCs w:val="26"/>
        </w:rPr>
        <w:t xml:space="preserve">CHƯƠNG </w:t>
      </w:r>
      <w:r w:rsidR="00374369">
        <w:rPr>
          <w:rFonts w:ascii="Times New Roman" w:hAnsi="Times New Roman" w:cs="Times New Roman"/>
          <w:b/>
          <w:i/>
          <w:color w:val="auto"/>
          <w:sz w:val="26"/>
          <w:szCs w:val="26"/>
        </w:rPr>
        <w:t>4</w:t>
      </w:r>
      <w:r w:rsidRPr="00283743">
        <w:rPr>
          <w:rFonts w:ascii="Times New Roman" w:hAnsi="Times New Roman" w:cs="Times New Roman"/>
          <w:b/>
          <w:color w:val="auto"/>
          <w:sz w:val="26"/>
          <w:szCs w:val="26"/>
        </w:rPr>
        <w:br/>
      </w:r>
      <w:r w:rsidRPr="00283743">
        <w:rPr>
          <w:rFonts w:ascii="Times New Roman" w:eastAsia="Gungsuh" w:hAnsi="Times New Roman" w:cs="Times New Roman"/>
          <w:color w:val="auto"/>
          <w:sz w:val="26"/>
          <w:szCs w:val="26"/>
        </w:rPr>
        <w:t>TRUY VẤN PHÂN TÍCH VÀ HIỂN THỊ DỮ LIỆU</w:t>
      </w:r>
      <w:bookmarkEnd w:id="929"/>
    </w:p>
    <w:bookmarkEnd w:id="927"/>
    <w:p w14:paraId="08C417FD" w14:textId="77777777" w:rsidR="00F610CB" w:rsidRPr="00283743" w:rsidRDefault="007C5BA4" w:rsidP="00E31EB5">
      <w:pPr>
        <w:spacing w:before="120"/>
        <w:jc w:val="both"/>
        <w:rPr>
          <w:rFonts w:ascii="Times New Roman" w:hAnsi="Times New Roman" w:cs="Times New Roman"/>
          <w:sz w:val="26"/>
          <w:szCs w:val="26"/>
        </w:rPr>
      </w:pPr>
      <w:r>
        <w:rPr>
          <w:rFonts w:ascii="Times New Roman" w:hAnsi="Times New Roman" w:cs="Times New Roman"/>
          <w:noProof/>
          <w:sz w:val="26"/>
          <w:szCs w:val="26"/>
          <w:lang w:eastAsia="ja-JP"/>
        </w:rPr>
        <w:pict w14:anchorId="4048AEAA">
          <v:group id="_x0000_s3638" style="position:absolute;left:0;text-align:left;margin-left:32.15pt;margin-top:87.1pt;width:398.2pt;height:276.3pt;z-index:251749376" coordorigin="1135,5120" coordsize="7059,6772">
            <v:shape id="_x0000_s3639" type="#_x0000_t202" style="position:absolute;left:1150;top:11413;width:7020;height:479" filled="f" stroked="f">
              <v:textbox style="mso-next-textbox:#_x0000_s3639" inset="0,0,0,0">
                <w:txbxContent>
                  <w:p w14:paraId="4DAB06C8" w14:textId="77777777" w:rsidR="004D6677" w:rsidRDefault="004D6677"/>
                </w:txbxContent>
              </v:textbox>
            </v:shape>
            <v:shape id="_x0000_s3640" type="#_x0000_t75" style="position:absolute;left:1271;top:5357;width:2986;height:2390">
              <v:imagedata r:id="rId43" o:title=""/>
            </v:shape>
            <v:shape id="_x0000_s3641" type="#_x0000_t75" style="position:absolute;left:4755;top:5344;width:3258;height:2406">
              <v:imagedata r:id="rId44" o:title=""/>
            </v:shape>
            <v:rect id="_x0000_s3642" style="position:absolute;left:1135;top:5120;width:7059;height:6154" filled="f">
              <v:stroke dashstyle="1 1" endcap="round"/>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3643" type="#_x0000_t13" style="position:absolute;left:4273;top:6390;width:482;height:347" fillcolor="lime"/>
            <v:shape id="_x0000_s3644" type="#_x0000_t202" style="position:absolute;left:1316;top:7729;width:2896;height:329" filled="f" stroked="f">
              <v:textbox style="mso-next-textbox:#_x0000_s3644" inset="0,0,0,0">
                <w:txbxContent>
                  <w:p w14:paraId="1110B176" w14:textId="77777777" w:rsidR="004D6677" w:rsidRDefault="004D6677"/>
                </w:txbxContent>
              </v:textbox>
            </v:shape>
            <v:shape id="_x0000_s3645" type="#_x0000_t75" style="position:absolute;left:1241;top:8196;width:2895;height:2390">
              <v:imagedata r:id="rId45" o:title=""/>
            </v:shape>
            <v:shape id="_x0000_s3646" type="#_x0000_t75" style="position:absolute;left:4634;top:8147;width:3439;height:2390">
              <v:imagedata r:id="rId46" o:title=""/>
            </v:shape>
            <v:shape id="_x0000_s3647" type="#_x0000_t13" style="position:absolute;left:4137;top:9377;width:482;height:347;rotation:180" fillcolor="lime"/>
            <v:shape id="_x0000_s3648" type="#_x0000_t202" style="position:absolute;left:1226;top:10806;width:6697;height:299" filled="f" stroked="f">
              <v:textbox style="mso-next-textbox:#_x0000_s3648" inset="0,0,0,0">
                <w:txbxContent>
                  <w:p w14:paraId="422F3558" w14:textId="77777777" w:rsidR="004D6677" w:rsidRDefault="004D6677"/>
                </w:txbxContent>
              </v:textbox>
            </v:shape>
          </v:group>
        </w:pict>
      </w:r>
      <w:del w:id="930" w:author="Windows User" w:date="2019-02-20T16:04:00Z">
        <w:r w:rsidR="00F610CB" w:rsidRPr="00283743" w:rsidDel="008E5096">
          <w:rPr>
            <w:rFonts w:ascii="Times New Roman" w:hAnsi="Times New Roman" w:cs="Times New Roman"/>
            <w:sz w:val="26"/>
            <w:szCs w:val="26"/>
          </w:rPr>
          <w:tab/>
        </w:r>
      </w:del>
      <w:r w:rsidR="00F610CB" w:rsidRPr="00283743">
        <w:rPr>
          <w:rFonts w:ascii="Times New Roman" w:hAnsi="Times New Roman" w:cs="Times New Roman"/>
          <w:sz w:val="26"/>
          <w:szCs w:val="26"/>
        </w:rPr>
        <w:t>Truy vấn dữ liệu đề cập đến việc tìm kiếm các đối tượng dữ liệu không gian (và các thuộc tính của chúng) hiện diện tại một vị trí cụ thể hoặc tìm kiếm các vị trí có những đối tượng không gian thoả mãn một tiêu chuẩn cụ thể. Khi các truy vấn được thực hiện một cách tương tác với nhau thì các kết quả thường được biểu diễn dưới dạng các khung nhìn được liên kết động.</w:t>
      </w:r>
      <w:bookmarkStart w:id="931" w:name="_GoBack"/>
      <w:bookmarkEnd w:id="931"/>
    </w:p>
    <w:p w14:paraId="65D8FA7B" w14:textId="77777777" w:rsidR="00E31EB5" w:rsidRPr="00283743" w:rsidRDefault="00E31EB5" w:rsidP="00F610CB">
      <w:pPr>
        <w:spacing w:before="120"/>
        <w:jc w:val="both"/>
        <w:rPr>
          <w:rFonts w:ascii="Times New Roman" w:hAnsi="Times New Roman" w:cs="Times New Roman"/>
          <w:sz w:val="26"/>
          <w:szCs w:val="26"/>
        </w:rPr>
      </w:pPr>
    </w:p>
    <w:p w14:paraId="500E3C04" w14:textId="77777777" w:rsidR="00E31EB5" w:rsidRPr="00283743" w:rsidRDefault="00E31EB5" w:rsidP="00F610CB">
      <w:pPr>
        <w:spacing w:before="120"/>
        <w:jc w:val="both"/>
        <w:rPr>
          <w:rFonts w:ascii="Times New Roman" w:hAnsi="Times New Roman" w:cs="Times New Roman"/>
          <w:sz w:val="26"/>
          <w:szCs w:val="26"/>
        </w:rPr>
      </w:pPr>
    </w:p>
    <w:p w14:paraId="4D213E8B" w14:textId="77777777" w:rsidR="00E31EB5" w:rsidRPr="00283743" w:rsidRDefault="00E31EB5" w:rsidP="00F610CB">
      <w:pPr>
        <w:spacing w:before="120"/>
        <w:jc w:val="both"/>
        <w:rPr>
          <w:rFonts w:ascii="Times New Roman" w:hAnsi="Times New Roman" w:cs="Times New Roman"/>
          <w:sz w:val="26"/>
          <w:szCs w:val="26"/>
        </w:rPr>
      </w:pPr>
    </w:p>
    <w:p w14:paraId="0F693337" w14:textId="77777777" w:rsidR="00E31EB5" w:rsidRPr="00283743" w:rsidRDefault="00E31EB5" w:rsidP="00F610CB">
      <w:pPr>
        <w:spacing w:before="120"/>
        <w:jc w:val="both"/>
        <w:rPr>
          <w:rFonts w:ascii="Times New Roman" w:hAnsi="Times New Roman" w:cs="Times New Roman"/>
          <w:sz w:val="26"/>
          <w:szCs w:val="26"/>
        </w:rPr>
      </w:pPr>
    </w:p>
    <w:p w14:paraId="51DE7ADA" w14:textId="77777777" w:rsidR="00E31EB5" w:rsidRPr="00283743" w:rsidRDefault="00E31EB5" w:rsidP="00F610CB">
      <w:pPr>
        <w:spacing w:before="120"/>
        <w:jc w:val="both"/>
        <w:rPr>
          <w:rFonts w:ascii="Times New Roman" w:hAnsi="Times New Roman" w:cs="Times New Roman"/>
          <w:sz w:val="26"/>
          <w:szCs w:val="26"/>
        </w:rPr>
      </w:pPr>
    </w:p>
    <w:p w14:paraId="5F1BEE09" w14:textId="77777777" w:rsidR="00E31EB5" w:rsidRPr="00283743" w:rsidRDefault="00E31EB5" w:rsidP="00F610CB">
      <w:pPr>
        <w:spacing w:before="120"/>
        <w:jc w:val="both"/>
        <w:rPr>
          <w:rFonts w:ascii="Times New Roman" w:hAnsi="Times New Roman" w:cs="Times New Roman"/>
          <w:sz w:val="26"/>
          <w:szCs w:val="26"/>
        </w:rPr>
      </w:pPr>
    </w:p>
    <w:p w14:paraId="4D87BE3D" w14:textId="77777777" w:rsidR="00E31EB5" w:rsidRPr="00283743" w:rsidRDefault="00E31EB5" w:rsidP="00F610CB">
      <w:pPr>
        <w:spacing w:before="120"/>
        <w:jc w:val="both"/>
        <w:rPr>
          <w:rFonts w:ascii="Times New Roman" w:hAnsi="Times New Roman" w:cs="Times New Roman"/>
          <w:sz w:val="26"/>
          <w:szCs w:val="26"/>
        </w:rPr>
      </w:pPr>
    </w:p>
    <w:p w14:paraId="6B9A045F" w14:textId="77777777" w:rsidR="00E31EB5" w:rsidRPr="00283743" w:rsidRDefault="00E31EB5" w:rsidP="00F610CB">
      <w:pPr>
        <w:spacing w:before="120"/>
        <w:jc w:val="both"/>
        <w:rPr>
          <w:rFonts w:ascii="Times New Roman" w:hAnsi="Times New Roman" w:cs="Times New Roman"/>
          <w:sz w:val="26"/>
          <w:szCs w:val="26"/>
        </w:rPr>
      </w:pPr>
    </w:p>
    <w:p w14:paraId="0EA6A507" w14:textId="77777777" w:rsidR="00E31EB5" w:rsidRPr="00283743" w:rsidRDefault="00E31EB5" w:rsidP="00F610CB">
      <w:pPr>
        <w:spacing w:before="120"/>
        <w:jc w:val="both"/>
        <w:rPr>
          <w:rFonts w:ascii="Times New Roman" w:hAnsi="Times New Roman" w:cs="Times New Roman"/>
          <w:sz w:val="26"/>
          <w:szCs w:val="26"/>
        </w:rPr>
      </w:pPr>
    </w:p>
    <w:p w14:paraId="2A15C267" w14:textId="77777777" w:rsidR="00E31EB5" w:rsidRPr="00283743" w:rsidRDefault="00E31EB5" w:rsidP="00F610CB">
      <w:pPr>
        <w:spacing w:before="120"/>
        <w:jc w:val="both"/>
        <w:rPr>
          <w:rFonts w:ascii="Times New Roman" w:hAnsi="Times New Roman" w:cs="Times New Roman"/>
          <w:sz w:val="26"/>
          <w:szCs w:val="26"/>
        </w:rPr>
      </w:pPr>
    </w:p>
    <w:p w14:paraId="1FCFC07D" w14:textId="77777777" w:rsidR="00E31EB5" w:rsidRPr="00283743" w:rsidRDefault="00E31EB5" w:rsidP="00F610CB">
      <w:pPr>
        <w:spacing w:before="120"/>
        <w:jc w:val="both"/>
        <w:rPr>
          <w:rFonts w:ascii="Times New Roman" w:hAnsi="Times New Roman" w:cs="Times New Roman"/>
          <w:sz w:val="26"/>
          <w:szCs w:val="26"/>
        </w:rPr>
      </w:pPr>
    </w:p>
    <w:p w14:paraId="0018317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Truy vấn dữ liệu từ một cơ sở dữ liệu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là trả lời một trong hai câu hỏi sau: </w:t>
      </w:r>
    </w:p>
    <w:p w14:paraId="3B2D47BD" w14:textId="77777777" w:rsidR="00F610CB" w:rsidRPr="00283743" w:rsidRDefault="00F610CB" w:rsidP="005F5568">
      <w:pPr>
        <w:numPr>
          <w:ilvl w:val="0"/>
          <w:numId w:val="22"/>
        </w:numPr>
        <w:tabs>
          <w:tab w:val="clear" w:pos="900"/>
          <w:tab w:val="num" w:pos="724"/>
        </w:tabs>
        <w:spacing w:before="120" w:after="0" w:line="240" w:lineRule="auto"/>
        <w:ind w:left="724"/>
        <w:jc w:val="both"/>
        <w:rPr>
          <w:rFonts w:ascii="Times New Roman" w:hAnsi="Times New Roman" w:cs="Times New Roman"/>
          <w:b/>
          <w:bCs/>
          <w:i/>
          <w:sz w:val="26"/>
          <w:szCs w:val="26"/>
        </w:rPr>
      </w:pPr>
      <w:r w:rsidRPr="00283743">
        <w:rPr>
          <w:rFonts w:ascii="Times New Roman" w:hAnsi="Times New Roman" w:cs="Times New Roman"/>
          <w:sz w:val="26"/>
          <w:szCs w:val="26"/>
        </w:rPr>
        <w:t>Câu hỏi một: Từ những dữ liệu không gian được hiển thị trên màn hình, hãy cho biết những đặc tính của một đối tượng được chọn và hiển thị những đặc tính đó trên màn hình?</w:t>
      </w:r>
    </w:p>
    <w:p w14:paraId="53260463" w14:textId="77777777" w:rsidR="00F610CB" w:rsidRPr="00283743" w:rsidRDefault="00F610CB" w:rsidP="005F5568">
      <w:pPr>
        <w:numPr>
          <w:ilvl w:val="0"/>
          <w:numId w:val="22"/>
        </w:numPr>
        <w:tabs>
          <w:tab w:val="clear" w:pos="900"/>
          <w:tab w:val="num" w:pos="724"/>
        </w:tabs>
        <w:spacing w:before="120" w:after="0" w:line="240" w:lineRule="auto"/>
        <w:ind w:left="724"/>
        <w:jc w:val="both"/>
        <w:rPr>
          <w:rFonts w:ascii="Times New Roman" w:hAnsi="Times New Roman" w:cs="Times New Roman"/>
          <w:b/>
          <w:bCs/>
          <w:i/>
          <w:sz w:val="26"/>
          <w:szCs w:val="26"/>
        </w:rPr>
      </w:pPr>
      <w:r w:rsidRPr="00283743">
        <w:rPr>
          <w:rFonts w:ascii="Times New Roman" w:hAnsi="Times New Roman" w:cs="Times New Roman"/>
          <w:bCs/>
          <w:sz w:val="26"/>
          <w:szCs w:val="26"/>
        </w:rPr>
        <w:t xml:space="preserve">Câu hỏi hai: </w:t>
      </w:r>
      <w:r w:rsidRPr="00283743">
        <w:rPr>
          <w:rFonts w:ascii="Times New Roman" w:hAnsi="Times New Roman" w:cs="Times New Roman"/>
          <w:sz w:val="26"/>
          <w:szCs w:val="26"/>
        </w:rPr>
        <w:t>Từ các bảng dữ liệu thuộc tính được hiển thị trên màn hình, hãy tìm đối tượng không gian tương ứng và hiển thị đối tượng này lên màn hình?</w:t>
      </w:r>
    </w:p>
    <w:p w14:paraId="7483329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b/>
          <w:bCs/>
          <w:i/>
          <w:sz w:val="26"/>
          <w:szCs w:val="26"/>
        </w:rPr>
        <w:tab/>
      </w:r>
      <w:r w:rsidRPr="00283743">
        <w:rPr>
          <w:rFonts w:ascii="Times New Roman" w:hAnsi="Times New Roman" w:cs="Times New Roman"/>
          <w:sz w:val="26"/>
          <w:szCs w:val="26"/>
        </w:rPr>
        <w:t xml:space="preserve"> Trong câu hỏi một, người sử dụng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dùng con trỏ chỉ vào một đối tượng bất kỳ trên dữ liệu không gian được hiển thị trên màn hình, kích vào đó để truy xuất dữ liệu thuộc tính của đối tượng mà con trỏ chỉ vào. </w:t>
      </w:r>
    </w:p>
    <w:p w14:paraId="6837AE07"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Trong câu hỏi hai, người sử dụng nhập những thuộc tính đã biết  như: “Quốc lộ 1”, “mật độ dân cư  &gt; 5000 người/km</w:t>
      </w:r>
      <w:r w:rsidRPr="00283743">
        <w:rPr>
          <w:rFonts w:ascii="Times New Roman" w:hAnsi="Times New Roman" w:cs="Times New Roman"/>
          <w:iCs/>
          <w:sz w:val="26"/>
          <w:szCs w:val="26"/>
          <w:vertAlign w:val="superscript"/>
        </w:rPr>
        <w:t>2</w:t>
      </w:r>
      <w:r w:rsidRPr="00283743">
        <w:rPr>
          <w:rFonts w:ascii="Times New Roman" w:hAnsi="Times New Roman" w:cs="Times New Roman"/>
          <w:iCs/>
          <w:sz w:val="26"/>
          <w:szCs w:val="26"/>
        </w:rPr>
        <w:t xml:space="preserve">”, “vùng ô nhiễm bụi”, “vùng trồng lúa”, …. để tìm vị trí của các đối tượng trên dữ liệu không gian thoả điều kiện nhập vào. Các đối tượng được chọn có thể được đánh dấu trên màn hình hay được thể hiện trong một cửa sổ khác. </w:t>
      </w:r>
    </w:p>
    <w:p w14:paraId="3B1C3C27" w14:textId="77777777" w:rsidR="00E31EB5" w:rsidRPr="00283743" w:rsidRDefault="00367F38" w:rsidP="005F5568">
      <w:pPr>
        <w:pStyle w:val="Heading2"/>
        <w:numPr>
          <w:ilvl w:val="1"/>
          <w:numId w:val="23"/>
        </w:numPr>
        <w:spacing w:before="360" w:line="240" w:lineRule="auto"/>
        <w:ind w:left="709"/>
        <w:rPr>
          <w:rFonts w:ascii="Times New Roman" w:hAnsi="Times New Roman" w:cs="Times New Roman"/>
          <w:b/>
          <w:color w:val="auto"/>
        </w:rPr>
      </w:pPr>
      <w:bookmarkStart w:id="932" w:name="_Toc533410030"/>
      <w:r w:rsidRPr="00283743">
        <w:rPr>
          <w:rFonts w:ascii="Times New Roman" w:hAnsi="Times New Roman" w:cs="Times New Roman"/>
          <w:b/>
          <w:color w:val="auto"/>
        </w:rPr>
        <w:t xml:space="preserve">TRUY VẤN </w:t>
      </w:r>
      <w:r w:rsidR="00414758" w:rsidRPr="00283743">
        <w:rPr>
          <w:rFonts w:ascii="Times New Roman" w:hAnsi="Times New Roman" w:cs="Times New Roman"/>
          <w:b/>
          <w:color w:val="auto"/>
        </w:rPr>
        <w:t xml:space="preserve">TỪ </w:t>
      </w:r>
      <w:r w:rsidRPr="00283743">
        <w:rPr>
          <w:rFonts w:ascii="Times New Roman" w:hAnsi="Times New Roman" w:cs="Times New Roman"/>
          <w:b/>
          <w:color w:val="auto"/>
        </w:rPr>
        <w:t>DỮ LIỆU THUỘC TÍNH</w:t>
      </w:r>
      <w:bookmarkEnd w:id="932"/>
    </w:p>
    <w:p w14:paraId="453C767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Đối với hệ thống thông tin địa lý, để xây dựng một cơ sở dữ liệu từ không gian thực, chúng ta phải mô tả dữ liệu dưới dạng số hóa một cách có phương pháp và định </w:t>
      </w:r>
      <w:r w:rsidRPr="00283743">
        <w:rPr>
          <w:rFonts w:ascii="Times New Roman" w:hAnsi="Times New Roman" w:cs="Times New Roman"/>
          <w:sz w:val="26"/>
          <w:szCs w:val="26"/>
        </w:rPr>
        <w:lastRenderedPageBreak/>
        <w:t>lượng với số liệu thống kê được từ thế giới thực. Trong đó, dữ liệu thuộc tính thiết lập mối quan hệ, liên kết đến những bản đồ với những số liệu thống kê mà ta đã mô tả và sau đó tự động hóa những đặc tính địa lý và kết quả đặt trên bản đồ để xử lý.</w:t>
      </w:r>
    </w:p>
    <w:p w14:paraId="3B989176"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Trong hệ thống thông tin địa lý, tất cả dữ liệu thuộc tính được thiết lập thành một cấu trúc trong một bảng. Những dòng của bảng là các mẫu tin (record) và những cột của bảng là các thuộc tính (attribute). Mỗi mẫu tin đi với một thuộc tính chứa đựng một giá trị và giá trị đó được chia thành nhiều kiểu dữ liệu như: chữ (text), số (number), luận lý (boolean), ngày (date), … dựa trên các giá trị này chúng ta có thể tìm kiếm, sửa đổi hoặc cập nhật các thông tin mới.  </w:t>
      </w:r>
    </w:p>
    <w:p w14:paraId="67112F7C" w14:textId="77777777" w:rsidR="00F610CB" w:rsidRPr="00283743" w:rsidRDefault="007C5BA4" w:rsidP="00F610CB">
      <w:pPr>
        <w:spacing w:before="120"/>
        <w:rPr>
          <w:rFonts w:ascii="Times New Roman" w:hAnsi="Times New Roman" w:cs="Times New Roman"/>
          <w:sz w:val="26"/>
          <w:szCs w:val="26"/>
        </w:rPr>
      </w:pPr>
      <w:r>
        <w:rPr>
          <w:rFonts w:ascii="Times New Roman" w:hAnsi="Times New Roman" w:cs="Times New Roman"/>
          <w:noProof/>
          <w:sz w:val="26"/>
          <w:szCs w:val="26"/>
          <w:lang w:eastAsia="ja-JP"/>
        </w:rPr>
        <w:pict w14:anchorId="3F6183D4">
          <v:group id="_x0000_s3513" style="position:absolute;margin-left:36.2pt;margin-top:10.9pt;width:407.25pt;height:280.55pt;z-index:251737088" coordorigin="1135,1032" coordsize="7028,5233">
            <v:shape id="_x0000_s3514" type="#_x0000_t202" style="position:absolute;left:3307;top:1032;width:2121;height:481" filled="f" stroked="f">
              <v:textbox style="mso-next-textbox:#_x0000_s3514">
                <w:txbxContent>
                  <w:p w14:paraId="2D1D3964" w14:textId="77777777" w:rsidR="004D6677" w:rsidRDefault="004D6677"/>
                </w:txbxContent>
              </v:textbox>
            </v:shape>
            <v:shape id="_x0000_s3515" type="#_x0000_t202" style="position:absolute;left:6565;top:4136;width:1448;height:745" filled="f" stroked="f">
              <v:textbox style="mso-next-textbox:#_x0000_s3515" inset="0,,0">
                <w:txbxContent>
                  <w:p w14:paraId="18A228D6" w14:textId="77777777" w:rsidR="004D6677" w:rsidRDefault="004D6677"/>
                </w:txbxContent>
              </v:textbox>
            </v:shape>
            <v:shape id="_x0000_s3516" type="#_x0000_t202" style="position:absolute;left:6414;top:3019;width:1086;height:372" filled="f" stroked="f">
              <v:textbox style="mso-next-textbox:#_x0000_s3516" inset="0,0,0,0">
                <w:txbxContent>
                  <w:p w14:paraId="06702F05" w14:textId="77777777" w:rsidR="004D6677" w:rsidRDefault="004D6677"/>
                </w:txbxContent>
              </v:textbox>
            </v:shape>
            <v:shape id="_x0000_s3517" type="#_x0000_t202" style="position:absolute;left:6565;top:3453;width:1400;height:745" filled="f" stroked="f">
              <v:textbox style="mso-next-textbox:#_x0000_s3517" inset="0,0,0,0">
                <w:txbxContent>
                  <w:p w14:paraId="5FC37DB1" w14:textId="77777777" w:rsidR="004D6677" w:rsidRDefault="004D6677"/>
                </w:txbxContent>
              </v:textbox>
            </v:shape>
            <v:shape id="_x0000_s3518" type="#_x0000_t75" style="position:absolute;left:1316;top:1963;width:4878;height:3429" fillcolor="#0c9">
              <v:imagedata r:id="rId47" o:title=""/>
            </v:shape>
            <v:rect id="_x0000_s3519" style="position:absolute;left:2236;top:4338;width:1112;height:216" filled="f" strokecolor="blue" strokeweight="1.5pt"/>
            <v:rect id="_x0000_s3520" style="position:absolute;left:4846;top:3608;width:1059;height:216" filled="f" strokecolor="blue" strokeweight="1.5pt"/>
            <v:rect id="_x0000_s3521" style="position:absolute;left:1358;top:3105;width:4592;height:234" filled="f" strokecolor="blue" strokeweight="1.5pt"/>
            <v:shape id="_x0000_s3522" type="#_x0000_t202" style="position:absolute;left:1859;top:5713;width:5580;height:552" filled="f" stroked="f">
              <v:textbox style="mso-next-textbox:#_x0000_s3522">
                <w:txbxContent>
                  <w:p w14:paraId="1B0991DA" w14:textId="77777777" w:rsidR="004D6677" w:rsidRDefault="004D6677"/>
                </w:txbxContent>
              </v:textbox>
            </v:shape>
            <v:rect id="_x0000_s3523" style="position:absolute;left:1135;top:1032;width:7028;height:4706" filled="f">
              <v:stroke dashstyle="1 1" endcap="round"/>
            </v:rect>
            <v:line id="_x0000_s3524" style="position:absolute;flip:x" from="3323,4446" to="6565,4446" strokeweight="1.5pt">
              <v:stroke endarrow="classic"/>
            </v:line>
            <v:line id="_x0000_s3525" style="position:absolute;flip:x" from="5917,3654" to="6460,3654" strokeweight="1.5pt">
              <v:stroke endarrow="classic"/>
            </v:line>
            <v:line id="_x0000_s3526" style="position:absolute;flip:x" from="5886,3236" to="6429,3236" strokeweight="1.5pt">
              <v:stroke endarrow="classic"/>
            </v:line>
            <v:line id="_x0000_s3527" style="position:absolute;flip:x" from="2574,1485" to="4294,2411" strokeweight="1.5pt">
              <v:stroke endarrow="classic"/>
            </v:line>
            <v:line id="_x0000_s3528" style="position:absolute;flip:x" from="3654,1485" to="4294,2411" strokeweight="1.5pt">
              <v:stroke endarrow="classic"/>
            </v:line>
            <v:line id="_x0000_s3529" style="position:absolute" from="4294,1468" to="4505,2368" strokeweight="1.5pt">
              <v:stroke endarrow="classic"/>
            </v:line>
            <v:line id="_x0000_s3530" style="position:absolute" from="4294,1468" to="5033,2368" strokeweight="1.5pt">
              <v:stroke endarrow="classic"/>
            </v:line>
            <v:line id="_x0000_s3531" style="position:absolute" from="4294,1485" to="5814,2411" strokeweight="1.5pt">
              <v:stroke endarrow="classic"/>
            </v:line>
          </v:group>
        </w:pict>
      </w:r>
    </w:p>
    <w:p w14:paraId="19579D2A" w14:textId="77777777" w:rsidR="00F610CB" w:rsidRPr="00283743" w:rsidRDefault="00F610CB" w:rsidP="00F610CB">
      <w:pPr>
        <w:spacing w:before="120"/>
        <w:rPr>
          <w:rFonts w:ascii="Times New Roman" w:hAnsi="Times New Roman" w:cs="Times New Roman"/>
          <w:sz w:val="26"/>
          <w:szCs w:val="26"/>
        </w:rPr>
      </w:pPr>
    </w:p>
    <w:p w14:paraId="51350410" w14:textId="77777777" w:rsidR="00F610CB" w:rsidRPr="00283743" w:rsidRDefault="00F610CB" w:rsidP="00F610CB">
      <w:pPr>
        <w:spacing w:before="120"/>
        <w:rPr>
          <w:rFonts w:ascii="Times New Roman" w:hAnsi="Times New Roman" w:cs="Times New Roman"/>
          <w:sz w:val="26"/>
          <w:szCs w:val="26"/>
        </w:rPr>
      </w:pPr>
    </w:p>
    <w:p w14:paraId="79E9AF4D" w14:textId="77777777" w:rsidR="00F610CB" w:rsidRPr="00283743" w:rsidRDefault="00F610CB" w:rsidP="00F610CB">
      <w:pPr>
        <w:spacing w:before="120"/>
        <w:rPr>
          <w:rFonts w:ascii="Times New Roman" w:hAnsi="Times New Roman" w:cs="Times New Roman"/>
          <w:sz w:val="26"/>
          <w:szCs w:val="26"/>
        </w:rPr>
      </w:pPr>
    </w:p>
    <w:p w14:paraId="14F726D8" w14:textId="77777777" w:rsidR="00F610CB" w:rsidRPr="00283743" w:rsidRDefault="00F610CB" w:rsidP="00F610CB">
      <w:pPr>
        <w:spacing w:before="120"/>
        <w:rPr>
          <w:rFonts w:ascii="Times New Roman" w:hAnsi="Times New Roman" w:cs="Times New Roman"/>
          <w:sz w:val="26"/>
          <w:szCs w:val="26"/>
        </w:rPr>
      </w:pPr>
    </w:p>
    <w:p w14:paraId="6899E856" w14:textId="77777777" w:rsidR="00F610CB" w:rsidRPr="00283743" w:rsidRDefault="00F610CB" w:rsidP="00F610CB">
      <w:pPr>
        <w:spacing w:before="120"/>
        <w:rPr>
          <w:rFonts w:ascii="Times New Roman" w:hAnsi="Times New Roman" w:cs="Times New Roman"/>
          <w:sz w:val="26"/>
          <w:szCs w:val="26"/>
        </w:rPr>
      </w:pPr>
    </w:p>
    <w:p w14:paraId="73730A19" w14:textId="77777777" w:rsidR="00F610CB" w:rsidRPr="00283743" w:rsidRDefault="00F610CB" w:rsidP="00F610CB">
      <w:pPr>
        <w:spacing w:before="120"/>
        <w:rPr>
          <w:rFonts w:ascii="Times New Roman" w:hAnsi="Times New Roman" w:cs="Times New Roman"/>
          <w:sz w:val="26"/>
          <w:szCs w:val="26"/>
        </w:rPr>
      </w:pPr>
    </w:p>
    <w:p w14:paraId="1F575FA3" w14:textId="77777777" w:rsidR="00F610CB" w:rsidRPr="00283743" w:rsidRDefault="00F610CB" w:rsidP="00F610CB">
      <w:pPr>
        <w:spacing w:before="120"/>
        <w:rPr>
          <w:rFonts w:ascii="Times New Roman" w:hAnsi="Times New Roman" w:cs="Times New Roman"/>
          <w:sz w:val="26"/>
          <w:szCs w:val="26"/>
        </w:rPr>
      </w:pPr>
    </w:p>
    <w:p w14:paraId="75FCC21C" w14:textId="77777777" w:rsidR="00F610CB" w:rsidRPr="00283743" w:rsidRDefault="00F610CB" w:rsidP="00F610CB">
      <w:pPr>
        <w:spacing w:before="120"/>
        <w:rPr>
          <w:rFonts w:ascii="Times New Roman" w:hAnsi="Times New Roman" w:cs="Times New Roman"/>
          <w:sz w:val="26"/>
          <w:szCs w:val="26"/>
        </w:rPr>
      </w:pPr>
    </w:p>
    <w:p w14:paraId="7CAF9A77" w14:textId="77777777" w:rsidR="00F610CB" w:rsidRPr="00283743" w:rsidRDefault="00F610CB" w:rsidP="00F610CB">
      <w:pPr>
        <w:spacing w:before="120"/>
        <w:rPr>
          <w:rFonts w:ascii="Times New Roman" w:hAnsi="Times New Roman" w:cs="Times New Roman"/>
          <w:sz w:val="26"/>
          <w:szCs w:val="26"/>
        </w:rPr>
      </w:pPr>
    </w:p>
    <w:p w14:paraId="77C5AF74" w14:textId="77777777" w:rsidR="00F610CB" w:rsidRPr="00283743" w:rsidRDefault="00F610CB" w:rsidP="00F610CB">
      <w:pPr>
        <w:spacing w:before="120"/>
        <w:rPr>
          <w:rFonts w:ascii="Times New Roman" w:hAnsi="Times New Roman" w:cs="Times New Roman"/>
          <w:sz w:val="26"/>
          <w:szCs w:val="26"/>
        </w:rPr>
      </w:pPr>
    </w:p>
    <w:p w14:paraId="75E8E874" w14:textId="77777777" w:rsidR="00F610CB" w:rsidRPr="00283743" w:rsidRDefault="00F610CB" w:rsidP="00F610CB">
      <w:pPr>
        <w:spacing w:before="120"/>
        <w:rPr>
          <w:rFonts w:ascii="Times New Roman" w:hAnsi="Times New Roman" w:cs="Times New Roman"/>
          <w:sz w:val="26"/>
          <w:szCs w:val="26"/>
        </w:rPr>
      </w:pPr>
    </w:p>
    <w:p w14:paraId="032A98F7" w14:textId="77777777" w:rsidR="00F610CB" w:rsidRPr="00283743" w:rsidRDefault="00F610CB" w:rsidP="00F610CB">
      <w:pPr>
        <w:spacing w:before="120"/>
        <w:rPr>
          <w:rFonts w:ascii="Times New Roman" w:hAnsi="Times New Roman" w:cs="Times New Roman"/>
          <w:sz w:val="26"/>
          <w:szCs w:val="26"/>
        </w:rPr>
      </w:pPr>
    </w:p>
    <w:p w14:paraId="143AE1B9"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Hầu hết hệ thống thông tin địa lý đều được xây dựng một hệ quản trị cơ sở dữ liệu khá căn bản để quản lý dữ liệu địa lý hoặc dựa vào khả năng của một hệ quản trị cơ sở dữ liệu (DBMS) hiện có. Khi đó, việc truy vấn dữ liệu được điều khiển bởi khả năng của người quản lý cơ sở dữ liệu. Tất cả những hệ quản trị cơ sở dữ liệu bao gồm những chức năng về hiển thị dữ liệu căn bản, đó là hiển thị tất cả các thuộc tính trong một cơ sở dữ liệu, hiển thị tất cả các mẫu tin cùng với các thuộc tính của chúng và hiển thị tất cả các cơ sở dữ liệu đang tồn tại. Đồng thời, hệ quản trị cơ sở dữ liệu cũng cho phép xuất các mẫu tin theo một định dạng chuẩn, với cách trình bày trang đặc thù.</w:t>
      </w:r>
    </w:p>
    <w:p w14:paraId="31F22D35" w14:textId="77777777" w:rsidR="00F610CB" w:rsidRPr="00283743" w:rsidRDefault="00F610CB" w:rsidP="00F610CB">
      <w:pPr>
        <w:jc w:val="both"/>
        <w:rPr>
          <w:rFonts w:ascii="Times New Roman" w:hAnsi="Times New Roman" w:cs="Times New Roman"/>
          <w:spacing w:val="-4"/>
          <w:sz w:val="26"/>
          <w:szCs w:val="26"/>
        </w:rPr>
      </w:pPr>
      <w:r w:rsidRPr="00283743">
        <w:rPr>
          <w:rFonts w:ascii="Times New Roman" w:hAnsi="Times New Roman" w:cs="Times New Roman"/>
          <w:spacing w:val="-4"/>
          <w:sz w:val="26"/>
          <w:szCs w:val="26"/>
        </w:rPr>
        <w:tab/>
        <w:t xml:space="preserve">Trên thực tế, việc tìm kiếm thông tin trong cơ sở dữ liệu là đáng quan tâm nhất, hệ quản trị cơ sở dữ liệu phải hỗ trợ các chức năng thuộc về phạm trù </w:t>
      </w:r>
      <w:r w:rsidRPr="00283743">
        <w:rPr>
          <w:rFonts w:ascii="Times New Roman" w:hAnsi="Times New Roman" w:cs="Times New Roman"/>
          <w:i/>
          <w:spacing w:val="-4"/>
          <w:sz w:val="26"/>
          <w:szCs w:val="26"/>
        </w:rPr>
        <w:t>truy vấn</w:t>
      </w:r>
      <w:r w:rsidRPr="00283743">
        <w:rPr>
          <w:rFonts w:ascii="Times New Roman" w:hAnsi="Times New Roman" w:cs="Times New Roman"/>
          <w:spacing w:val="-4"/>
          <w:sz w:val="26"/>
          <w:szCs w:val="26"/>
        </w:rPr>
        <w:t>. Hệ quản trị cơ sở dữ liệu phải cho phép truy vấn dữ liệu tại bất kỳ mẫu tin và bất kỳ yêu cầu truy vấn nào.</w:t>
      </w:r>
    </w:p>
    <w:p w14:paraId="32BD212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i/>
          <w:sz w:val="26"/>
          <w:szCs w:val="26"/>
        </w:rPr>
        <w:tab/>
        <w:t>Find</w:t>
      </w:r>
      <w:r w:rsidRPr="00283743">
        <w:rPr>
          <w:rFonts w:ascii="Times New Roman" w:hAnsi="Times New Roman" w:cs="Times New Roman"/>
          <w:sz w:val="26"/>
          <w:szCs w:val="26"/>
        </w:rPr>
        <w:t xml:space="preserve"> là dạng tìm kiếm từ dữ liệu thuộc tính cơ bản nhất. </w:t>
      </w:r>
      <w:r w:rsidRPr="00283743">
        <w:rPr>
          <w:rFonts w:ascii="Times New Roman" w:hAnsi="Times New Roman" w:cs="Times New Roman"/>
          <w:i/>
          <w:sz w:val="26"/>
          <w:szCs w:val="26"/>
        </w:rPr>
        <w:t>Find</w:t>
      </w:r>
      <w:r w:rsidRPr="00283743">
        <w:rPr>
          <w:rFonts w:ascii="Times New Roman" w:hAnsi="Times New Roman" w:cs="Times New Roman"/>
          <w:sz w:val="26"/>
          <w:szCs w:val="26"/>
        </w:rPr>
        <w:t xml:space="preserve"> thường được dùng để tìm kiếm trên từng mẫu tin riêng lẻ, có thể thông qua loại tìm kiếm bằng </w:t>
      </w:r>
      <w:r w:rsidRPr="00283743">
        <w:rPr>
          <w:rFonts w:ascii="Times New Roman" w:hAnsi="Times New Roman" w:cs="Times New Roman"/>
          <w:i/>
          <w:sz w:val="26"/>
          <w:szCs w:val="26"/>
        </w:rPr>
        <w:t>search</w:t>
      </w:r>
      <w:r w:rsidRPr="00283743">
        <w:rPr>
          <w:rFonts w:ascii="Times New Roman" w:hAnsi="Times New Roman" w:cs="Times New Roman"/>
          <w:sz w:val="26"/>
          <w:szCs w:val="26"/>
        </w:rPr>
        <w:t xml:space="preserve"> (dò </w:t>
      </w:r>
      <w:r w:rsidRPr="00283743">
        <w:rPr>
          <w:rFonts w:ascii="Times New Roman" w:hAnsi="Times New Roman" w:cs="Times New Roman"/>
          <w:sz w:val="26"/>
          <w:szCs w:val="26"/>
        </w:rPr>
        <w:lastRenderedPageBreak/>
        <w:t xml:space="preserve">tìm) hoặc </w:t>
      </w:r>
      <w:r w:rsidRPr="00283743">
        <w:rPr>
          <w:rFonts w:ascii="Times New Roman" w:hAnsi="Times New Roman" w:cs="Times New Roman"/>
          <w:i/>
          <w:sz w:val="26"/>
          <w:szCs w:val="26"/>
        </w:rPr>
        <w:t xml:space="preserve">browse </w:t>
      </w:r>
      <w:r w:rsidRPr="00283743">
        <w:rPr>
          <w:rFonts w:ascii="Times New Roman" w:hAnsi="Times New Roman" w:cs="Times New Roman"/>
          <w:sz w:val="26"/>
          <w:szCs w:val="26"/>
        </w:rPr>
        <w:t xml:space="preserve">(duyệt qua). </w:t>
      </w:r>
      <w:r w:rsidRPr="00283743">
        <w:rPr>
          <w:rFonts w:ascii="Times New Roman" w:hAnsi="Times New Roman" w:cs="Times New Roman"/>
          <w:i/>
          <w:sz w:val="26"/>
          <w:szCs w:val="26"/>
        </w:rPr>
        <w:t>Browse</w:t>
      </w:r>
      <w:r w:rsidRPr="00283743">
        <w:rPr>
          <w:rFonts w:ascii="Times New Roman" w:hAnsi="Times New Roman" w:cs="Times New Roman"/>
          <w:sz w:val="26"/>
          <w:szCs w:val="26"/>
        </w:rPr>
        <w:t xml:space="preserve"> dò tìm qua từng mẫu tin cho đến khi tìm thấy một mẫu tin cần tìm.</w:t>
      </w:r>
    </w:p>
    <w:p w14:paraId="1CAE637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Một cách tìm kiếm trên thuộc tính khác là tìm kiếm bằng </w:t>
      </w:r>
      <w:r w:rsidRPr="00283743">
        <w:rPr>
          <w:rFonts w:ascii="Times New Roman" w:hAnsi="Times New Roman" w:cs="Times New Roman"/>
          <w:i/>
          <w:sz w:val="26"/>
          <w:szCs w:val="26"/>
        </w:rPr>
        <w:t>sorting</w:t>
      </w:r>
      <w:r w:rsidRPr="00283743">
        <w:rPr>
          <w:rFonts w:ascii="Times New Roman" w:hAnsi="Times New Roman" w:cs="Times New Roman"/>
          <w:sz w:val="26"/>
          <w:szCs w:val="26"/>
        </w:rPr>
        <w:t xml:space="preserve"> (phân loại), việc phân loại này được thực hiện bằng cách cách sắp xếp thứ tự các giá trị hiện có trong một trường thuộc tính, nếu trường thuộc tính kiểu chữ thì các thuộc tính được sắp xếp theo thứ tự abc, nếu trường thuộc tính kiểu số thì các thuộc tính được sắp xếp theo thứ tự giá trị số tăng dần hoặc giảm dần. Lưu ý rằng, việc sắp xếp các giá trị không quan tâm đến các giá trị khuyết và vị trí đặt các giá trị.</w:t>
      </w:r>
    </w:p>
    <w:p w14:paraId="692979FB"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Phép toán </w:t>
      </w:r>
      <w:r w:rsidRPr="00283743">
        <w:rPr>
          <w:rFonts w:ascii="Times New Roman" w:hAnsi="Times New Roman" w:cs="Times New Roman"/>
          <w:i/>
          <w:sz w:val="26"/>
          <w:szCs w:val="26"/>
        </w:rPr>
        <w:t>restrict</w:t>
      </w:r>
      <w:r w:rsidRPr="00283743">
        <w:rPr>
          <w:rFonts w:ascii="Times New Roman" w:hAnsi="Times New Roman" w:cs="Times New Roman"/>
          <w:sz w:val="26"/>
          <w:szCs w:val="26"/>
        </w:rPr>
        <w:t xml:space="preserve"> (giới hạn) cho phép người sử dụng gọi ra một tập con trong tổng số các mẫu tin bằng cách đặt ra giới hạn trên các giá trị thuộc tính. Thí dụ, chúng ta có thể gọi ra tất cả các mẫu tin có ngày cập nhật sau ngày 1/1/99, hoặc các thành phố có dân số hơn 100.000 người.</w:t>
      </w:r>
    </w:p>
    <w:p w14:paraId="77397828"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Phép toán </w:t>
      </w:r>
      <w:r w:rsidRPr="00283743">
        <w:rPr>
          <w:rFonts w:ascii="Times New Roman" w:hAnsi="Times New Roman" w:cs="Times New Roman"/>
          <w:i/>
          <w:sz w:val="26"/>
          <w:szCs w:val="26"/>
        </w:rPr>
        <w:t>select</w:t>
      </w:r>
      <w:r w:rsidRPr="00283743">
        <w:rPr>
          <w:rFonts w:ascii="Times New Roman" w:hAnsi="Times New Roman" w:cs="Times New Roman"/>
          <w:sz w:val="26"/>
          <w:szCs w:val="26"/>
        </w:rPr>
        <w:t xml:space="preserve"> (chọn lọc) cho phép chúng ta chọn lựa các thuộc tính sẽ được rút ra từ một cơ sở dữ liệu đưa vào một cơ sở dữ liệu mới với ít thuộc tính hơn, công việc này thường được thực hiện bằng cách kết nối các mẫu tin và các thuộc tính của một cơ sở dữ liệu vào một cơ sở dữ liệu khác có liên quan. </w:t>
      </w:r>
    </w:p>
    <w:p w14:paraId="72C39EE6"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Phép toán </w:t>
      </w:r>
      <w:r w:rsidRPr="00283743">
        <w:rPr>
          <w:rFonts w:ascii="Times New Roman" w:hAnsi="Times New Roman" w:cs="Times New Roman"/>
          <w:i/>
          <w:sz w:val="26"/>
          <w:szCs w:val="26"/>
        </w:rPr>
        <w:t>compute</w:t>
      </w:r>
      <w:r w:rsidRPr="00283743">
        <w:rPr>
          <w:rFonts w:ascii="Times New Roman" w:hAnsi="Times New Roman" w:cs="Times New Roman"/>
          <w:sz w:val="26"/>
          <w:szCs w:val="26"/>
        </w:rPr>
        <w:t xml:space="preserve"> (tính toán) cho phép tính toán một giá trị cho một thuộc tính, để ấn định giá trị cho thuộc tính hoặc làm các phép toán cộng, trừ, nhân, chia giữa các thuộc tính với nhau. Chúng ta cũng có thể sử dụng phép toán </w:t>
      </w:r>
      <w:r w:rsidRPr="00283743">
        <w:rPr>
          <w:rFonts w:ascii="Times New Roman" w:hAnsi="Times New Roman" w:cs="Times New Roman"/>
          <w:i/>
          <w:sz w:val="26"/>
          <w:szCs w:val="26"/>
        </w:rPr>
        <w:t>renumber</w:t>
      </w:r>
      <w:r w:rsidRPr="00283743">
        <w:rPr>
          <w:rFonts w:ascii="Times New Roman" w:hAnsi="Times New Roman" w:cs="Times New Roman"/>
          <w:sz w:val="26"/>
          <w:szCs w:val="26"/>
        </w:rPr>
        <w:t xml:space="preserve"> (đánh số lại) cho một thuộc tính, tức là thay đổi các giá trị thuộc tính theo chỉ định. Thí dụ, chúng ta có thể muốn tìm tất cả những giá trị phần trăm trong một thuộc tính nhỏ hơn 50% và gán giá trị là 0 và những giá trị lớn hơn 50% được gán giá trị là 1, sau đó có thể tổ hợp nhị phân với các thuộc tính khác.</w:t>
      </w:r>
    </w:p>
    <w:p w14:paraId="55B3CDDF"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Trong việc thay đổi giá trị này, lưu ý rằng các lệnh đã quy định một dòng tại một thời điểm và thường phải được sử dụng kết hợp để đạt được kết quả mong muốn. Cũng lưu ý rằng, hầu hết các hệ cơ sở dữ liệu thực hiện các chức năng khai thác cơ sở dữ liệu trên một tập dữ liệu tạm của cơ sở dữ liệu, khi cần thiết mới lưu trở lại vào cơ sở dữ liệu chính thức. Nhiều hệ quản trị cơ sở dữ liệu sử dụng các menu, các ngôn ngữ truy vấn, từ khóa, câu lệnh để đạt được nhiều kết quả cùng một lúc.   </w:t>
      </w:r>
    </w:p>
    <w:p w14:paraId="6DEDC8A3" w14:textId="77777777" w:rsidR="00F610CB" w:rsidRPr="00283743" w:rsidRDefault="00367F38" w:rsidP="005F5568">
      <w:pPr>
        <w:pStyle w:val="Heading2"/>
        <w:numPr>
          <w:ilvl w:val="1"/>
          <w:numId w:val="23"/>
        </w:numPr>
        <w:spacing w:before="360" w:line="240" w:lineRule="auto"/>
        <w:ind w:left="709"/>
        <w:rPr>
          <w:rFonts w:ascii="Times New Roman" w:hAnsi="Times New Roman" w:cs="Times New Roman"/>
          <w:b/>
          <w:color w:val="auto"/>
        </w:rPr>
      </w:pPr>
      <w:bookmarkStart w:id="933" w:name="_Toc47424386"/>
      <w:bookmarkStart w:id="934" w:name="_Toc48702404"/>
      <w:bookmarkStart w:id="935" w:name="_Toc49745255"/>
      <w:bookmarkStart w:id="936" w:name="_Toc49829243"/>
      <w:bookmarkStart w:id="937" w:name="_Toc49850150"/>
      <w:bookmarkStart w:id="938" w:name="_Toc207379823"/>
      <w:bookmarkStart w:id="939" w:name="_Toc533410031"/>
      <w:r w:rsidRPr="00283743">
        <w:rPr>
          <w:rFonts w:ascii="Times New Roman" w:hAnsi="Times New Roman" w:cs="Times New Roman"/>
          <w:b/>
          <w:color w:val="auto"/>
        </w:rPr>
        <w:t>TRUY VẤN TỪ DỮ LIỆU KHÔNG GIAN</w:t>
      </w:r>
      <w:bookmarkEnd w:id="933"/>
      <w:bookmarkEnd w:id="934"/>
      <w:bookmarkEnd w:id="935"/>
      <w:bookmarkEnd w:id="936"/>
      <w:bookmarkEnd w:id="937"/>
      <w:bookmarkEnd w:id="938"/>
      <w:bookmarkEnd w:id="939"/>
    </w:p>
    <w:p w14:paraId="5637133E" w14:textId="77777777" w:rsidR="00F610CB" w:rsidRPr="00283743" w:rsidRDefault="00F610CB" w:rsidP="00F610CB">
      <w:pPr>
        <w:spacing w:before="120"/>
        <w:jc w:val="both"/>
        <w:rPr>
          <w:rFonts w:ascii="Times New Roman" w:hAnsi="Times New Roman" w:cs="Times New Roman"/>
          <w:spacing w:val="-2"/>
          <w:sz w:val="26"/>
          <w:szCs w:val="26"/>
        </w:rPr>
      </w:pPr>
      <w:r w:rsidRPr="00283743">
        <w:rPr>
          <w:rFonts w:ascii="Times New Roman" w:hAnsi="Times New Roman" w:cs="Times New Roman"/>
          <w:spacing w:val="-2"/>
          <w:sz w:val="26"/>
          <w:szCs w:val="26"/>
        </w:rPr>
        <w:tab/>
        <w:t xml:space="preserve">Khi nghiên cứu nội dung truy vấn từ thuộc tính, chúng ta đã xem xét đến các lệnh tìm kiếm và khôi phục dữ liệu như: </w:t>
      </w:r>
      <w:r w:rsidRPr="00283743">
        <w:rPr>
          <w:rFonts w:ascii="Times New Roman" w:hAnsi="Times New Roman" w:cs="Times New Roman"/>
          <w:i/>
          <w:spacing w:val="-2"/>
          <w:sz w:val="26"/>
          <w:szCs w:val="26"/>
        </w:rPr>
        <w:t xml:space="preserve">find, browse, sort, restrict, renumber </w:t>
      </w:r>
      <w:r w:rsidRPr="00283743">
        <w:rPr>
          <w:rFonts w:ascii="Times New Roman" w:hAnsi="Times New Roman" w:cs="Times New Roman"/>
          <w:spacing w:val="-2"/>
          <w:sz w:val="26"/>
          <w:szCs w:val="26"/>
        </w:rPr>
        <w:t>và</w:t>
      </w:r>
      <w:r w:rsidRPr="00283743">
        <w:rPr>
          <w:rFonts w:ascii="Times New Roman" w:hAnsi="Times New Roman" w:cs="Times New Roman"/>
          <w:i/>
          <w:spacing w:val="-2"/>
          <w:sz w:val="26"/>
          <w:szCs w:val="26"/>
        </w:rPr>
        <w:t xml:space="preserve"> compute</w:t>
      </w:r>
      <w:r w:rsidRPr="00283743">
        <w:rPr>
          <w:rFonts w:ascii="Times New Roman" w:hAnsi="Times New Roman" w:cs="Times New Roman"/>
          <w:spacing w:val="-2"/>
          <w:sz w:val="26"/>
          <w:szCs w:val="26"/>
        </w:rPr>
        <w:t>. Chuyển sang truy vấn trên dữ liệu không gian trong hệ thống thông tin địa lý, một số phép toán có thể chỉ là ước lượng không gian, nhưng cũng có một số phép toán phức tạp hơn.</w:t>
      </w:r>
    </w:p>
    <w:p w14:paraId="19EA1F72"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Trong dữ liệu không gian thì các mẫu tin được thay bằng các đối tượng địa lý. Có một số thuộc tính riêng biệt đặc trưng cho dữ liệu không gian, các thuộc tính đó có liên quan đến các tọa độ, phạm vi không gian cộng với các đặc điểm của các đường và các vùng. Khi đó, việc hiển thị các đối tượng không gian sẽ bao gồm hiển thị tọa độ thực của các đối tượng, chiều dài của các cung và diện tích của các vùng.  Áp dụng các chức năng tìm kiếm từ thuộc tính đối với các đặc điểm của đối tượng không gian để có kết </w:t>
      </w:r>
      <w:r w:rsidRPr="00283743">
        <w:rPr>
          <w:rFonts w:ascii="Times New Roman" w:hAnsi="Times New Roman" w:cs="Times New Roman"/>
          <w:sz w:val="26"/>
          <w:szCs w:val="26"/>
        </w:rPr>
        <w:lastRenderedPageBreak/>
        <w:t xml:space="preserve">quả trên dữ liệu không gian. Thí dụ, chúng ta có thể tìm tất cả các cung có chiều dài lớn hơn chiều dài của một cung nào đó hoặc các vùng có diện tích lớn hơn 1 hecta.   </w:t>
      </w:r>
    </w:p>
    <w:p w14:paraId="45C51DC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Việc hiển thị tất cả các mẫu tin trong một không gian xảy ra hai trường hợp: hoặc hiển thị tất cả các thuộc tính hoặc hiển thị tất cả các đối tượng trên một bản đồ. Tạo ra một bản đồ để cho phép chúng ta tìm kiếm thông tin bằng mắt là một phép toán truy tìm theo không gian cũng được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quan tâm.</w:t>
      </w:r>
    </w:p>
    <w:p w14:paraId="3614FC98"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Một cách truy vấn trên không gian đơn giản và thuận tiện nhất đó là sử dụng </w:t>
      </w:r>
      <w:r w:rsidRPr="00283743">
        <w:rPr>
          <w:rFonts w:ascii="Times New Roman" w:hAnsi="Times New Roman" w:cs="Times New Roman"/>
          <w:i/>
          <w:sz w:val="26"/>
          <w:szCs w:val="26"/>
        </w:rPr>
        <w:t>identify</w:t>
      </w:r>
      <w:r w:rsidRPr="00283743">
        <w:rPr>
          <w:rFonts w:ascii="Times New Roman" w:hAnsi="Times New Roman" w:cs="Times New Roman"/>
          <w:sz w:val="26"/>
          <w:szCs w:val="26"/>
        </w:rPr>
        <w:t xml:space="preserve"> (nhận dạng) hoặc </w:t>
      </w:r>
      <w:r w:rsidRPr="00283743">
        <w:rPr>
          <w:rFonts w:ascii="Times New Roman" w:hAnsi="Times New Roman" w:cs="Times New Roman"/>
          <w:i/>
          <w:sz w:val="26"/>
          <w:szCs w:val="26"/>
        </w:rPr>
        <w:t xml:space="preserve">locate </w:t>
      </w:r>
      <w:r w:rsidRPr="00283743">
        <w:rPr>
          <w:rFonts w:ascii="Times New Roman" w:hAnsi="Times New Roman" w:cs="Times New Roman"/>
          <w:sz w:val="26"/>
          <w:szCs w:val="26"/>
        </w:rPr>
        <w:t xml:space="preserve">(định vị), cách này sử dụng con trỏ chuột chỉ vào một đối tượng không gian, lúc đó các thông tin thuộc tính của đối tượng sẽ được hiển thị trong bảng kết quả (hình 5.3). </w:t>
      </w:r>
    </w:p>
    <w:p w14:paraId="5E2B12C2"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Việc tìm kiếm từ không gian theo cách duyệt qua bản đồ và chọn đối tượng là một khả năng rất mạnh của </w:t>
      </w:r>
      <w:r w:rsidRPr="00283743">
        <w:rPr>
          <w:rFonts w:ascii="Times New Roman" w:hAnsi="Times New Roman" w:cs="Times New Roman"/>
          <w:caps/>
          <w:sz w:val="26"/>
          <w:szCs w:val="26"/>
        </w:rPr>
        <w:t>GIS</w:t>
      </w:r>
      <w:r w:rsidRPr="00283743">
        <w:rPr>
          <w:rFonts w:ascii="Times New Roman" w:hAnsi="Times New Roman" w:cs="Times New Roman"/>
          <w:sz w:val="26"/>
          <w:szCs w:val="26"/>
        </w:rPr>
        <w:t>, đặc biệt nếu hệ thống thông tin địa lý được đặt trên một máy tính xách tay, đối tượng được định vị là nơi bạn đang đứng và vị trí đó được xác định thông qua máy thu GPS. Trên bản đồ cho phép tìm kiếm bằng cách chỉ định một đối tượng riêng lẻ, tất cả các đối tượng trong một hình chữ nhật mà chúng ta kéo chuột để vẽ ra hoặc tất cả các đối tượng trong một vùng bất kỳ được vẽ trên màn hình bằng công cụ vẽ bản đồ.</w:t>
      </w:r>
    </w:p>
    <w:p w14:paraId="357B7784" w14:textId="77777777" w:rsidR="00F610CB" w:rsidRPr="00283743" w:rsidRDefault="007C5BA4" w:rsidP="00F610CB">
      <w:pPr>
        <w:spacing w:before="120"/>
        <w:jc w:val="both"/>
        <w:rPr>
          <w:rFonts w:ascii="Times New Roman" w:hAnsi="Times New Roman" w:cs="Times New Roman"/>
          <w:sz w:val="26"/>
          <w:szCs w:val="26"/>
        </w:rPr>
      </w:pPr>
      <w:r>
        <w:rPr>
          <w:rFonts w:ascii="Times New Roman" w:hAnsi="Times New Roman" w:cs="Times New Roman"/>
          <w:noProof/>
          <w:sz w:val="26"/>
          <w:szCs w:val="26"/>
        </w:rPr>
        <w:pict w14:anchorId="1B0B2E37">
          <v:group id="_x0000_s3649" style="position:absolute;left:0;text-align:left;margin-left:58.15pt;margin-top:4.15pt;width:352.05pt;height:216.65pt;z-index:251750400" coordorigin="896,2341" coordsize="7059,6666">
            <v:shape id="_x0000_s3650" type="#_x0000_t75" style="position:absolute;left:1077;top:2522;width:5243;height:3564">
              <v:imagedata r:id="rId48" o:title=""/>
            </v:shape>
            <v:shape id="_x0000_s3651" type="#_x0000_t75" style="position:absolute;left:2887;top:5237;width:4887;height:3077">
              <v:imagedata r:id="rId49" o:title=""/>
            </v:shape>
            <v:rect id="_x0000_s3652" style="position:absolute;left:896;top:2341;width:7059;height:6154" filled="f">
              <v:stroke dashstyle="1 1" endcap="round"/>
            </v:rect>
            <v:line id="_x0000_s3653" style="position:absolute" from="2160,4875" to="3065,6323" strokeweight="1.5pt">
              <v:stroke endarrow="block"/>
            </v:line>
            <v:shape id="_x0000_s3654" type="#_x0000_t202" style="position:absolute;left:941;top:8645;width:6878;height:362" filled="f" stroked="f">
              <v:textbox style="mso-next-textbox:#_x0000_s3654" inset=",0,,0">
                <w:txbxContent>
                  <w:p w14:paraId="3133CB00" w14:textId="77777777" w:rsidR="004D6677" w:rsidRDefault="004D6677"/>
                </w:txbxContent>
              </v:textbox>
            </v:shape>
          </v:group>
        </w:pict>
      </w:r>
    </w:p>
    <w:p w14:paraId="5CA4D107" w14:textId="77777777" w:rsidR="00F610CB" w:rsidRPr="00283743" w:rsidRDefault="00F610CB" w:rsidP="00F610CB">
      <w:pPr>
        <w:spacing w:before="120"/>
        <w:jc w:val="both"/>
        <w:rPr>
          <w:rFonts w:ascii="Times New Roman" w:hAnsi="Times New Roman" w:cs="Times New Roman"/>
          <w:i/>
          <w:sz w:val="26"/>
          <w:szCs w:val="26"/>
        </w:rPr>
      </w:pPr>
    </w:p>
    <w:p w14:paraId="39F3DDB9" w14:textId="77777777" w:rsidR="00F610CB" w:rsidRPr="00283743" w:rsidRDefault="00F610CB" w:rsidP="00F610CB">
      <w:pPr>
        <w:spacing w:before="120"/>
        <w:ind w:firstLine="284"/>
        <w:jc w:val="both"/>
        <w:rPr>
          <w:rFonts w:ascii="Times New Roman" w:hAnsi="Times New Roman" w:cs="Times New Roman"/>
          <w:iCs/>
          <w:sz w:val="26"/>
          <w:szCs w:val="26"/>
        </w:rPr>
      </w:pPr>
    </w:p>
    <w:p w14:paraId="5B8DD66D" w14:textId="77777777" w:rsidR="00F610CB" w:rsidRPr="00283743" w:rsidRDefault="00F610CB" w:rsidP="00F610CB">
      <w:pPr>
        <w:spacing w:before="120"/>
        <w:jc w:val="both"/>
        <w:rPr>
          <w:rFonts w:ascii="Times New Roman" w:hAnsi="Times New Roman" w:cs="Times New Roman"/>
          <w:iCs/>
          <w:sz w:val="26"/>
          <w:szCs w:val="26"/>
        </w:rPr>
      </w:pPr>
    </w:p>
    <w:p w14:paraId="6B67F3BA"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r>
    </w:p>
    <w:p w14:paraId="0DFE2880" w14:textId="77777777" w:rsidR="00F610CB" w:rsidRPr="00283743" w:rsidRDefault="00F610CB" w:rsidP="00F610CB">
      <w:pPr>
        <w:spacing w:before="120"/>
        <w:jc w:val="both"/>
        <w:rPr>
          <w:rFonts w:ascii="Times New Roman" w:hAnsi="Times New Roman" w:cs="Times New Roman"/>
          <w:sz w:val="26"/>
          <w:szCs w:val="26"/>
        </w:rPr>
      </w:pPr>
    </w:p>
    <w:p w14:paraId="6A6468C6" w14:textId="77777777" w:rsidR="00F610CB" w:rsidRPr="00283743" w:rsidRDefault="00F610CB" w:rsidP="00F610CB">
      <w:pPr>
        <w:spacing w:before="120"/>
        <w:jc w:val="both"/>
        <w:rPr>
          <w:rFonts w:ascii="Times New Roman" w:hAnsi="Times New Roman" w:cs="Times New Roman"/>
          <w:sz w:val="26"/>
          <w:szCs w:val="26"/>
        </w:rPr>
      </w:pPr>
    </w:p>
    <w:p w14:paraId="29146F90" w14:textId="77777777" w:rsidR="00F610CB" w:rsidRPr="00283743" w:rsidRDefault="00F610CB" w:rsidP="00F610CB">
      <w:pPr>
        <w:spacing w:before="120"/>
        <w:ind w:firstLine="720"/>
        <w:jc w:val="both"/>
        <w:rPr>
          <w:rFonts w:ascii="Times New Roman" w:hAnsi="Times New Roman" w:cs="Times New Roman"/>
          <w:sz w:val="26"/>
          <w:szCs w:val="26"/>
        </w:rPr>
      </w:pPr>
    </w:p>
    <w:p w14:paraId="1008B5EA" w14:textId="77777777" w:rsidR="00F610CB" w:rsidRPr="00283743" w:rsidRDefault="00F610CB" w:rsidP="00F610CB">
      <w:pPr>
        <w:spacing w:before="120"/>
        <w:ind w:firstLine="720"/>
        <w:jc w:val="both"/>
        <w:rPr>
          <w:rFonts w:ascii="Times New Roman" w:hAnsi="Times New Roman" w:cs="Times New Roman"/>
          <w:sz w:val="26"/>
          <w:szCs w:val="26"/>
        </w:rPr>
      </w:pPr>
    </w:p>
    <w:p w14:paraId="39379A3D" w14:textId="77777777" w:rsidR="0062597C" w:rsidRPr="00283743" w:rsidRDefault="0062597C" w:rsidP="00F610CB">
      <w:pPr>
        <w:spacing w:before="120"/>
        <w:ind w:firstLine="720"/>
        <w:jc w:val="both"/>
        <w:rPr>
          <w:rFonts w:ascii="Times New Roman" w:hAnsi="Times New Roman" w:cs="Times New Roman"/>
          <w:sz w:val="26"/>
          <w:szCs w:val="26"/>
        </w:rPr>
      </w:pPr>
    </w:p>
    <w:p w14:paraId="2524F3E6" w14:textId="77777777" w:rsidR="00F610CB" w:rsidRPr="00283743" w:rsidRDefault="00F610CB" w:rsidP="00F610CB">
      <w:pPr>
        <w:spacing w:before="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Phân loại đối tượng là cách tìm kiếm ít có ý nghĩa trong truy vấn từ không gian, thường được sử dụng để đánh giá xu hướng của các đối tượng không gian thu được từ việc phân loại thuộc tính. Thí dụ, chúng ta có thể phân loại các vùng hành chính huyện theo mật độ dân số (hình 5.4), phân loại các vùng trồng trọt theo 3 mức: cao, trung bình và thấp của mật độ cây trồng, … </w:t>
      </w:r>
    </w:p>
    <w:p w14:paraId="15AD7AF3" w14:textId="77777777" w:rsidR="00F610CB" w:rsidRPr="00283743" w:rsidRDefault="00F610CB" w:rsidP="00AE10C8">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Phép toán </w:t>
      </w:r>
      <w:r w:rsidRPr="00283743">
        <w:rPr>
          <w:rFonts w:ascii="Times New Roman" w:hAnsi="Times New Roman" w:cs="Times New Roman"/>
          <w:i/>
          <w:sz w:val="26"/>
          <w:szCs w:val="26"/>
        </w:rPr>
        <w:t>select</w:t>
      </w:r>
      <w:r w:rsidRPr="00283743">
        <w:rPr>
          <w:rFonts w:ascii="Times New Roman" w:hAnsi="Times New Roman" w:cs="Times New Roman"/>
          <w:sz w:val="26"/>
          <w:szCs w:val="26"/>
        </w:rPr>
        <w:t xml:space="preserve"> trong truy vấn theo không gian nhằm rút ra các thuộc tính đặc trưng. Nhờ vậy mà chúng ta có thể chỉ sử dụng các lớp dữ liệu chứa các đối tượng cần thiết cho công việc. Việc chọn lọc để lấy các sông chính từ lớp dữ liệu mạng lưới sông ngòi để đưa vào một lớp mới chỉ chứa các sông chính là một thí dụ của phép toán </w:t>
      </w:r>
      <w:r w:rsidRPr="00283743">
        <w:rPr>
          <w:rFonts w:ascii="Times New Roman" w:hAnsi="Times New Roman" w:cs="Times New Roman"/>
          <w:i/>
          <w:sz w:val="26"/>
          <w:szCs w:val="26"/>
        </w:rPr>
        <w:t>select</w:t>
      </w:r>
      <w:r w:rsidRPr="00283743">
        <w:rPr>
          <w:rFonts w:ascii="Times New Roman" w:hAnsi="Times New Roman" w:cs="Times New Roman"/>
          <w:sz w:val="26"/>
          <w:szCs w:val="26"/>
        </w:rPr>
        <w:t xml:space="preserve"> trong truy vấn từ không gian.     </w:t>
      </w:r>
    </w:p>
    <w:p w14:paraId="3B527F3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w:lastRenderedPageBreak/>
        <mc:AlternateContent>
          <mc:Choice Requires="wpg">
            <w:drawing>
              <wp:anchor distT="0" distB="0" distL="114300" distR="114300" simplePos="0" relativeHeight="251739136" behindDoc="0" locked="0" layoutInCell="1" allowOverlap="1" wp14:anchorId="16F8B16D" wp14:editId="5DBB53F9">
                <wp:simplePos x="0" y="0"/>
                <wp:positionH relativeFrom="column">
                  <wp:posOffset>1250950</wp:posOffset>
                </wp:positionH>
                <wp:positionV relativeFrom="paragraph">
                  <wp:posOffset>1183640</wp:posOffset>
                </wp:positionV>
                <wp:extent cx="3808095" cy="1448435"/>
                <wp:effectExtent l="0" t="10795" r="3175" b="0"/>
                <wp:wrapNone/>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8095" cy="1448435"/>
                          <a:chOff x="851" y="3747"/>
                          <a:chExt cx="6776" cy="2983"/>
                        </a:xfrm>
                      </wpg:grpSpPr>
                      <wpg:grpSp>
                        <wpg:cNvPr id="304" name="Group 1489"/>
                        <wpg:cNvGrpSpPr>
                          <a:grpSpLocks/>
                        </wpg:cNvGrpSpPr>
                        <wpg:grpSpPr bwMode="auto">
                          <a:xfrm>
                            <a:off x="1391" y="4146"/>
                            <a:ext cx="900" cy="900"/>
                            <a:chOff x="1391" y="2651"/>
                            <a:chExt cx="1260" cy="1260"/>
                          </a:xfrm>
                        </wpg:grpSpPr>
                        <wps:wsp>
                          <wps:cNvPr id="305" name="Oval 1490"/>
                          <wps:cNvSpPr>
                            <a:spLocks noChangeArrowheads="1"/>
                          </wps:cNvSpPr>
                          <wps:spPr bwMode="auto">
                            <a:xfrm>
                              <a:off x="1391" y="2651"/>
                              <a:ext cx="1260" cy="1260"/>
                            </a:xfrm>
                            <a:prstGeom prst="ellipse">
                              <a:avLst/>
                            </a:prstGeom>
                            <a:solidFill>
                              <a:srgbClr val="99CC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Oval 1491"/>
                          <wps:cNvSpPr>
                            <a:spLocks noChangeArrowheads="1"/>
                          </wps:cNvSpPr>
                          <wps:spPr bwMode="auto">
                            <a:xfrm>
                              <a:off x="1976" y="3206"/>
                              <a:ext cx="125" cy="125"/>
                            </a:xfrm>
                            <a:prstGeom prst="ellipse">
                              <a:avLst/>
                            </a:prstGeom>
                            <a:solidFill>
                              <a:srgbClr val="333333"/>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307" name="Group 1492"/>
                        <wpg:cNvGrpSpPr>
                          <a:grpSpLocks/>
                        </wpg:cNvGrpSpPr>
                        <wpg:grpSpPr bwMode="auto">
                          <a:xfrm>
                            <a:off x="2855" y="3846"/>
                            <a:ext cx="2460" cy="1231"/>
                            <a:chOff x="2855" y="2651"/>
                            <a:chExt cx="2460" cy="1231"/>
                          </a:xfrm>
                        </wpg:grpSpPr>
                        <wps:wsp>
                          <wps:cNvPr id="308" name="Freeform 1493"/>
                          <wps:cNvSpPr>
                            <a:spLocks/>
                          </wps:cNvSpPr>
                          <wps:spPr bwMode="auto">
                            <a:xfrm>
                              <a:off x="2855" y="2651"/>
                              <a:ext cx="2460" cy="1231"/>
                            </a:xfrm>
                            <a:custGeom>
                              <a:avLst/>
                              <a:gdLst>
                                <a:gd name="T0" fmla="*/ 100 w 2460"/>
                                <a:gd name="T1" fmla="*/ 1210 h 1231"/>
                                <a:gd name="T2" fmla="*/ 220 w 2460"/>
                                <a:gd name="T3" fmla="*/ 1230 h 1231"/>
                                <a:gd name="T4" fmla="*/ 591 w 2460"/>
                                <a:gd name="T5" fmla="*/ 1231 h 1231"/>
                                <a:gd name="T6" fmla="*/ 950 w 2460"/>
                                <a:gd name="T7" fmla="*/ 1220 h 1231"/>
                                <a:gd name="T8" fmla="*/ 1220 w 2460"/>
                                <a:gd name="T9" fmla="*/ 1150 h 1231"/>
                                <a:gd name="T10" fmla="*/ 1460 w 2460"/>
                                <a:gd name="T11" fmla="*/ 970 h 1231"/>
                                <a:gd name="T12" fmla="*/ 1660 w 2460"/>
                                <a:gd name="T13" fmla="*/ 760 h 1231"/>
                                <a:gd name="T14" fmla="*/ 1820 w 2460"/>
                                <a:gd name="T15" fmla="*/ 580 h 1231"/>
                                <a:gd name="T16" fmla="*/ 2050 w 2460"/>
                                <a:gd name="T17" fmla="*/ 480 h 1231"/>
                                <a:gd name="T18" fmla="*/ 2340 w 2460"/>
                                <a:gd name="T19" fmla="*/ 370 h 1231"/>
                                <a:gd name="T20" fmla="*/ 2440 w 2460"/>
                                <a:gd name="T21" fmla="*/ 270 h 1231"/>
                                <a:gd name="T22" fmla="*/ 2460 w 2460"/>
                                <a:gd name="T23" fmla="*/ 170 h 1231"/>
                                <a:gd name="T24" fmla="*/ 2370 w 2460"/>
                                <a:gd name="T25" fmla="*/ 40 h 1231"/>
                                <a:gd name="T26" fmla="*/ 2230 w 2460"/>
                                <a:gd name="T27" fmla="*/ 0 h 1231"/>
                                <a:gd name="T28" fmla="*/ 2030 w 2460"/>
                                <a:gd name="T29" fmla="*/ 70 h 1231"/>
                                <a:gd name="T30" fmla="*/ 1850 w 2460"/>
                                <a:gd name="T31" fmla="*/ 160 h 1231"/>
                                <a:gd name="T32" fmla="*/ 1580 w 2460"/>
                                <a:gd name="T33" fmla="*/ 320 h 1231"/>
                                <a:gd name="T34" fmla="*/ 1380 w 2460"/>
                                <a:gd name="T35" fmla="*/ 500 h 1231"/>
                                <a:gd name="T36" fmla="*/ 1230 w 2460"/>
                                <a:gd name="T37" fmla="*/ 660 h 1231"/>
                                <a:gd name="T38" fmla="*/ 1050 w 2460"/>
                                <a:gd name="T39" fmla="*/ 800 h 1231"/>
                                <a:gd name="T40" fmla="*/ 910 w 2460"/>
                                <a:gd name="T41" fmla="*/ 860 h 1231"/>
                                <a:gd name="T42" fmla="*/ 771 w 2460"/>
                                <a:gd name="T43" fmla="*/ 871 h 1231"/>
                                <a:gd name="T44" fmla="*/ 411 w 2460"/>
                                <a:gd name="T45" fmla="*/ 871 h 1231"/>
                                <a:gd name="T46" fmla="*/ 160 w 2460"/>
                                <a:gd name="T47" fmla="*/ 880 h 1231"/>
                                <a:gd name="T48" fmla="*/ 50 w 2460"/>
                                <a:gd name="T49" fmla="*/ 950 h 1231"/>
                                <a:gd name="T50" fmla="*/ 0 w 2460"/>
                                <a:gd name="T51" fmla="*/ 1030 h 1231"/>
                                <a:gd name="T52" fmla="*/ 0 w 2460"/>
                                <a:gd name="T53" fmla="*/ 1090 h 1231"/>
                                <a:gd name="T54" fmla="*/ 30 w 2460"/>
                                <a:gd name="T55" fmla="*/ 1160 h 1231"/>
                                <a:gd name="T56" fmla="*/ 100 w 2460"/>
                                <a:gd name="T57" fmla="*/ 1210 h 1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460" h="1231">
                                  <a:moveTo>
                                    <a:pt x="100" y="1210"/>
                                  </a:moveTo>
                                  <a:lnTo>
                                    <a:pt x="220" y="1230"/>
                                  </a:lnTo>
                                  <a:lnTo>
                                    <a:pt x="591" y="1231"/>
                                  </a:lnTo>
                                  <a:lnTo>
                                    <a:pt x="950" y="1220"/>
                                  </a:lnTo>
                                  <a:lnTo>
                                    <a:pt x="1220" y="1150"/>
                                  </a:lnTo>
                                  <a:lnTo>
                                    <a:pt x="1460" y="970"/>
                                  </a:lnTo>
                                  <a:lnTo>
                                    <a:pt x="1660" y="760"/>
                                  </a:lnTo>
                                  <a:lnTo>
                                    <a:pt x="1820" y="580"/>
                                  </a:lnTo>
                                  <a:lnTo>
                                    <a:pt x="2050" y="480"/>
                                  </a:lnTo>
                                  <a:lnTo>
                                    <a:pt x="2340" y="370"/>
                                  </a:lnTo>
                                  <a:lnTo>
                                    <a:pt x="2440" y="270"/>
                                  </a:lnTo>
                                  <a:lnTo>
                                    <a:pt x="2460" y="170"/>
                                  </a:lnTo>
                                  <a:lnTo>
                                    <a:pt x="2370" y="40"/>
                                  </a:lnTo>
                                  <a:lnTo>
                                    <a:pt x="2230" y="0"/>
                                  </a:lnTo>
                                  <a:lnTo>
                                    <a:pt x="2030" y="70"/>
                                  </a:lnTo>
                                  <a:lnTo>
                                    <a:pt x="1850" y="160"/>
                                  </a:lnTo>
                                  <a:lnTo>
                                    <a:pt x="1580" y="320"/>
                                  </a:lnTo>
                                  <a:lnTo>
                                    <a:pt x="1380" y="500"/>
                                  </a:lnTo>
                                  <a:lnTo>
                                    <a:pt x="1230" y="660"/>
                                  </a:lnTo>
                                  <a:lnTo>
                                    <a:pt x="1050" y="800"/>
                                  </a:lnTo>
                                  <a:lnTo>
                                    <a:pt x="910" y="860"/>
                                  </a:lnTo>
                                  <a:lnTo>
                                    <a:pt x="771" y="871"/>
                                  </a:lnTo>
                                  <a:lnTo>
                                    <a:pt x="411" y="871"/>
                                  </a:lnTo>
                                  <a:lnTo>
                                    <a:pt x="160" y="880"/>
                                  </a:lnTo>
                                  <a:lnTo>
                                    <a:pt x="50" y="950"/>
                                  </a:lnTo>
                                  <a:lnTo>
                                    <a:pt x="0" y="1030"/>
                                  </a:lnTo>
                                  <a:lnTo>
                                    <a:pt x="0" y="1090"/>
                                  </a:lnTo>
                                  <a:lnTo>
                                    <a:pt x="30" y="1160"/>
                                  </a:lnTo>
                                  <a:lnTo>
                                    <a:pt x="100" y="1210"/>
                                  </a:lnTo>
                                  <a:close/>
                                </a:path>
                              </a:pathLst>
                            </a:custGeom>
                            <a:solidFill>
                              <a:srgbClr val="99CCFF"/>
                            </a:solidFill>
                            <a:ln w="9525" cap="flat"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9" name="Freeform 1494"/>
                          <wps:cNvSpPr>
                            <a:spLocks/>
                          </wps:cNvSpPr>
                          <wps:spPr bwMode="auto">
                            <a:xfrm>
                              <a:off x="3083" y="2854"/>
                              <a:ext cx="2019" cy="892"/>
                            </a:xfrm>
                            <a:custGeom>
                              <a:avLst/>
                              <a:gdLst>
                                <a:gd name="T0" fmla="*/ 0 w 2019"/>
                                <a:gd name="T1" fmla="*/ 851 h 892"/>
                                <a:gd name="T2" fmla="*/ 849 w 2019"/>
                                <a:gd name="T3" fmla="*/ 790 h 892"/>
                                <a:gd name="T4" fmla="*/ 1499 w 2019"/>
                                <a:gd name="T5" fmla="*/ 240 h 892"/>
                                <a:gd name="T6" fmla="*/ 2019 w 2019"/>
                                <a:gd name="T7" fmla="*/ 0 h 892"/>
                              </a:gdLst>
                              <a:ahLst/>
                              <a:cxnLst>
                                <a:cxn ang="0">
                                  <a:pos x="T0" y="T1"/>
                                </a:cxn>
                                <a:cxn ang="0">
                                  <a:pos x="T2" y="T3"/>
                                </a:cxn>
                                <a:cxn ang="0">
                                  <a:pos x="T4" y="T5"/>
                                </a:cxn>
                                <a:cxn ang="0">
                                  <a:pos x="T6" y="T7"/>
                                </a:cxn>
                              </a:cxnLst>
                              <a:rect l="0" t="0" r="r" b="b"/>
                              <a:pathLst>
                                <a:path w="2019" h="892">
                                  <a:moveTo>
                                    <a:pt x="0" y="851"/>
                                  </a:moveTo>
                                  <a:cubicBezTo>
                                    <a:pt x="141" y="841"/>
                                    <a:pt x="599" y="892"/>
                                    <a:pt x="849" y="790"/>
                                  </a:cubicBezTo>
                                  <a:cubicBezTo>
                                    <a:pt x="1099" y="688"/>
                                    <a:pt x="1304" y="372"/>
                                    <a:pt x="1499" y="240"/>
                                  </a:cubicBezTo>
                                  <a:cubicBezTo>
                                    <a:pt x="1694" y="108"/>
                                    <a:pt x="1911" y="50"/>
                                    <a:pt x="2019" y="0"/>
                                  </a:cubicBezTo>
                                </a:path>
                              </a:pathLst>
                            </a:custGeom>
                            <a:noFill/>
                            <a:ln w="15875" cap="flat" cmpd="sng">
                              <a:solidFill>
                                <a:srgbClr val="33333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310" name="Freeform 1495"/>
                        <wps:cNvSpPr>
                          <a:spLocks/>
                        </wps:cNvSpPr>
                        <wps:spPr bwMode="auto">
                          <a:xfrm>
                            <a:off x="5911" y="3805"/>
                            <a:ext cx="1240" cy="1701"/>
                          </a:xfrm>
                          <a:custGeom>
                            <a:avLst/>
                            <a:gdLst>
                              <a:gd name="T0" fmla="*/ 70 w 1240"/>
                              <a:gd name="T1" fmla="*/ 600 h 1701"/>
                              <a:gd name="T2" fmla="*/ 100 w 1240"/>
                              <a:gd name="T3" fmla="*/ 450 h 1701"/>
                              <a:gd name="T4" fmla="*/ 140 w 1240"/>
                              <a:gd name="T5" fmla="*/ 310 h 1701"/>
                              <a:gd name="T6" fmla="*/ 270 w 1240"/>
                              <a:gd name="T7" fmla="*/ 170 h 1701"/>
                              <a:gd name="T8" fmla="*/ 370 w 1240"/>
                              <a:gd name="T9" fmla="*/ 110 h 1701"/>
                              <a:gd name="T10" fmla="*/ 520 w 1240"/>
                              <a:gd name="T11" fmla="*/ 40 h 1701"/>
                              <a:gd name="T12" fmla="*/ 700 w 1240"/>
                              <a:gd name="T13" fmla="*/ 0 h 1701"/>
                              <a:gd name="T14" fmla="*/ 870 w 1240"/>
                              <a:gd name="T15" fmla="*/ 50 h 1701"/>
                              <a:gd name="T16" fmla="*/ 1020 w 1240"/>
                              <a:gd name="T17" fmla="*/ 160 h 1701"/>
                              <a:gd name="T18" fmla="*/ 1120 w 1240"/>
                              <a:gd name="T19" fmla="*/ 280 h 1701"/>
                              <a:gd name="T20" fmla="*/ 1210 w 1240"/>
                              <a:gd name="T21" fmla="*/ 420 h 1701"/>
                              <a:gd name="T22" fmla="*/ 1240 w 1240"/>
                              <a:gd name="T23" fmla="*/ 570 h 1701"/>
                              <a:gd name="T24" fmla="*/ 1220 w 1240"/>
                              <a:gd name="T25" fmla="*/ 690 h 1701"/>
                              <a:gd name="T26" fmla="*/ 1150 w 1240"/>
                              <a:gd name="T27" fmla="*/ 860 h 1701"/>
                              <a:gd name="T28" fmla="*/ 961 w 1240"/>
                              <a:gd name="T29" fmla="*/ 1041 h 1701"/>
                              <a:gd name="T30" fmla="*/ 760 w 1240"/>
                              <a:gd name="T31" fmla="*/ 1250 h 1701"/>
                              <a:gd name="T32" fmla="*/ 730 w 1240"/>
                              <a:gd name="T33" fmla="*/ 1490 h 1701"/>
                              <a:gd name="T34" fmla="*/ 721 w 1240"/>
                              <a:gd name="T35" fmla="*/ 1701 h 1701"/>
                              <a:gd name="T36" fmla="*/ 460 w 1240"/>
                              <a:gd name="T37" fmla="*/ 1610 h 1701"/>
                              <a:gd name="T38" fmla="*/ 300 w 1240"/>
                              <a:gd name="T39" fmla="*/ 1540 h 1701"/>
                              <a:gd name="T40" fmla="*/ 130 w 1240"/>
                              <a:gd name="T41" fmla="*/ 1420 h 1701"/>
                              <a:gd name="T42" fmla="*/ 20 w 1240"/>
                              <a:gd name="T43" fmla="*/ 1310 h 1701"/>
                              <a:gd name="T44" fmla="*/ 0 w 1240"/>
                              <a:gd name="T45" fmla="*/ 1150 h 1701"/>
                              <a:gd name="T46" fmla="*/ 50 w 1240"/>
                              <a:gd name="T47" fmla="*/ 1020 h 1701"/>
                              <a:gd name="T48" fmla="*/ 150 w 1240"/>
                              <a:gd name="T49" fmla="*/ 840 h 1701"/>
                              <a:gd name="T50" fmla="*/ 110 w 1240"/>
                              <a:gd name="T51" fmla="*/ 700 h 1701"/>
                              <a:gd name="T52" fmla="*/ 70 w 1240"/>
                              <a:gd name="T53" fmla="*/ 600 h 17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240" h="1701">
                                <a:moveTo>
                                  <a:pt x="70" y="600"/>
                                </a:moveTo>
                                <a:lnTo>
                                  <a:pt x="100" y="450"/>
                                </a:lnTo>
                                <a:lnTo>
                                  <a:pt x="140" y="310"/>
                                </a:lnTo>
                                <a:lnTo>
                                  <a:pt x="270" y="170"/>
                                </a:lnTo>
                                <a:lnTo>
                                  <a:pt x="370" y="110"/>
                                </a:lnTo>
                                <a:lnTo>
                                  <a:pt x="520" y="40"/>
                                </a:lnTo>
                                <a:lnTo>
                                  <a:pt x="700" y="0"/>
                                </a:lnTo>
                                <a:lnTo>
                                  <a:pt x="870" y="50"/>
                                </a:lnTo>
                                <a:lnTo>
                                  <a:pt x="1020" y="160"/>
                                </a:lnTo>
                                <a:lnTo>
                                  <a:pt x="1120" y="280"/>
                                </a:lnTo>
                                <a:lnTo>
                                  <a:pt x="1210" y="420"/>
                                </a:lnTo>
                                <a:lnTo>
                                  <a:pt x="1240" y="570"/>
                                </a:lnTo>
                                <a:lnTo>
                                  <a:pt x="1220" y="690"/>
                                </a:lnTo>
                                <a:lnTo>
                                  <a:pt x="1150" y="860"/>
                                </a:lnTo>
                                <a:lnTo>
                                  <a:pt x="961" y="1041"/>
                                </a:lnTo>
                                <a:lnTo>
                                  <a:pt x="760" y="1250"/>
                                </a:lnTo>
                                <a:lnTo>
                                  <a:pt x="730" y="1490"/>
                                </a:lnTo>
                                <a:lnTo>
                                  <a:pt x="721" y="1701"/>
                                </a:lnTo>
                                <a:lnTo>
                                  <a:pt x="460" y="1610"/>
                                </a:lnTo>
                                <a:lnTo>
                                  <a:pt x="300" y="1540"/>
                                </a:lnTo>
                                <a:lnTo>
                                  <a:pt x="130" y="1420"/>
                                </a:lnTo>
                                <a:lnTo>
                                  <a:pt x="20" y="1310"/>
                                </a:lnTo>
                                <a:lnTo>
                                  <a:pt x="0" y="1150"/>
                                </a:lnTo>
                                <a:lnTo>
                                  <a:pt x="50" y="1020"/>
                                </a:lnTo>
                                <a:lnTo>
                                  <a:pt x="150" y="840"/>
                                </a:lnTo>
                                <a:lnTo>
                                  <a:pt x="110" y="700"/>
                                </a:lnTo>
                                <a:lnTo>
                                  <a:pt x="70" y="600"/>
                                </a:lnTo>
                                <a:close/>
                              </a:path>
                            </a:pathLst>
                          </a:custGeom>
                          <a:solidFill>
                            <a:srgbClr val="99CCFF"/>
                          </a:solidFill>
                          <a:ln w="9525" cap="flat"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Freeform 1496"/>
                        <wps:cNvSpPr>
                          <a:spLocks noChangeAspect="1"/>
                        </wps:cNvSpPr>
                        <wps:spPr bwMode="auto">
                          <a:xfrm>
                            <a:off x="6092" y="3996"/>
                            <a:ext cx="856" cy="1286"/>
                          </a:xfrm>
                          <a:custGeom>
                            <a:avLst/>
                            <a:gdLst>
                              <a:gd name="T0" fmla="*/ 165 w 1080"/>
                              <a:gd name="T1" fmla="*/ 721 h 1621"/>
                              <a:gd name="T2" fmla="*/ 60 w 1080"/>
                              <a:gd name="T3" fmla="*/ 510 h 1621"/>
                              <a:gd name="T4" fmla="*/ 90 w 1080"/>
                              <a:gd name="T5" fmla="*/ 360 h 1621"/>
                              <a:gd name="T6" fmla="*/ 130 w 1080"/>
                              <a:gd name="T7" fmla="*/ 260 h 1621"/>
                              <a:gd name="T8" fmla="*/ 230 w 1080"/>
                              <a:gd name="T9" fmla="*/ 170 h 1621"/>
                              <a:gd name="T10" fmla="*/ 370 w 1080"/>
                              <a:gd name="T11" fmla="*/ 60 h 1621"/>
                              <a:gd name="T12" fmla="*/ 510 w 1080"/>
                              <a:gd name="T13" fmla="*/ 0 h 1621"/>
                              <a:gd name="T14" fmla="*/ 730 w 1080"/>
                              <a:gd name="T15" fmla="*/ 30 h 1621"/>
                              <a:gd name="T16" fmla="*/ 920 w 1080"/>
                              <a:gd name="T17" fmla="*/ 140 h 1621"/>
                              <a:gd name="T18" fmla="*/ 1065 w 1080"/>
                              <a:gd name="T19" fmla="*/ 361 h 1621"/>
                              <a:gd name="T20" fmla="*/ 1080 w 1080"/>
                              <a:gd name="T21" fmla="*/ 570 h 1621"/>
                              <a:gd name="T22" fmla="*/ 1050 w 1080"/>
                              <a:gd name="T23" fmla="*/ 720 h 1621"/>
                              <a:gd name="T24" fmla="*/ 885 w 1080"/>
                              <a:gd name="T25" fmla="*/ 901 h 1621"/>
                              <a:gd name="T26" fmla="*/ 705 w 1080"/>
                              <a:gd name="T27" fmla="*/ 1081 h 1621"/>
                              <a:gd name="T28" fmla="*/ 525 w 1080"/>
                              <a:gd name="T29" fmla="*/ 1261 h 1621"/>
                              <a:gd name="T30" fmla="*/ 510 w 1080"/>
                              <a:gd name="T31" fmla="*/ 1410 h 1621"/>
                              <a:gd name="T32" fmla="*/ 525 w 1080"/>
                              <a:gd name="T33" fmla="*/ 1621 h 1621"/>
                              <a:gd name="T34" fmla="*/ 320 w 1080"/>
                              <a:gd name="T35" fmla="*/ 1510 h 1621"/>
                              <a:gd name="T36" fmla="*/ 215 w 1080"/>
                              <a:gd name="T37" fmla="*/ 1460 h 1621"/>
                              <a:gd name="T38" fmla="*/ 70 w 1080"/>
                              <a:gd name="T39" fmla="*/ 1370 h 1621"/>
                              <a:gd name="T40" fmla="*/ 10 w 1080"/>
                              <a:gd name="T41" fmla="*/ 1300 h 1621"/>
                              <a:gd name="T42" fmla="*/ 0 w 1080"/>
                              <a:gd name="T43" fmla="*/ 1190 h 1621"/>
                              <a:gd name="T44" fmla="*/ 40 w 1080"/>
                              <a:gd name="T45" fmla="*/ 1060 h 1621"/>
                              <a:gd name="T46" fmla="*/ 170 w 1080"/>
                              <a:gd name="T47" fmla="*/ 905 h 1621"/>
                              <a:gd name="T48" fmla="*/ 165 w 1080"/>
                              <a:gd name="T49" fmla="*/ 721 h 16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080" h="1621">
                                <a:moveTo>
                                  <a:pt x="165" y="721"/>
                                </a:moveTo>
                                <a:lnTo>
                                  <a:pt x="60" y="510"/>
                                </a:lnTo>
                                <a:lnTo>
                                  <a:pt x="90" y="360"/>
                                </a:lnTo>
                                <a:lnTo>
                                  <a:pt x="130" y="260"/>
                                </a:lnTo>
                                <a:lnTo>
                                  <a:pt x="230" y="170"/>
                                </a:lnTo>
                                <a:lnTo>
                                  <a:pt x="370" y="60"/>
                                </a:lnTo>
                                <a:lnTo>
                                  <a:pt x="510" y="0"/>
                                </a:lnTo>
                                <a:lnTo>
                                  <a:pt x="730" y="30"/>
                                </a:lnTo>
                                <a:lnTo>
                                  <a:pt x="920" y="140"/>
                                </a:lnTo>
                                <a:lnTo>
                                  <a:pt x="1065" y="361"/>
                                </a:lnTo>
                                <a:lnTo>
                                  <a:pt x="1080" y="570"/>
                                </a:lnTo>
                                <a:lnTo>
                                  <a:pt x="1050" y="720"/>
                                </a:lnTo>
                                <a:lnTo>
                                  <a:pt x="885" y="901"/>
                                </a:lnTo>
                                <a:lnTo>
                                  <a:pt x="705" y="1081"/>
                                </a:lnTo>
                                <a:lnTo>
                                  <a:pt x="525" y="1261"/>
                                </a:lnTo>
                                <a:lnTo>
                                  <a:pt x="510" y="1410"/>
                                </a:lnTo>
                                <a:lnTo>
                                  <a:pt x="525" y="1621"/>
                                </a:lnTo>
                                <a:lnTo>
                                  <a:pt x="320" y="1510"/>
                                </a:lnTo>
                                <a:lnTo>
                                  <a:pt x="215" y="1460"/>
                                </a:lnTo>
                                <a:lnTo>
                                  <a:pt x="70" y="1370"/>
                                </a:lnTo>
                                <a:lnTo>
                                  <a:pt x="10" y="1300"/>
                                </a:lnTo>
                                <a:lnTo>
                                  <a:pt x="0" y="1190"/>
                                </a:lnTo>
                                <a:lnTo>
                                  <a:pt x="40" y="1060"/>
                                </a:lnTo>
                                <a:lnTo>
                                  <a:pt x="170" y="905"/>
                                </a:lnTo>
                                <a:lnTo>
                                  <a:pt x="165" y="721"/>
                                </a:lnTo>
                                <a:close/>
                              </a:path>
                            </a:pathLst>
                          </a:custGeom>
                          <a:solidFill>
                            <a:srgbClr val="C9E4FF"/>
                          </a:solidFill>
                          <a:ln w="15875" cap="flat"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 name="Text Box 1497"/>
                        <wps:cNvSpPr txBox="1">
                          <a:spLocks noChangeArrowheads="1"/>
                        </wps:cNvSpPr>
                        <wps:spPr bwMode="auto">
                          <a:xfrm>
                            <a:off x="851" y="5662"/>
                            <a:ext cx="2176"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F64905" w14:textId="77777777" w:rsidR="004D6677" w:rsidRPr="000F36B4" w:rsidRDefault="004D6677" w:rsidP="00F610CB">
                              <w:pPr>
                                <w:jc w:val="center"/>
                                <w:rPr>
                                  <w:i/>
                                  <w:iCs/>
                                </w:rPr>
                              </w:pPr>
                              <w:r w:rsidRPr="000F36B4">
                                <w:rPr>
                                  <w:i/>
                                  <w:iCs/>
                                </w:rPr>
                                <w:t>a) Buffer điểm</w:t>
                              </w:r>
                            </w:p>
                          </w:txbxContent>
                        </wps:txbx>
                        <wps:bodyPr rot="0" vert="horz" wrap="square" lIns="0" tIns="0" rIns="0" bIns="0" anchor="t" anchorCtr="0" upright="1">
                          <a:noAutofit/>
                        </wps:bodyPr>
                      </wps:wsp>
                      <wps:wsp>
                        <wps:cNvPr id="313" name="Text Box 1498"/>
                        <wps:cNvSpPr txBox="1">
                          <a:spLocks noChangeArrowheads="1"/>
                        </wps:cNvSpPr>
                        <wps:spPr bwMode="auto">
                          <a:xfrm>
                            <a:off x="1092" y="6190"/>
                            <a:ext cx="6303"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16A472" w14:textId="77777777" w:rsidR="004D6677" w:rsidRDefault="004D6677" w:rsidP="00F610CB">
                              <w:pPr>
                                <w:jc w:val="center"/>
                              </w:pPr>
                              <w:r w:rsidRPr="00D3487D">
                                <w:rPr>
                                  <w:bCs/>
                                  <w:i/>
                                  <w:iCs/>
                                </w:rPr>
                                <w:t>Hình 39.</w:t>
                              </w:r>
                              <w:r>
                                <w:rPr>
                                  <w:b/>
                                  <w:bCs/>
                                  <w:i/>
                                  <w:iCs/>
                                </w:rPr>
                                <w:t xml:space="preserve"> </w:t>
                              </w:r>
                              <w:r w:rsidRPr="000F36B4">
                                <w:rPr>
                                  <w:i/>
                                  <w:iCs/>
                                </w:rPr>
                                <w:t>Các loại vùng đệm</w:t>
                              </w:r>
                            </w:p>
                          </w:txbxContent>
                        </wps:txbx>
                        <wps:bodyPr rot="0" vert="horz" wrap="square" lIns="91440" tIns="45720" rIns="91440" bIns="45720" anchor="t" anchorCtr="0" upright="1">
                          <a:noAutofit/>
                        </wps:bodyPr>
                      </wps:wsp>
                      <wps:wsp>
                        <wps:cNvPr id="314" name="Text Box 1499"/>
                        <wps:cNvSpPr txBox="1">
                          <a:spLocks noChangeArrowheads="1"/>
                        </wps:cNvSpPr>
                        <wps:spPr bwMode="auto">
                          <a:xfrm>
                            <a:off x="2842" y="5632"/>
                            <a:ext cx="2176"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FDB54A" w14:textId="77777777" w:rsidR="004D6677" w:rsidRPr="000F36B4" w:rsidRDefault="004D6677" w:rsidP="00F610CB">
                              <w:pPr>
                                <w:jc w:val="center"/>
                                <w:rPr>
                                  <w:i/>
                                  <w:iCs/>
                                </w:rPr>
                              </w:pPr>
                              <w:r w:rsidRPr="000F36B4">
                                <w:rPr>
                                  <w:i/>
                                  <w:iCs/>
                                </w:rPr>
                                <w:t>b) Buffer đường</w:t>
                              </w:r>
                            </w:p>
                          </w:txbxContent>
                        </wps:txbx>
                        <wps:bodyPr rot="0" vert="horz" wrap="square" lIns="0" tIns="0" rIns="0" bIns="0" anchor="t" anchorCtr="0" upright="1">
                          <a:noAutofit/>
                        </wps:bodyPr>
                      </wps:wsp>
                      <wps:wsp>
                        <wps:cNvPr id="315" name="Text Box 1500"/>
                        <wps:cNvSpPr txBox="1">
                          <a:spLocks noChangeArrowheads="1"/>
                        </wps:cNvSpPr>
                        <wps:spPr bwMode="auto">
                          <a:xfrm>
                            <a:off x="5451" y="5602"/>
                            <a:ext cx="2176"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243C5A" w14:textId="77777777" w:rsidR="004D6677" w:rsidRPr="000F36B4" w:rsidRDefault="004D6677" w:rsidP="00F610CB">
                              <w:pPr>
                                <w:jc w:val="center"/>
                                <w:rPr>
                                  <w:i/>
                                  <w:iCs/>
                                </w:rPr>
                              </w:pPr>
                              <w:r>
                                <w:rPr>
                                  <w:i/>
                                  <w:iCs/>
                                </w:rPr>
                                <w:t>c</w:t>
                              </w:r>
                              <w:r w:rsidRPr="000F36B4">
                                <w:rPr>
                                  <w:i/>
                                  <w:iCs/>
                                </w:rPr>
                                <w:t xml:space="preserve">) Buffer </w:t>
                              </w:r>
                              <w:r>
                                <w:rPr>
                                  <w:i/>
                                  <w:iCs/>
                                </w:rPr>
                                <w:t>vùng</w:t>
                              </w:r>
                            </w:p>
                          </w:txbxContent>
                        </wps:txbx>
                        <wps:bodyPr rot="0" vert="horz" wrap="square" lIns="0" tIns="0" rIns="0" bIns="0" anchor="t" anchorCtr="0" upright="1">
                          <a:noAutofit/>
                        </wps:bodyPr>
                      </wps:wsp>
                      <wps:wsp>
                        <wps:cNvPr id="316" name="Rectangle 1501"/>
                        <wps:cNvSpPr>
                          <a:spLocks noChangeArrowheads="1"/>
                        </wps:cNvSpPr>
                        <wps:spPr bwMode="auto">
                          <a:xfrm>
                            <a:off x="1032" y="3747"/>
                            <a:ext cx="6516" cy="2353"/>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F8B16D" id="Group 303" o:spid="_x0000_s2616" style="position:absolute;left:0;text-align:left;margin-left:98.5pt;margin-top:93.2pt;width:299.85pt;height:114.05pt;z-index:251739136;mso-position-horizontal-relative:text;mso-position-vertical-relative:text" coordorigin="851,3747" coordsize="6776,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">
                <v:group id="Group 1489" o:spid="_x0000_s2617" style="position:absolute;left:1391;top:4146;width:900;height:900" coordorigin="1391,2651" coordsize="126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oval id="Oval 1490" o:spid="_x0000_s2618" style="position:absolute;left:1391;top:2651;width:12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X0mMYA&#10;AADcAAAADwAAAGRycy9kb3ducmV2LnhtbESPQWvCQBSE74L/YXmCN91YqZXUVUpFqPRQTGvPL9ln&#10;Njb7NmRXjf31rlDocZiZb5jFqrO1OFPrK8cKJuMEBHHhdMWlgq/PzWgOwgdkjbVjUnAlD6tlv7fA&#10;VLsL7+ichVJECPsUFZgQmlRKXxiy6MeuIY7ewbUWQ5RtKXWLlwi3tXxIkpm0WHFcMNjQq6HiJztZ&#10;Bfn+tJ0ddfd0/V2b7GOb598H/67UcNC9PIMI1IX/8F/7TSuYJo9wP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X0mMYAAADcAAAADwAAAAAAAAAAAAAAAACYAgAAZHJz&#10;L2Rvd25yZXYueG1sUEsFBgAAAAAEAAQA9QAAAIsDAAAAAA==&#10;" fillcolor="#9cf"/>
                  <v:oval id="Oval 1491" o:spid="_x0000_s2619" style="position:absolute;left:1976;top:3206;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3WCMMA&#10;AADcAAAADwAAAGRycy9kb3ducmV2LnhtbESPzWrDMBCE74W+g9hCb40Ul4TEsRJCoFB6SvN3XqyN&#10;ZWytjKXGzttHhUKPw8x8wxSb0bXiRn2oPWuYThQI4tKbmisNp+PH2wJEiMgGW8+k4U4BNuvnpwJz&#10;4wf+ptshViJBOOSowcbY5VKG0pLDMPEdcfKuvncYk+wraXocEty1MlNqLh3WnBYsdrSzVDaHH6fh&#10;0mb78Su4Zjmzbna/quqYnQetX1/G7QpEpDH+h//an0bDu5rD7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3WCMMAAADcAAAADwAAAAAAAAAAAAAAAACYAgAAZHJzL2Rv&#10;d25yZXYueG1sUEsFBgAAAAAEAAQA9QAAAIgDAAAAAA==&#10;" fillcolor="#333"/>
                </v:group>
                <v:group id="Group 1492" o:spid="_x0000_s2620" style="position:absolute;left:2855;top:3846;width:2460;height:1231" coordorigin="2855,2651" coordsize="2460,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Freeform 1493" o:spid="_x0000_s2621" style="position:absolute;left:2855;top:2651;width:2460;height:1231;visibility:visible;mso-wrap-style:square;v-text-anchor:top" coordsize="2460,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CBiMEA&#10;AADcAAAADwAAAGRycy9kb3ducmV2LnhtbERPTYvCMBC9L/gfwgheFk3tgkg1igiyKx5kq+B1aMam&#10;2ExKE9v6781hYY+P973eDrYWHbW+cqxgPktAEBdOV1wquF4O0yUIH5A11o5JwYs8bDejjzVm2vX8&#10;S10eShFD2GeowITQZFL6wpBFP3MNceTurrUYImxLqVvsY7itZZokC2mx4thgsKG9oeKRP62CMv/c&#10;8fDqb8tnevqed8fzwqRnpSbjYbcCEWgI/+I/949W8JXEtfF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QgYjBAAAA3AAAAA8AAAAAAAAAAAAAAAAAmAIAAGRycy9kb3du&#10;cmV2LnhtbFBLBQYAAAAABAAEAPUAAACGAwAAAAA=&#10;" path="m100,1210r120,20l591,1231r359,-11l1220,1150,1460,970,1660,760,1820,580,2050,480,2340,370,2440,270r20,-100l2370,40,2230,,2030,70r-180,90l1580,320,1380,500,1230,660,1050,800,910,860,771,871r-360,l160,880,50,950,,1030r,60l30,1160r70,50xe" fillcolor="#9cf">
                    <v:path arrowok="t" o:connecttype="custom" o:connectlocs="100,1210;220,1230;591,1231;950,1220;1220,1150;1460,970;1660,760;1820,580;2050,480;2340,370;2440,270;2460,170;2370,40;2230,0;2030,70;1850,160;1580,320;1380,500;1230,660;1050,800;910,860;771,871;411,871;160,880;50,950;0,1030;0,1090;30,1160;100,1210" o:connectangles="0,0,0,0,0,0,0,0,0,0,0,0,0,0,0,0,0,0,0,0,0,0,0,0,0,0,0,0,0"/>
                  </v:shape>
                  <v:shape id="Freeform 1494" o:spid="_x0000_s2622" style="position:absolute;left:3083;top:2854;width:2019;height:892;visibility:visible;mso-wrap-style:square;v-text-anchor:top" coordsize="201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tR8MA&#10;AADcAAAADwAAAGRycy9kb3ducmV2LnhtbESPQWvCQBSE70L/w/IEb7prBalpVrEFwVPBmLbXR/Yl&#10;Wcy+DdlV47/vFgo9DjPzDZPvRteJGw3BetawXCgQxJU3lhsN5fkwfwERIrLBzjNpeFCA3fZpkmNm&#10;/J1PdCtiIxKEQ4Ya2hj7TMpQteQwLHxPnLzaDw5jkkMjzYD3BHedfFZqLR1aTgst9vTeUnUprk4D&#10;nm2hrkX9TWX4KN82h6X92n9qPZuO+1cQkcb4H/5rH42GldrA75l0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tR8MAAADcAAAADwAAAAAAAAAAAAAAAACYAgAAZHJzL2Rv&#10;d25yZXYueG1sUEsFBgAAAAAEAAQA9QAAAIgDAAAAAA==&#10;" path="m,851v141,-10,599,41,849,-61c1099,688,1304,372,1499,240,1694,108,1911,50,2019,e" filled="f" strokecolor="#333" strokeweight="1.25pt">
                    <v:path arrowok="t" o:connecttype="custom" o:connectlocs="0,851;849,790;1499,240;2019,0" o:connectangles="0,0,0,0"/>
                  </v:shape>
                </v:group>
                <v:shape id="Freeform 1495" o:spid="_x0000_s2623" style="position:absolute;left:5911;top:3805;width:1240;height:1701;visibility:visible;mso-wrap-style:square;v-text-anchor:top" coordsize="1240,1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lA0MMA&#10;AADcAAAADwAAAGRycy9kb3ducmV2LnhtbERP3WrCMBS+H/gO4Qx2UzRVx5RqlE0okwkTfx7g2Jy1&#10;xeakJNHWt18uBrv8+P6X69404k7O15YVjEcpCOLC6ppLBedTPpyD8AFZY2OZFDzIw3o1eFpipm3H&#10;B7ofQyliCPsMFVQhtJmUvqjIoB/ZljhyP9YZDBG6UmqHXQw3jZyk6Zs0WHNsqLClTUXF9XgzCgx9&#10;drNk9528JtN8/7W/fOTu1iv18ty/L0AE6sO/+M+91Qqm4zg/no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lA0MMAAADcAAAADwAAAAAAAAAAAAAAAACYAgAAZHJzL2Rv&#10;d25yZXYueG1sUEsFBgAAAAAEAAQA9QAAAIgDAAAAAA==&#10;" path="m70,600l100,450,140,310,270,170,370,110,520,40,700,,870,50r150,110l1120,280r90,140l1240,570r-20,120l1150,860,961,1041,760,1250r-30,240l721,1701,460,1610,300,1540,130,1420,20,1310,,1150,50,1020,150,840,110,700,70,600xe" fillcolor="#9cf">
                  <v:path arrowok="t" o:connecttype="custom" o:connectlocs="70,600;100,450;140,310;270,170;370,110;520,40;700,0;870,50;1020,160;1120,280;1210,420;1240,570;1220,690;1150,860;961,1041;760,1250;730,1490;721,1701;460,1610;300,1540;130,1420;20,1310;0,1150;50,1020;150,840;110,700;70,600" o:connectangles="0,0,0,0,0,0,0,0,0,0,0,0,0,0,0,0,0,0,0,0,0,0,0,0,0,0,0"/>
                </v:shape>
                <v:shape id="Freeform 1496" o:spid="_x0000_s2624" style="position:absolute;left:6092;top:3996;width:856;height:1286;visibility:visible;mso-wrap-style:square;v-text-anchor:top" coordsize="1080,1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tRMQA&#10;AADcAAAADwAAAGRycy9kb3ducmV2LnhtbESP0WrCQBRE3wX/YblC33STFFqbZiNSqlYQpNEPuGRv&#10;k2D2bsiuJv59t1DwcZiZM0y2Gk0rbtS7xrKCeBGBIC6tbrhScD5t5ksQziNrbC2Tgjs5WOXTSYap&#10;tgN/063wlQgQdikqqL3vUildWZNBt7AdcfB+bG/QB9lXUvc4BLhpZRJFL9Jgw2Ghxo4+aiovxdUo&#10;OMi3ZDfu5ac/0r44ON6+xt1WqafZuH4H4Wn0j/B/+0sreI5j+DsTj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5rUTEAAAA3AAAAA8AAAAAAAAAAAAAAAAAmAIAAGRycy9k&#10;b3ducmV2LnhtbFBLBQYAAAAABAAEAPUAAACJAwAAAAA=&#10;" path="m165,721l60,510,90,360,130,260,230,170,370,60,510,,730,30,920,140r145,221l1080,570r-30,150l885,901,705,1081,525,1261r-15,149l525,1621,320,1510,215,1460,70,1370,10,1300,,1190,40,1060,170,905,165,721xe" fillcolor="#c9e4ff" strokeweight="1.25pt">
                  <v:path arrowok="t" o:connecttype="custom" o:connectlocs="131,572;48,405;71,286;103,206;182,135;293,48;404,0;579,24;729,111;844,286;856,452;832,571;701,715;559,858;416,1000;404,1119;416,1286;254,1198;170,1158;55,1087;8,1031;0,944;32,841;135,718;131,572" o:connectangles="0,0,0,0,0,0,0,0,0,0,0,0,0,0,0,0,0,0,0,0,0,0,0,0,0"/>
                  <o:lock v:ext="edit" aspectratio="t"/>
                </v:shape>
                <v:shape id="Text Box 1497" o:spid="_x0000_s2625" type="#_x0000_t202" style="position:absolute;left:851;top:5662;width:217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2SP8QA&#10;AADcAAAADwAAAGRycy9kb3ducmV2LnhtbESPQWvCQBSE74L/YXmCN92oI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dkj/EAAAA3AAAAA8AAAAAAAAAAAAAAAAAmAIAAGRycy9k&#10;b3ducmV2LnhtbFBLBQYAAAAABAAEAPUAAACJAwAAAAA=&#10;" filled="f" stroked="f">
                  <v:textbox inset="0,0,0,0">
                    <w:txbxContent>
                      <w:p w14:paraId="29F64905" w14:textId="77777777" w:rsidR="004D6677" w:rsidRPr="000F36B4" w:rsidRDefault="004D6677" w:rsidP="00F610CB">
                        <w:pPr>
                          <w:jc w:val="center"/>
                          <w:rPr>
                            <w:i/>
                            <w:iCs/>
                          </w:rPr>
                        </w:pPr>
                        <w:r w:rsidRPr="000F36B4">
                          <w:rPr>
                            <w:i/>
                            <w:iCs/>
                          </w:rPr>
                          <w:t>a) Buffer điểm</w:t>
                        </w:r>
                      </w:p>
                    </w:txbxContent>
                  </v:textbox>
                </v:shape>
                <v:shape id="Text Box 1498" o:spid="_x0000_s2626" type="#_x0000_t202" style="position:absolute;left:1092;top:6190;width:6303;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w:txbxContent>
                      <w:p w14:paraId="3116A472" w14:textId="77777777" w:rsidR="004D6677" w:rsidRDefault="004D6677" w:rsidP="00F610CB">
                        <w:pPr>
                          <w:jc w:val="center"/>
                        </w:pPr>
                        <w:r w:rsidRPr="00D3487D">
                          <w:rPr>
                            <w:bCs/>
                            <w:i/>
                            <w:iCs/>
                          </w:rPr>
                          <w:t>Hình 39.</w:t>
                        </w:r>
                        <w:r>
                          <w:rPr>
                            <w:b/>
                            <w:bCs/>
                            <w:i/>
                            <w:iCs/>
                          </w:rPr>
                          <w:t xml:space="preserve"> </w:t>
                        </w:r>
                        <w:r w:rsidRPr="000F36B4">
                          <w:rPr>
                            <w:i/>
                            <w:iCs/>
                          </w:rPr>
                          <w:t>Các loại vùng đệm</w:t>
                        </w:r>
                      </w:p>
                    </w:txbxContent>
                  </v:textbox>
                </v:shape>
                <v:shape id="Text Box 1499" o:spid="_x0000_s2627" type="#_x0000_t202" style="position:absolute;left:2842;top:5632;width:217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v0MYA&#10;AADcAAAADwAAAGRycy9kb3ducmV2LnhtbESPQWvCQBSE7wX/w/KE3urGtki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iv0MYAAADcAAAADwAAAAAAAAAAAAAAAACYAgAAZHJz&#10;L2Rvd25yZXYueG1sUEsFBgAAAAAEAAQA9QAAAIsDAAAAAA==&#10;" filled="f" stroked="f">
                  <v:textbox inset="0,0,0,0">
                    <w:txbxContent>
                      <w:p w14:paraId="02FDB54A" w14:textId="77777777" w:rsidR="004D6677" w:rsidRPr="000F36B4" w:rsidRDefault="004D6677" w:rsidP="00F610CB">
                        <w:pPr>
                          <w:jc w:val="center"/>
                          <w:rPr>
                            <w:i/>
                            <w:iCs/>
                          </w:rPr>
                        </w:pPr>
                        <w:r w:rsidRPr="000F36B4">
                          <w:rPr>
                            <w:i/>
                            <w:iCs/>
                          </w:rPr>
                          <w:t>b) Buffer đường</w:t>
                        </w:r>
                      </w:p>
                    </w:txbxContent>
                  </v:textbox>
                </v:shape>
                <v:shape id="Text Box 1500" o:spid="_x0000_s2628" type="#_x0000_t202" style="position:absolute;left:5451;top:5602;width:217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KS8YA&#10;AADcAAAADwAAAGRycy9kb3ducmV2LnhtbESPQWvCQBSE7wX/w/KE3urGlkq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QKS8YAAADcAAAADwAAAAAAAAAAAAAAAACYAgAAZHJz&#10;L2Rvd25yZXYueG1sUEsFBgAAAAAEAAQA9QAAAIsDAAAAAA==&#10;" filled="f" stroked="f">
                  <v:textbox inset="0,0,0,0">
                    <w:txbxContent>
                      <w:p w14:paraId="30243C5A" w14:textId="77777777" w:rsidR="004D6677" w:rsidRPr="000F36B4" w:rsidRDefault="004D6677" w:rsidP="00F610CB">
                        <w:pPr>
                          <w:jc w:val="center"/>
                          <w:rPr>
                            <w:i/>
                            <w:iCs/>
                          </w:rPr>
                        </w:pPr>
                        <w:r>
                          <w:rPr>
                            <w:i/>
                            <w:iCs/>
                          </w:rPr>
                          <w:t>c</w:t>
                        </w:r>
                        <w:r w:rsidRPr="000F36B4">
                          <w:rPr>
                            <w:i/>
                            <w:iCs/>
                          </w:rPr>
                          <w:t xml:space="preserve">) Buffer </w:t>
                        </w:r>
                        <w:r>
                          <w:rPr>
                            <w:i/>
                            <w:iCs/>
                          </w:rPr>
                          <w:t>vùng</w:t>
                        </w:r>
                      </w:p>
                    </w:txbxContent>
                  </v:textbox>
                </v:shape>
                <v:rect id="Rectangle 1501" o:spid="_x0000_s2629" style="position:absolute;left:1032;top:3747;width:6516;height:2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RZ8MA&#10;AADcAAAADwAAAGRycy9kb3ducmV2LnhtbESPQWvCQBSE7wX/w/IEb3WTClajq4hVao9GL7k9ss9s&#10;MPs2ZFeN/94tFHocZuYbZrnubSPu1PnasYJ0nIAgLp2uuVJwPu3fZyB8QNbYOCYFT/KwXg3elphp&#10;9+Aj3fNQiQhhn6ECE0KbSelLQxb92LXE0bu4zmKIsquk7vAR4baRH0kylRZrjgsGW9oaKq/5zSq4&#10;FfnX/PC53bU/xXchbZqkZn5WajTsNwsQgfrwH/5rH7SCSTqF3zPx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ORZ8MAAADcAAAADwAAAAAAAAAAAAAAAACYAgAAZHJzL2Rv&#10;d25yZXYueG1sUEsFBgAAAAAEAAQA9QAAAIgDAAAAAA==&#10;" filled="f">
                  <v:stroke dashstyle="1 1" endcap="round"/>
                </v:rect>
              </v:group>
            </w:pict>
          </mc:Fallback>
        </mc:AlternateContent>
      </w:r>
      <w:r w:rsidRPr="00283743">
        <w:rPr>
          <w:rFonts w:ascii="Times New Roman" w:hAnsi="Times New Roman" w:cs="Times New Roman"/>
          <w:sz w:val="26"/>
          <w:szCs w:val="26"/>
        </w:rPr>
        <w:tab/>
        <w:t xml:space="preserve">Một kiểu chọn lọc đối tượng không gian thường được sử dụng nhất trong các phép toán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đó là phép toán </w:t>
      </w:r>
      <w:r w:rsidRPr="00283743">
        <w:rPr>
          <w:rFonts w:ascii="Times New Roman" w:hAnsi="Times New Roman" w:cs="Times New Roman"/>
          <w:i/>
          <w:sz w:val="26"/>
          <w:szCs w:val="26"/>
        </w:rPr>
        <w:t xml:space="preserve">buffer </w:t>
      </w:r>
      <w:r w:rsidRPr="00283743">
        <w:rPr>
          <w:rFonts w:ascii="Times New Roman" w:hAnsi="Times New Roman" w:cs="Times New Roman"/>
          <w:sz w:val="26"/>
          <w:szCs w:val="26"/>
        </w:rPr>
        <w:t xml:space="preserve">(vùng đệm). Phép toán này cho phép chọn những đối tượng nằm trong một khoảng cách xác định tính từ một điểm, một tập các điểm, một đường hoặc một vùng. Các </w:t>
      </w:r>
      <w:r w:rsidRPr="00283743">
        <w:rPr>
          <w:rFonts w:ascii="Times New Roman" w:hAnsi="Times New Roman" w:cs="Times New Roman"/>
          <w:i/>
          <w:sz w:val="26"/>
          <w:szCs w:val="26"/>
        </w:rPr>
        <w:t>buffer</w:t>
      </w:r>
      <w:r w:rsidRPr="00283743">
        <w:rPr>
          <w:rFonts w:ascii="Times New Roman" w:hAnsi="Times New Roman" w:cs="Times New Roman"/>
          <w:sz w:val="26"/>
          <w:szCs w:val="26"/>
        </w:rPr>
        <w:t xml:space="preserve"> bao quanh một điểm có dạng vùng hình tròn, quanh một đường có dạng vùng ngoằn ngoèo và quanh một vùng có dạng vùng rộng lớn hơn (hình 5.5).</w:t>
      </w:r>
    </w:p>
    <w:p w14:paraId="66E63624" w14:textId="77777777" w:rsidR="00F610CB" w:rsidRPr="00283743" w:rsidRDefault="00F610CB" w:rsidP="00F610CB">
      <w:pPr>
        <w:spacing w:before="120"/>
        <w:jc w:val="both"/>
        <w:rPr>
          <w:rFonts w:ascii="Times New Roman" w:hAnsi="Times New Roman" w:cs="Times New Roman"/>
          <w:sz w:val="26"/>
          <w:szCs w:val="26"/>
        </w:rPr>
      </w:pPr>
    </w:p>
    <w:p w14:paraId="28B7FDE3" w14:textId="77777777" w:rsidR="00F610CB" w:rsidRPr="00283743" w:rsidRDefault="00F610CB" w:rsidP="00F610CB">
      <w:pPr>
        <w:spacing w:before="120"/>
        <w:jc w:val="both"/>
        <w:rPr>
          <w:rFonts w:ascii="Times New Roman" w:hAnsi="Times New Roman" w:cs="Times New Roman"/>
          <w:noProof/>
          <w:sz w:val="26"/>
          <w:szCs w:val="26"/>
          <w:lang w:eastAsia="ja-JP"/>
        </w:rPr>
      </w:pPr>
    </w:p>
    <w:p w14:paraId="3593BC24" w14:textId="77777777" w:rsidR="00F610CB" w:rsidRPr="00283743" w:rsidRDefault="00F610CB" w:rsidP="00F610CB">
      <w:pPr>
        <w:spacing w:before="120"/>
        <w:jc w:val="both"/>
        <w:rPr>
          <w:rFonts w:ascii="Times New Roman" w:hAnsi="Times New Roman" w:cs="Times New Roman"/>
          <w:sz w:val="26"/>
          <w:szCs w:val="26"/>
        </w:rPr>
      </w:pPr>
    </w:p>
    <w:p w14:paraId="7FA58046" w14:textId="77777777" w:rsidR="00F610CB" w:rsidRPr="00283743" w:rsidRDefault="00F610CB" w:rsidP="00F610CB">
      <w:pPr>
        <w:spacing w:before="120"/>
        <w:jc w:val="both"/>
        <w:rPr>
          <w:rFonts w:ascii="Times New Roman" w:hAnsi="Times New Roman" w:cs="Times New Roman"/>
          <w:sz w:val="26"/>
          <w:szCs w:val="26"/>
        </w:rPr>
      </w:pPr>
    </w:p>
    <w:p w14:paraId="0B36FD69" w14:textId="77777777" w:rsidR="00F610CB" w:rsidRPr="00283743" w:rsidRDefault="00F610CB" w:rsidP="00F610CB">
      <w:pPr>
        <w:spacing w:before="120"/>
        <w:jc w:val="both"/>
        <w:rPr>
          <w:rFonts w:ascii="Times New Roman" w:hAnsi="Times New Roman" w:cs="Times New Roman"/>
          <w:sz w:val="26"/>
          <w:szCs w:val="26"/>
        </w:rPr>
      </w:pPr>
    </w:p>
    <w:p w14:paraId="57A461E9"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Chúng ta có thể sử dụng phép toán </w:t>
      </w:r>
      <w:r w:rsidRPr="00283743">
        <w:rPr>
          <w:rFonts w:ascii="Times New Roman" w:hAnsi="Times New Roman" w:cs="Times New Roman"/>
          <w:i/>
          <w:sz w:val="26"/>
          <w:szCs w:val="26"/>
        </w:rPr>
        <w:t>buffer</w:t>
      </w:r>
      <w:r w:rsidRPr="00283743">
        <w:rPr>
          <w:rFonts w:ascii="Times New Roman" w:hAnsi="Times New Roman" w:cs="Times New Roman"/>
          <w:sz w:val="26"/>
          <w:szCs w:val="26"/>
        </w:rPr>
        <w:t xml:space="preserve"> để giải quyết nhiều bài toán dạng như: tìm những căn nhà vi phạm lộ giới, tìm những trạm y tế cách khu vực có dịch bệnh trong vòng bán kính 5 km, khoanh vành đai bảo vệ công trình ngầm, … </w:t>
      </w:r>
    </w:p>
    <w:p w14:paraId="584D0D65"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Đối với dữ liệu thuộc tính, phép toán kết hợp được thực hiện bằng cách hợp nhất các thuộc tính thành các tập tin phẳng. Trong không gian, việc kết hợp này được gọi là chồng lớp bản đồ (map overlay). Trong chồng lớp bản đồ, một bản đồ mới được tạo ra dựa trên sự phân chia không gian của cả hai bản đồ gốc (hình 5.6).  Mỗi vùng được tạo ra trên lớp bản đồ mới có một mẫu tin thuộc tính mới trong bảng thuộc tính không gian và mang các thuộc tính của cả hai bản đồ gốc. </w:t>
      </w:r>
    </w:p>
    <w:p w14:paraId="1F07CF29"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Một chức năng nữa trong truy vấn không gian được xem là hữu ích nhất đó là tìm kiếm và kiểm tra thông qua các mối quan hệ của các điểm, đường và vùng. Sự kết hợp của các đối tượng cho phép chúng ta ấn định các thuộc tính từ các đối tượng điểm đến các đối tượng vùng. Có ba kiểu tiêu biểu trong chức năng này là tìm các điểm trong vùng, các đường trong vùng và điểm trong một cách đến một đường. Thí dụ, tìm các khách sạn trong địa bàn Quận 5, tìm các đường dây tải điện thuộc địa bàn quản lý của điện lực Chợ Lớn hoặc tìm các bể chứa dầu nằm trong khoảng cách 3km so với các con sông (dạng đường), … </w:t>
      </w:r>
    </w:p>
    <w:p w14:paraId="09A307DA"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740160" behindDoc="0" locked="0" layoutInCell="1" allowOverlap="1" wp14:anchorId="76916C31" wp14:editId="43F093DA">
                <wp:simplePos x="0" y="0"/>
                <wp:positionH relativeFrom="column">
                  <wp:posOffset>-382270</wp:posOffset>
                </wp:positionH>
                <wp:positionV relativeFrom="paragraph">
                  <wp:posOffset>3810</wp:posOffset>
                </wp:positionV>
                <wp:extent cx="6379210" cy="2776855"/>
                <wp:effectExtent l="3810" t="11430" r="0" b="2540"/>
                <wp:wrapNone/>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76855"/>
                          <a:chOff x="1135" y="2585"/>
                          <a:chExt cx="6878" cy="6471"/>
                        </a:xfrm>
                      </wpg:grpSpPr>
                      <wps:wsp>
                        <wps:cNvPr id="267" name="Text Box 1503"/>
                        <wps:cNvSpPr txBox="1">
                          <a:spLocks noChangeArrowheads="1"/>
                        </wps:cNvSpPr>
                        <wps:spPr bwMode="auto">
                          <a:xfrm>
                            <a:off x="1135" y="8332"/>
                            <a:ext cx="6878" cy="7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65B55" w14:textId="77777777" w:rsidR="004D6677" w:rsidRPr="00860A7F" w:rsidRDefault="004D6677" w:rsidP="00F610CB">
                              <w:pPr>
                                <w:jc w:val="center"/>
                                <w:rPr>
                                  <w:i/>
                                  <w:iCs/>
                                </w:rPr>
                              </w:pPr>
                              <w:r w:rsidRPr="00D3487D">
                                <w:rPr>
                                  <w:bCs/>
                                  <w:i/>
                                  <w:iCs/>
                                </w:rPr>
                                <w:t>Hình 40.</w:t>
                              </w:r>
                              <w:r>
                                <w:t xml:space="preserve"> </w:t>
                              </w:r>
                              <w:r w:rsidRPr="00860A7F">
                                <w:rPr>
                                  <w:i/>
                                  <w:iCs/>
                                </w:rPr>
                                <w:t>Chồng lớp hai lớp dữ liệu dạng vùng A và B để tạo ra lớp dữ liệu C chứa cả A và B.</w:t>
                              </w:r>
                            </w:p>
                          </w:txbxContent>
                        </wps:txbx>
                        <wps:bodyPr rot="0" vert="horz" wrap="square" lIns="0" tIns="0" rIns="0" bIns="0" anchor="t" anchorCtr="0" upright="1">
                          <a:noAutofit/>
                        </wps:bodyPr>
                      </wps:wsp>
                      <wpg:grpSp>
                        <wpg:cNvPr id="268" name="Group 1504"/>
                        <wpg:cNvGrpSpPr>
                          <a:grpSpLocks/>
                        </wpg:cNvGrpSpPr>
                        <wpg:grpSpPr bwMode="auto">
                          <a:xfrm>
                            <a:off x="1497" y="3023"/>
                            <a:ext cx="2340" cy="1800"/>
                            <a:chOff x="1855" y="3655"/>
                            <a:chExt cx="2340" cy="1800"/>
                          </a:xfrm>
                        </wpg:grpSpPr>
                        <wps:wsp>
                          <wps:cNvPr id="269" name="Rectangle 1505"/>
                          <wps:cNvSpPr>
                            <a:spLocks noChangeArrowheads="1"/>
                          </wps:cNvSpPr>
                          <wps:spPr bwMode="auto">
                            <a:xfrm>
                              <a:off x="1855" y="3655"/>
                              <a:ext cx="2340" cy="18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Line 1506"/>
                          <wps:cNvCnPr>
                            <a:cxnSpLocks noChangeShapeType="1"/>
                          </wps:cNvCnPr>
                          <wps:spPr bwMode="auto">
                            <a:xfrm flipH="1">
                              <a:off x="2215" y="3655"/>
                              <a:ext cx="1440" cy="1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Text Box 1507"/>
                          <wps:cNvSpPr txBox="1">
                            <a:spLocks noChangeArrowheads="1"/>
                          </wps:cNvSpPr>
                          <wps:spPr bwMode="auto">
                            <a:xfrm>
                              <a:off x="2035" y="4015"/>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3B3C7" w14:textId="77777777" w:rsidR="004D6677" w:rsidRDefault="004D6677" w:rsidP="00F610CB">
                                <w:pPr>
                                  <w:jc w:val="center"/>
                                  <w:rPr>
                                    <w:sz w:val="20"/>
                                  </w:rPr>
                                </w:pPr>
                                <w:r>
                                  <w:rPr>
                                    <w:sz w:val="20"/>
                                  </w:rPr>
                                  <w:t>A1</w:t>
                                </w:r>
                              </w:p>
                            </w:txbxContent>
                          </wps:txbx>
                          <wps:bodyPr rot="0" vert="horz" wrap="square" lIns="91440" tIns="45720" rIns="91440" bIns="45720" anchor="t" anchorCtr="0" upright="1">
                            <a:noAutofit/>
                          </wps:bodyPr>
                        </wps:wsp>
                        <wps:wsp>
                          <wps:cNvPr id="272" name="Text Box 1508"/>
                          <wps:cNvSpPr txBox="1">
                            <a:spLocks noChangeArrowheads="1"/>
                          </wps:cNvSpPr>
                          <wps:spPr bwMode="auto">
                            <a:xfrm>
                              <a:off x="3190" y="4555"/>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A0E8BE" w14:textId="77777777" w:rsidR="004D6677" w:rsidRDefault="004D6677" w:rsidP="00F610CB">
                                <w:pPr>
                                  <w:jc w:val="center"/>
                                  <w:rPr>
                                    <w:sz w:val="20"/>
                                  </w:rPr>
                                </w:pPr>
                                <w:r>
                                  <w:rPr>
                                    <w:sz w:val="20"/>
                                  </w:rPr>
                                  <w:t>A2</w:t>
                                </w:r>
                              </w:p>
                            </w:txbxContent>
                          </wps:txbx>
                          <wps:bodyPr rot="0" vert="horz" wrap="square" lIns="91440" tIns="45720" rIns="91440" bIns="45720" anchor="t" anchorCtr="0" upright="1">
                            <a:noAutofit/>
                          </wps:bodyPr>
                        </wps:wsp>
                      </wpg:grpSp>
                      <wpg:grpSp>
                        <wpg:cNvPr id="273" name="Group 1509"/>
                        <wpg:cNvGrpSpPr>
                          <a:grpSpLocks/>
                        </wpg:cNvGrpSpPr>
                        <wpg:grpSpPr bwMode="auto">
                          <a:xfrm>
                            <a:off x="4936" y="3023"/>
                            <a:ext cx="2340" cy="1800"/>
                            <a:chOff x="4915" y="3655"/>
                            <a:chExt cx="2340" cy="1800"/>
                          </a:xfrm>
                        </wpg:grpSpPr>
                        <wps:wsp>
                          <wps:cNvPr id="274" name="Rectangle 1510"/>
                          <wps:cNvSpPr>
                            <a:spLocks noChangeArrowheads="1"/>
                          </wps:cNvSpPr>
                          <wps:spPr bwMode="auto">
                            <a:xfrm>
                              <a:off x="4915" y="3655"/>
                              <a:ext cx="2340" cy="18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5" name="Freeform 1511"/>
                          <wps:cNvSpPr>
                            <a:spLocks/>
                          </wps:cNvSpPr>
                          <wps:spPr bwMode="auto">
                            <a:xfrm>
                              <a:off x="4915" y="3655"/>
                              <a:ext cx="1080" cy="769"/>
                            </a:xfrm>
                            <a:custGeom>
                              <a:avLst/>
                              <a:gdLst>
                                <a:gd name="T0" fmla="*/ 0 w 1080"/>
                                <a:gd name="T1" fmla="*/ 720 h 769"/>
                                <a:gd name="T2" fmla="*/ 445 w 1080"/>
                                <a:gd name="T3" fmla="*/ 649 h 769"/>
                                <a:gd name="T4" fmla="*/ 1080 w 1080"/>
                                <a:gd name="T5" fmla="*/ 0 h 769"/>
                              </a:gdLst>
                              <a:ahLst/>
                              <a:cxnLst>
                                <a:cxn ang="0">
                                  <a:pos x="T0" y="T1"/>
                                </a:cxn>
                                <a:cxn ang="0">
                                  <a:pos x="T2" y="T3"/>
                                </a:cxn>
                                <a:cxn ang="0">
                                  <a:pos x="T4" y="T5"/>
                                </a:cxn>
                              </a:cxnLst>
                              <a:rect l="0" t="0" r="r" b="b"/>
                              <a:pathLst>
                                <a:path w="1080" h="769">
                                  <a:moveTo>
                                    <a:pt x="0" y="720"/>
                                  </a:moveTo>
                                  <a:cubicBezTo>
                                    <a:pt x="74" y="708"/>
                                    <a:pt x="265" y="769"/>
                                    <a:pt x="445" y="649"/>
                                  </a:cubicBezTo>
                                  <a:cubicBezTo>
                                    <a:pt x="625" y="529"/>
                                    <a:pt x="948" y="135"/>
                                    <a:pt x="1080" y="0"/>
                                  </a:cubicBez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6" name="Freeform 1512"/>
                          <wps:cNvSpPr>
                            <a:spLocks/>
                          </wps:cNvSpPr>
                          <wps:spPr bwMode="auto">
                            <a:xfrm>
                              <a:off x="5480" y="4204"/>
                              <a:ext cx="1775" cy="719"/>
                            </a:xfrm>
                            <a:custGeom>
                              <a:avLst/>
                              <a:gdLst>
                                <a:gd name="T0" fmla="*/ 0 w 1775"/>
                                <a:gd name="T1" fmla="*/ 0 h 719"/>
                                <a:gd name="T2" fmla="*/ 1260 w 1775"/>
                                <a:gd name="T3" fmla="*/ 600 h 719"/>
                                <a:gd name="T4" fmla="*/ 1775 w 1775"/>
                                <a:gd name="T5" fmla="*/ 711 h 719"/>
                              </a:gdLst>
                              <a:ahLst/>
                              <a:cxnLst>
                                <a:cxn ang="0">
                                  <a:pos x="T0" y="T1"/>
                                </a:cxn>
                                <a:cxn ang="0">
                                  <a:pos x="T2" y="T3"/>
                                </a:cxn>
                                <a:cxn ang="0">
                                  <a:pos x="T4" y="T5"/>
                                </a:cxn>
                              </a:cxnLst>
                              <a:rect l="0" t="0" r="r" b="b"/>
                              <a:pathLst>
                                <a:path w="1775" h="719">
                                  <a:moveTo>
                                    <a:pt x="0" y="0"/>
                                  </a:moveTo>
                                  <a:cubicBezTo>
                                    <a:pt x="210" y="100"/>
                                    <a:pt x="964" y="481"/>
                                    <a:pt x="1260" y="600"/>
                                  </a:cubicBezTo>
                                  <a:cubicBezTo>
                                    <a:pt x="1556" y="719"/>
                                    <a:pt x="1668" y="688"/>
                                    <a:pt x="1775" y="711"/>
                                  </a:cubicBez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7" name="Freeform 1513"/>
                          <wps:cNvSpPr>
                            <a:spLocks/>
                          </wps:cNvSpPr>
                          <wps:spPr bwMode="auto">
                            <a:xfrm>
                              <a:off x="5732" y="4684"/>
                              <a:ext cx="758" cy="771"/>
                            </a:xfrm>
                            <a:custGeom>
                              <a:avLst/>
                              <a:gdLst>
                                <a:gd name="T0" fmla="*/ 758 w 758"/>
                                <a:gd name="T1" fmla="*/ 0 h 771"/>
                                <a:gd name="T2" fmla="*/ 83 w 758"/>
                                <a:gd name="T3" fmla="*/ 411 h 771"/>
                                <a:gd name="T4" fmla="*/ 263 w 758"/>
                                <a:gd name="T5" fmla="*/ 771 h 771"/>
                              </a:gdLst>
                              <a:ahLst/>
                              <a:cxnLst>
                                <a:cxn ang="0">
                                  <a:pos x="T0" y="T1"/>
                                </a:cxn>
                                <a:cxn ang="0">
                                  <a:pos x="T2" y="T3"/>
                                </a:cxn>
                                <a:cxn ang="0">
                                  <a:pos x="T4" y="T5"/>
                                </a:cxn>
                              </a:cxnLst>
                              <a:rect l="0" t="0" r="r" b="b"/>
                              <a:pathLst>
                                <a:path w="758" h="771">
                                  <a:moveTo>
                                    <a:pt x="758" y="0"/>
                                  </a:moveTo>
                                  <a:cubicBezTo>
                                    <a:pt x="647" y="67"/>
                                    <a:pt x="166" y="282"/>
                                    <a:pt x="83" y="411"/>
                                  </a:cubicBezTo>
                                  <a:cubicBezTo>
                                    <a:pt x="0" y="540"/>
                                    <a:pt x="143" y="651"/>
                                    <a:pt x="263" y="771"/>
                                  </a:cubicBez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8" name="Text Box 1514"/>
                          <wps:cNvSpPr txBox="1">
                            <a:spLocks noChangeArrowheads="1"/>
                          </wps:cNvSpPr>
                          <wps:spPr bwMode="auto">
                            <a:xfrm>
                              <a:off x="4915" y="3655"/>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15852" w14:textId="77777777" w:rsidR="004D6677" w:rsidRDefault="004D6677" w:rsidP="00F610CB">
                                <w:pPr>
                                  <w:jc w:val="center"/>
                                  <w:rPr>
                                    <w:sz w:val="20"/>
                                  </w:rPr>
                                </w:pPr>
                                <w:r>
                                  <w:rPr>
                                    <w:sz w:val="20"/>
                                  </w:rPr>
                                  <w:t>B1</w:t>
                                </w:r>
                              </w:p>
                            </w:txbxContent>
                          </wps:txbx>
                          <wps:bodyPr rot="0" vert="horz" wrap="square" lIns="91440" tIns="45720" rIns="91440" bIns="45720" anchor="t" anchorCtr="0" upright="1">
                            <a:noAutofit/>
                          </wps:bodyPr>
                        </wps:wsp>
                        <wps:wsp>
                          <wps:cNvPr id="279" name="Text Box 1515"/>
                          <wps:cNvSpPr txBox="1">
                            <a:spLocks noChangeArrowheads="1"/>
                          </wps:cNvSpPr>
                          <wps:spPr bwMode="auto">
                            <a:xfrm>
                              <a:off x="5095" y="4555"/>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C5E763" w14:textId="77777777" w:rsidR="004D6677" w:rsidRDefault="004D6677" w:rsidP="00F610CB">
                                <w:pPr>
                                  <w:jc w:val="center"/>
                                  <w:rPr>
                                    <w:sz w:val="20"/>
                                  </w:rPr>
                                </w:pPr>
                                <w:r>
                                  <w:rPr>
                                    <w:sz w:val="20"/>
                                  </w:rPr>
                                  <w:t>B2</w:t>
                                </w:r>
                              </w:p>
                            </w:txbxContent>
                          </wps:txbx>
                          <wps:bodyPr rot="0" vert="horz" wrap="square" lIns="91440" tIns="45720" rIns="91440" bIns="45720" anchor="t" anchorCtr="0" upright="1">
                            <a:noAutofit/>
                          </wps:bodyPr>
                        </wps:wsp>
                        <wps:wsp>
                          <wps:cNvPr id="280" name="Text Box 1516"/>
                          <wps:cNvSpPr txBox="1">
                            <a:spLocks noChangeArrowheads="1"/>
                          </wps:cNvSpPr>
                          <wps:spPr bwMode="auto">
                            <a:xfrm>
                              <a:off x="6175" y="3835"/>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366FA5" w14:textId="77777777" w:rsidR="004D6677" w:rsidRDefault="004D6677" w:rsidP="00F610CB">
                                <w:pPr>
                                  <w:jc w:val="center"/>
                                  <w:rPr>
                                    <w:sz w:val="20"/>
                                  </w:rPr>
                                </w:pPr>
                                <w:r>
                                  <w:rPr>
                                    <w:sz w:val="20"/>
                                  </w:rPr>
                                  <w:t>B3</w:t>
                                </w:r>
                              </w:p>
                            </w:txbxContent>
                          </wps:txbx>
                          <wps:bodyPr rot="0" vert="horz" wrap="square" lIns="91440" tIns="45720" rIns="91440" bIns="45720" anchor="t" anchorCtr="0" upright="1">
                            <a:noAutofit/>
                          </wps:bodyPr>
                        </wps:wsp>
                        <wps:wsp>
                          <wps:cNvPr id="281" name="Text Box 1517"/>
                          <wps:cNvSpPr txBox="1">
                            <a:spLocks noChangeArrowheads="1"/>
                          </wps:cNvSpPr>
                          <wps:spPr bwMode="auto">
                            <a:xfrm>
                              <a:off x="6175" y="4915"/>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53DADC" w14:textId="77777777" w:rsidR="004D6677" w:rsidRDefault="004D6677" w:rsidP="00F610CB">
                                <w:pPr>
                                  <w:jc w:val="center"/>
                                  <w:rPr>
                                    <w:sz w:val="20"/>
                                  </w:rPr>
                                </w:pPr>
                                <w:r>
                                  <w:rPr>
                                    <w:sz w:val="20"/>
                                  </w:rPr>
                                  <w:t>B4</w:t>
                                </w:r>
                              </w:p>
                            </w:txbxContent>
                          </wps:txbx>
                          <wps:bodyPr rot="0" vert="horz" wrap="square" lIns="91440" tIns="45720" rIns="91440" bIns="45720" anchor="t" anchorCtr="0" upright="1">
                            <a:noAutofit/>
                          </wps:bodyPr>
                        </wps:wsp>
                      </wpg:grpSp>
                      <wpg:grpSp>
                        <wpg:cNvPr id="282" name="Group 1518"/>
                        <wpg:cNvGrpSpPr>
                          <a:grpSpLocks/>
                        </wpg:cNvGrpSpPr>
                        <wpg:grpSpPr bwMode="auto">
                          <a:xfrm>
                            <a:off x="3126" y="5681"/>
                            <a:ext cx="2340" cy="2115"/>
                            <a:chOff x="1855" y="5594"/>
                            <a:chExt cx="2340" cy="1980"/>
                          </a:xfrm>
                        </wpg:grpSpPr>
                        <wps:wsp>
                          <wps:cNvPr id="283" name="Rectangle 1519"/>
                          <wps:cNvSpPr>
                            <a:spLocks noChangeArrowheads="1"/>
                          </wps:cNvSpPr>
                          <wps:spPr bwMode="auto">
                            <a:xfrm>
                              <a:off x="1855" y="5594"/>
                              <a:ext cx="2340" cy="18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 name="Freeform 1520"/>
                          <wps:cNvSpPr>
                            <a:spLocks/>
                          </wps:cNvSpPr>
                          <wps:spPr bwMode="auto">
                            <a:xfrm>
                              <a:off x="1855" y="5594"/>
                              <a:ext cx="1080" cy="769"/>
                            </a:xfrm>
                            <a:custGeom>
                              <a:avLst/>
                              <a:gdLst>
                                <a:gd name="T0" fmla="*/ 0 w 1080"/>
                                <a:gd name="T1" fmla="*/ 720 h 769"/>
                                <a:gd name="T2" fmla="*/ 445 w 1080"/>
                                <a:gd name="T3" fmla="*/ 649 h 769"/>
                                <a:gd name="T4" fmla="*/ 1080 w 1080"/>
                                <a:gd name="T5" fmla="*/ 0 h 769"/>
                              </a:gdLst>
                              <a:ahLst/>
                              <a:cxnLst>
                                <a:cxn ang="0">
                                  <a:pos x="T0" y="T1"/>
                                </a:cxn>
                                <a:cxn ang="0">
                                  <a:pos x="T2" y="T3"/>
                                </a:cxn>
                                <a:cxn ang="0">
                                  <a:pos x="T4" y="T5"/>
                                </a:cxn>
                              </a:cxnLst>
                              <a:rect l="0" t="0" r="r" b="b"/>
                              <a:pathLst>
                                <a:path w="1080" h="769">
                                  <a:moveTo>
                                    <a:pt x="0" y="720"/>
                                  </a:moveTo>
                                  <a:cubicBezTo>
                                    <a:pt x="74" y="708"/>
                                    <a:pt x="265" y="769"/>
                                    <a:pt x="445" y="649"/>
                                  </a:cubicBezTo>
                                  <a:cubicBezTo>
                                    <a:pt x="625" y="529"/>
                                    <a:pt x="948" y="135"/>
                                    <a:pt x="1080" y="0"/>
                                  </a:cubicBez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5" name="Freeform 1521"/>
                          <wps:cNvSpPr>
                            <a:spLocks/>
                          </wps:cNvSpPr>
                          <wps:spPr bwMode="auto">
                            <a:xfrm>
                              <a:off x="2420" y="6143"/>
                              <a:ext cx="1775" cy="719"/>
                            </a:xfrm>
                            <a:custGeom>
                              <a:avLst/>
                              <a:gdLst>
                                <a:gd name="T0" fmla="*/ 0 w 1775"/>
                                <a:gd name="T1" fmla="*/ 0 h 719"/>
                                <a:gd name="T2" fmla="*/ 1260 w 1775"/>
                                <a:gd name="T3" fmla="*/ 600 h 719"/>
                                <a:gd name="T4" fmla="*/ 1775 w 1775"/>
                                <a:gd name="T5" fmla="*/ 711 h 719"/>
                              </a:gdLst>
                              <a:ahLst/>
                              <a:cxnLst>
                                <a:cxn ang="0">
                                  <a:pos x="T0" y="T1"/>
                                </a:cxn>
                                <a:cxn ang="0">
                                  <a:pos x="T2" y="T3"/>
                                </a:cxn>
                                <a:cxn ang="0">
                                  <a:pos x="T4" y="T5"/>
                                </a:cxn>
                              </a:cxnLst>
                              <a:rect l="0" t="0" r="r" b="b"/>
                              <a:pathLst>
                                <a:path w="1775" h="719">
                                  <a:moveTo>
                                    <a:pt x="0" y="0"/>
                                  </a:moveTo>
                                  <a:cubicBezTo>
                                    <a:pt x="210" y="100"/>
                                    <a:pt x="964" y="481"/>
                                    <a:pt x="1260" y="600"/>
                                  </a:cubicBezTo>
                                  <a:cubicBezTo>
                                    <a:pt x="1556" y="719"/>
                                    <a:pt x="1668" y="688"/>
                                    <a:pt x="1775" y="711"/>
                                  </a:cubicBez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Freeform 1522"/>
                          <wps:cNvSpPr>
                            <a:spLocks/>
                          </wps:cNvSpPr>
                          <wps:spPr bwMode="auto">
                            <a:xfrm>
                              <a:off x="2672" y="6623"/>
                              <a:ext cx="758" cy="771"/>
                            </a:xfrm>
                            <a:custGeom>
                              <a:avLst/>
                              <a:gdLst>
                                <a:gd name="T0" fmla="*/ 758 w 758"/>
                                <a:gd name="T1" fmla="*/ 0 h 771"/>
                                <a:gd name="T2" fmla="*/ 83 w 758"/>
                                <a:gd name="T3" fmla="*/ 411 h 771"/>
                                <a:gd name="T4" fmla="*/ 263 w 758"/>
                                <a:gd name="T5" fmla="*/ 771 h 771"/>
                              </a:gdLst>
                              <a:ahLst/>
                              <a:cxnLst>
                                <a:cxn ang="0">
                                  <a:pos x="T0" y="T1"/>
                                </a:cxn>
                                <a:cxn ang="0">
                                  <a:pos x="T2" y="T3"/>
                                </a:cxn>
                                <a:cxn ang="0">
                                  <a:pos x="T4" y="T5"/>
                                </a:cxn>
                              </a:cxnLst>
                              <a:rect l="0" t="0" r="r" b="b"/>
                              <a:pathLst>
                                <a:path w="758" h="771">
                                  <a:moveTo>
                                    <a:pt x="758" y="0"/>
                                  </a:moveTo>
                                  <a:cubicBezTo>
                                    <a:pt x="647" y="67"/>
                                    <a:pt x="166" y="282"/>
                                    <a:pt x="83" y="411"/>
                                  </a:cubicBezTo>
                                  <a:cubicBezTo>
                                    <a:pt x="0" y="540"/>
                                    <a:pt x="143" y="651"/>
                                    <a:pt x="263" y="771"/>
                                  </a:cubicBez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7" name="Text Box 1523"/>
                          <wps:cNvSpPr txBox="1">
                            <a:spLocks noChangeArrowheads="1"/>
                          </wps:cNvSpPr>
                          <wps:spPr bwMode="auto">
                            <a:xfrm>
                              <a:off x="1855" y="5594"/>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B7575E" w14:textId="77777777" w:rsidR="004D6677" w:rsidRDefault="004D6677" w:rsidP="00F610CB">
                                <w:pPr>
                                  <w:jc w:val="center"/>
                                  <w:rPr>
                                    <w:sz w:val="20"/>
                                  </w:rPr>
                                </w:pPr>
                                <w:r>
                                  <w:rPr>
                                    <w:sz w:val="20"/>
                                  </w:rPr>
                                  <w:t>C1</w:t>
                                </w:r>
                              </w:p>
                            </w:txbxContent>
                          </wps:txbx>
                          <wps:bodyPr rot="0" vert="horz" wrap="square" lIns="91440" tIns="45720" rIns="91440" bIns="45720" anchor="t" anchorCtr="0" upright="1">
                            <a:noAutofit/>
                          </wps:bodyPr>
                        </wps:wsp>
                        <wps:wsp>
                          <wps:cNvPr id="288" name="Text Box 1524"/>
                          <wps:cNvSpPr txBox="1">
                            <a:spLocks noChangeArrowheads="1"/>
                          </wps:cNvSpPr>
                          <wps:spPr bwMode="auto">
                            <a:xfrm>
                              <a:off x="2040" y="6510"/>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75B424" w14:textId="77777777" w:rsidR="004D6677" w:rsidRDefault="004D6677" w:rsidP="00F610CB">
                                <w:pPr>
                                  <w:jc w:val="center"/>
                                  <w:rPr>
                                    <w:sz w:val="20"/>
                                  </w:rPr>
                                </w:pPr>
                              </w:p>
                            </w:txbxContent>
                          </wps:txbx>
                          <wps:bodyPr rot="0" vert="horz" wrap="square" lIns="91440" tIns="45720" rIns="91440" bIns="45720" anchor="t" anchorCtr="0" upright="1">
                            <a:noAutofit/>
                          </wps:bodyPr>
                        </wps:wsp>
                        <wps:wsp>
                          <wps:cNvPr id="289" name="Text Box 1525"/>
                          <wps:cNvSpPr txBox="1">
                            <a:spLocks noChangeArrowheads="1"/>
                          </wps:cNvSpPr>
                          <wps:spPr bwMode="auto">
                            <a:xfrm>
                              <a:off x="2635" y="5774"/>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2A7958" w14:textId="77777777" w:rsidR="004D6677" w:rsidRDefault="004D6677" w:rsidP="00F610CB">
                                <w:pPr>
                                  <w:jc w:val="center"/>
                                  <w:rPr>
                                    <w:sz w:val="20"/>
                                  </w:rPr>
                                </w:pPr>
                              </w:p>
                            </w:txbxContent>
                          </wps:txbx>
                          <wps:bodyPr rot="0" vert="horz" wrap="square" lIns="91440" tIns="45720" rIns="91440" bIns="45720" anchor="t" anchorCtr="0" upright="1">
                            <a:noAutofit/>
                          </wps:bodyPr>
                        </wps:wsp>
                        <wps:wsp>
                          <wps:cNvPr id="290" name="Text Box 1526"/>
                          <wps:cNvSpPr txBox="1">
                            <a:spLocks noChangeArrowheads="1"/>
                          </wps:cNvSpPr>
                          <wps:spPr bwMode="auto">
                            <a:xfrm>
                              <a:off x="3115" y="6854"/>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08165" w14:textId="77777777" w:rsidR="004D6677" w:rsidRDefault="004D6677" w:rsidP="00F610CB">
                                <w:pPr>
                                  <w:jc w:val="center"/>
                                  <w:rPr>
                                    <w:sz w:val="20"/>
                                  </w:rPr>
                                </w:pPr>
                              </w:p>
                            </w:txbxContent>
                          </wps:txbx>
                          <wps:bodyPr rot="0" vert="horz" wrap="square" lIns="91440" tIns="45720" rIns="91440" bIns="45720" anchor="t" anchorCtr="0" upright="1">
                            <a:noAutofit/>
                          </wps:bodyPr>
                        </wps:wsp>
                        <wps:wsp>
                          <wps:cNvPr id="291" name="Line 1527"/>
                          <wps:cNvCnPr>
                            <a:cxnSpLocks noChangeShapeType="1"/>
                          </wps:cNvCnPr>
                          <wps:spPr bwMode="auto">
                            <a:xfrm flipH="1">
                              <a:off x="2215" y="5594"/>
                              <a:ext cx="1440" cy="1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Text Box 1528"/>
                          <wps:cNvSpPr txBox="1">
                            <a:spLocks noChangeArrowheads="1"/>
                          </wps:cNvSpPr>
                          <wps:spPr bwMode="auto">
                            <a:xfrm>
                              <a:off x="3475" y="5954"/>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E2F6B2" w14:textId="77777777" w:rsidR="004D6677" w:rsidRDefault="004D6677" w:rsidP="00F610CB">
                                <w:pPr>
                                  <w:jc w:val="center"/>
                                  <w:rPr>
                                    <w:sz w:val="20"/>
                                  </w:rPr>
                                </w:pPr>
                              </w:p>
                            </w:txbxContent>
                          </wps:txbx>
                          <wps:bodyPr rot="0" vert="horz" wrap="square" lIns="91440" tIns="45720" rIns="91440" bIns="45720" anchor="t" anchorCtr="0" upright="1">
                            <a:noAutofit/>
                          </wps:bodyPr>
                        </wps:wsp>
                        <wps:wsp>
                          <wps:cNvPr id="293" name="Text Box 1529"/>
                          <wps:cNvSpPr txBox="1">
                            <a:spLocks noChangeArrowheads="1"/>
                          </wps:cNvSpPr>
                          <wps:spPr bwMode="auto">
                            <a:xfrm>
                              <a:off x="2215" y="7034"/>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648CB3" w14:textId="77777777" w:rsidR="004D6677" w:rsidRDefault="004D6677" w:rsidP="00F610CB">
                                <w:pPr>
                                  <w:jc w:val="center"/>
                                  <w:rPr>
                                    <w:sz w:val="20"/>
                                  </w:rPr>
                                </w:pPr>
                              </w:p>
                            </w:txbxContent>
                          </wps:txbx>
                          <wps:bodyPr rot="0" vert="horz" wrap="square" lIns="91440" tIns="45720" rIns="91440" bIns="45720" anchor="t" anchorCtr="0" upright="1">
                            <a:noAutofit/>
                          </wps:bodyPr>
                        </wps:wsp>
                      </wpg:grpSp>
                      <wps:wsp>
                        <wps:cNvPr id="294" name="Text Box 1530"/>
                        <wps:cNvSpPr txBox="1">
                          <a:spLocks noChangeArrowheads="1"/>
                        </wps:cNvSpPr>
                        <wps:spPr bwMode="auto">
                          <a:xfrm>
                            <a:off x="5841" y="5722"/>
                            <a:ext cx="1448" cy="19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4FFD1" w14:textId="77777777" w:rsidR="004D6677" w:rsidRDefault="004D6677" w:rsidP="00F610CB">
                              <w:pPr>
                                <w:rPr>
                                  <w:sz w:val="20"/>
                                </w:rPr>
                              </w:pPr>
                            </w:p>
                          </w:txbxContent>
                        </wps:txbx>
                        <wps:bodyPr rot="0" vert="horz" wrap="square" lIns="0" tIns="0" rIns="0" bIns="0" anchor="t" anchorCtr="0" upright="1">
                          <a:noAutofit/>
                        </wps:bodyPr>
                      </wps:wsp>
                      <wps:wsp>
                        <wps:cNvPr id="295" name="Text Box 1531"/>
                        <wps:cNvSpPr txBox="1">
                          <a:spLocks noChangeArrowheads="1"/>
                        </wps:cNvSpPr>
                        <wps:spPr bwMode="auto">
                          <a:xfrm>
                            <a:off x="5695" y="2653"/>
                            <a:ext cx="327" cy="3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30336B" w14:textId="77777777" w:rsidR="004D6677" w:rsidRDefault="004D6677" w:rsidP="00F610CB">
                              <w:pPr>
                                <w:jc w:val="center"/>
                                <w:rPr>
                                  <w:sz w:val="20"/>
                                </w:rPr>
                              </w:pPr>
                            </w:p>
                          </w:txbxContent>
                        </wps:txbx>
                        <wps:bodyPr rot="0" vert="horz" wrap="square" lIns="0" tIns="0" rIns="0" bIns="0" anchor="t" anchorCtr="0" upright="1">
                          <a:noAutofit/>
                        </wps:bodyPr>
                      </wps:wsp>
                      <wps:wsp>
                        <wps:cNvPr id="296" name="Text Box 1532"/>
                        <wps:cNvSpPr txBox="1">
                          <a:spLocks noChangeArrowheads="1"/>
                        </wps:cNvSpPr>
                        <wps:spPr bwMode="auto">
                          <a:xfrm>
                            <a:off x="5660" y="7729"/>
                            <a:ext cx="181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A01C2" w14:textId="77777777" w:rsidR="004D6677" w:rsidRPr="00860A7F" w:rsidRDefault="004D6677" w:rsidP="00F610CB">
                              <w:pPr>
                                <w:jc w:val="center"/>
                                <w:rPr>
                                  <w:i/>
                                  <w:iCs/>
                                </w:rPr>
                              </w:pPr>
                            </w:p>
                          </w:txbxContent>
                        </wps:txbx>
                        <wps:bodyPr rot="0" vert="horz" wrap="square" lIns="0" tIns="0" rIns="0" bIns="0" anchor="t" anchorCtr="0" upright="1">
                          <a:noAutofit/>
                        </wps:bodyPr>
                      </wps:wsp>
                      <wps:wsp>
                        <wps:cNvPr id="297" name="Text Box 1533"/>
                        <wps:cNvSpPr txBox="1">
                          <a:spLocks noChangeArrowheads="1"/>
                        </wps:cNvSpPr>
                        <wps:spPr bwMode="auto">
                          <a:xfrm>
                            <a:off x="2221" y="2661"/>
                            <a:ext cx="327" cy="3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09F689" w14:textId="77777777" w:rsidR="004D6677" w:rsidRDefault="004D6677" w:rsidP="00F610CB">
                              <w:pPr>
                                <w:jc w:val="center"/>
                                <w:rPr>
                                  <w:sz w:val="20"/>
                                </w:rPr>
                              </w:pPr>
                            </w:p>
                          </w:txbxContent>
                        </wps:txbx>
                        <wps:bodyPr rot="0" vert="horz" wrap="square" lIns="0" tIns="0" rIns="0" bIns="0" anchor="t" anchorCtr="0" upright="1">
                          <a:noAutofit/>
                        </wps:bodyPr>
                      </wps:wsp>
                      <wps:wsp>
                        <wps:cNvPr id="298" name="Text Box 1534"/>
                        <wps:cNvSpPr txBox="1">
                          <a:spLocks noChangeArrowheads="1"/>
                        </wps:cNvSpPr>
                        <wps:spPr bwMode="auto">
                          <a:xfrm>
                            <a:off x="3850" y="7623"/>
                            <a:ext cx="327" cy="3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D19F1" w14:textId="77777777" w:rsidR="004D6677" w:rsidRDefault="004D6677" w:rsidP="00F610CB">
                              <w:pPr>
                                <w:jc w:val="center"/>
                                <w:rPr>
                                  <w:sz w:val="20"/>
                                </w:rPr>
                              </w:pPr>
                            </w:p>
                          </w:txbxContent>
                        </wps:txbx>
                        <wps:bodyPr rot="0" vert="horz" wrap="square" lIns="0" tIns="0" rIns="0" bIns="0" anchor="t" anchorCtr="0" upright="1">
                          <a:noAutofit/>
                        </wps:bodyPr>
                      </wps:wsp>
                      <wps:wsp>
                        <wps:cNvPr id="299" name="Line 1535"/>
                        <wps:cNvCnPr>
                          <a:cxnSpLocks noChangeShapeType="1"/>
                        </wps:cNvCnPr>
                        <wps:spPr bwMode="auto">
                          <a:xfrm>
                            <a:off x="4031" y="3928"/>
                            <a:ext cx="543"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0" name="Line 1536"/>
                        <wps:cNvCnPr>
                          <a:cxnSpLocks noChangeShapeType="1"/>
                        </wps:cNvCnPr>
                        <wps:spPr bwMode="auto">
                          <a:xfrm>
                            <a:off x="4303" y="3642"/>
                            <a:ext cx="0" cy="54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AutoShape 1537"/>
                        <wps:cNvSpPr>
                          <a:spLocks noChangeArrowheads="1"/>
                        </wps:cNvSpPr>
                        <wps:spPr bwMode="auto">
                          <a:xfrm>
                            <a:off x="4091" y="4833"/>
                            <a:ext cx="543" cy="724"/>
                          </a:xfrm>
                          <a:prstGeom prst="downArrow">
                            <a:avLst>
                              <a:gd name="adj1" fmla="val 50000"/>
                              <a:gd name="adj2" fmla="val 33333"/>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2" name="Rectangle 1538"/>
                        <wps:cNvSpPr>
                          <a:spLocks noChangeArrowheads="1"/>
                        </wps:cNvSpPr>
                        <wps:spPr bwMode="auto">
                          <a:xfrm>
                            <a:off x="1316" y="2585"/>
                            <a:ext cx="6516" cy="5611"/>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916C31" id="Group 266" o:spid="_x0000_s2630" style="position:absolute;left:0;text-align:left;margin-left:-30.1pt;margin-top:.3pt;width:502.3pt;height:218.65pt;z-index:251740160;mso-position-horizontal-relative:text;mso-position-vertical-relative:text" coordorigin="1135,2585" coordsize="6878,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">
                <v:shape id="Text Box 1503" o:spid="_x0000_s2631" type="#_x0000_t202" style="position:absolute;left:1135;top:8332;width:6878;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14:paraId="2C865B55" w14:textId="77777777" w:rsidR="004D6677" w:rsidRPr="00860A7F" w:rsidRDefault="004D6677" w:rsidP="00F610CB">
                        <w:pPr>
                          <w:jc w:val="center"/>
                          <w:rPr>
                            <w:i/>
                            <w:iCs/>
                          </w:rPr>
                        </w:pPr>
                        <w:r w:rsidRPr="00D3487D">
                          <w:rPr>
                            <w:bCs/>
                            <w:i/>
                            <w:iCs/>
                          </w:rPr>
                          <w:t>Hình 40.</w:t>
                        </w:r>
                        <w:r>
                          <w:t xml:space="preserve"> </w:t>
                        </w:r>
                        <w:r w:rsidRPr="00860A7F">
                          <w:rPr>
                            <w:i/>
                            <w:iCs/>
                          </w:rPr>
                          <w:t>Chồng lớp hai lớp dữ liệu dạng vùng A và B để tạo ra lớp dữ liệu C chứa cả A và B.</w:t>
                        </w:r>
                      </w:p>
                    </w:txbxContent>
                  </v:textbox>
                </v:shape>
                <v:group id="Group 1504" o:spid="_x0000_s2632" style="position:absolute;left:1497;top:3023;width:2340;height:1800" coordorigin="1855,3655" coordsize="2340,1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1505" o:spid="_x0000_s2633" style="position:absolute;left:1855;top:3655;width:234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line id="Line 1506" o:spid="_x0000_s2634" style="position:absolute;flip:x;visibility:visible;mso-wrap-style:square" from="2215,3655" to="3655,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6ToMQAAADcAAAADwAAAGRycy9kb3ducmV2LnhtbERPy2oCMRTdC/2HcAvdFM1UStWpUUQQ&#10;unDjgxF318ntZJjJzTRJdfr3zUJweTjv+bK3rbiSD7VjBW+jDARx6XTNlYLjYTOcgggRWWPrmBT8&#10;UYDl4mkwx1y7G+/ouo+VSCEcclRgYuxyKUNpyGIYuY44cd/OW4wJ+kpqj7cUbls5zrIPabHm1GCw&#10;o7Whstn/WgVyun398avLe1M0p9PMFGXRnbdKvTz3q08Qkfr4EN/dX1rBeJLmp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OgxAAAANwAAAAPAAAAAAAAAAAA&#10;AAAAAKECAABkcnMvZG93bnJldi54bWxQSwUGAAAAAAQABAD5AAAAkgMAAAAA&#10;"/>
                  <v:shape id="Text Box 1507" o:spid="_x0000_s2635" type="#_x0000_t202" style="position:absolute;left:2035;top:401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esQA&#10;AADcAAAADwAAAGRycy9kb3ducmV2LnhtbESPT2vCQBTE7wW/w/IEb7qr2KoxG5GWQk8t/gVvj+wz&#10;CWbfhuzWpN++WxB6HGbmN0y66W0t7tT6yrGG6USBIM6dqbjQcDy8j5cgfEA2WDsmDT/kYZMNnlJM&#10;jOt4R/d9KESEsE9QQxlCk0jp85Is+olriKN3da3FEGVbSNNiF+G2ljOlXqTFiuNCiQ29lpTf9t9W&#10;w+nzejnP1VfxZp+bzvVKsl1JrUfDfrsGEagP/+FH+8NomC2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qHrEAAAA3AAAAA8AAAAAAAAAAAAAAAAAmAIAAGRycy9k&#10;b3ducmV2LnhtbFBLBQYAAAAABAAEAPUAAACJAwAAAAA=&#10;" filled="f" stroked="f">
                    <v:textbox>
                      <w:txbxContent>
                        <w:p w14:paraId="48C3B3C7" w14:textId="77777777" w:rsidR="004D6677" w:rsidRDefault="004D6677" w:rsidP="00F610CB">
                          <w:pPr>
                            <w:jc w:val="center"/>
                            <w:rPr>
                              <w:sz w:val="20"/>
                            </w:rPr>
                          </w:pPr>
                          <w:r>
                            <w:rPr>
                              <w:sz w:val="20"/>
                            </w:rPr>
                            <w:t>A1</w:t>
                          </w:r>
                        </w:p>
                      </w:txbxContent>
                    </v:textbox>
                  </v:shape>
                  <v:shape id="Text Box 1508" o:spid="_x0000_s2636" type="#_x0000_t202" style="position:absolute;left:3190;top:455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14:paraId="79A0E8BE" w14:textId="77777777" w:rsidR="004D6677" w:rsidRDefault="004D6677" w:rsidP="00F610CB">
                          <w:pPr>
                            <w:jc w:val="center"/>
                            <w:rPr>
                              <w:sz w:val="20"/>
                            </w:rPr>
                          </w:pPr>
                          <w:r>
                            <w:rPr>
                              <w:sz w:val="20"/>
                            </w:rPr>
                            <w:t>A2</w:t>
                          </w:r>
                        </w:p>
                      </w:txbxContent>
                    </v:textbox>
                  </v:shape>
                </v:group>
                <v:group id="Group 1509" o:spid="_x0000_s2637" style="position:absolute;left:4936;top:3023;width:2340;height:1800" coordorigin="4915,3655" coordsize="2340,1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rect id="Rectangle 1510" o:spid="_x0000_s2638" style="position:absolute;left:4915;top:3655;width:234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rkMUA&#10;AADcAAAADwAAAGRycy9kb3ducmV2LnhtbESPQWvCQBSE70L/w/IKvenGtLQ1ZiNisdijJhdvz+xr&#10;kpp9G7Krpv56Vyj0OMzMN0y6GEwrztS7xrKC6SQCQVxa3XCloMjX43cQziNrbC2Tgl9ysMgeRikm&#10;2l54S+edr0SAsEtQQe19l0jpypoMuontiIP3bXuDPsi+krrHS4CbVsZR9CoNNhwWauxoVVN53J2M&#10;gkMTF3jd5p+Rma2f/deQ/5z2H0o9PQ7LOQhPg/8P/7U3WkH89gL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2uQxQAAANwAAAAPAAAAAAAAAAAAAAAAAJgCAABkcnMv&#10;ZG93bnJldi54bWxQSwUGAAAAAAQABAD1AAAAigMAAAAA&#10;"/>
                  <v:shape id="Freeform 1511" o:spid="_x0000_s2639" style="position:absolute;left:4915;top:3655;width:1080;height:769;visibility:visible;mso-wrap-style:square;v-text-anchor:top" coordsize="1080,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2AoMYA&#10;AADcAAAADwAAAGRycy9kb3ducmV2LnhtbESP3WrCQBSE74W+w3IKvdONQrWmriJCi1AE//XykD0m&#10;odmzaXZj4tu7gtDLYWa+YSaz1hTiSpXLLSvo9yIQxInVOacK9ruv7gcI55E1FpZJwY0czKYvnQnG&#10;2ja8oevWpyJA2MWoIPO+jKV0SUYGXc+WxMG72MqgD7JKpa6wCXBTyEEUDaXBnMNChiUtMkp+t7VR&#10;8F2fD0s3rsfH+rS69H/+muN+3Sj19trOP0F4av1/+NleagWD0Ts8zo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2AoMYAAADcAAAADwAAAAAAAAAAAAAAAACYAgAAZHJz&#10;L2Rvd25yZXYueG1sUEsFBgAAAAAEAAQA9QAAAIsDAAAAAA==&#10;" path="m,720v74,-12,265,49,445,-71c625,529,948,135,1080,e" filled="f">
                    <v:path arrowok="t" o:connecttype="custom" o:connectlocs="0,720;445,649;1080,0" o:connectangles="0,0,0"/>
                  </v:shape>
                  <v:shape id="Freeform 1512" o:spid="_x0000_s2640" style="position:absolute;left:5480;top:4204;width:1775;height:719;visibility:visible;mso-wrap-style:square;v-text-anchor:top" coordsize="177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R9BsQA&#10;AADcAAAADwAAAGRycy9kb3ducmV2LnhtbESPQWvCQBSE7wX/w/KE3upGkVSjq4hgK0KhjXp/ZJ9J&#10;MPs27K4x/feuUOhxmJlvmOW6N43oyPnasoLxKAFBXFhdc6ngdNy9zUD4gKyxsUwKfsnDejV4WWKm&#10;7Z1/qMtDKSKEfYYKqhDaTEpfVGTQj2xLHL2LdQZDlK6U2uE9wk0jJ0mSSoM1x4UKW9pWVFzzm1Fw&#10;SLfzj0P3Pd3JM5bTr33z6YqzUq/DfrMAEagP/+G/9l4rmLyn8Dw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kfQbEAAAA3AAAAA8AAAAAAAAAAAAAAAAAmAIAAGRycy9k&#10;b3ducmV2LnhtbFBLBQYAAAAABAAEAPUAAACJAwAAAAA=&#10;" path="m,c210,100,964,481,1260,600v296,119,408,88,515,111e" filled="f">
                    <v:path arrowok="t" o:connecttype="custom" o:connectlocs="0,0;1260,600;1775,711" o:connectangles="0,0,0"/>
                  </v:shape>
                  <v:shape id="Freeform 1513" o:spid="_x0000_s2641" style="position:absolute;left:5732;top:4684;width:758;height:771;visibility:visible;mso-wrap-style:square;v-text-anchor:top" coordsize="758,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jyLMYA&#10;AADcAAAADwAAAGRycy9kb3ducmV2LnhtbESPQWvCQBSE7wX/w/IEb80mYhubuooUWnrw0KgIvT2y&#10;zyQ1+zZktxrz67sFweMwM98wi1VvGnGmztWWFSRRDIK4sLrmUsF+9/44B+E8ssbGMim4koPVcvSw&#10;wEzbC+d03vpSBAi7DBVU3reZlK6oyKCLbEscvKPtDPogu1LqDi8Bbho5jeNnabDmsFBhS28VFaft&#10;r1HwnbA1Xy8U9z9Ph/z4kQyb2WFQajLu168gPPX+Hr61P7WCaZrC/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jyLMYAAADcAAAADwAAAAAAAAAAAAAAAACYAgAAZHJz&#10;L2Rvd25yZXYueG1sUEsFBgAAAAAEAAQA9QAAAIsDAAAAAA==&#10;" path="m758,c647,67,166,282,83,411,,540,143,651,263,771e" filled="f">
                    <v:path arrowok="t" o:connecttype="custom" o:connectlocs="758,0;83,411;263,771" o:connectangles="0,0,0"/>
                  </v:shape>
                  <v:shape id="Text Box 1514" o:spid="_x0000_s2642" type="#_x0000_t202" style="position:absolute;left:4915;top:365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14:paraId="04615852" w14:textId="77777777" w:rsidR="004D6677" w:rsidRDefault="004D6677" w:rsidP="00F610CB">
                          <w:pPr>
                            <w:jc w:val="center"/>
                            <w:rPr>
                              <w:sz w:val="20"/>
                            </w:rPr>
                          </w:pPr>
                          <w:r>
                            <w:rPr>
                              <w:sz w:val="20"/>
                            </w:rPr>
                            <w:t>B1</w:t>
                          </w:r>
                        </w:p>
                      </w:txbxContent>
                    </v:textbox>
                  </v:shape>
                  <v:shape id="Text Box 1515" o:spid="_x0000_s2643" type="#_x0000_t202" style="position:absolute;left:5095;top:455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14:paraId="1EC5E763" w14:textId="77777777" w:rsidR="004D6677" w:rsidRDefault="004D6677" w:rsidP="00F610CB">
                          <w:pPr>
                            <w:jc w:val="center"/>
                            <w:rPr>
                              <w:sz w:val="20"/>
                            </w:rPr>
                          </w:pPr>
                          <w:r>
                            <w:rPr>
                              <w:sz w:val="20"/>
                            </w:rPr>
                            <w:t>B2</w:t>
                          </w:r>
                        </w:p>
                      </w:txbxContent>
                    </v:textbox>
                  </v:shape>
                  <v:shape id="Text Box 1516" o:spid="_x0000_s2644" type="#_x0000_t202" style="position:absolute;left:6175;top:383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9xr8A&#10;AADcAAAADwAAAGRycy9kb3ducmV2LnhtbERPy4rCMBTdD/gP4QruxkTRQatRZAbBlTK+wN2lubbF&#10;5qY00da/NwvB5eG858vWluJBtS8caxj0FQji1JmCMw3Hw/p7AsIHZIOlY9LwJA/LRedrjolxDf/T&#10;Yx8yEUPYJ6ghD6FKpPRpThZ931XEkbu62mKIsM6kqbGJ4baUQ6V+pMWCY0OOFf3mlN72d6vhtL1e&#10;ziO1y/7suGpcqyTbqdS6121XMxCB2vARv90bo2E4ifP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pn3GvwAAANwAAAAPAAAAAAAAAAAAAAAAAJgCAABkcnMvZG93bnJl&#10;di54bWxQSwUGAAAAAAQABAD1AAAAhAMAAAAA&#10;" filled="f" stroked="f">
                    <v:textbox>
                      <w:txbxContent>
                        <w:p w14:paraId="2A366FA5" w14:textId="77777777" w:rsidR="004D6677" w:rsidRDefault="004D6677" w:rsidP="00F610CB">
                          <w:pPr>
                            <w:jc w:val="center"/>
                            <w:rPr>
                              <w:sz w:val="20"/>
                            </w:rPr>
                          </w:pPr>
                          <w:r>
                            <w:rPr>
                              <w:sz w:val="20"/>
                            </w:rPr>
                            <w:t>B3</w:t>
                          </w:r>
                        </w:p>
                      </w:txbxContent>
                    </v:textbox>
                  </v:shape>
                  <v:shape id="Text Box 1517" o:spid="_x0000_s2645" type="#_x0000_t202" style="position:absolute;left:6175;top:491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14:paraId="2E53DADC" w14:textId="77777777" w:rsidR="004D6677" w:rsidRDefault="004D6677" w:rsidP="00F610CB">
                          <w:pPr>
                            <w:jc w:val="center"/>
                            <w:rPr>
                              <w:sz w:val="20"/>
                            </w:rPr>
                          </w:pPr>
                          <w:r>
                            <w:rPr>
                              <w:sz w:val="20"/>
                            </w:rPr>
                            <w:t>B4</w:t>
                          </w:r>
                        </w:p>
                      </w:txbxContent>
                    </v:textbox>
                  </v:shape>
                </v:group>
                <v:group id="Group 1518" o:spid="_x0000_s2646" style="position:absolute;left:3126;top:5681;width:2340;height:2115" coordorigin="1855,5594" coordsize="2340,1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rect id="Rectangle 1519" o:spid="_x0000_s2647" style="position:absolute;left:1855;top:5594;width:234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Dw8UA&#10;AADcAAAADwAAAGRycy9kb3ducmV2LnhtbESPQWvCQBSE7wX/w/KE3urGBIqmriItlnqMyaW31+xr&#10;kjb7NmTXJPXXdwXB4zAz3zCb3WRaMVDvGssKlosIBHFpdcOVgiI/PK1AOI+ssbVMCv7IwW47e9hg&#10;qu3IGQ0nX4kAYZeigtr7LpXSlTUZdAvbEQfv2/YGfZB9JXWPY4CbVsZR9CwNNhwWauzotaby93Q2&#10;Cr6auMBLlr9HZn1I/HHKf86fb0o9zqf9CwhPk7+Hb+0PrSBeJXA9E4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4PDxQAAANwAAAAPAAAAAAAAAAAAAAAAAJgCAABkcnMv&#10;ZG93bnJldi54bWxQSwUGAAAAAAQABAD1AAAAigMAAAAA&#10;"/>
                  <v:shape id="Freeform 1520" o:spid="_x0000_s2648" style="position:absolute;left:1855;top:5594;width:1080;height:769;visibility:visible;mso-wrap-style:square;v-text-anchor:top" coordsize="1080,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VHMcA&#10;AADcAAAADwAAAGRycy9kb3ducmV2LnhtbESP3WrCQBSE7wt9h+UUelc3SpEkukoptAiloDb+XB6y&#10;xyQ0ezbNbkx8e1cQejnMzDfMfDmYWpypdZVlBeNRBII4t7riQkH28/ESg3AeWWNtmRRcyMFy8fgw&#10;x1Tbnjd03vpCBAi7FBWU3jeplC4vyaAb2YY4eCfbGvRBtoXULfYBbmo5iaKpNFhxWCixofeS8t9t&#10;ZxR8dsfdyiVdsu8O36fx11+/z9a9Us9Pw9sMhKfB/4fv7ZVWMIlf4XYmHA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EVRzHAAAA3AAAAA8AAAAAAAAAAAAAAAAAmAIAAGRy&#10;cy9kb3ducmV2LnhtbFBLBQYAAAAABAAEAPUAAACMAwAAAAA=&#10;" path="m,720v74,-12,265,49,445,-71c625,529,948,135,1080,e" filled="f">
                    <v:path arrowok="t" o:connecttype="custom" o:connectlocs="0,720;445,649;1080,0" o:connectangles="0,0,0"/>
                  </v:shape>
                  <v:shape id="Freeform 1521" o:spid="_x0000_s2649" style="position:absolute;left:2420;top:6143;width:1775;height:719;visibility:visible;mso-wrap-style:square;v-text-anchor:top" coordsize="177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TVsMA&#10;AADcAAAADwAAAGRycy9kb3ducmV2LnhtbESPW4vCMBSE3xf2P4Sz4JumKypajbIIXhAEr++H5tiW&#10;bU5Kkq313xtB2MdhZr5hZovWVKIh50vLCr57CQjizOqScwWX86o7BuEDssbKMil4kIfF/PNjhqm2&#10;dz5Scwq5iBD2KSooQqhTKX1WkEHfszVx9G7WGQxRulxqh/cIN5XsJ8lIGiw5LhRY07Kg7Pf0ZxTs&#10;RsvJetccBit5xXyw31Ybl12V6ny1P1MQgdrwH363t1pBfzyE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OTVsMAAADcAAAADwAAAAAAAAAAAAAAAACYAgAAZHJzL2Rv&#10;d25yZXYueG1sUEsFBgAAAAAEAAQA9QAAAIgDAAAAAA==&#10;" path="m,c210,100,964,481,1260,600v296,119,408,88,515,111e" filled="f">
                    <v:path arrowok="t" o:connecttype="custom" o:connectlocs="0,0;1260,600;1775,711" o:connectangles="0,0,0"/>
                  </v:shape>
                  <v:shape id="Freeform 1522" o:spid="_x0000_s2650" style="position:absolute;left:2672;top:6623;width:758;height:771;visibility:visible;mso-wrap-style:square;v-text-anchor:top" coordsize="758,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nkMYA&#10;AADcAAAADwAAAGRycy9kb3ducmV2LnhtbESPT2vCQBTE7wW/w/KE3uomoRWbuooUKj304D+E3h7Z&#10;Z5KafRuya5Lm07uC4HGYmd8w82VvKtFS40rLCuJJBII4s7rkXMFh//UyA+E8ssbKMin4JwfLxehp&#10;jqm2HW+p3flcBAi7FBUU3teplC4ryKCb2Jo4eCfbGPRBNrnUDXYBbiqZRNFUGiw5LBRY02dB2Xl3&#10;MQp+Y7Zm805R//d23J7W8fDzehyUeh73qw8Qnnr/CN/b31pBMpvC7Uw4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EnkMYAAADcAAAADwAAAAAAAAAAAAAAAACYAgAAZHJz&#10;L2Rvd25yZXYueG1sUEsFBgAAAAAEAAQA9QAAAIsDAAAAAA==&#10;" path="m758,c647,67,166,282,83,411,,540,143,651,263,771e" filled="f">
                    <v:path arrowok="t" o:connecttype="custom" o:connectlocs="758,0;83,411;263,771" o:connectangles="0,0,0"/>
                  </v:shape>
                  <v:shape id="Text Box 1523" o:spid="_x0000_s2651" type="#_x0000_t202" style="position:absolute;left:1855;top:559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ssMA&#10;AADcAAAADwAAAGRycy9kb3ducmV2LnhtbESPT4vCMBTE7wt+h/AEb5ooumo1iuyy4MnFv+Dt0Tzb&#10;YvNSmqztfvuNIOxxmJnfMMt1a0vxoNoXjjUMBwoEcepMwZmG0/GrPwPhA7LB0jFp+CUP61XnbYmJ&#10;cQ3v6XEImYgQ9glqyEOoEil9mpNFP3AVcfRurrYYoqwzaWpsItyWcqTUu7RYcFzIsaKPnNL74cdq&#10;OO9u18tYfWefdlI1rlWS7Vxq3eu2mwWIQG34D7/aW6NhNJv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ssMAAADcAAAADwAAAAAAAAAAAAAAAACYAgAAZHJzL2Rv&#10;d25yZXYueG1sUEsFBgAAAAAEAAQA9QAAAIgDAAAAAA==&#10;" filled="f" stroked="f">
                    <v:textbox>
                      <w:txbxContent>
                        <w:p w14:paraId="33B7575E" w14:textId="77777777" w:rsidR="004D6677" w:rsidRDefault="004D6677" w:rsidP="00F610CB">
                          <w:pPr>
                            <w:jc w:val="center"/>
                            <w:rPr>
                              <w:sz w:val="20"/>
                            </w:rPr>
                          </w:pPr>
                          <w:r>
                            <w:rPr>
                              <w:sz w:val="20"/>
                            </w:rPr>
                            <w:t>C1</w:t>
                          </w:r>
                        </w:p>
                      </w:txbxContent>
                    </v:textbox>
                  </v:shape>
                  <v:shape id="Text Box 1524" o:spid="_x0000_s2652" type="#_x0000_t202" style="position:absolute;left:2040;top:651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14:paraId="5375B424" w14:textId="77777777" w:rsidR="004D6677" w:rsidRDefault="004D6677" w:rsidP="00F610CB">
                          <w:pPr>
                            <w:jc w:val="center"/>
                            <w:rPr>
                              <w:sz w:val="20"/>
                            </w:rPr>
                          </w:pPr>
                        </w:p>
                      </w:txbxContent>
                    </v:textbox>
                  </v:shape>
                  <v:shape id="Text Box 1525" o:spid="_x0000_s2653" type="#_x0000_t202" style="position:absolute;left:2635;top:577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14:paraId="602A7958" w14:textId="77777777" w:rsidR="004D6677" w:rsidRDefault="004D6677" w:rsidP="00F610CB">
                          <w:pPr>
                            <w:jc w:val="center"/>
                            <w:rPr>
                              <w:sz w:val="20"/>
                            </w:rPr>
                          </w:pPr>
                        </w:p>
                      </w:txbxContent>
                    </v:textbox>
                  </v:shape>
                  <v:shape id="Text Box 1526" o:spid="_x0000_s2654" type="#_x0000_t202" style="position:absolute;left:3115;top:685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14:paraId="74408165" w14:textId="77777777" w:rsidR="004D6677" w:rsidRDefault="004D6677" w:rsidP="00F610CB">
                          <w:pPr>
                            <w:jc w:val="center"/>
                            <w:rPr>
                              <w:sz w:val="20"/>
                            </w:rPr>
                          </w:pPr>
                        </w:p>
                      </w:txbxContent>
                    </v:textbox>
                  </v:shape>
                  <v:line id="Line 1527" o:spid="_x0000_s2655" style="position:absolute;flip:x;visibility:visible;mso-wrap-style:square" from="2215,5594" to="3655,7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7QwcYAAADcAAAADwAAAGRycy9kb3ducmV2LnhtbESPQWsCMRSE74X+h/AKXkrNKlJ0NYoU&#10;Ch68aMtKb6+b52bZzcs2SXX990YQPA4z8w2zWPW2FSfyoXasYDTMQBCXTtdcKfj++nybgggRWWPr&#10;mBRcKMBq+fy0wFy7M+/otI+VSBAOOSowMXa5lKE0ZDEMXUecvKPzFmOSvpLa4znBbSvHWfYuLdac&#10;Fgx29GGobPb/VoGcbl///Pp30hTN4TAzRVl0P1ulBi/9eg4iUh8f4Xt7oxWMZyO4nU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0MHGAAAA3AAAAA8AAAAAAAAA&#10;AAAAAAAAoQIAAGRycy9kb3ducmV2LnhtbFBLBQYAAAAABAAEAPkAAACUAwAAAAA=&#10;"/>
                  <v:shape id="Text Box 1528" o:spid="_x0000_s2656" type="#_x0000_t202" style="position:absolute;left:3475;top:595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14:paraId="44E2F6B2" w14:textId="77777777" w:rsidR="004D6677" w:rsidRDefault="004D6677" w:rsidP="00F610CB">
                          <w:pPr>
                            <w:jc w:val="center"/>
                            <w:rPr>
                              <w:sz w:val="20"/>
                            </w:rPr>
                          </w:pPr>
                        </w:p>
                      </w:txbxContent>
                    </v:textbox>
                  </v:shape>
                  <v:shape id="Text Box 1529" o:spid="_x0000_s2657" type="#_x0000_t202" style="position:absolute;left:2215;top:703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14:paraId="07648CB3" w14:textId="77777777" w:rsidR="004D6677" w:rsidRDefault="004D6677" w:rsidP="00F610CB">
                          <w:pPr>
                            <w:jc w:val="center"/>
                            <w:rPr>
                              <w:sz w:val="20"/>
                            </w:rPr>
                          </w:pPr>
                        </w:p>
                      </w:txbxContent>
                    </v:textbox>
                  </v:shape>
                </v:group>
                <v:shape id="Text Box 1530" o:spid="_x0000_s2658" type="#_x0000_t202" style="position:absolute;left:5841;top:5722;width:1448;height:1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jF8QA&#10;AADcAAAADwAAAGRycy9kb3ducmV2LnhtbESPQWvCQBSE74L/YXmCN90oIh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KoxfEAAAA3AAAAA8AAAAAAAAAAAAAAAAAmAIAAGRycy9k&#10;b3ducmV2LnhtbFBLBQYAAAAABAAEAPUAAACJAwAAAAA=&#10;" filled="f" stroked="f">
                  <v:textbox inset="0,0,0,0">
                    <w:txbxContent>
                      <w:p w14:paraId="5684FFD1" w14:textId="77777777" w:rsidR="004D6677" w:rsidRDefault="004D6677" w:rsidP="00F610CB">
                        <w:pPr>
                          <w:rPr>
                            <w:sz w:val="20"/>
                          </w:rPr>
                        </w:pPr>
                      </w:p>
                    </w:txbxContent>
                  </v:textbox>
                </v:shape>
                <v:shape id="Text Box 1531" o:spid="_x0000_s2659" type="#_x0000_t202" style="position:absolute;left:5695;top:2653;width:32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GjMQA&#10;AADcAAAADwAAAGRycy9kb3ducmV2LnhtbESPQWvCQBSE74L/YXmCN90oK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GBozEAAAA3AAAAA8AAAAAAAAAAAAAAAAAmAIAAGRycy9k&#10;b3ducmV2LnhtbFBLBQYAAAAABAAEAPUAAACJAwAAAAA=&#10;" filled="f" stroked="f">
                  <v:textbox inset="0,0,0,0">
                    <w:txbxContent>
                      <w:p w14:paraId="6730336B" w14:textId="77777777" w:rsidR="004D6677" w:rsidRDefault="004D6677" w:rsidP="00F610CB">
                        <w:pPr>
                          <w:jc w:val="center"/>
                          <w:rPr>
                            <w:sz w:val="20"/>
                          </w:rPr>
                        </w:pPr>
                      </w:p>
                    </w:txbxContent>
                  </v:textbox>
                </v:shape>
                <v:shape id="Text Box 1532" o:spid="_x0000_s2660" type="#_x0000_t202" style="position:absolute;left:5660;top:7729;width:181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Y+8UA&#10;AADcAAAADwAAAGRycy9kb3ducmV2LnhtbESPQWvCQBSE70L/w/KE3sxGD6FGV5FSQSgUYzx4fM0+&#10;k8Xs25hdNf33bqHQ4zAz3zDL9WBbcafeG8cKpkkKgrhy2nCt4FhuJ28gfEDW2DomBT/kYb16GS0x&#10;1+7BBd0PoRYRwj5HBU0IXS6lrxqy6BPXEUfv7HqLIcq+lrrHR4TbVs7SNJMWDceFBjt6b6i6HG5W&#10;webExYe5fn3vi3NhynKe8md2Uep1PGwWIAIN4T/8195pBbN5B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VJj7xQAAANwAAAAPAAAAAAAAAAAAAAAAAJgCAABkcnMv&#10;ZG93bnJldi54bWxQSwUGAAAAAAQABAD1AAAAigMAAAAA&#10;" filled="f" stroked="f">
                  <v:textbox inset="0,0,0,0">
                    <w:txbxContent>
                      <w:p w14:paraId="680A01C2" w14:textId="77777777" w:rsidR="004D6677" w:rsidRPr="00860A7F" w:rsidRDefault="004D6677" w:rsidP="00F610CB">
                        <w:pPr>
                          <w:jc w:val="center"/>
                          <w:rPr>
                            <w:i/>
                            <w:iCs/>
                          </w:rPr>
                        </w:pPr>
                      </w:p>
                    </w:txbxContent>
                  </v:textbox>
                </v:shape>
                <v:shape id="Text Box 1533" o:spid="_x0000_s2661" type="#_x0000_t202" style="position:absolute;left:2221;top:2661;width:32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g9YMUA&#10;AADcAAAADwAAAGRycy9kb3ducmV2LnhtbESPQWvCQBSE7wX/w/KE3upGD9ZEVxFpQShIY3rw+Mw+&#10;k8Xs25hdNf77bkHocZiZb5jFqreNuFHnjWMF41ECgrh02nCl4Kf4fJuB8AFZY+OYFDzIw2o5eFlg&#10;pt2dc7rtQyUihH2GCuoQ2kxKX9Zk0Y9cSxy9k+sshii7SuoO7xFuGzlJkqm0aDgu1NjSpqbyvL9a&#10;BesD5x/msjt+56fcFEWa8Nf0rNTrsF/PQQTqw3/42d5qBZP0Hf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D1gxQAAANwAAAAPAAAAAAAAAAAAAAAAAJgCAABkcnMv&#10;ZG93bnJldi54bWxQSwUGAAAAAAQABAD1AAAAigMAAAAA&#10;" filled="f" stroked="f">
                  <v:textbox inset="0,0,0,0">
                    <w:txbxContent>
                      <w:p w14:paraId="0709F689" w14:textId="77777777" w:rsidR="004D6677" w:rsidRDefault="004D6677" w:rsidP="00F610CB">
                        <w:pPr>
                          <w:jc w:val="center"/>
                          <w:rPr>
                            <w:sz w:val="20"/>
                          </w:rPr>
                        </w:pPr>
                      </w:p>
                    </w:txbxContent>
                  </v:textbox>
                </v:shape>
                <v:shape id="Text Box 1534" o:spid="_x0000_s2662" type="#_x0000_t202" style="position:absolute;left:3850;top:7623;width:32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pEsAA&#10;AADcAAAADwAAAGRycy9kb3ducmV2LnhtbERPTYvCMBC9L/gfwgje1lQPotUoIgqCINbuYY9jM7bB&#10;ZlKbqN1/vzkIHh/ve7HqbC2e1HrjWMFomIAgLpw2XCr4yXffUxA+IGusHZOCP/KwWva+Fphq9+KM&#10;nudQihjCPkUFVQhNKqUvKrLoh64hjtzVtRZDhG0pdYuvGG5rOU6SibRoODZU2NCmouJ2flgF61/O&#10;tuZ+vJyya2byfJbwYXJTatDv1nMQgbrwEb/de61gPItr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epEsAAAADcAAAADwAAAAAAAAAAAAAAAACYAgAAZHJzL2Rvd25y&#10;ZXYueG1sUEsFBgAAAAAEAAQA9QAAAIUDAAAAAA==&#10;" filled="f" stroked="f">
                  <v:textbox inset="0,0,0,0">
                    <w:txbxContent>
                      <w:p w14:paraId="52ED19F1" w14:textId="77777777" w:rsidR="004D6677" w:rsidRDefault="004D6677" w:rsidP="00F610CB">
                        <w:pPr>
                          <w:jc w:val="center"/>
                          <w:rPr>
                            <w:sz w:val="20"/>
                          </w:rPr>
                        </w:pPr>
                      </w:p>
                    </w:txbxContent>
                  </v:textbox>
                </v:shape>
                <v:line id="Line 1535" o:spid="_x0000_s2663" style="position:absolute;visibility:visible;mso-wrap-style:square" from="4031,3928" to="4574,3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SwA8QAAADcAAAADwAAAGRycy9kb3ducmV2LnhtbESPQWvCQBSE70L/w/IEb7pRoWjqKlJQ&#10;S2+NIvT2yD6TmOzbuLvR9N93CwWPw8x8w6w2vWnEnZyvLCuYThIQxLnVFRcKTsfdeAHCB2SNjWVS&#10;8EMeNuuXwQpTbR/8RfcsFCJC2KeooAyhTaX0eUkG/cS2xNG7WGcwROkKqR0+Itw0cpYkr9JgxXGh&#10;xJbeS8rrrDMKzl3G39d65xrs9ofD5Xyr/fxTqdGw376BCNSHZ/i//aEVzJZL+DsTj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tLADxAAAANwAAAAPAAAAAAAAAAAA&#10;AAAAAKECAABkcnMvZG93bnJldi54bWxQSwUGAAAAAAQABAD5AAAAkgMAAAAA&#10;" strokeweight="1.5pt"/>
                <v:line id="Line 1536" o:spid="_x0000_s2664" style="position:absolute;visibility:visible;mso-wrap-style:square" from="4303,3642" to="4303,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DhMAAAADcAAAADwAAAGRycy9kb3ducmV2LnhtbERPTYvCMBC9C/sfwix401QFWbpGEcFV&#10;vNkVYW9DM7a1zaSbpFr/vTkIHh/ve7HqTSNu5HxlWcFknIAgzq2uuFBw+t2OvkD4gKyxsUwKHuRh&#10;tfwYLDDV9s5HumWhEDGEfYoKyhDaVEqfl2TQj21LHLmLdQZDhK6Q2uE9hptGTpNkLg1WHBtKbGlT&#10;Ul5nnVFw7jL+u9Zb12D3s9tdzv+1nx2UGn72628QgfrwFr/ce61glsT58Uw8An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lg4TAAAAA3AAAAA8AAAAAAAAAAAAAAAAA&#10;oQIAAGRycy9kb3ducmV2LnhtbFBLBQYAAAAABAAEAPkAAACOAwAAAAA=&#10;" strokeweight="1.5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537" o:spid="_x0000_s2665" type="#_x0000_t67" style="position:absolute;left:4091;top:4833;width:543;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6hcQA&#10;AADcAAAADwAAAGRycy9kb3ducmV2LnhtbESPW2vCQBSE3wv+h+UIfWs2UWgluooK2vbRC+LjIXvM&#10;xezZkF2T9N93CwUfh5n5hlmsBlOLjlpXWlaQRDEI4szqknMF59PubQbCeWSNtWVS8EMOVsvRywJT&#10;bXs+UHf0uQgQdikqKLxvUildVpBBF9mGOHg32xr0Qba51C32AW5qOYnjd2mw5LBQYEPbgrL78WEU&#10;5Jfr4/vTfvS7pJruu2q/qbA8KPU6HtZzEJ4G/wz/t7+0gmmcwN+Zc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uoXEAAAA3AAAAA8AAAAAAAAAAAAAAAAAmAIAAGRycy9k&#10;b3ducmV2LnhtbFBLBQYAAAAABAAEAPUAAACJAwAAAAA=&#10;" filled="f"/>
                <v:rect id="Rectangle 1538" o:spid="_x0000_s2666" style="position:absolute;left:1316;top:2585;width:6516;height:5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EBucQA&#10;AADcAAAADwAAAGRycy9kb3ducmV2LnhtbESPQWsCMRSE70L/Q3hCb5qshVq3RilqqR7detnbY/O6&#10;Wdy8LJuo23/fFASPw8x8wyzXg2vFlfrQeNaQTRUI4sqbhmsNp+/PyRuIEJENtp5Jwy8FWK+eRkvM&#10;jb/xka5FrEWCcMhRg42xy6UMlSWHYeo74uT9+N5hTLKvpenxluCulTOlXqXDhtOCxY42lqpzcXEa&#10;LmWxXeznm113KL9K6TKV2cVJ6+fx8PEOItIQH+F7e280vKgZ/J9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xAbnEAAAA3AAAAA8AAAAAAAAAAAAAAAAAmAIAAGRycy9k&#10;b3ducmV2LnhtbFBLBQYAAAAABAAEAPUAAACJAwAAAAA=&#10;" filled="f">
                  <v:stroke dashstyle="1 1" endcap="round"/>
                </v:rect>
              </v:group>
            </w:pict>
          </mc:Fallback>
        </mc:AlternateContent>
      </w:r>
    </w:p>
    <w:p w14:paraId="4E70F343" w14:textId="77777777" w:rsidR="00F610CB" w:rsidRPr="00283743" w:rsidRDefault="00F610CB" w:rsidP="00F610CB">
      <w:pPr>
        <w:spacing w:before="120"/>
        <w:jc w:val="both"/>
        <w:rPr>
          <w:rFonts w:ascii="Times New Roman" w:hAnsi="Times New Roman" w:cs="Times New Roman"/>
          <w:sz w:val="26"/>
          <w:szCs w:val="26"/>
        </w:rPr>
      </w:pPr>
    </w:p>
    <w:p w14:paraId="5E312C9A" w14:textId="77777777" w:rsidR="00F610CB" w:rsidRPr="00283743" w:rsidRDefault="00F610CB" w:rsidP="00F610CB">
      <w:pPr>
        <w:spacing w:before="120"/>
        <w:jc w:val="both"/>
        <w:rPr>
          <w:rFonts w:ascii="Times New Roman" w:hAnsi="Times New Roman" w:cs="Times New Roman"/>
          <w:sz w:val="26"/>
          <w:szCs w:val="26"/>
        </w:rPr>
      </w:pPr>
    </w:p>
    <w:p w14:paraId="1F88F2EE" w14:textId="77777777" w:rsidR="00F610CB" w:rsidRPr="00283743" w:rsidRDefault="00F610CB" w:rsidP="00F610CB">
      <w:pPr>
        <w:spacing w:before="120"/>
        <w:jc w:val="both"/>
        <w:rPr>
          <w:rFonts w:ascii="Times New Roman" w:hAnsi="Times New Roman" w:cs="Times New Roman"/>
          <w:sz w:val="26"/>
          <w:szCs w:val="26"/>
        </w:rPr>
      </w:pPr>
    </w:p>
    <w:p w14:paraId="63DC45E9" w14:textId="77777777" w:rsidR="00F610CB" w:rsidRPr="00283743" w:rsidRDefault="00F610CB" w:rsidP="00F610CB">
      <w:pPr>
        <w:spacing w:before="120"/>
        <w:jc w:val="both"/>
        <w:rPr>
          <w:rFonts w:ascii="Times New Roman" w:hAnsi="Times New Roman" w:cs="Times New Roman"/>
          <w:sz w:val="26"/>
          <w:szCs w:val="26"/>
        </w:rPr>
      </w:pPr>
    </w:p>
    <w:p w14:paraId="1472F75B" w14:textId="77777777" w:rsidR="00F610CB" w:rsidRPr="00283743" w:rsidRDefault="00F610CB" w:rsidP="00F610CB">
      <w:pPr>
        <w:spacing w:before="120"/>
        <w:jc w:val="both"/>
        <w:rPr>
          <w:rFonts w:ascii="Times New Roman" w:hAnsi="Times New Roman" w:cs="Times New Roman"/>
          <w:sz w:val="26"/>
          <w:szCs w:val="26"/>
        </w:rPr>
      </w:pPr>
    </w:p>
    <w:p w14:paraId="19880D44" w14:textId="77777777" w:rsidR="00F610CB" w:rsidRPr="00283743" w:rsidRDefault="00F610CB" w:rsidP="00F610CB">
      <w:pPr>
        <w:spacing w:before="120"/>
        <w:jc w:val="both"/>
        <w:rPr>
          <w:rFonts w:ascii="Times New Roman" w:hAnsi="Times New Roman" w:cs="Times New Roman"/>
          <w:sz w:val="26"/>
          <w:szCs w:val="26"/>
        </w:rPr>
      </w:pPr>
    </w:p>
    <w:p w14:paraId="1371ADD1" w14:textId="77777777" w:rsidR="00F610CB" w:rsidRPr="00283743" w:rsidRDefault="00F610CB" w:rsidP="00F610CB">
      <w:pPr>
        <w:spacing w:before="120"/>
        <w:jc w:val="both"/>
        <w:rPr>
          <w:rFonts w:ascii="Times New Roman" w:hAnsi="Times New Roman" w:cs="Times New Roman"/>
          <w:sz w:val="26"/>
          <w:szCs w:val="26"/>
        </w:rPr>
      </w:pPr>
    </w:p>
    <w:p w14:paraId="0B25E2AD" w14:textId="77777777" w:rsidR="00F610CB" w:rsidRPr="00283743" w:rsidRDefault="00F610CB" w:rsidP="00F610CB">
      <w:pPr>
        <w:spacing w:before="120"/>
        <w:jc w:val="both"/>
        <w:rPr>
          <w:rFonts w:ascii="Times New Roman" w:hAnsi="Times New Roman" w:cs="Times New Roman"/>
          <w:sz w:val="26"/>
          <w:szCs w:val="26"/>
        </w:rPr>
      </w:pPr>
    </w:p>
    <w:p w14:paraId="4775BFB8" w14:textId="77777777" w:rsidR="00F610CB" w:rsidRPr="00283743" w:rsidRDefault="00F610CB" w:rsidP="00F610CB">
      <w:pPr>
        <w:spacing w:before="120"/>
        <w:jc w:val="both"/>
        <w:rPr>
          <w:rFonts w:ascii="Times New Roman" w:hAnsi="Times New Roman" w:cs="Times New Roman"/>
          <w:sz w:val="26"/>
          <w:szCs w:val="26"/>
        </w:rPr>
      </w:pPr>
    </w:p>
    <w:p w14:paraId="0B48CA84"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Cuối cùng, một số phép tính toán nâng cao sử dụng trong truy vấn không gian như các phép tính toán line-of-sight, tính toán trên một khu vực được nhìn thấy từ một vị trí trên bản đồ biểu thị hình dáng của địa hình: như các bản đồ hiển thị độ dốc và hướng của độ dốc, có thể được dùng để ước tính khả năng ngập lụt; ước tính lưu lượng vận chuyển trên mạng đường giao thông để dự báo nạn kẹt xe; …  </w:t>
      </w:r>
    </w:p>
    <w:p w14:paraId="028DE72C" w14:textId="77777777" w:rsidR="00CE6336" w:rsidRPr="00283743" w:rsidRDefault="00367F38" w:rsidP="005F5568">
      <w:pPr>
        <w:pStyle w:val="Heading2"/>
        <w:numPr>
          <w:ilvl w:val="1"/>
          <w:numId w:val="23"/>
        </w:numPr>
        <w:tabs>
          <w:tab w:val="left" w:pos="284"/>
        </w:tabs>
        <w:spacing w:before="360" w:line="240" w:lineRule="auto"/>
        <w:ind w:left="709"/>
        <w:rPr>
          <w:rFonts w:ascii="Times New Roman" w:hAnsi="Times New Roman" w:cs="Times New Roman"/>
          <w:b/>
          <w:color w:val="auto"/>
        </w:rPr>
      </w:pPr>
      <w:bookmarkStart w:id="940" w:name="_Toc533410032"/>
      <w:bookmarkStart w:id="941" w:name="_Toc47424404"/>
      <w:bookmarkStart w:id="942" w:name="_Toc48702422"/>
      <w:bookmarkStart w:id="943" w:name="_Toc49745276"/>
      <w:bookmarkStart w:id="944" w:name="_Toc49829264"/>
      <w:bookmarkStart w:id="945" w:name="_Toc49850171"/>
      <w:bookmarkStart w:id="946" w:name="_Toc207379827"/>
      <w:r w:rsidRPr="00283743">
        <w:rPr>
          <w:rFonts w:ascii="Times New Roman" w:hAnsi="Times New Roman" w:cs="Times New Roman"/>
          <w:b/>
          <w:color w:val="auto"/>
        </w:rPr>
        <w:t>PHÂN TÍCH KHÔNG GIAN</w:t>
      </w:r>
      <w:bookmarkEnd w:id="940"/>
      <w:r w:rsidR="00AE10C8" w:rsidRPr="00283743">
        <w:rPr>
          <w:rFonts w:ascii="Times New Roman" w:hAnsi="Times New Roman" w:cs="Times New Roman"/>
          <w:b/>
          <w:color w:val="auto"/>
        </w:rPr>
        <w:t xml:space="preserve"> </w:t>
      </w:r>
    </w:p>
    <w:p w14:paraId="18EA45D3" w14:textId="77777777" w:rsidR="00AE10C8" w:rsidRPr="00283743" w:rsidRDefault="00AE10C8" w:rsidP="00AE10C8">
      <w:pPr>
        <w:spacing w:before="120" w:after="120"/>
        <w:ind w:firstLine="480"/>
        <w:jc w:val="both"/>
        <w:rPr>
          <w:rFonts w:ascii="Times New Roman" w:hAnsi="Times New Roman" w:cs="Times New Roman"/>
          <w:sz w:val="26"/>
          <w:szCs w:val="26"/>
        </w:rPr>
      </w:pPr>
      <w:r w:rsidRPr="00283743">
        <w:rPr>
          <w:rFonts w:ascii="Times New Roman" w:hAnsi="Times New Roman" w:cs="Times New Roman"/>
          <w:sz w:val="26"/>
          <w:szCs w:val="26"/>
        </w:rPr>
        <w:t>Trong hầu hết các trường hợp, các truy vấn thuộc tính và các truy vấn không gian có thể được đưa ra với một hệ GIS khi câu hỏi đòi hỏi không có sự thay đổi dữ liệu. Tuy nhiên, một phân tích không gian có thể yêu cầu sự hình thành dữ liệu mới từ dữ liệu gốc. Ví du, giả sử chúng ta muốn tìm mối liên hệ giữa mức độ ồn và khoảng cách gần đường cao tốc (ví dụ trong phạm vi một dặm của đường cao tốc). Để trả lời câu hỏi này, bạn phải kết hợp (ví dụ: chồng lớp (overlay)) bản đồ rảnh thửa, bản đồ đường cao tốc và các khu vực trong phạm vi 1 dặm của đường cao tốc nhận được từ bản đồ đường cao tốc. Quá trình này có thể yêu cầu sự mô tả các thực thể địa lý mới và tạo ra bảng dữ liệu mới cho thấy sự kết hợp của một số nhân tố.</w:t>
      </w:r>
    </w:p>
    <w:p w14:paraId="6E856407" w14:textId="77777777" w:rsidR="00AE10C8" w:rsidRPr="00283743" w:rsidRDefault="00AE10C8" w:rsidP="00AE10C8">
      <w:pPr>
        <w:spacing w:before="120" w:after="120"/>
        <w:ind w:firstLine="480"/>
        <w:jc w:val="both"/>
        <w:rPr>
          <w:rFonts w:ascii="Times New Roman" w:hAnsi="Times New Roman" w:cs="Times New Roman"/>
          <w:sz w:val="26"/>
          <w:szCs w:val="26"/>
        </w:rPr>
      </w:pPr>
      <w:r w:rsidRPr="00283743">
        <w:rPr>
          <w:rFonts w:ascii="Times New Roman" w:hAnsi="Times New Roman" w:cs="Times New Roman"/>
          <w:sz w:val="26"/>
          <w:szCs w:val="26"/>
        </w:rPr>
        <w:t>Một số phép phân tích không gian:</w:t>
      </w:r>
      <w:r w:rsidR="00E91E3B" w:rsidRPr="00283743">
        <w:rPr>
          <w:rFonts w:ascii="Times New Roman" w:hAnsi="Times New Roman" w:cs="Times New Roman"/>
          <w:sz w:val="26"/>
          <w:szCs w:val="26"/>
        </w:rPr>
        <w:t xml:space="preserve"> phân tích</w:t>
      </w:r>
      <w:r w:rsidRPr="00283743">
        <w:rPr>
          <w:rFonts w:ascii="Times New Roman" w:hAnsi="Times New Roman" w:cs="Times New Roman"/>
          <w:sz w:val="26"/>
          <w:szCs w:val="26"/>
        </w:rPr>
        <w:t xml:space="preserve"> </w:t>
      </w:r>
      <w:r w:rsidR="00E91E3B" w:rsidRPr="00283743">
        <w:rPr>
          <w:rFonts w:ascii="Times New Roman" w:hAnsi="Times New Roman" w:cs="Times New Roman"/>
          <w:sz w:val="26"/>
          <w:szCs w:val="26"/>
        </w:rPr>
        <w:t>chồng lớp, phân tích bề mặt, phân tích mạng…</w:t>
      </w:r>
    </w:p>
    <w:p w14:paraId="0E5B501D" w14:textId="77777777" w:rsidR="0081149E" w:rsidRPr="00283743" w:rsidRDefault="00833575" w:rsidP="005F5568">
      <w:pPr>
        <w:pStyle w:val="Heading2"/>
        <w:numPr>
          <w:ilvl w:val="1"/>
          <w:numId w:val="23"/>
        </w:numPr>
        <w:tabs>
          <w:tab w:val="left" w:pos="567"/>
        </w:tabs>
        <w:spacing w:before="360" w:line="240" w:lineRule="auto"/>
        <w:ind w:left="0" w:firstLine="0"/>
        <w:rPr>
          <w:rFonts w:ascii="Times New Roman" w:hAnsi="Times New Roman" w:cs="Times New Roman"/>
          <w:b/>
          <w:color w:val="auto"/>
        </w:rPr>
      </w:pPr>
      <w:bookmarkStart w:id="947" w:name="_Toc533410033"/>
      <w:r w:rsidRPr="00283743">
        <w:rPr>
          <w:rFonts w:ascii="Times New Roman" w:hAnsi="Times New Roman" w:cs="Times New Roman"/>
          <w:b/>
          <w:color w:val="auto"/>
        </w:rPr>
        <w:t>KÝ HIỆU HÓA VÀ TẠO TRANG IN BẢN ĐỒ</w:t>
      </w:r>
      <w:bookmarkEnd w:id="947"/>
    </w:p>
    <w:p w14:paraId="601D2DD8" w14:textId="77777777" w:rsidR="0012616A" w:rsidRPr="00283743" w:rsidRDefault="0012616A" w:rsidP="005F5568">
      <w:pPr>
        <w:pStyle w:val="Heading3"/>
        <w:numPr>
          <w:ilvl w:val="2"/>
          <w:numId w:val="23"/>
        </w:numPr>
        <w:tabs>
          <w:tab w:val="left" w:pos="567"/>
        </w:tabs>
        <w:spacing w:before="120" w:after="120" w:line="240" w:lineRule="auto"/>
        <w:rPr>
          <w:rFonts w:ascii="Times New Roman" w:hAnsi="Times New Roman" w:cs="Times New Roman"/>
          <w:b/>
          <w:color w:val="auto"/>
          <w:sz w:val="26"/>
          <w:szCs w:val="26"/>
        </w:rPr>
      </w:pPr>
      <w:bookmarkStart w:id="948" w:name="_Toc533410034"/>
      <w:bookmarkEnd w:id="941"/>
      <w:bookmarkEnd w:id="942"/>
      <w:bookmarkEnd w:id="943"/>
      <w:bookmarkEnd w:id="944"/>
      <w:bookmarkEnd w:id="945"/>
      <w:bookmarkEnd w:id="946"/>
      <w:r w:rsidRPr="00283743">
        <w:rPr>
          <w:rFonts w:ascii="Times New Roman" w:hAnsi="Times New Roman" w:cs="Times New Roman"/>
          <w:b/>
          <w:color w:val="auto"/>
          <w:sz w:val="26"/>
          <w:szCs w:val="26"/>
        </w:rPr>
        <w:t>Ký hiệu hóa</w:t>
      </w:r>
      <w:bookmarkEnd w:id="948"/>
    </w:p>
    <w:p w14:paraId="5A7491FB" w14:textId="77777777" w:rsidR="0081149E" w:rsidRPr="00283743" w:rsidRDefault="0081149E" w:rsidP="0081149E">
      <w:pPr>
        <w:spacing w:before="120"/>
        <w:ind w:firstLine="364"/>
        <w:jc w:val="both"/>
        <w:rPr>
          <w:rFonts w:ascii="Times New Roman" w:hAnsi="Times New Roman" w:cs="Times New Roman"/>
          <w:sz w:val="26"/>
          <w:szCs w:val="26"/>
        </w:rPr>
      </w:pPr>
      <w:r w:rsidRPr="00283743">
        <w:rPr>
          <w:rFonts w:ascii="Times New Roman" w:hAnsi="Times New Roman" w:cs="Times New Roman"/>
          <w:sz w:val="26"/>
          <w:szCs w:val="26"/>
        </w:rPr>
        <w:t>Một ảnh bản đồ bao gồm hai thành phần chính đó là các yếu tố đồ họa được liên kết với các đối tượng không gian và các chú thích bản đồ.</w:t>
      </w:r>
    </w:p>
    <w:p w14:paraId="45113435" w14:textId="77777777" w:rsidR="00F610CB" w:rsidRPr="00283743" w:rsidRDefault="00F610CB" w:rsidP="0081149E">
      <w:pPr>
        <w:spacing w:before="120"/>
        <w:ind w:firstLine="364"/>
        <w:jc w:val="both"/>
        <w:rPr>
          <w:rFonts w:ascii="Times New Roman" w:hAnsi="Times New Roman" w:cs="Times New Roman"/>
          <w:sz w:val="26"/>
          <w:szCs w:val="26"/>
        </w:rPr>
      </w:pPr>
      <w:r w:rsidRPr="00283743">
        <w:rPr>
          <w:rFonts w:ascii="Times New Roman" w:hAnsi="Times New Roman" w:cs="Times New Roman"/>
          <w:sz w:val="26"/>
          <w:szCs w:val="26"/>
        </w:rPr>
        <w:t>Mỗi loại đối tượng không gian như các điểm, đường, vùng, vùng không đều và các ảnh điểm, có thể được liên kết đến các yếu tố đồ họa để hiển thị.</w:t>
      </w:r>
    </w:p>
    <w:p w14:paraId="400CAFEB" w14:textId="77777777" w:rsidR="00F610CB" w:rsidRPr="00283743" w:rsidRDefault="00F610CB" w:rsidP="005F5568">
      <w:pPr>
        <w:numPr>
          <w:ilvl w:val="0"/>
          <w:numId w:val="24"/>
        </w:numPr>
        <w:tabs>
          <w:tab w:val="clear" w:pos="900"/>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i/>
          <w:iCs/>
          <w:sz w:val="26"/>
          <w:szCs w:val="26"/>
        </w:rPr>
        <w:t>Dữ liệu điểm</w:t>
      </w:r>
      <w:r w:rsidRPr="00283743">
        <w:rPr>
          <w:rFonts w:ascii="Times New Roman" w:hAnsi="Times New Roman" w:cs="Times New Roman"/>
          <w:sz w:val="26"/>
          <w:szCs w:val="26"/>
        </w:rPr>
        <w:t xml:space="preserve"> được biểu diễn trên các ảnh bằng các ký hiệu đồ họa. Kiểu mẫu, kích thước và màu sắc của ký hiệu được hiển thị tại vị trí của điểm, chúng có thể là tập hợp các giá trị hằng số hoặc có thể biến thiên theo một hoặc nhiều trường thuộc tính trong bảng thuộc tính điểm. Hình 41.a minh họa một số kiểu ký hiệu dạng điểm.</w:t>
      </w:r>
    </w:p>
    <w:p w14:paraId="41C59BF8" w14:textId="77777777" w:rsidR="00F610CB" w:rsidRPr="00283743" w:rsidRDefault="00F610CB" w:rsidP="005F5568">
      <w:pPr>
        <w:numPr>
          <w:ilvl w:val="0"/>
          <w:numId w:val="24"/>
        </w:numPr>
        <w:tabs>
          <w:tab w:val="clear" w:pos="900"/>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i/>
          <w:iCs/>
          <w:sz w:val="26"/>
          <w:szCs w:val="26"/>
        </w:rPr>
        <w:t xml:space="preserve">Dữ liệu đường </w:t>
      </w:r>
      <w:r w:rsidRPr="00283743">
        <w:rPr>
          <w:rFonts w:ascii="Times New Roman" w:hAnsi="Times New Roman" w:cs="Times New Roman"/>
          <w:sz w:val="26"/>
          <w:szCs w:val="26"/>
        </w:rPr>
        <w:t>được biểu diễn trên các ảnh bằng các đường liên tục, các đường đó có thể thay đổi theo độ dày mỏng của đường, theo màu sắc hoặc theo kiểu đườ</w:t>
      </w:r>
      <w:r w:rsidR="0081149E" w:rsidRPr="00283743">
        <w:rPr>
          <w:rFonts w:ascii="Times New Roman" w:hAnsi="Times New Roman" w:cs="Times New Roman"/>
          <w:sz w:val="26"/>
          <w:szCs w:val="26"/>
        </w:rPr>
        <w:t xml:space="preserve">ng. Hình 41.b ??? </w:t>
      </w:r>
      <w:r w:rsidRPr="00283743">
        <w:rPr>
          <w:rFonts w:ascii="Times New Roman" w:hAnsi="Times New Roman" w:cs="Times New Roman"/>
          <w:sz w:val="26"/>
          <w:szCs w:val="26"/>
        </w:rPr>
        <w:t>minh họa một số kiểu ký hiệu dạng đường.</w:t>
      </w:r>
    </w:p>
    <w:p w14:paraId="54FD4B84" w14:textId="77777777" w:rsidR="00F610CB" w:rsidRPr="00283743" w:rsidRDefault="00F610CB" w:rsidP="005F5568">
      <w:pPr>
        <w:numPr>
          <w:ilvl w:val="0"/>
          <w:numId w:val="24"/>
        </w:numPr>
        <w:tabs>
          <w:tab w:val="clear" w:pos="900"/>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i/>
          <w:iCs/>
          <w:sz w:val="26"/>
          <w:szCs w:val="26"/>
        </w:rPr>
        <w:t xml:space="preserve">Dữ liệu vùng không đều </w:t>
      </w:r>
      <w:r w:rsidRPr="00283743">
        <w:rPr>
          <w:rFonts w:ascii="Times New Roman" w:hAnsi="Times New Roman" w:cs="Times New Roman"/>
          <w:sz w:val="26"/>
          <w:szCs w:val="26"/>
        </w:rPr>
        <w:t xml:space="preserve">được biểu diễn trên ảnh như những vùng khép kín được tô bằng màu hoặc trắng đen, hoặc các kiểu mẫu nền (hình 7.1 minh họa một số kiểu ký hiệu mẫu nền). Đường biên của vùng có thể biểu diễn dạng đường, với kiểu mẫu, lực nét, màu sắc tương tự như cách biểu diễn dữ liệu dạng đường. Màu sắc và kiểu mẫu của vùng kín được xác định bằng các giá trị trong một hoặc nhiều trường dữ liệu của bảng thuộc tính vùng và sự phân loại thường được áp dụng để phân chia các thuộc tính của chúng thành các lớp riêng biệt. Các màu sắc được </w:t>
      </w:r>
      <w:r w:rsidRPr="00283743">
        <w:rPr>
          <w:rFonts w:ascii="Times New Roman" w:hAnsi="Times New Roman" w:cs="Times New Roman"/>
          <w:sz w:val="26"/>
          <w:szCs w:val="26"/>
        </w:rPr>
        <w:lastRenderedPageBreak/>
        <w:t xml:space="preserve">xác định sử dụng một bảng màu hay bảng tra màu (LUT). Các ký hiệu trên mẫu nền có thể là rời rạc hoặc liên tục, có thể thay đổi mật độ.  </w:t>
      </w:r>
    </w:p>
    <w:p w14:paraId="1446D94D" w14:textId="77777777" w:rsidR="00F610CB" w:rsidRPr="00283743" w:rsidRDefault="00F610CB" w:rsidP="005F5568">
      <w:pPr>
        <w:numPr>
          <w:ilvl w:val="0"/>
          <w:numId w:val="24"/>
        </w:numPr>
        <w:tabs>
          <w:tab w:val="clear" w:pos="900"/>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i/>
          <w:iCs/>
          <w:sz w:val="26"/>
          <w:szCs w:val="26"/>
        </w:rPr>
        <w:t xml:space="preserve">Dữ liệu ảnh điểm </w:t>
      </w:r>
      <w:r w:rsidRPr="00283743">
        <w:rPr>
          <w:rFonts w:ascii="Times New Roman" w:hAnsi="Times New Roman" w:cs="Times New Roman"/>
          <w:sz w:val="26"/>
          <w:szCs w:val="26"/>
        </w:rPr>
        <w:t>được biểu diễn hầu hết chỉ bằng màu sắc hoặc các mức xám. Trong trường hợp một ảnh raster không được liên kết với bảng thuộc tính, màu sắc được xác định từ giá trị ảnh điểm sử dụng một bảng tra màu LUT. Mặt khác, giá trị ảnh điểm có thể chỉ đến một bảng thuộc tính trong trường hợp giá trị của trường dữ liệu đã chọn được sử dụng để xác định màu sắc.</w:t>
      </w:r>
    </w:p>
    <w:p w14:paraId="7D0B2A59" w14:textId="77777777" w:rsidR="00F610CB" w:rsidRPr="00283743" w:rsidRDefault="007C5BA4" w:rsidP="00F610CB">
      <w:pPr>
        <w:spacing w:before="120"/>
        <w:jc w:val="both"/>
        <w:rPr>
          <w:rFonts w:ascii="Times New Roman" w:hAnsi="Times New Roman" w:cs="Times New Roman"/>
          <w:sz w:val="26"/>
          <w:szCs w:val="26"/>
        </w:rPr>
      </w:pPr>
      <w:r>
        <w:rPr>
          <w:rFonts w:ascii="Times New Roman" w:hAnsi="Times New Roman" w:cs="Times New Roman"/>
          <w:noProof/>
          <w:sz w:val="26"/>
          <w:szCs w:val="26"/>
          <w:lang w:eastAsia="ja-JP"/>
        </w:rPr>
        <w:pict w14:anchorId="7F64FC5D">
          <v:group id="_x0000_s3628" style="position:absolute;left:0;text-align:left;margin-left:29.15pt;margin-top:8.35pt;width:428.2pt;height:271.5pt;z-index:251748352" coordorigin="1194,4833" coordsize="7305,5430">
            <v:shape id="_x0000_s3629" type="#_x0000_t75" style="position:absolute;left:1497;top:5014;width:1996;height:3992" strokecolor="#333" strokeweight="1pt">
              <v:imagedata r:id="rId50" o:title=""/>
            </v:shape>
            <v:shape id="_x0000_s3630" type="#_x0000_t202" style="position:absolute;left:3850;top:9009;width:1991;height:365" filled="f" stroked="f">
              <v:textbox style="mso-next-textbox:#_x0000_s3630" inset="0,0,0,0">
                <w:txbxContent>
                  <w:p w14:paraId="11693044" w14:textId="77777777" w:rsidR="004D6677" w:rsidRDefault="004D6677"/>
                </w:txbxContent>
              </v:textbox>
            </v:shape>
            <v:shape id="_x0000_s3631" type="#_x0000_t75" style="position:absolute;left:6218;top:5059;width:1803;height:3900" stroked="t" strokecolor="#333" strokeweight="1.25pt">
              <v:imagedata r:id="rId51" o:title=""/>
            </v:shape>
            <v:shape id="_x0000_s3632" type="#_x0000_t202" style="position:absolute;left:6565;top:8999;width:1448;height:359" filled="f" stroked="f">
              <v:textbox style="mso-next-textbox:#_x0000_s3632" inset="0,0,0,0">
                <w:txbxContent>
                  <w:p w14:paraId="7FC9D1C5" w14:textId="77777777" w:rsidR="004D6677" w:rsidRDefault="004D6677"/>
                </w:txbxContent>
              </v:textbox>
            </v:shape>
            <v:shape id="_x0000_s3633" type="#_x0000_t202" style="position:absolute;left:1194;top:9669;width:7305;height:594" filled="f" stroked="f">
              <v:textbox style="mso-next-textbox:#_x0000_s3633" inset="0,0,0,0">
                <w:txbxContent>
                  <w:p w14:paraId="0E98303F" w14:textId="77777777" w:rsidR="004D6677" w:rsidRDefault="004D6677"/>
                </w:txbxContent>
              </v:textbox>
            </v:shape>
            <v:shape id="_x0000_s3634" type="#_x0000_t202" style="position:absolute;left:1678;top:8999;width:1629;height:359" filled="f" stroked="f">
              <v:textbox style="mso-next-textbox:#_x0000_s3634" inset="0,0,0,0">
                <w:txbxContent>
                  <w:p w14:paraId="5C6005F9" w14:textId="77777777" w:rsidR="004D6677" w:rsidRDefault="004D6677"/>
                </w:txbxContent>
              </v:textbox>
            </v:shape>
            <v:rect id="_x0000_s3635" style="position:absolute;left:1316;top:4833;width:7059;height:4706" filled="f">
              <v:stroke dashstyle="1 1" endcap="round"/>
            </v:rect>
            <v:shape id="_x0000_s3636" type="#_x0000_t75" style="position:absolute;left:3790;top:5195;width:2206;height:3620">
              <v:imagedata r:id="rId52" o:title=""/>
            </v:shape>
            <v:rect id="_x0000_s3637" style="position:absolute;left:3669;top:5059;width:2353;height:3900" filled="f" strokeweight="1.5pt"/>
          </v:group>
        </w:pict>
      </w:r>
      <w:r w:rsidR="00F610CB" w:rsidRPr="00283743">
        <w:rPr>
          <w:rFonts w:ascii="Times New Roman" w:hAnsi="Times New Roman" w:cs="Times New Roman"/>
          <w:sz w:val="26"/>
          <w:szCs w:val="26"/>
        </w:rPr>
        <w:br w:type="page"/>
      </w:r>
    </w:p>
    <w:p w14:paraId="30648E32" w14:textId="77777777" w:rsidR="00F610CB" w:rsidRPr="00283743" w:rsidRDefault="00367F38" w:rsidP="00367F38">
      <w:pPr>
        <w:rPr>
          <w:rFonts w:ascii="Times New Roman" w:hAnsi="Times New Roman" w:cs="Times New Roman"/>
          <w:i/>
          <w:sz w:val="26"/>
          <w:szCs w:val="26"/>
        </w:rPr>
      </w:pPr>
      <w:bookmarkStart w:id="949" w:name="_Toc47424407"/>
      <w:bookmarkStart w:id="950" w:name="_Toc49745279"/>
      <w:bookmarkStart w:id="951" w:name="_Toc49829267"/>
      <w:bookmarkStart w:id="952" w:name="_Toc49850174"/>
      <w:r w:rsidRPr="00283743">
        <w:rPr>
          <w:rFonts w:ascii="Times New Roman" w:hAnsi="Times New Roman" w:cs="Times New Roman"/>
          <w:i/>
          <w:sz w:val="26"/>
          <w:szCs w:val="26"/>
        </w:rPr>
        <w:lastRenderedPageBreak/>
        <w:t xml:space="preserve">a. </w:t>
      </w:r>
      <w:r w:rsidR="00F610CB" w:rsidRPr="00283743">
        <w:rPr>
          <w:rFonts w:ascii="Times New Roman" w:hAnsi="Times New Roman" w:cs="Times New Roman"/>
          <w:i/>
          <w:sz w:val="26"/>
          <w:szCs w:val="26"/>
        </w:rPr>
        <w:t>Chú thích bản đồ</w:t>
      </w:r>
      <w:bookmarkEnd w:id="949"/>
      <w:bookmarkEnd w:id="950"/>
      <w:bookmarkEnd w:id="951"/>
      <w:bookmarkEnd w:id="952"/>
    </w:p>
    <w:p w14:paraId="1CAFE35E" w14:textId="77777777" w:rsidR="00F610CB" w:rsidRPr="00283743" w:rsidRDefault="00F610CB" w:rsidP="0081149E">
      <w:pPr>
        <w:spacing w:before="120"/>
        <w:ind w:firstLine="720"/>
        <w:jc w:val="both"/>
        <w:rPr>
          <w:rFonts w:ascii="Times New Roman" w:hAnsi="Times New Roman" w:cs="Times New Roman"/>
          <w:sz w:val="26"/>
          <w:szCs w:val="26"/>
        </w:rPr>
      </w:pPr>
      <w:r w:rsidRPr="00283743">
        <w:rPr>
          <w:rFonts w:ascii="Times New Roman" w:hAnsi="Times New Roman" w:cs="Times New Roman"/>
          <w:sz w:val="26"/>
          <w:szCs w:val="26"/>
        </w:rPr>
        <w:t>Chú thích thường được tạo ra sau cùng, đặt lên trên các yếu tố đồ họa của ảnh. Chú thích bao gồm nhãn, tiêu đề, bảng chú giải, thước tỉ lệ, lưới chiếu và mũi tên chỉ hướng Bắc. Các nhãn thường được liên kết đến các đối tượng điểm để chúng có thể được đặt tại những vị trí riêng biệt trên bản đồ. Các trường dữ liệu trong bảng thuộc tính có thể được sử dụng để xác định chuỗi ký tự, kiểu chữ, kích thước, màu sắc và hướng của các nhãn. Trong một số hệ thống, kích thước của nhãn có thể tự động thay đổi theo sự tăng, giảm của tỉ lệ bản đồ. Tiêu đề và các khối văn bản cũng có thể được định vị tại các vị trí xác định và cũng có các đặc tính tương tự như các nhãn. Các mắc lưới hay các đường kẻ chia độ bao quanh hoặc cắt ngang qua bản đồ được sử dụng để biểu thị lưới chiếu và các tọa độ địa lý. Trong một vài hệ thống, chú giải được liên kết đến các lớp đối tượng không gian.</w:t>
      </w:r>
    </w:p>
    <w:p w14:paraId="22B24067"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Nhìn chung, việc thiết kế chú thích bản đồ là một việc làm linh hoạt và có tính tương tác lẫn nhau, sao cho các bản đồ tạo ra có chất lượng cao.</w:t>
      </w:r>
    </w:p>
    <w:p w14:paraId="2B5D6C30" w14:textId="77777777" w:rsidR="00F610CB" w:rsidRPr="00283743" w:rsidRDefault="00F610CB" w:rsidP="00F610CB">
      <w:pPr>
        <w:rPr>
          <w:rFonts w:ascii="Times New Roman" w:hAnsi="Times New Roman" w:cs="Times New Roman"/>
          <w:i/>
          <w:sz w:val="26"/>
          <w:szCs w:val="26"/>
        </w:rPr>
      </w:pPr>
      <w:bookmarkStart w:id="953" w:name="_Toc47424408"/>
      <w:bookmarkStart w:id="954" w:name="_Toc48702424"/>
      <w:bookmarkStart w:id="955" w:name="_Toc49745280"/>
      <w:bookmarkStart w:id="956" w:name="_Toc49829268"/>
      <w:bookmarkStart w:id="957" w:name="_Toc49850175"/>
      <w:bookmarkStart w:id="958" w:name="_Toc207379829"/>
      <w:r w:rsidRPr="00283743">
        <w:rPr>
          <w:rFonts w:ascii="Times New Roman" w:hAnsi="Times New Roman" w:cs="Times New Roman"/>
          <w:i/>
          <w:sz w:val="26"/>
          <w:szCs w:val="26"/>
        </w:rPr>
        <w:t xml:space="preserve">b. Độ phân giải, tỉ lệ </w:t>
      </w:r>
      <w:bookmarkEnd w:id="953"/>
      <w:bookmarkEnd w:id="954"/>
      <w:bookmarkEnd w:id="955"/>
      <w:bookmarkEnd w:id="956"/>
      <w:bookmarkEnd w:id="957"/>
      <w:bookmarkEnd w:id="958"/>
    </w:p>
    <w:p w14:paraId="3A0C2CD4"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Thiết bị phần cứng dùng làm giao diện hiển thị các ảnh bản đồ là một màn hình video màu. Kích thước cửa ảnh trên màn hình bị chi phối bởi kích thước vật lý của màn hình, số hàng, cột của các điểm ảnh trên màn hình, trong bộ nhớ video và trong bộ phận trợ giúp đồ họa. Trong hầu hết các trường hợp, số lượng hàng, cột trên màn hình tương xứng với số lượng hàng, cột trong bộ nhớ video. Độ phân giải của ảnh trên màn hình là khoảng cách trên mặt đất tương ứng với một điểm ảnh. Độ phân giải này thường không liên quan đến độ phân giải của dữ liệu trong cơ sở dữ liệu. Thí dụ, nếu một lớp dữ liệu có cấu trúc raster được lưu trữ  trên đĩa với số dòng cột là (4000,4000) nhưng được hiển thị trên màn hình với số dòng cột là (1000,1000) thì lúc đó ảnh hiển thị chỉ sử dụng một phần tư điểm ảnh trong mỗi hướng, do đó ảnh bị thu nhỏ kích thước lại còn một phần tư ảnh. Ngược lại, một ảnh raster trên đĩa mà có kích thước nhỏ hơn kích thước của màn hình thì khi hiển thị một số điểm ảnh có thể lặp lại để đạt được hiệu quả hiển thị và lấp đầy màn hình lớn hơn. Dữ liệu đường, điểm và các ký hiệu được liên kết với chúng được raster hóa trong suốt quá trình hiển thị.</w:t>
      </w:r>
    </w:p>
    <w:p w14:paraId="00208E1F"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Tỉ lệ hiển thị của một ảnh bản đồ có thể bị thay đổi do sự thu phóng của phần cứng hoặc phần mềm. Trong phần cứng, sự thu phóng đơn giản là sự phóng đại một vị trí trên màn hình mà không thay đổi độ phân giải ảnh.  Những điểm ảnh đặc biệt được tái tạo và khi phóng to, ảnh trở thành hình khối. Đối với sự thu phóng trong các phần mềm thường hữu ích hơn bởi vì độ phân giải thay đổi bằng cách hiển thị lại từ cơ sở dữ liệu.</w:t>
      </w:r>
    </w:p>
    <w:p w14:paraId="7BF8EB36"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Hình ảnh xuất ra từ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có thể xuất đến các thiết bị khác hơn là xuất ra màn hình video, như các máy in hoặc máy vẽ. Trong một số trường hợp, các nội dung trên màn hình video được chuyển đơn giản thành một tập tin raster với cùng số lượng các điểm ảnh trên màn hình. Một số trường hợp khác, một tập tin ảnh số được tạo ra cho thiết bị phần cứng đặc biệt như máy vẽ raster hoặc vector định dạng lớn. Như một sự lựa chọn, một tập tin độc lập thiết bị được tạo ra, được biết đến như một siêu tệp đồ họa. Một định dạng thông thường cho các siêu tệp đồ họa là một tập tin PostScript. Bên cạnh việc độc </w:t>
      </w:r>
      <w:r w:rsidRPr="00283743">
        <w:rPr>
          <w:rFonts w:ascii="Times New Roman" w:hAnsi="Times New Roman" w:cs="Times New Roman"/>
          <w:sz w:val="26"/>
          <w:szCs w:val="26"/>
        </w:rPr>
        <w:lastRenderedPageBreak/>
        <w:t xml:space="preserve">lập thiết bị, các siêu tệp đồ họa duy trì độ phân giải không gian của dữ liệu, ngược với ảnh raster bị hạn chế tới độ phân giải của bộ nhớ hiển thị điều này có thể dẫn đến làm mất đi nhiều tính chất sắc xảo của ảnh. Các tập tin đồ họa độc lập thiết bị có thể khởi động được từ bất kỳ phần mềm hiển thị nào đang có sẵn. </w:t>
      </w:r>
    </w:p>
    <w:p w14:paraId="1764806A" w14:textId="77777777" w:rsidR="0012616A" w:rsidRPr="00283743" w:rsidRDefault="0012616A" w:rsidP="005F5568">
      <w:pPr>
        <w:pStyle w:val="Heading3"/>
        <w:numPr>
          <w:ilvl w:val="2"/>
          <w:numId w:val="23"/>
        </w:numPr>
        <w:tabs>
          <w:tab w:val="left" w:pos="567"/>
        </w:tabs>
        <w:spacing w:before="120" w:after="120" w:line="240" w:lineRule="auto"/>
        <w:jc w:val="both"/>
        <w:rPr>
          <w:rFonts w:ascii="Times New Roman" w:hAnsi="Times New Roman" w:cs="Times New Roman"/>
          <w:b/>
          <w:color w:val="auto"/>
          <w:sz w:val="26"/>
          <w:szCs w:val="26"/>
        </w:rPr>
      </w:pPr>
      <w:bookmarkStart w:id="959" w:name="_Toc533410035"/>
      <w:bookmarkStart w:id="960" w:name="_Toc47424414"/>
      <w:bookmarkStart w:id="961" w:name="_Toc48702431"/>
      <w:bookmarkStart w:id="962" w:name="_Toc49745287"/>
      <w:bookmarkStart w:id="963" w:name="_Toc49829275"/>
      <w:bookmarkStart w:id="964" w:name="_Toc49850182"/>
      <w:bookmarkStart w:id="965" w:name="_Toc207379831"/>
      <w:r w:rsidRPr="00283743">
        <w:rPr>
          <w:rFonts w:ascii="Times New Roman" w:hAnsi="Times New Roman" w:cs="Times New Roman"/>
          <w:b/>
          <w:color w:val="auto"/>
          <w:sz w:val="26"/>
          <w:szCs w:val="26"/>
        </w:rPr>
        <w:t>Tạo trang in bản đồ</w:t>
      </w:r>
      <w:bookmarkEnd w:id="959"/>
    </w:p>
    <w:p w14:paraId="059F25DF" w14:textId="77777777" w:rsidR="00F610CB" w:rsidRPr="00283743" w:rsidRDefault="00F610CB" w:rsidP="005F5568">
      <w:pPr>
        <w:pStyle w:val="Heading3"/>
        <w:numPr>
          <w:ilvl w:val="3"/>
          <w:numId w:val="23"/>
        </w:numPr>
        <w:tabs>
          <w:tab w:val="left" w:pos="567"/>
        </w:tabs>
        <w:spacing w:before="120" w:after="120" w:line="240" w:lineRule="auto"/>
        <w:jc w:val="both"/>
        <w:rPr>
          <w:rFonts w:ascii="Times New Roman" w:hAnsi="Times New Roman" w:cs="Times New Roman"/>
          <w:i/>
          <w:color w:val="auto"/>
          <w:sz w:val="26"/>
          <w:szCs w:val="26"/>
        </w:rPr>
      </w:pPr>
      <w:bookmarkStart w:id="966" w:name="_Toc533410036"/>
      <w:r w:rsidRPr="00283743">
        <w:rPr>
          <w:rFonts w:ascii="Times New Roman" w:hAnsi="Times New Roman" w:cs="Times New Roman"/>
          <w:i/>
          <w:color w:val="auto"/>
          <w:sz w:val="26"/>
          <w:szCs w:val="26"/>
        </w:rPr>
        <w:t>Xây dựng bản đồ trong GIS</w:t>
      </w:r>
      <w:bookmarkEnd w:id="960"/>
      <w:bookmarkEnd w:id="961"/>
      <w:bookmarkEnd w:id="962"/>
      <w:bookmarkEnd w:id="963"/>
      <w:bookmarkEnd w:id="964"/>
      <w:bookmarkEnd w:id="965"/>
      <w:bookmarkEnd w:id="966"/>
    </w:p>
    <w:p w14:paraId="457C9ACD" w14:textId="77777777" w:rsidR="00F610CB" w:rsidRPr="00283743" w:rsidRDefault="00F610CB" w:rsidP="00F610CB">
      <w:pPr>
        <w:spacing w:before="120"/>
        <w:ind w:right="-2"/>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ab/>
        <w:t xml:space="preserve">Nguồn dữ liệu trong </w:t>
      </w:r>
      <w:r w:rsidRPr="00283743">
        <w:rPr>
          <w:rFonts w:ascii="Times New Roman" w:hAnsi="Times New Roman" w:cs="Times New Roman"/>
          <w:caps/>
          <w:sz w:val="26"/>
          <w:szCs w:val="26"/>
          <w:lang w:val="nb-NO"/>
        </w:rPr>
        <w:t>GIS</w:t>
      </w:r>
      <w:r w:rsidRPr="00283743">
        <w:rPr>
          <w:rFonts w:ascii="Times New Roman" w:hAnsi="Times New Roman" w:cs="Times New Roman"/>
          <w:sz w:val="26"/>
          <w:szCs w:val="26"/>
          <w:lang w:val="nb-NO"/>
        </w:rPr>
        <w:t xml:space="preserve"> rất phong phú và đa dạng, gồm dữ liệu trong nhiều lĩnh vực khác nhau như quản lý đất đai, nhà cửa, quản lý hành chính, quản lý tài nguyên môi trường, giáo dục, y tế... được phân thành dữ liệu không gian và dữ liệu thuộc tính có mối liên quan lẫn nhau. Để có thể xem xét một cách tổng quát mối liên hệ giữa không gian và thuộc tính, liên hệ giữa dữ liệu </w:t>
      </w:r>
      <w:r w:rsidRPr="00283743">
        <w:rPr>
          <w:rFonts w:ascii="Times New Roman" w:hAnsi="Times New Roman" w:cs="Times New Roman"/>
          <w:caps/>
          <w:sz w:val="26"/>
          <w:szCs w:val="26"/>
          <w:lang w:val="nb-NO"/>
        </w:rPr>
        <w:t>GIS</w:t>
      </w:r>
      <w:r w:rsidRPr="00283743">
        <w:rPr>
          <w:rFonts w:ascii="Times New Roman" w:hAnsi="Times New Roman" w:cs="Times New Roman"/>
          <w:sz w:val="26"/>
          <w:szCs w:val="26"/>
          <w:lang w:val="nb-NO"/>
        </w:rPr>
        <w:t xml:space="preserve"> với các đối tượng của thế giới thực cũng như việc mô tả thế giới thực một cách hiệu quả chúng ta phải chuyển nguồn dữ liệu </w:t>
      </w:r>
      <w:r w:rsidRPr="00283743">
        <w:rPr>
          <w:rFonts w:ascii="Times New Roman" w:hAnsi="Times New Roman" w:cs="Times New Roman"/>
          <w:caps/>
          <w:sz w:val="26"/>
          <w:szCs w:val="26"/>
          <w:lang w:val="nb-NO"/>
        </w:rPr>
        <w:t>GIS</w:t>
      </w:r>
      <w:r w:rsidRPr="00283743">
        <w:rPr>
          <w:rFonts w:ascii="Times New Roman" w:hAnsi="Times New Roman" w:cs="Times New Roman"/>
          <w:sz w:val="26"/>
          <w:szCs w:val="26"/>
          <w:lang w:val="nb-NO"/>
        </w:rPr>
        <w:t xml:space="preserve"> về những mô hình thu nhỏ của thế giới thực mà trong đó có thể biểu diễn cả những thông tin thuộc tính của đối tượng. Một công cụ rất hiệu quả có thể chuyển tải được tất cả các nội dung cần hiển thị đó là bản đồ. </w:t>
      </w:r>
    </w:p>
    <w:p w14:paraId="584B8C8D" w14:textId="77777777" w:rsidR="00F610CB" w:rsidRPr="00283743" w:rsidRDefault="00F610CB" w:rsidP="00F610CB">
      <w:pPr>
        <w:spacing w:before="120"/>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ab/>
        <w:t>Bản đồ được xác định như là sự mô tả đồ họa của các đối tượng trong thế giới thực đã được thay thế bằng những ký hiệu tại đúng vị trí trong không gian với 1 tỉ lệ nhỏ hơn.</w:t>
      </w:r>
    </w:p>
    <w:p w14:paraId="655BF482" w14:textId="77777777" w:rsidR="00F610CB" w:rsidRPr="00283743" w:rsidRDefault="00F610CB" w:rsidP="00F610CB">
      <w:pPr>
        <w:pStyle w:val="BodyTextIndent2"/>
        <w:spacing w:line="240" w:lineRule="auto"/>
        <w:ind w:firstLine="0"/>
        <w:rPr>
          <w:szCs w:val="26"/>
          <w:lang w:val="nb-NO"/>
        </w:rPr>
      </w:pPr>
      <w:r w:rsidRPr="00283743">
        <w:rPr>
          <w:szCs w:val="26"/>
          <w:lang w:val="nb-NO"/>
        </w:rPr>
        <w:tab/>
        <w:t xml:space="preserve">Bản đồ được xem như là nguồn dữ liệu đầu vào của </w:t>
      </w:r>
      <w:r w:rsidRPr="00283743">
        <w:rPr>
          <w:caps/>
          <w:szCs w:val="26"/>
          <w:lang w:val="nb-NO"/>
        </w:rPr>
        <w:t>GIS</w:t>
      </w:r>
      <w:r w:rsidRPr="00283743">
        <w:rPr>
          <w:szCs w:val="26"/>
          <w:lang w:val="nb-NO"/>
        </w:rPr>
        <w:t xml:space="preserve"> và cũng là công đoạn cuối cùng trong quá trình làm việc với </w:t>
      </w:r>
      <w:r w:rsidRPr="00283743">
        <w:rPr>
          <w:caps/>
          <w:szCs w:val="26"/>
          <w:lang w:val="nb-NO"/>
        </w:rPr>
        <w:t>GIS</w:t>
      </w:r>
      <w:r w:rsidRPr="00283743">
        <w:rPr>
          <w:szCs w:val="26"/>
          <w:lang w:val="nb-NO"/>
        </w:rPr>
        <w:t>, kết quả của quá trình phân tích, truy vấn, khảo sát thông tin... đều được hiển thị lên bản đồ.</w:t>
      </w:r>
    </w:p>
    <w:p w14:paraId="13BFFFAA" w14:textId="77777777" w:rsidR="00F610CB" w:rsidRPr="00283743" w:rsidRDefault="00F610CB" w:rsidP="00F610CB">
      <w:pPr>
        <w:pStyle w:val="BodyTextIndent2"/>
        <w:spacing w:line="240" w:lineRule="auto"/>
        <w:ind w:firstLine="0"/>
        <w:rPr>
          <w:szCs w:val="26"/>
          <w:lang w:val="nb-NO"/>
        </w:rPr>
      </w:pPr>
      <w:r w:rsidRPr="00283743">
        <w:rPr>
          <w:szCs w:val="26"/>
          <w:lang w:val="nb-NO"/>
        </w:rPr>
        <w:tab/>
        <w:t>Một bản đồ hoàn chỉnh là sự hợp nhất của các thành phần con có mối liên hệ mật thiết và bổ sung cho nhau. Mỗi thành phần có nhiều cách thể hiện khác nhau, vì vậy, ngoài việc chọn lựa những thành phần cần thể hiện trên bản đồ, màu sắc, cấu trúc đường nét, còn phải sắp xếp các thành phần trên một bản đồ sao cho hợp lý, khoa học, có hiệu quả khi sử dụng và nhất là phải có tính thẩm mỹ cao là điều không phải dễ dàng.</w:t>
      </w:r>
    </w:p>
    <w:p w14:paraId="47BFC778" w14:textId="77777777" w:rsidR="00F610CB" w:rsidRPr="00283743" w:rsidRDefault="00F610CB" w:rsidP="00F610CB">
      <w:pPr>
        <w:rPr>
          <w:rFonts w:ascii="Times New Roman" w:hAnsi="Times New Roman" w:cs="Times New Roman"/>
          <w:i/>
          <w:sz w:val="26"/>
          <w:szCs w:val="26"/>
          <w:lang w:val="nb-NO"/>
        </w:rPr>
      </w:pPr>
      <w:bookmarkStart w:id="967" w:name="_Toc47424415"/>
      <w:bookmarkStart w:id="968" w:name="_Toc48702432"/>
      <w:bookmarkStart w:id="969" w:name="_Toc49745288"/>
      <w:bookmarkStart w:id="970" w:name="_Toc49829276"/>
      <w:bookmarkStart w:id="971" w:name="_Toc49850183"/>
      <w:bookmarkStart w:id="972" w:name="_Toc207379832"/>
      <w:r w:rsidRPr="00283743">
        <w:rPr>
          <w:rFonts w:ascii="Times New Roman" w:hAnsi="Times New Roman" w:cs="Times New Roman"/>
          <w:i/>
          <w:sz w:val="26"/>
          <w:szCs w:val="26"/>
          <w:lang w:val="nb-NO"/>
        </w:rPr>
        <w:t xml:space="preserve">a. Các loại </w:t>
      </w:r>
      <w:r w:rsidRPr="00283743">
        <w:rPr>
          <w:rFonts w:ascii="Times New Roman" w:hAnsi="Times New Roman" w:cs="Times New Roman"/>
          <w:i/>
          <w:sz w:val="26"/>
          <w:szCs w:val="26"/>
        </w:rPr>
        <w:t>bản</w:t>
      </w:r>
      <w:r w:rsidRPr="00283743">
        <w:rPr>
          <w:rFonts w:ascii="Times New Roman" w:hAnsi="Times New Roman" w:cs="Times New Roman"/>
          <w:i/>
          <w:sz w:val="26"/>
          <w:szCs w:val="26"/>
          <w:lang w:val="nb-NO"/>
        </w:rPr>
        <w:t xml:space="preserve"> đồ trong </w:t>
      </w:r>
      <w:r w:rsidRPr="00283743">
        <w:rPr>
          <w:rFonts w:ascii="Times New Roman" w:hAnsi="Times New Roman" w:cs="Times New Roman"/>
          <w:i/>
          <w:caps/>
          <w:sz w:val="26"/>
          <w:szCs w:val="26"/>
          <w:lang w:val="nb-NO"/>
        </w:rPr>
        <w:t>GIS</w:t>
      </w:r>
      <w:bookmarkEnd w:id="967"/>
      <w:bookmarkEnd w:id="968"/>
      <w:bookmarkEnd w:id="969"/>
      <w:bookmarkEnd w:id="970"/>
      <w:bookmarkEnd w:id="971"/>
      <w:bookmarkEnd w:id="972"/>
    </w:p>
    <w:p w14:paraId="23540E9A" w14:textId="77777777" w:rsidR="00F610CB" w:rsidRPr="00283743" w:rsidRDefault="00F610CB" w:rsidP="00F610CB">
      <w:pPr>
        <w:spacing w:before="120"/>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ab/>
        <w:t>Việc phân loại bản đồ tùy thuộc vào mục đích sử dụng của bản đồ, lãnh thổ và nội dung thể hiện của bản đồ.</w:t>
      </w:r>
    </w:p>
    <w:p w14:paraId="6AC0F2C6" w14:textId="77777777" w:rsidR="00F610CB" w:rsidRPr="00283743" w:rsidRDefault="00F610CB" w:rsidP="005F5568">
      <w:pPr>
        <w:numPr>
          <w:ilvl w:val="0"/>
          <w:numId w:val="25"/>
        </w:numPr>
        <w:tabs>
          <w:tab w:val="clear" w:pos="965"/>
          <w:tab w:val="left"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b/>
          <w:i/>
          <w:sz w:val="26"/>
          <w:szCs w:val="26"/>
          <w:lang w:val="nb-NO"/>
        </w:rPr>
        <w:t>Theo lãnh thổ:</w:t>
      </w:r>
      <w:r w:rsidRPr="00283743">
        <w:rPr>
          <w:rFonts w:ascii="Times New Roman" w:hAnsi="Times New Roman" w:cs="Times New Roman"/>
          <w:sz w:val="26"/>
          <w:szCs w:val="26"/>
          <w:lang w:val="nb-NO"/>
        </w:rPr>
        <w:t xml:space="preserve"> Bản đồ các châu lục, bản đồ từng quốc gia, khu vực, thấp hơn thì có bản đồ các tỉnh, quận huyện...</w:t>
      </w:r>
    </w:p>
    <w:p w14:paraId="072E850D" w14:textId="77777777" w:rsidR="00F610CB" w:rsidRPr="00283743" w:rsidRDefault="00F610CB" w:rsidP="005F5568">
      <w:pPr>
        <w:numPr>
          <w:ilvl w:val="0"/>
          <w:numId w:val="25"/>
        </w:numPr>
        <w:tabs>
          <w:tab w:val="clear" w:pos="965"/>
          <w:tab w:val="left"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b/>
          <w:i/>
          <w:sz w:val="26"/>
          <w:szCs w:val="26"/>
          <w:lang w:val="nb-NO"/>
        </w:rPr>
        <w:t>Theo mục đích sử dụng:</w:t>
      </w:r>
      <w:r w:rsidRPr="00283743">
        <w:rPr>
          <w:rFonts w:ascii="Times New Roman" w:hAnsi="Times New Roman" w:cs="Times New Roman"/>
          <w:sz w:val="26"/>
          <w:szCs w:val="26"/>
          <w:lang w:val="nb-NO"/>
        </w:rPr>
        <w:t xml:space="preserve"> Bản đồ quân sự, bản đồ du lịch, bản đồ giáo khoa, bản đồ kinh tế vùng...</w:t>
      </w:r>
    </w:p>
    <w:p w14:paraId="1EB30583" w14:textId="77777777" w:rsidR="00F610CB" w:rsidRPr="00283743" w:rsidRDefault="00F610CB" w:rsidP="005F5568">
      <w:pPr>
        <w:numPr>
          <w:ilvl w:val="0"/>
          <w:numId w:val="25"/>
        </w:numPr>
        <w:tabs>
          <w:tab w:val="clear" w:pos="965"/>
          <w:tab w:val="left"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b/>
          <w:i/>
          <w:sz w:val="26"/>
          <w:szCs w:val="26"/>
          <w:lang w:val="nb-NO"/>
        </w:rPr>
        <w:t xml:space="preserve">Theo nội dung: </w:t>
      </w:r>
      <w:r w:rsidRPr="00283743">
        <w:rPr>
          <w:rFonts w:ascii="Times New Roman" w:hAnsi="Times New Roman" w:cs="Times New Roman"/>
          <w:sz w:val="26"/>
          <w:szCs w:val="26"/>
          <w:lang w:val="nb-NO"/>
        </w:rPr>
        <w:t>Bản đồ địa lý chung và bản đồ chuyên đề.</w:t>
      </w:r>
    </w:p>
    <w:p w14:paraId="54E7387F" w14:textId="77777777" w:rsidR="00F610CB" w:rsidRPr="00283743" w:rsidRDefault="00F610CB" w:rsidP="00F610CB">
      <w:pPr>
        <w:pStyle w:val="BodyTextIndent2"/>
        <w:spacing w:line="240" w:lineRule="auto"/>
        <w:ind w:firstLine="0"/>
        <w:rPr>
          <w:szCs w:val="26"/>
          <w:lang w:val="nb-NO"/>
        </w:rPr>
      </w:pPr>
      <w:r w:rsidRPr="00283743">
        <w:rPr>
          <w:szCs w:val="26"/>
          <w:lang w:val="nb-NO"/>
        </w:rPr>
        <w:tab/>
        <w:t xml:space="preserve">Bản đồ chuyên đề chỉ thể hiện một hoặc hai chủ đề hay lớp thông tin. Để hiển thị lên trên bản đồ những đối tượng khác nhau trong không gian như đường giao thông, sông hồ, nhà cửa, rừng núi... người ta phải chọn những ký hiệu có hình dạng tương ứng để biểu thị. Thí dụ: đường giao thông trên thực tế có dạng đường nên sẽ biểu diễn lên bản đồ có dạng đường, hay vùng ao hồ, điểm độ cao....Mỗi phương pháp biểu thị khác nhau của dữ liệu sẽ tạo ra những loại bản đồ khác nhau, có thể có những </w:t>
      </w:r>
      <w:r w:rsidRPr="00283743">
        <w:rPr>
          <w:szCs w:val="26"/>
          <w:lang w:val="nb-NO"/>
        </w:rPr>
        <w:lastRenderedPageBreak/>
        <w:t>bản đồ dạng điểm, dạng đường, dạng vùng hay những bản đồ hiển thị hoạt cảnh 3 chiều.</w:t>
      </w:r>
    </w:p>
    <w:p w14:paraId="456F4C09" w14:textId="77777777" w:rsidR="00F610CB" w:rsidRPr="00283743" w:rsidRDefault="00F610CB" w:rsidP="00F610CB">
      <w:pPr>
        <w:pStyle w:val="BodyTextIndent2"/>
        <w:spacing w:line="240" w:lineRule="auto"/>
        <w:ind w:firstLine="0"/>
        <w:rPr>
          <w:szCs w:val="26"/>
          <w:lang w:val="nb-NO"/>
        </w:rPr>
      </w:pPr>
      <w:r w:rsidRPr="00283743">
        <w:rPr>
          <w:szCs w:val="26"/>
          <w:lang w:val="nb-NO"/>
        </w:rPr>
        <w:tab/>
        <w:t xml:space="preserve">Những bản đồ thể hiện một số hoặc tất cả những loại đối tượng trong thế giới thực với mức độ quan trọng như nhau gọi là bản đồ địa lý chung. </w:t>
      </w:r>
    </w:p>
    <w:p w14:paraId="59C4BE53" w14:textId="77777777" w:rsidR="00F610CB" w:rsidRPr="00283743" w:rsidRDefault="00F610CB" w:rsidP="00F610CB">
      <w:pPr>
        <w:pStyle w:val="BodyTextIndent2"/>
        <w:spacing w:line="240" w:lineRule="auto"/>
        <w:ind w:firstLine="0"/>
        <w:rPr>
          <w:szCs w:val="26"/>
          <w:lang w:val="nb-NO"/>
        </w:rPr>
      </w:pPr>
      <w:r w:rsidRPr="00283743">
        <w:rPr>
          <w:szCs w:val="26"/>
          <w:lang w:val="nb-NO"/>
        </w:rPr>
        <w:tab/>
        <w:t xml:space="preserve">Bản đồ địa lý chung bao gồm những thông tin về địa hình, thủy hệ, giao thông, thực vật, dân cư, ranh giới hành chính. </w:t>
      </w:r>
      <w:r w:rsidRPr="00283743">
        <w:rPr>
          <w:caps/>
          <w:szCs w:val="26"/>
          <w:lang w:val="nb-NO"/>
        </w:rPr>
        <w:t>GIS</w:t>
      </w:r>
      <w:r w:rsidRPr="00283743">
        <w:rPr>
          <w:szCs w:val="26"/>
          <w:lang w:val="nb-NO"/>
        </w:rPr>
        <w:t xml:space="preserve"> sử dụng loại là bản đồ này để tạo ra những lớp bản đồ riêng biệt và để tra cứu thông tin.</w:t>
      </w:r>
    </w:p>
    <w:p w14:paraId="6BC653CF" w14:textId="77777777" w:rsidR="00F610CB" w:rsidRPr="00283743" w:rsidRDefault="00F610CB" w:rsidP="00F610CB">
      <w:pPr>
        <w:pStyle w:val="BodyTextIndent2"/>
        <w:spacing w:line="240" w:lineRule="auto"/>
        <w:ind w:firstLine="0"/>
        <w:rPr>
          <w:szCs w:val="26"/>
          <w:lang w:val="nb-NO"/>
        </w:rPr>
      </w:pPr>
      <w:r w:rsidRPr="00283743">
        <w:rPr>
          <w:i/>
          <w:szCs w:val="26"/>
          <w:lang w:val="nb-NO"/>
        </w:rPr>
        <w:tab/>
        <w:t>Bản đồ điểm (Dot map)</w:t>
      </w:r>
      <w:r w:rsidRPr="00283743">
        <w:rPr>
          <w:szCs w:val="26"/>
          <w:lang w:val="nb-NO"/>
        </w:rPr>
        <w:t xml:space="preserve">  thường sử dụng những điểm để thể hiện vị trí của các đối tượng không gian hay sử dụng mật độ các điểm bên trong vùng để thể hiện giá trị dữ liệu phân theo từng vùng. Ví dụ: bản đồ chỉ mật độ như: mật độ dân số, cây trồng, nhà cửa, bản đồ phân bố dân cư, bản đồ các trung tâm hành chính....</w:t>
      </w:r>
    </w:p>
    <w:p w14:paraId="328A2E5A" w14:textId="77777777" w:rsidR="00F610CB" w:rsidRPr="00283743" w:rsidRDefault="007C5BA4" w:rsidP="00F610CB">
      <w:pPr>
        <w:pStyle w:val="BodyTextIndent2"/>
        <w:spacing w:line="240" w:lineRule="auto"/>
        <w:ind w:firstLine="0"/>
        <w:rPr>
          <w:szCs w:val="26"/>
          <w:lang w:val="nb-NO"/>
        </w:rPr>
      </w:pPr>
      <w:r>
        <w:rPr>
          <w:noProof/>
          <w:szCs w:val="26"/>
          <w:lang w:eastAsia="ja-JP"/>
        </w:rPr>
        <w:pict w14:anchorId="60328ABF">
          <v:group id="_x0000_s3591" style="position:absolute;margin-left:140.15pt;margin-top:22.4pt;width:178.4pt;height:169.5pt;z-index:251742208" coordorigin="2480,8634" coordsize="4567,3876">
            <v:shape id="_x0000_s3592" type="#_x0000_t75" style="position:absolute;left:2518;top:8634;width:3763;height:3258">
              <v:imagedata r:id="rId53" o:title=""/>
            </v:shape>
            <v:shape id="_x0000_s3593" type="#_x0000_t202" style="position:absolute;left:2583;top:11967;width:4464;height:543" stroked="f">
              <v:textbox style="mso-next-textbox:#_x0000_s3593">
                <w:txbxContent>
                  <w:p w14:paraId="170F485A" w14:textId="77777777" w:rsidR="004D6677" w:rsidRDefault="004D6677"/>
                </w:txbxContent>
              </v:textbox>
            </v:shape>
            <v:rect id="_x0000_s3594" style="position:absolute;left:2480;top:8634;width:4525;height:3258" filled="f">
              <v:stroke dashstyle="1 1" endcap="round"/>
            </v:rect>
          </v:group>
        </w:pict>
      </w:r>
    </w:p>
    <w:p w14:paraId="7A20F9CD" w14:textId="77777777" w:rsidR="00F610CB" w:rsidRPr="00283743" w:rsidRDefault="00F610CB" w:rsidP="00F610CB">
      <w:pPr>
        <w:pStyle w:val="BodyTextIndent2"/>
        <w:spacing w:line="240" w:lineRule="auto"/>
        <w:ind w:firstLine="0"/>
        <w:rPr>
          <w:szCs w:val="26"/>
          <w:lang w:val="nb-NO"/>
        </w:rPr>
      </w:pPr>
    </w:p>
    <w:p w14:paraId="5E1C15C5" w14:textId="77777777" w:rsidR="00F610CB" w:rsidRPr="00283743" w:rsidRDefault="00F610CB" w:rsidP="00F610CB">
      <w:pPr>
        <w:spacing w:before="120"/>
        <w:jc w:val="both"/>
        <w:rPr>
          <w:rFonts w:ascii="Times New Roman" w:hAnsi="Times New Roman" w:cs="Times New Roman"/>
          <w:i/>
          <w:sz w:val="26"/>
          <w:szCs w:val="26"/>
          <w:lang w:val="nb-NO"/>
        </w:rPr>
      </w:pPr>
      <w:r w:rsidRPr="00283743">
        <w:rPr>
          <w:rFonts w:ascii="Times New Roman" w:hAnsi="Times New Roman" w:cs="Times New Roman"/>
          <w:i/>
          <w:sz w:val="26"/>
          <w:szCs w:val="26"/>
          <w:lang w:val="nb-NO"/>
        </w:rPr>
        <w:tab/>
      </w:r>
    </w:p>
    <w:p w14:paraId="767C20C5" w14:textId="77777777" w:rsidR="00F610CB" w:rsidRPr="00283743" w:rsidRDefault="00F610CB" w:rsidP="00F610CB">
      <w:pPr>
        <w:spacing w:before="120"/>
        <w:jc w:val="both"/>
        <w:rPr>
          <w:rFonts w:ascii="Times New Roman" w:hAnsi="Times New Roman" w:cs="Times New Roman"/>
          <w:i/>
          <w:sz w:val="26"/>
          <w:szCs w:val="26"/>
          <w:lang w:val="nb-NO"/>
        </w:rPr>
      </w:pPr>
    </w:p>
    <w:p w14:paraId="13022F96" w14:textId="77777777" w:rsidR="00F610CB" w:rsidRPr="00283743" w:rsidRDefault="00F610CB" w:rsidP="00F610CB">
      <w:pPr>
        <w:spacing w:before="120"/>
        <w:jc w:val="both"/>
        <w:rPr>
          <w:rFonts w:ascii="Times New Roman" w:hAnsi="Times New Roman" w:cs="Times New Roman"/>
          <w:i/>
          <w:sz w:val="26"/>
          <w:szCs w:val="26"/>
          <w:lang w:val="nb-NO"/>
        </w:rPr>
      </w:pPr>
    </w:p>
    <w:p w14:paraId="55E85772" w14:textId="77777777" w:rsidR="00F610CB" w:rsidRPr="00283743" w:rsidRDefault="00F610CB" w:rsidP="00F610CB">
      <w:pPr>
        <w:spacing w:before="120"/>
        <w:jc w:val="both"/>
        <w:rPr>
          <w:rFonts w:ascii="Times New Roman" w:hAnsi="Times New Roman" w:cs="Times New Roman"/>
          <w:i/>
          <w:sz w:val="26"/>
          <w:szCs w:val="26"/>
          <w:lang w:val="nb-NO"/>
        </w:rPr>
      </w:pPr>
    </w:p>
    <w:p w14:paraId="4D6F94F8" w14:textId="77777777" w:rsidR="00F610CB" w:rsidRPr="00283743" w:rsidRDefault="00F610CB" w:rsidP="00F610CB">
      <w:pPr>
        <w:spacing w:before="120"/>
        <w:jc w:val="both"/>
        <w:rPr>
          <w:rFonts w:ascii="Times New Roman" w:hAnsi="Times New Roman" w:cs="Times New Roman"/>
          <w:i/>
          <w:sz w:val="26"/>
          <w:szCs w:val="26"/>
          <w:lang w:val="nb-NO"/>
        </w:rPr>
      </w:pPr>
    </w:p>
    <w:p w14:paraId="4CB2BECB" w14:textId="77777777" w:rsidR="00F610CB" w:rsidRPr="00283743" w:rsidRDefault="00F610CB" w:rsidP="00F610CB">
      <w:pPr>
        <w:spacing w:before="120"/>
        <w:jc w:val="both"/>
        <w:rPr>
          <w:rFonts w:ascii="Times New Roman" w:hAnsi="Times New Roman" w:cs="Times New Roman"/>
          <w:i/>
          <w:sz w:val="26"/>
          <w:szCs w:val="26"/>
          <w:lang w:val="nb-NO"/>
        </w:rPr>
      </w:pPr>
    </w:p>
    <w:p w14:paraId="004E3D47" w14:textId="77777777" w:rsidR="00F610CB" w:rsidRPr="00283743" w:rsidRDefault="00F610CB" w:rsidP="00F610CB">
      <w:pPr>
        <w:spacing w:before="120"/>
        <w:ind w:firstLine="720"/>
        <w:jc w:val="both"/>
        <w:rPr>
          <w:rFonts w:ascii="Times New Roman" w:hAnsi="Times New Roman" w:cs="Times New Roman"/>
          <w:i/>
          <w:sz w:val="26"/>
          <w:szCs w:val="26"/>
          <w:lang w:val="nb-NO"/>
        </w:rPr>
      </w:pPr>
    </w:p>
    <w:p w14:paraId="549183DD" w14:textId="77777777" w:rsidR="00F610CB" w:rsidRPr="00283743" w:rsidRDefault="00F610CB" w:rsidP="00F610CB">
      <w:pPr>
        <w:spacing w:before="120"/>
        <w:ind w:firstLine="720"/>
        <w:jc w:val="both"/>
        <w:rPr>
          <w:rFonts w:ascii="Times New Roman" w:hAnsi="Times New Roman" w:cs="Times New Roman"/>
          <w:sz w:val="26"/>
          <w:szCs w:val="26"/>
          <w:lang w:val="nb-NO"/>
        </w:rPr>
      </w:pPr>
      <w:r w:rsidRPr="00283743">
        <w:rPr>
          <w:rFonts w:ascii="Times New Roman" w:hAnsi="Times New Roman" w:cs="Times New Roman"/>
          <w:i/>
          <w:sz w:val="26"/>
          <w:szCs w:val="26"/>
          <w:lang w:val="nb-NO"/>
        </w:rPr>
        <w:t xml:space="preserve">Bản đồ ký hiệu hình ảnh (Picture symbol map) </w:t>
      </w:r>
      <w:r w:rsidRPr="00283743">
        <w:rPr>
          <w:rFonts w:ascii="Times New Roman" w:hAnsi="Times New Roman" w:cs="Times New Roman"/>
          <w:sz w:val="26"/>
          <w:szCs w:val="26"/>
          <w:lang w:val="nb-NO"/>
        </w:rPr>
        <w:t>sử dụng những ký hiệu tượng hình để thể hiện cho những đối tượng, thường sử dụng trong bản đồ du lịch.</w:t>
      </w:r>
    </w:p>
    <w:p w14:paraId="6D7CA288" w14:textId="77777777" w:rsidR="00F610CB" w:rsidRPr="00283743" w:rsidRDefault="007C5BA4" w:rsidP="00F610CB">
      <w:pPr>
        <w:spacing w:before="120"/>
        <w:rPr>
          <w:rFonts w:ascii="Times New Roman" w:hAnsi="Times New Roman" w:cs="Times New Roman"/>
          <w:sz w:val="26"/>
          <w:szCs w:val="26"/>
          <w:lang w:val="nb-NO"/>
        </w:rPr>
      </w:pPr>
      <w:r>
        <w:rPr>
          <w:rFonts w:ascii="Times New Roman" w:hAnsi="Times New Roman" w:cs="Times New Roman"/>
          <w:noProof/>
          <w:sz w:val="26"/>
          <w:szCs w:val="26"/>
          <w:lang w:eastAsia="ja-JP"/>
        </w:rPr>
        <w:pict w14:anchorId="0E01B11C">
          <v:group id="_x0000_s3595" style="position:absolute;margin-left:45.25pt;margin-top:6.05pt;width:287.6pt;height:190.05pt;z-index:251743232" coordorigin="1394,1937" coordsize="5611,4960">
            <v:shape id="_x0000_s3596" type="#_x0000_t75" style="position:absolute;left:1756;top:2118;width:4910;height:3947">
              <v:imagedata r:id="rId54" o:title=""/>
            </v:shape>
            <v:shape id="_x0000_s3597" type="#_x0000_t202" style="position:absolute;left:1756;top:6357;width:4860;height:540" filled="f" stroked="f">
              <v:textbox style="mso-next-textbox:#_x0000_s3597">
                <w:txbxContent>
                  <w:p w14:paraId="70A7EF9F" w14:textId="77777777" w:rsidR="004D6677" w:rsidRDefault="004D6677"/>
                </w:txbxContent>
              </v:textbox>
            </v:shape>
            <v:rect id="_x0000_s3598" style="position:absolute;left:1394;top:1937;width:5611;height:4344" filled="f">
              <v:stroke dashstyle="1 1" endcap="round"/>
            </v:rect>
          </v:group>
        </w:pict>
      </w:r>
    </w:p>
    <w:p w14:paraId="61741D30" w14:textId="77777777" w:rsidR="00F610CB" w:rsidRPr="00283743" w:rsidRDefault="00F610CB" w:rsidP="00F610CB">
      <w:pPr>
        <w:spacing w:before="120"/>
        <w:rPr>
          <w:rFonts w:ascii="Times New Roman" w:hAnsi="Times New Roman" w:cs="Times New Roman"/>
          <w:sz w:val="26"/>
          <w:szCs w:val="26"/>
          <w:lang w:val="nb-NO"/>
        </w:rPr>
      </w:pPr>
    </w:p>
    <w:p w14:paraId="3E9095ED" w14:textId="77777777" w:rsidR="00F610CB" w:rsidRPr="00283743" w:rsidRDefault="00F610CB" w:rsidP="00F610CB">
      <w:pPr>
        <w:spacing w:before="120"/>
        <w:rPr>
          <w:rFonts w:ascii="Times New Roman" w:hAnsi="Times New Roman" w:cs="Times New Roman"/>
          <w:sz w:val="26"/>
          <w:szCs w:val="26"/>
          <w:lang w:val="nb-NO"/>
        </w:rPr>
      </w:pPr>
    </w:p>
    <w:p w14:paraId="4BD4769F" w14:textId="77777777" w:rsidR="00F610CB" w:rsidRPr="00283743" w:rsidRDefault="00F610CB" w:rsidP="00F610CB">
      <w:pPr>
        <w:spacing w:before="120"/>
        <w:rPr>
          <w:rFonts w:ascii="Times New Roman" w:hAnsi="Times New Roman" w:cs="Times New Roman"/>
          <w:sz w:val="26"/>
          <w:szCs w:val="26"/>
          <w:lang w:val="nb-NO"/>
        </w:rPr>
      </w:pPr>
    </w:p>
    <w:p w14:paraId="30D77D37" w14:textId="77777777" w:rsidR="00F610CB" w:rsidRPr="00283743" w:rsidRDefault="00F610CB" w:rsidP="00F610CB">
      <w:pPr>
        <w:spacing w:before="120"/>
        <w:rPr>
          <w:rFonts w:ascii="Times New Roman" w:hAnsi="Times New Roman" w:cs="Times New Roman"/>
          <w:sz w:val="26"/>
          <w:szCs w:val="26"/>
          <w:lang w:val="nb-NO"/>
        </w:rPr>
      </w:pPr>
    </w:p>
    <w:p w14:paraId="55EB7D72" w14:textId="77777777" w:rsidR="00F610CB" w:rsidRPr="00283743" w:rsidRDefault="00F610CB" w:rsidP="00F610CB">
      <w:pPr>
        <w:spacing w:before="120"/>
        <w:rPr>
          <w:rFonts w:ascii="Times New Roman" w:hAnsi="Times New Roman" w:cs="Times New Roman"/>
          <w:sz w:val="26"/>
          <w:szCs w:val="26"/>
          <w:lang w:val="nb-NO"/>
        </w:rPr>
      </w:pPr>
    </w:p>
    <w:p w14:paraId="46386FC8" w14:textId="77777777" w:rsidR="00F610CB" w:rsidRPr="00283743" w:rsidRDefault="00F610CB" w:rsidP="00F610CB">
      <w:pPr>
        <w:spacing w:before="120"/>
        <w:rPr>
          <w:rFonts w:ascii="Times New Roman" w:hAnsi="Times New Roman" w:cs="Times New Roman"/>
          <w:sz w:val="26"/>
          <w:szCs w:val="26"/>
          <w:lang w:val="nb-NO"/>
        </w:rPr>
      </w:pPr>
    </w:p>
    <w:p w14:paraId="7E251EAC" w14:textId="77777777" w:rsidR="00F610CB" w:rsidRPr="00283743" w:rsidRDefault="00F610CB" w:rsidP="00F610CB">
      <w:pPr>
        <w:spacing w:before="120"/>
        <w:rPr>
          <w:rFonts w:ascii="Times New Roman" w:hAnsi="Times New Roman" w:cs="Times New Roman"/>
          <w:sz w:val="26"/>
          <w:szCs w:val="26"/>
          <w:lang w:val="nb-NO"/>
        </w:rPr>
      </w:pPr>
    </w:p>
    <w:p w14:paraId="7116B693" w14:textId="77777777" w:rsidR="00F610CB" w:rsidRPr="00283743" w:rsidRDefault="00F610CB" w:rsidP="00F610CB">
      <w:pPr>
        <w:spacing w:before="120"/>
        <w:jc w:val="both"/>
        <w:rPr>
          <w:rFonts w:ascii="Times New Roman" w:hAnsi="Times New Roman" w:cs="Times New Roman"/>
          <w:sz w:val="26"/>
          <w:szCs w:val="26"/>
          <w:lang w:val="nb-NO"/>
        </w:rPr>
      </w:pPr>
      <w:r w:rsidRPr="00283743">
        <w:rPr>
          <w:rFonts w:ascii="Times New Roman" w:hAnsi="Times New Roman" w:cs="Times New Roman"/>
          <w:i/>
          <w:iCs/>
          <w:sz w:val="26"/>
          <w:szCs w:val="26"/>
          <w:lang w:val="nb-NO"/>
        </w:rPr>
        <w:tab/>
        <w:t>Bản đồ ký hiệu tăng dần</w:t>
      </w:r>
      <w:r w:rsidRPr="00283743">
        <w:rPr>
          <w:rFonts w:ascii="Times New Roman" w:hAnsi="Times New Roman" w:cs="Times New Roman"/>
          <w:sz w:val="26"/>
          <w:szCs w:val="26"/>
          <w:lang w:val="nb-NO"/>
        </w:rPr>
        <w:t xml:space="preserve"> </w:t>
      </w:r>
      <w:r w:rsidRPr="00283743">
        <w:rPr>
          <w:rFonts w:ascii="Times New Roman" w:hAnsi="Times New Roman" w:cs="Times New Roman"/>
          <w:i/>
          <w:iCs/>
          <w:sz w:val="26"/>
          <w:szCs w:val="26"/>
          <w:lang w:val="nb-NO"/>
        </w:rPr>
        <w:t>(Graduated symbol map)</w:t>
      </w:r>
      <w:r w:rsidRPr="00283743">
        <w:rPr>
          <w:rFonts w:ascii="Times New Roman" w:hAnsi="Times New Roman" w:cs="Times New Roman"/>
          <w:sz w:val="26"/>
          <w:szCs w:val="26"/>
          <w:lang w:val="nb-NO"/>
        </w:rPr>
        <w:t xml:space="preserve"> sử dụng kích thước của ký hiệu nhằm tạo ra thang ký hiệu tăng dần theo độ gia tăng của giá trị thuộc tính. Các giá trị của dữ liệu sẽ được thể hiện bằng độ lớn nhỏ của ký hiệu. Khi tạo thang ký hiệu cho bản đồ, cần phải chọn vùng giới hạn hiển thị, kích cở, độ rộng của ký hiệu cho hợp lý để tránh trường hợp che khuất những đối tượng khác trên bản đồ.</w:t>
      </w:r>
    </w:p>
    <w:p w14:paraId="0F671C9E" w14:textId="77777777" w:rsidR="00E02D88" w:rsidRPr="00283743" w:rsidRDefault="00E02D88" w:rsidP="00E02D88">
      <w:pPr>
        <w:spacing w:before="120"/>
        <w:ind w:firstLine="720"/>
        <w:jc w:val="both"/>
        <w:rPr>
          <w:rFonts w:ascii="Times New Roman" w:hAnsi="Times New Roman" w:cs="Times New Roman"/>
          <w:sz w:val="26"/>
          <w:szCs w:val="26"/>
          <w:lang w:val="nb-NO"/>
        </w:rPr>
      </w:pPr>
      <w:r w:rsidRPr="00283743">
        <w:rPr>
          <w:rFonts w:ascii="Times New Roman" w:hAnsi="Times New Roman" w:cs="Times New Roman"/>
          <w:bCs/>
          <w:i/>
          <w:iCs/>
          <w:sz w:val="26"/>
          <w:szCs w:val="26"/>
          <w:lang w:val="nb-NO"/>
        </w:rPr>
        <w:lastRenderedPageBreak/>
        <w:t xml:space="preserve">Bản đồ giá trị duy nhất (Unique values map): </w:t>
      </w:r>
      <w:r w:rsidRPr="00283743">
        <w:rPr>
          <w:rFonts w:ascii="Times New Roman" w:hAnsi="Times New Roman" w:cs="Times New Roman"/>
          <w:sz w:val="26"/>
          <w:szCs w:val="26"/>
          <w:lang w:val="nb-NO"/>
        </w:rPr>
        <w:t xml:space="preserve">Bản đồ loại này sử dụng các ký hiệu khác nhau bằng màu sắc khác nhau để ký hiệu cho mỗi giá trị thuộc tính. </w:t>
      </w:r>
    </w:p>
    <w:p w14:paraId="01C18C94" w14:textId="77777777" w:rsidR="00E02D88" w:rsidRPr="00283743" w:rsidRDefault="00E02D88" w:rsidP="00E02D88">
      <w:pPr>
        <w:pStyle w:val="BodyTextIndent3"/>
        <w:spacing w:line="240" w:lineRule="auto"/>
        <w:ind w:firstLine="0"/>
        <w:rPr>
          <w:szCs w:val="26"/>
          <w:lang w:val="nb-NO"/>
        </w:rPr>
      </w:pPr>
      <w:r w:rsidRPr="00283743">
        <w:rPr>
          <w:szCs w:val="26"/>
          <w:lang w:val="nb-NO"/>
        </w:rPr>
        <w:t>Bản đồ giá trị duy nhất phù hợp với các loại bản đồ sau:</w:t>
      </w:r>
    </w:p>
    <w:p w14:paraId="793ABF90" w14:textId="77777777" w:rsidR="00E02D88" w:rsidRPr="00283743" w:rsidRDefault="00E02D88" w:rsidP="005F5568">
      <w:pPr>
        <w:numPr>
          <w:ilvl w:val="0"/>
          <w:numId w:val="26"/>
        </w:numPr>
        <w:tabs>
          <w:tab w:val="clear" w:pos="1325"/>
          <w:tab w:val="num"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Bản đồ mô tả tên, kiểu dáng, trạng thái hoặc phân loại của một đối tượng.</w:t>
      </w:r>
    </w:p>
    <w:p w14:paraId="5DD3E130" w14:textId="77777777" w:rsidR="00E02D88" w:rsidRPr="00283743" w:rsidRDefault="00E02D88" w:rsidP="005F5568">
      <w:pPr>
        <w:numPr>
          <w:ilvl w:val="0"/>
          <w:numId w:val="26"/>
        </w:numPr>
        <w:tabs>
          <w:tab w:val="clear" w:pos="1325"/>
          <w:tab w:val="num"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Bản đồ chứa đựng sự đo lường hoặc số lượng mà đã được phân loại.</w:t>
      </w:r>
    </w:p>
    <w:p w14:paraId="2472D22B" w14:textId="77777777" w:rsidR="00E02D88" w:rsidRPr="00283743" w:rsidRDefault="00E02D88" w:rsidP="005F5568">
      <w:pPr>
        <w:pStyle w:val="BodyTextIndent3"/>
        <w:numPr>
          <w:ilvl w:val="0"/>
          <w:numId w:val="26"/>
        </w:numPr>
        <w:tabs>
          <w:tab w:val="clear" w:pos="1325"/>
          <w:tab w:val="num" w:pos="724"/>
        </w:tabs>
        <w:spacing w:line="240" w:lineRule="auto"/>
        <w:ind w:left="724"/>
        <w:rPr>
          <w:szCs w:val="26"/>
          <w:lang w:val="nb-NO"/>
        </w:rPr>
      </w:pPr>
      <w:r w:rsidRPr="00283743">
        <w:rPr>
          <w:szCs w:val="26"/>
          <w:lang w:val="nb-NO"/>
        </w:rPr>
        <w:t>Bản đồ mang đặc điểm chỉ định tính duy nhất.</w:t>
      </w:r>
    </w:p>
    <w:p w14:paraId="63F58C64" w14:textId="77777777" w:rsidR="00E02D88" w:rsidRPr="00283743" w:rsidRDefault="00E02D88" w:rsidP="00E02D88">
      <w:pPr>
        <w:pStyle w:val="BodyTextIndent3"/>
        <w:spacing w:line="240" w:lineRule="auto"/>
        <w:ind w:firstLine="0"/>
        <w:rPr>
          <w:szCs w:val="26"/>
          <w:lang w:val="nb-NO"/>
        </w:rPr>
      </w:pPr>
      <w:r w:rsidRPr="00283743">
        <w:rPr>
          <w:bCs/>
          <w:i/>
          <w:iCs/>
          <w:szCs w:val="26"/>
          <w:lang w:val="nb-NO"/>
        </w:rPr>
        <w:tab/>
        <w:t>Bản đồ màu tăng dần (Graduated Color map)</w:t>
      </w:r>
      <w:r w:rsidRPr="00283743">
        <w:rPr>
          <w:szCs w:val="26"/>
          <w:lang w:val="nb-NO"/>
        </w:rPr>
        <w:t>: Những bản đồ loại này thể hiện một loạt các ký hiệu có màu thay đổi theo tính chất liên tục và theo mức độ từ thấp đến cao nhằm tạo ra thang màu tăng dần của các giá trị thuộc tính. Kí hiệu này chỉ dành cho các thuộc tính dạng số của những đối tượng (điểm, đường, vùng). Thường sử dụng cho loại bản đồ thể hiện nhiệt độ, lượng mưa, độ cao địa hình...</w:t>
      </w:r>
    </w:p>
    <w:p w14:paraId="5E17D130" w14:textId="77777777" w:rsidR="00E02D88" w:rsidRPr="00283743" w:rsidRDefault="00E02D88" w:rsidP="00E02D88">
      <w:pPr>
        <w:spacing w:before="120"/>
        <w:jc w:val="both"/>
        <w:rPr>
          <w:rFonts w:ascii="Times New Roman" w:hAnsi="Times New Roman" w:cs="Times New Roman"/>
          <w:sz w:val="26"/>
          <w:szCs w:val="26"/>
          <w:lang w:val="nb-NO"/>
        </w:rPr>
      </w:pPr>
      <w:r w:rsidRPr="00283743">
        <w:rPr>
          <w:rFonts w:ascii="Times New Roman" w:hAnsi="Times New Roman" w:cs="Times New Roman"/>
          <w:bCs/>
          <w:i/>
          <w:iCs/>
          <w:sz w:val="26"/>
          <w:szCs w:val="26"/>
          <w:lang w:val="nb-NO"/>
        </w:rPr>
        <w:tab/>
        <w:t>Bản đồ biểu đồ (Chart):</w:t>
      </w:r>
      <w:r w:rsidRPr="00283743">
        <w:rPr>
          <w:rFonts w:ascii="Times New Roman" w:hAnsi="Times New Roman" w:cs="Times New Roman"/>
          <w:b/>
          <w:sz w:val="26"/>
          <w:szCs w:val="26"/>
          <w:lang w:val="nb-NO"/>
        </w:rPr>
        <w:t xml:space="preserve"> </w:t>
      </w:r>
      <w:r w:rsidRPr="00283743">
        <w:rPr>
          <w:rFonts w:ascii="Times New Roman" w:hAnsi="Times New Roman" w:cs="Times New Roman"/>
          <w:sz w:val="26"/>
          <w:szCs w:val="26"/>
          <w:lang w:val="nb-NO"/>
        </w:rPr>
        <w:t xml:space="preserve">Các bản đồ loại này sử dụng biểu đồ (dạng tròn, dạng cột) để hiển thị những thông tin có quan hệ với nhau trong những thuộc tính khác nhau. </w:t>
      </w:r>
    </w:p>
    <w:p w14:paraId="52C0F7C0" w14:textId="77777777" w:rsidR="00E02D88" w:rsidRPr="00283743" w:rsidRDefault="007C5BA4" w:rsidP="00E02D88">
      <w:pPr>
        <w:spacing w:before="120"/>
        <w:rPr>
          <w:rFonts w:ascii="Times New Roman" w:hAnsi="Times New Roman" w:cs="Times New Roman"/>
          <w:sz w:val="26"/>
          <w:szCs w:val="26"/>
          <w:lang w:val="nb-NO"/>
        </w:rPr>
      </w:pPr>
      <w:r>
        <w:rPr>
          <w:rFonts w:ascii="Times New Roman" w:hAnsi="Times New Roman" w:cs="Times New Roman"/>
          <w:noProof/>
          <w:sz w:val="26"/>
          <w:szCs w:val="26"/>
          <w:lang w:eastAsia="ja-JP"/>
        </w:rPr>
        <w:pict w14:anchorId="71F42BFA">
          <v:group id="_x0000_s3789" style="position:absolute;margin-left:63.5pt;margin-top:.9pt;width:325.8pt;height:107.7pt;z-index:251856896" coordorigin="1394,6824" coordsize="6516,2969">
            <v:group id="_x0000_s3790" style="position:absolute;left:1537;top:6989;width:6192;height:2007" coordorigin="2793,6015" coordsize="5760,1584">
              <v:shape id="_x0000_s3791" type="#_x0000_t75" style="position:absolute;left:2793;top:6015;width:1584;height:1584" o:allowincell="f">
                <v:imagedata r:id="rId55" o:title=""/>
              </v:shape>
              <v:shape id="_x0000_s3792" type="#_x0000_t75" style="position:absolute;left:6969;top:6022;width:1584;height:1550" o:allowincell="f">
                <v:imagedata r:id="rId56" o:title=""/>
              </v:shape>
              <v:rect id="_x0000_s3793" style="position:absolute;left:4809;top:6310;width:144;height:144" o:allowincell="f" fillcolor="red"/>
              <v:rect id="_x0000_s3794" style="position:absolute;left:4809;top:6742;width:144;height:144" o:allowincell="f" fillcolor="blue"/>
              <v:rect id="_x0000_s3795" style="position:absolute;left:4809;top:7204;width:144;height:144" fillcolor="yellow"/>
              <v:shape id="_x0000_s3796" type="#_x0000_t202" style="position:absolute;left:5097;top:6166;width:1584;height:432" o:allowincell="f" filled="f" fillcolor="window" stroked="f">
                <v:textbox style="mso-next-textbox:#_x0000_s3796">
                  <w:txbxContent>
                    <w:p w14:paraId="2CD67EA3" w14:textId="77777777" w:rsidR="004D6677" w:rsidRDefault="004D6677"/>
                  </w:txbxContent>
                </v:textbox>
              </v:shape>
              <v:shape id="_x0000_s3797" type="#_x0000_t202" style="position:absolute;left:5097;top:6598;width:1584;height:432" o:allowincell="f" filled="f" fillcolor="window" stroked="f">
                <v:textbox style="mso-next-textbox:#_x0000_s3797">
                  <w:txbxContent>
                    <w:p w14:paraId="1005F59C" w14:textId="77777777" w:rsidR="004D6677" w:rsidRDefault="004D6677"/>
                  </w:txbxContent>
                </v:textbox>
              </v:shape>
              <v:shape id="_x0000_s3798" type="#_x0000_t202" style="position:absolute;left:5097;top:7030;width:1584;height:432" o:allowincell="f" filled="f" fillcolor="window" stroked="f">
                <v:textbox style="mso-next-textbox:#_x0000_s3798">
                  <w:txbxContent>
                    <w:p w14:paraId="16A030E5" w14:textId="77777777" w:rsidR="004D6677" w:rsidRDefault="004D6677"/>
                  </w:txbxContent>
                </v:textbox>
              </v:shape>
            </v:group>
            <v:shape id="_x0000_s3799" type="#_x0000_t202" style="position:absolute;left:2118;top:9253;width:5040;height:540" filled="f" stroked="f">
              <v:textbox style="mso-next-textbox:#_x0000_s3799">
                <w:txbxContent>
                  <w:p w14:paraId="4EC341E0" w14:textId="77777777" w:rsidR="004D6677" w:rsidRDefault="004D6677"/>
                </w:txbxContent>
              </v:textbox>
            </v:shape>
            <v:rect id="_x0000_s3800" style="position:absolute;left:1394;top:6824;width:6516;height:2353" filled="f">
              <v:stroke dashstyle="1 1" endcap="round"/>
            </v:rect>
          </v:group>
        </w:pict>
      </w:r>
    </w:p>
    <w:p w14:paraId="4FED6E5F" w14:textId="77777777" w:rsidR="00E02D88" w:rsidRPr="00283743" w:rsidRDefault="00E02D88" w:rsidP="00E02D88">
      <w:pPr>
        <w:spacing w:before="120"/>
        <w:rPr>
          <w:rFonts w:ascii="Times New Roman" w:hAnsi="Times New Roman" w:cs="Times New Roman"/>
          <w:sz w:val="26"/>
          <w:szCs w:val="26"/>
          <w:lang w:val="nb-NO"/>
        </w:rPr>
      </w:pPr>
    </w:p>
    <w:p w14:paraId="62B00262" w14:textId="77777777" w:rsidR="00E02D88" w:rsidRPr="00283743" w:rsidRDefault="00E02D88" w:rsidP="00E02D88">
      <w:pPr>
        <w:spacing w:before="120"/>
        <w:rPr>
          <w:rFonts w:ascii="Times New Roman" w:hAnsi="Times New Roman" w:cs="Times New Roman"/>
          <w:sz w:val="26"/>
          <w:szCs w:val="26"/>
          <w:lang w:val="nb-NO"/>
        </w:rPr>
      </w:pPr>
    </w:p>
    <w:p w14:paraId="15585B92" w14:textId="77777777" w:rsidR="00E02D88" w:rsidRPr="00283743" w:rsidRDefault="00E02D88" w:rsidP="00E02D88">
      <w:pPr>
        <w:spacing w:before="120"/>
        <w:rPr>
          <w:rFonts w:ascii="Times New Roman" w:hAnsi="Times New Roman" w:cs="Times New Roman"/>
          <w:sz w:val="26"/>
          <w:szCs w:val="26"/>
          <w:lang w:val="nb-NO"/>
        </w:rPr>
      </w:pPr>
    </w:p>
    <w:p w14:paraId="79BDAE14" w14:textId="77777777" w:rsidR="00E02D88" w:rsidRPr="00283743" w:rsidRDefault="00E02D88" w:rsidP="00F610CB">
      <w:pPr>
        <w:spacing w:before="120"/>
        <w:jc w:val="both"/>
        <w:rPr>
          <w:rFonts w:ascii="Times New Roman" w:hAnsi="Times New Roman" w:cs="Times New Roman"/>
          <w:sz w:val="26"/>
          <w:szCs w:val="26"/>
          <w:lang w:val="nb-NO"/>
        </w:rPr>
      </w:pPr>
    </w:p>
    <w:p w14:paraId="7CCC1E63" w14:textId="77777777" w:rsidR="0012616A" w:rsidRPr="00283743" w:rsidRDefault="0012616A" w:rsidP="005F5568">
      <w:pPr>
        <w:pStyle w:val="Heading3"/>
        <w:numPr>
          <w:ilvl w:val="3"/>
          <w:numId w:val="23"/>
        </w:numPr>
        <w:tabs>
          <w:tab w:val="left" w:pos="567"/>
        </w:tabs>
        <w:spacing w:before="120" w:after="120" w:line="240" w:lineRule="auto"/>
        <w:jc w:val="both"/>
        <w:rPr>
          <w:rFonts w:ascii="Times New Roman" w:hAnsi="Times New Roman" w:cs="Times New Roman"/>
          <w:i/>
          <w:color w:val="auto"/>
          <w:sz w:val="26"/>
          <w:szCs w:val="26"/>
        </w:rPr>
      </w:pPr>
      <w:bookmarkStart w:id="973" w:name="_Toc533410037"/>
      <w:r w:rsidRPr="00283743">
        <w:rPr>
          <w:rFonts w:ascii="Times New Roman" w:hAnsi="Times New Roman" w:cs="Times New Roman"/>
          <w:i/>
          <w:color w:val="auto"/>
          <w:sz w:val="26"/>
          <w:szCs w:val="26"/>
        </w:rPr>
        <w:t>Tạo trang in bản đồ</w:t>
      </w:r>
      <w:bookmarkEnd w:id="973"/>
    </w:p>
    <w:p w14:paraId="3DB6B62C" w14:textId="77777777" w:rsidR="00106A79" w:rsidRPr="00283743" w:rsidRDefault="00106A79" w:rsidP="001C7A91">
      <w:pPr>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Một bản đồ hoàn chỉnh </w:t>
      </w:r>
      <w:r w:rsidR="001C7A91" w:rsidRPr="00283743">
        <w:rPr>
          <w:rFonts w:ascii="Times New Roman" w:hAnsi="Times New Roman" w:cs="Times New Roman"/>
          <w:sz w:val="26"/>
          <w:szCs w:val="26"/>
        </w:rPr>
        <w:t xml:space="preserve">gồm các thành phần có mối liên hệ với nhau và bổ sung cho nhau. Vì vậy, ngoài việc chọn lựa những thành phần cần thể hiện trên bản đồ, màu sắc, dạng đường nét, còn phải sắp xếp các thành phần trên bản đồ sao cho hợp lý, khoa học, hiệu quả và thẩm mỹ. </w:t>
      </w:r>
      <w:r w:rsidR="00606326" w:rsidRPr="00283743">
        <w:rPr>
          <w:rFonts w:ascii="Times New Roman" w:hAnsi="Times New Roman" w:cs="Times New Roman"/>
          <w:sz w:val="26"/>
          <w:szCs w:val="26"/>
        </w:rPr>
        <w:t>Một bản đồ có các thành phần sau:</w:t>
      </w:r>
    </w:p>
    <w:p w14:paraId="257799B7" w14:textId="77777777" w:rsidR="00606326" w:rsidRPr="00283743" w:rsidRDefault="00606326" w:rsidP="005F5568">
      <w:pPr>
        <w:pStyle w:val="ListParagraph"/>
        <w:numPr>
          <w:ilvl w:val="0"/>
          <w:numId w:val="25"/>
        </w:numPr>
        <w:jc w:val="both"/>
        <w:rPr>
          <w:rFonts w:ascii="Times New Roman" w:hAnsi="Times New Roman" w:cs="Times New Roman"/>
          <w:sz w:val="26"/>
          <w:szCs w:val="26"/>
        </w:rPr>
      </w:pPr>
      <w:r w:rsidRPr="00283743">
        <w:rPr>
          <w:rFonts w:ascii="Times New Roman" w:hAnsi="Times New Roman" w:cs="Times New Roman"/>
          <w:sz w:val="26"/>
          <w:szCs w:val="26"/>
        </w:rPr>
        <w:t xml:space="preserve">Nội dung: bản đồ chính, nói lên được chủ đề mà bản đồ sẽ thể hiện. </w:t>
      </w:r>
    </w:p>
    <w:p w14:paraId="7850D240" w14:textId="77777777" w:rsidR="00606326" w:rsidRPr="00283743" w:rsidRDefault="00606326" w:rsidP="005F5568">
      <w:pPr>
        <w:pStyle w:val="ListParagraph"/>
        <w:numPr>
          <w:ilvl w:val="0"/>
          <w:numId w:val="25"/>
        </w:numPr>
        <w:jc w:val="both"/>
        <w:rPr>
          <w:rFonts w:ascii="Times New Roman" w:hAnsi="Times New Roman" w:cs="Times New Roman"/>
          <w:sz w:val="26"/>
          <w:szCs w:val="26"/>
        </w:rPr>
      </w:pPr>
      <w:r w:rsidRPr="00283743">
        <w:rPr>
          <w:rFonts w:ascii="Times New Roman" w:hAnsi="Times New Roman" w:cs="Times New Roman"/>
          <w:sz w:val="26"/>
          <w:szCs w:val="26"/>
        </w:rPr>
        <w:t xml:space="preserve">Yếu tố hỗ trợ: bản đồ, bảng chú giải, yếu tố xuất bản. </w:t>
      </w:r>
    </w:p>
    <w:p w14:paraId="4F9EDA1C" w14:textId="77777777" w:rsidR="00606326" w:rsidRPr="00283743" w:rsidRDefault="00606326" w:rsidP="005F5568">
      <w:pPr>
        <w:pStyle w:val="ListParagraph"/>
        <w:numPr>
          <w:ilvl w:val="0"/>
          <w:numId w:val="25"/>
        </w:numPr>
        <w:jc w:val="both"/>
        <w:rPr>
          <w:rFonts w:ascii="Times New Roman" w:hAnsi="Times New Roman" w:cs="Times New Roman"/>
          <w:sz w:val="26"/>
          <w:szCs w:val="26"/>
        </w:rPr>
      </w:pPr>
      <w:r w:rsidRPr="00283743">
        <w:rPr>
          <w:rFonts w:ascii="Times New Roman" w:hAnsi="Times New Roman" w:cs="Times New Roman"/>
          <w:sz w:val="26"/>
          <w:szCs w:val="26"/>
        </w:rPr>
        <w:t>Cơ sở toán: khung bản đồ, lưới chiếu, tỷ lệ.</w:t>
      </w:r>
    </w:p>
    <w:p w14:paraId="1C223D90" w14:textId="77777777" w:rsidR="00606326" w:rsidRPr="00283743" w:rsidRDefault="00606326" w:rsidP="005F5568">
      <w:pPr>
        <w:pStyle w:val="ListParagraph"/>
        <w:numPr>
          <w:ilvl w:val="0"/>
          <w:numId w:val="25"/>
        </w:numPr>
        <w:jc w:val="both"/>
        <w:rPr>
          <w:rFonts w:ascii="Times New Roman" w:hAnsi="Times New Roman" w:cs="Times New Roman"/>
          <w:sz w:val="26"/>
          <w:szCs w:val="26"/>
        </w:rPr>
      </w:pPr>
      <w:r w:rsidRPr="00283743">
        <w:rPr>
          <w:rFonts w:ascii="Times New Roman" w:hAnsi="Times New Roman" w:cs="Times New Roman"/>
          <w:sz w:val="26"/>
          <w:szCs w:val="26"/>
        </w:rPr>
        <w:t>Yếu tố bổ sung: bản đồ phụ, hình ảnh minh họa, biểu đồ,…</w:t>
      </w:r>
    </w:p>
    <w:p w14:paraId="68A08B89" w14:textId="77777777" w:rsidR="00606326" w:rsidRPr="00283743" w:rsidRDefault="00606326" w:rsidP="00606326">
      <w:pPr>
        <w:ind w:firstLine="605"/>
        <w:jc w:val="both"/>
        <w:rPr>
          <w:rFonts w:ascii="Times New Roman" w:hAnsi="Times New Roman" w:cs="Times New Roman"/>
          <w:sz w:val="26"/>
          <w:szCs w:val="26"/>
        </w:rPr>
      </w:pPr>
      <w:r w:rsidRPr="00283743">
        <w:rPr>
          <w:rFonts w:ascii="Times New Roman" w:hAnsi="Times New Roman" w:cs="Times New Roman"/>
          <w:sz w:val="26"/>
          <w:szCs w:val="26"/>
        </w:rPr>
        <w:t xml:space="preserve">Trong đó, những thành phần trong nội dung và cơ sở toán là quan trọng, quyết định nội dung của bản đồ. Những thành phần trong yếu tố hỗ trợ giúp đọc được bản đồ chính, những thành phần trong yếu tố bổ sung nhằm minh họa </w:t>
      </w:r>
      <w:r w:rsidR="00664E8D" w:rsidRPr="00283743">
        <w:rPr>
          <w:rFonts w:ascii="Times New Roman" w:hAnsi="Times New Roman" w:cs="Times New Roman"/>
          <w:sz w:val="26"/>
          <w:szCs w:val="26"/>
        </w:rPr>
        <w:t xml:space="preserve">them cho </w:t>
      </w:r>
      <w:r w:rsidRPr="00283743">
        <w:rPr>
          <w:rFonts w:ascii="Times New Roman" w:hAnsi="Times New Roman" w:cs="Times New Roman"/>
          <w:sz w:val="26"/>
          <w:szCs w:val="26"/>
        </w:rPr>
        <w:t>nội dung</w:t>
      </w:r>
      <w:r w:rsidR="00664E8D" w:rsidRPr="00283743">
        <w:rPr>
          <w:rFonts w:ascii="Times New Roman" w:hAnsi="Times New Roman" w:cs="Times New Roman"/>
          <w:sz w:val="26"/>
          <w:szCs w:val="26"/>
        </w:rPr>
        <w:t xml:space="preserve"> của bản đồ.</w:t>
      </w:r>
    </w:p>
    <w:p w14:paraId="7215F8E2" w14:textId="77777777" w:rsidR="00E02D88" w:rsidRPr="00283743" w:rsidRDefault="00E02D88">
      <w:pPr>
        <w:rPr>
          <w:rFonts w:ascii="Times New Roman" w:eastAsiaTheme="majorEastAsia" w:hAnsi="Times New Roman" w:cs="Times New Roman"/>
          <w:b/>
          <w:i/>
          <w:sz w:val="26"/>
          <w:szCs w:val="26"/>
        </w:rPr>
      </w:pPr>
      <w:bookmarkStart w:id="974" w:name="_Toc373715608"/>
      <w:r w:rsidRPr="00283743">
        <w:rPr>
          <w:rFonts w:ascii="Times New Roman" w:hAnsi="Times New Roman" w:cs="Times New Roman"/>
          <w:b/>
          <w:i/>
          <w:sz w:val="26"/>
          <w:szCs w:val="26"/>
        </w:rPr>
        <w:br w:type="page"/>
      </w:r>
    </w:p>
    <w:p w14:paraId="4FF9E871" w14:textId="77777777" w:rsidR="00924322" w:rsidRPr="00283743" w:rsidRDefault="00924322" w:rsidP="00924322">
      <w:pPr>
        <w:pStyle w:val="Heading1"/>
        <w:pBdr>
          <w:bottom w:val="thickThinSmallGap" w:sz="24" w:space="1" w:color="auto"/>
        </w:pBdr>
        <w:spacing w:before="0" w:line="240" w:lineRule="auto"/>
        <w:jc w:val="right"/>
        <w:rPr>
          <w:rFonts w:ascii="Times New Roman" w:hAnsi="Times New Roman" w:cs="Times New Roman"/>
          <w:b/>
          <w:color w:val="auto"/>
          <w:sz w:val="26"/>
          <w:szCs w:val="26"/>
        </w:rPr>
      </w:pPr>
      <w:bookmarkStart w:id="975" w:name="_Toc533410038"/>
      <w:r w:rsidRPr="00283743">
        <w:rPr>
          <w:rFonts w:ascii="Times New Roman" w:hAnsi="Times New Roman" w:cs="Times New Roman"/>
          <w:b/>
          <w:i/>
          <w:color w:val="auto"/>
          <w:sz w:val="26"/>
          <w:szCs w:val="26"/>
        </w:rPr>
        <w:lastRenderedPageBreak/>
        <w:t xml:space="preserve">CHƯƠNG </w:t>
      </w:r>
      <w:r w:rsidR="00414758" w:rsidRPr="00283743">
        <w:rPr>
          <w:rFonts w:ascii="Times New Roman" w:hAnsi="Times New Roman" w:cs="Times New Roman"/>
          <w:b/>
          <w:i/>
          <w:color w:val="auto"/>
          <w:sz w:val="26"/>
          <w:szCs w:val="26"/>
        </w:rPr>
        <w:t>5</w:t>
      </w:r>
      <w:r w:rsidRPr="00283743">
        <w:rPr>
          <w:rFonts w:ascii="Times New Roman" w:hAnsi="Times New Roman" w:cs="Times New Roman"/>
          <w:b/>
          <w:color w:val="auto"/>
          <w:sz w:val="26"/>
          <w:szCs w:val="26"/>
        </w:rPr>
        <w:br/>
      </w:r>
      <w:r w:rsidRPr="00283743">
        <w:rPr>
          <w:rFonts w:ascii="Times New Roman" w:eastAsia="Gungsuh" w:hAnsi="Times New Roman" w:cs="Times New Roman"/>
          <w:color w:val="auto"/>
          <w:sz w:val="26"/>
          <w:szCs w:val="26"/>
        </w:rPr>
        <w:t>LẬP TRÌNH GIS CƠ BẢN VỚI NGÔN NGỮ AVENUE</w:t>
      </w:r>
      <w:bookmarkEnd w:id="975"/>
    </w:p>
    <w:p w14:paraId="41571815" w14:textId="77777777" w:rsidR="00867305" w:rsidRPr="00283743" w:rsidRDefault="00481FD3" w:rsidP="005F5568">
      <w:pPr>
        <w:pStyle w:val="Heading2"/>
        <w:numPr>
          <w:ilvl w:val="1"/>
          <w:numId w:val="42"/>
        </w:numPr>
        <w:tabs>
          <w:tab w:val="left" w:pos="567"/>
        </w:tabs>
        <w:spacing w:before="360" w:line="240" w:lineRule="auto"/>
        <w:rPr>
          <w:rFonts w:ascii="Times New Roman" w:hAnsi="Times New Roman" w:cs="Times New Roman"/>
          <w:b/>
          <w:color w:val="auto"/>
        </w:rPr>
      </w:pPr>
      <w:bookmarkStart w:id="976" w:name="_Toc533410039"/>
      <w:r w:rsidRPr="00283743">
        <w:rPr>
          <w:rFonts w:ascii="Times New Roman" w:hAnsi="Times New Roman" w:cs="Times New Roman"/>
          <w:b/>
          <w:color w:val="auto"/>
        </w:rPr>
        <w:t>CƠ BẢN VỀ NGÔN NGỮ LẬP TRÌNH AVENUE</w:t>
      </w:r>
      <w:bookmarkEnd w:id="976"/>
      <w:r w:rsidR="00B87A03" w:rsidRPr="00283743">
        <w:rPr>
          <w:rFonts w:ascii="Times New Roman" w:hAnsi="Times New Roman" w:cs="Times New Roman"/>
          <w:b/>
          <w:color w:val="auto"/>
        </w:rPr>
        <w:t xml:space="preserve">   </w:t>
      </w:r>
      <w:bookmarkStart w:id="977" w:name="_Toc55285213"/>
      <w:bookmarkEnd w:id="974"/>
    </w:p>
    <w:p w14:paraId="4543C016" w14:textId="77777777" w:rsidR="00867305" w:rsidRPr="00283743" w:rsidRDefault="00867305"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978" w:name="_Toc533410040"/>
      <w:r w:rsidRPr="00283743">
        <w:rPr>
          <w:rFonts w:ascii="Times New Roman" w:hAnsi="Times New Roman" w:cs="Times New Roman"/>
          <w:b/>
          <w:color w:val="auto"/>
        </w:rPr>
        <w:t>Giới thiệu ngôn ngữ Avenue</w:t>
      </w:r>
      <w:bookmarkEnd w:id="977"/>
      <w:bookmarkEnd w:id="978"/>
    </w:p>
    <w:p w14:paraId="532CD964" w14:textId="77777777" w:rsidR="00867305" w:rsidRPr="00283743" w:rsidRDefault="00867305" w:rsidP="00867305">
      <w:pPr>
        <w:spacing w:before="120" w:after="120"/>
        <w:ind w:firstLine="720"/>
        <w:jc w:val="both"/>
        <w:rPr>
          <w:rFonts w:ascii="Times New Roman" w:hAnsi="Times New Roman" w:cs="Times New Roman"/>
          <w:sz w:val="26"/>
          <w:szCs w:val="26"/>
        </w:rPr>
      </w:pPr>
      <w:r w:rsidRPr="00283743">
        <w:rPr>
          <w:rFonts w:ascii="Times New Roman" w:hAnsi="Times New Roman" w:cs="Times New Roman"/>
          <w:sz w:val="26"/>
          <w:szCs w:val="26"/>
        </w:rPr>
        <w:t>Cùng với sự ra đời của phần mềm ArcView, các nhà phát triển phần mềm ArcView đã tích hợp trong nó một ngôn ngữ lập trình Avenue đi kèm. Tuy nền tảng phát triển đều dựa trên các thành phần xây dựng sẵn bên trong ArcView, nhưng với sự hỗ trợ của ngôn ngữ lập trình Avenue, những người khai thác phần mềm ArcView không còn lệ thuộc hoàn toàn vào các công cụ có sẵn trong phần mềm ArcView nữa, Avenue cho phép đem các thành phần có sẵn này xây dựng nên các công cụ hỗ trợ khác nhau. Những người khai thác phần mềm ArcView có thể áp dụng nó trong các lĩnh vực khác nhau, ở các quốc gia khác nhau. Với các thành phần có sẵn, khi ta làm việc với ngôn ngữ lập trình Avenue trong ArcView ta không cần biết bằng cách nào người ta đã xây dựng và hiện thực nên các thành phần có sẵn trong ArcView, mà chỉ cần biết các thành phần này có những chức năng gì, hoạt động như thế nào  là có thể đem các thành phần này lắp ráp lại với nhau tạo nên một ứng dụng theo ý muốn.</w:t>
      </w:r>
    </w:p>
    <w:p w14:paraId="7A9CC384" w14:textId="77777777" w:rsidR="00867305" w:rsidRPr="00283743" w:rsidRDefault="00867305" w:rsidP="00867305">
      <w:pPr>
        <w:spacing w:before="120" w:after="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Ngôn ngữ lập trình Avenue dễ học và dễ sử dụng, những người có kiến thức căn bản về tin học và biết sử dụng ArcView đều có thể tiếp cận được ngôn ngữ lập trình này. </w:t>
      </w:r>
    </w:p>
    <w:p w14:paraId="6B059842" w14:textId="77777777" w:rsidR="00867305" w:rsidRPr="00283743" w:rsidRDefault="00867305"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979" w:name="_Toc55285214"/>
      <w:bookmarkStart w:id="980" w:name="_Toc533410041"/>
      <w:r w:rsidRPr="00283743">
        <w:rPr>
          <w:rFonts w:ascii="Times New Roman" w:hAnsi="Times New Roman" w:cs="Times New Roman"/>
          <w:b/>
          <w:color w:val="auto"/>
        </w:rPr>
        <w:t>Các đặc điểm của ngôn ngữ Avenue</w:t>
      </w:r>
      <w:bookmarkEnd w:id="979"/>
      <w:bookmarkEnd w:id="980"/>
    </w:p>
    <w:p w14:paraId="50AF1F2D"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Ngôn ngữ lập trình Avenue là ngôn ngữ kịch bản (script) hướng đối tượng</w:t>
      </w:r>
    </w:p>
    <w:p w14:paraId="694BDD48"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Ngôn ngữ lập trình Avenue không có tính nhạy cảm.</w:t>
      </w:r>
    </w:p>
    <w:p w14:paraId="1E750E7E"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Ngôn ngữ lập trình Avenue là ngôn ngữ biên dịch.</w:t>
      </w:r>
    </w:p>
    <w:p w14:paraId="0BB9AA81"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Ngôn ngữ lập trình Avenue không hỗ trợ đệ quy.</w:t>
      </w:r>
    </w:p>
    <w:p w14:paraId="6CCEC936"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Ngôn ngữ lập trình Avenue không cho phép tạo mới hay sửa đổi các lớp có sẵn trong ArcView.</w:t>
      </w:r>
    </w:p>
    <w:p w14:paraId="540A1F37"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Các kịch bản Avenue không thể thực thi bên ngoài ArcView.</w:t>
      </w:r>
    </w:p>
    <w:p w14:paraId="235C71E6"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Các biểu thức trong Avenue thực thi theo chiều từ trái qua phải và không có độ ưu tiên toán tử.</w:t>
      </w:r>
    </w:p>
    <w:p w14:paraId="2C8A5421" w14:textId="77777777" w:rsidR="000B2503" w:rsidRPr="00283743" w:rsidRDefault="000B2503">
      <w:pPr>
        <w:rPr>
          <w:rFonts w:ascii="Times New Roman" w:eastAsiaTheme="majorEastAsia" w:hAnsi="Times New Roman" w:cs="Times New Roman"/>
          <w:b/>
          <w:sz w:val="26"/>
          <w:szCs w:val="26"/>
        </w:rPr>
      </w:pPr>
      <w:bookmarkStart w:id="981" w:name="_Toc55285215"/>
      <w:r w:rsidRPr="00283743">
        <w:rPr>
          <w:rFonts w:ascii="Times New Roman" w:hAnsi="Times New Roman" w:cs="Times New Roman"/>
          <w:b/>
          <w:sz w:val="26"/>
          <w:szCs w:val="26"/>
        </w:rPr>
        <w:br w:type="page"/>
      </w:r>
    </w:p>
    <w:p w14:paraId="51CA4C15" w14:textId="77777777" w:rsidR="00867305" w:rsidRPr="00283743" w:rsidRDefault="00867305"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982" w:name="_Toc533410042"/>
      <w:r w:rsidRPr="00283743">
        <w:rPr>
          <w:rFonts w:ascii="Times New Roman" w:hAnsi="Times New Roman" w:cs="Times New Roman"/>
          <w:b/>
          <w:color w:val="auto"/>
        </w:rPr>
        <w:lastRenderedPageBreak/>
        <w:t>Giao diện lập trình Avenue</w:t>
      </w:r>
      <w:bookmarkEnd w:id="981"/>
      <w:bookmarkEnd w:id="982"/>
    </w:p>
    <w:p w14:paraId="58D59027"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Giao diện lập trình Avenue nằm trong Project của ArcView.</w:t>
      </w:r>
    </w:p>
    <w:p w14:paraId="14080FCC"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Để mở giao diện này, ta theo các bước sau.</w:t>
      </w:r>
    </w:p>
    <w:p w14:paraId="1452C09B"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 xml:space="preserve">Mở ArcView -&gt; Chọn Script -&gt; Nhấn vào nút New để tạo mới một Script. Script mới tạo có tên ngẫu nhiên là script1. </w:t>
      </w:r>
    </w:p>
    <w:p w14:paraId="45B3B653"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 xml:space="preserve">Muốn đổi tên của Script này ta vào menu Script, trong hộp thoại này gõ vào tên script mới trong trường name. </w:t>
      </w:r>
    </w:p>
    <w:p w14:paraId="1A667AF3"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Trong một project ta có thể tạo ra nhiều script khác nhau.</w:t>
      </w:r>
    </w:p>
    <w:p w14:paraId="68878C39" w14:textId="77777777" w:rsidR="00F610CB" w:rsidRPr="00283743" w:rsidRDefault="00F610CB" w:rsidP="00D753D6">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Khởi động</w:t>
      </w:r>
      <w:r w:rsidRPr="00283743">
        <w:rPr>
          <w:rFonts w:ascii="Times New Roman" w:hAnsi="Times New Roman" w:cs="Times New Roman"/>
          <w:i/>
          <w:sz w:val="26"/>
          <w:szCs w:val="26"/>
        </w:rPr>
        <w:t xml:space="preserve"> </w:t>
      </w:r>
      <w:r w:rsidRPr="00283743">
        <w:rPr>
          <w:rFonts w:ascii="Times New Roman" w:hAnsi="Times New Roman" w:cs="Times New Roman"/>
          <w:sz w:val="26"/>
          <w:szCs w:val="26"/>
        </w:rPr>
        <w:t xml:space="preserve">ArcView </w:t>
      </w:r>
      <w:r w:rsidRPr="00283743">
        <w:rPr>
          <w:rFonts w:ascii="Times New Roman" w:hAnsi="Times New Roman" w:cs="Times New Roman"/>
          <w:sz w:val="26"/>
          <w:szCs w:val="26"/>
        </w:rPr>
        <w:sym w:font="Wingdings" w:char="F0E0"/>
      </w:r>
      <w:r w:rsidRPr="00283743">
        <w:rPr>
          <w:rFonts w:ascii="Times New Roman" w:hAnsi="Times New Roman" w:cs="Times New Roman"/>
          <w:sz w:val="26"/>
          <w:szCs w:val="26"/>
        </w:rPr>
        <w:t xml:space="preserve"> Chọn </w:t>
      </w:r>
      <w:r w:rsidRPr="00283743">
        <w:rPr>
          <w:rFonts w:ascii="Times New Roman" w:hAnsi="Times New Roman" w:cs="Times New Roman"/>
          <w:i/>
          <w:sz w:val="26"/>
          <w:szCs w:val="26"/>
        </w:rPr>
        <w:t>Script</w:t>
      </w:r>
      <w:r w:rsidRPr="00283743">
        <w:rPr>
          <w:rFonts w:ascii="Times New Roman" w:hAnsi="Times New Roman" w:cs="Times New Roman"/>
          <w:sz w:val="26"/>
          <w:szCs w:val="26"/>
        </w:rPr>
        <w:t xml:space="preserve"> </w:t>
      </w:r>
      <w:bookmarkStart w:id="983" w:name="OLE_LINK1"/>
      <w:bookmarkStart w:id="984" w:name="OLE_LINK2"/>
      <w:r w:rsidRPr="00283743">
        <w:rPr>
          <w:rFonts w:ascii="Times New Roman" w:hAnsi="Times New Roman" w:cs="Times New Roman"/>
          <w:sz w:val="26"/>
          <w:szCs w:val="26"/>
        </w:rPr>
        <w:sym w:font="Wingdings" w:char="F0E0"/>
      </w:r>
      <w:r w:rsidRPr="00283743">
        <w:rPr>
          <w:rFonts w:ascii="Times New Roman" w:hAnsi="Times New Roman" w:cs="Times New Roman"/>
          <w:sz w:val="26"/>
          <w:szCs w:val="26"/>
        </w:rPr>
        <w:t xml:space="preserve"> </w:t>
      </w:r>
      <w:bookmarkEnd w:id="983"/>
      <w:bookmarkEnd w:id="984"/>
      <w:r w:rsidRPr="00283743">
        <w:rPr>
          <w:rFonts w:ascii="Times New Roman" w:hAnsi="Times New Roman" w:cs="Times New Roman"/>
          <w:sz w:val="26"/>
          <w:szCs w:val="26"/>
        </w:rPr>
        <w:t xml:space="preserve">Nhấn vào nút </w:t>
      </w:r>
      <w:r w:rsidRPr="00283743">
        <w:rPr>
          <w:rFonts w:ascii="Times New Roman" w:hAnsi="Times New Roman" w:cs="Times New Roman"/>
          <w:i/>
          <w:sz w:val="26"/>
          <w:szCs w:val="26"/>
        </w:rPr>
        <w:t>New</w:t>
      </w:r>
      <w:r w:rsidRPr="00283743">
        <w:rPr>
          <w:rFonts w:ascii="Times New Roman" w:hAnsi="Times New Roman" w:cs="Times New Roman"/>
          <w:sz w:val="26"/>
          <w:szCs w:val="26"/>
        </w:rPr>
        <w:t xml:space="preserve"> để tạo mới một Script. </w:t>
      </w:r>
    </w:p>
    <w:p w14:paraId="331B5FA4"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g">
            <w:drawing>
              <wp:anchor distT="0" distB="0" distL="114300" distR="114300" simplePos="0" relativeHeight="251752448" behindDoc="0" locked="0" layoutInCell="1" allowOverlap="1" wp14:anchorId="3F48077D" wp14:editId="49540F04">
                <wp:simplePos x="0" y="0"/>
                <wp:positionH relativeFrom="column">
                  <wp:posOffset>49503</wp:posOffset>
                </wp:positionH>
                <wp:positionV relativeFrom="paragraph">
                  <wp:posOffset>17145</wp:posOffset>
                </wp:positionV>
                <wp:extent cx="10962640" cy="4623435"/>
                <wp:effectExtent l="13335" t="12065" r="6350" b="317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62640" cy="4623435"/>
                          <a:chOff x="960" y="4621"/>
                          <a:chExt cx="17264" cy="7281"/>
                        </a:xfrm>
                      </wpg:grpSpPr>
                      <pic:pic xmlns:pic="http://schemas.openxmlformats.org/drawingml/2006/picture">
                        <pic:nvPicPr>
                          <pic:cNvPr id="224" name="Picture 16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904" y="6142"/>
                            <a:ext cx="7140" cy="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25" name="Group 1610"/>
                        <wpg:cNvGrpSpPr>
                          <a:grpSpLocks/>
                        </wpg:cNvGrpSpPr>
                        <wpg:grpSpPr bwMode="auto">
                          <a:xfrm>
                            <a:off x="960" y="4621"/>
                            <a:ext cx="17264" cy="4830"/>
                            <a:chOff x="960" y="2227"/>
                            <a:chExt cx="17264" cy="4830"/>
                          </a:xfrm>
                        </wpg:grpSpPr>
                        <wps:wsp>
                          <wps:cNvPr id="226" name="AutoShape 1611"/>
                          <wps:cNvSpPr>
                            <a:spLocks noChangeArrowheads="1"/>
                          </wps:cNvSpPr>
                          <wps:spPr bwMode="auto">
                            <a:xfrm>
                              <a:off x="4508" y="2257"/>
                              <a:ext cx="960" cy="1358"/>
                            </a:xfrm>
                            <a:prstGeom prst="wedgeRoundRectCallout">
                              <a:avLst>
                                <a:gd name="adj1" fmla="val 48958"/>
                                <a:gd name="adj2" fmla="val 121870"/>
                                <a:gd name="adj3" fmla="val 16667"/>
                              </a:avLst>
                            </a:prstGeom>
                            <a:solidFill>
                              <a:srgbClr val="FFFFFF"/>
                            </a:solidFill>
                            <a:ln w="9525">
                              <a:solidFill>
                                <a:srgbClr val="000000"/>
                              </a:solidFill>
                              <a:miter lim="800000"/>
                              <a:headEnd/>
                              <a:tailEnd/>
                            </a:ln>
                          </wps:spPr>
                          <wps:txbx>
                            <w:txbxContent>
                              <w:p w14:paraId="5EAE5A2A" w14:textId="77777777" w:rsidR="004D6677" w:rsidRPr="0089096B" w:rsidRDefault="004D6677" w:rsidP="00F610CB">
                                <w:pPr>
                                  <w:jc w:val="center"/>
                                </w:pPr>
                                <w:r>
                                  <w:t>N</w:t>
                                </w:r>
                                <w:r w:rsidRPr="00E62E6F">
                                  <w:t>út</w:t>
                                </w:r>
                                <w:r>
                                  <w:t xml:space="preserve"> ch</w:t>
                                </w:r>
                                <w:r w:rsidRPr="0089096B">
                                  <w:t>ạy</w:t>
                                </w:r>
                                <w:r>
                                  <w:t xml:space="preserve"> script</w:t>
                                </w:r>
                              </w:p>
                            </w:txbxContent>
                          </wps:txbx>
                          <wps:bodyPr rot="0" vert="horz" wrap="square" lIns="91440" tIns="45720" rIns="91440" bIns="45720" anchor="t" anchorCtr="0" upright="1">
                            <a:noAutofit/>
                          </wps:bodyPr>
                        </wps:wsp>
                        <wps:wsp>
                          <wps:cNvPr id="227" name="AutoShape 1612"/>
                          <wps:cNvSpPr>
                            <a:spLocks noChangeArrowheads="1"/>
                          </wps:cNvSpPr>
                          <wps:spPr bwMode="auto">
                            <a:xfrm>
                              <a:off x="6563" y="2257"/>
                              <a:ext cx="900" cy="1380"/>
                            </a:xfrm>
                            <a:prstGeom prst="wedgeRoundRectCallout">
                              <a:avLst>
                                <a:gd name="adj1" fmla="val -94444"/>
                                <a:gd name="adj2" fmla="val 113694"/>
                                <a:gd name="adj3" fmla="val 16667"/>
                              </a:avLst>
                            </a:prstGeom>
                            <a:solidFill>
                              <a:srgbClr val="FFFFFF"/>
                            </a:solidFill>
                            <a:ln w="9525">
                              <a:solidFill>
                                <a:srgbClr val="000000"/>
                              </a:solidFill>
                              <a:miter lim="800000"/>
                              <a:headEnd/>
                              <a:tailEnd/>
                            </a:ln>
                          </wps:spPr>
                          <wps:txbx>
                            <w:txbxContent>
                              <w:p w14:paraId="00B3CAE9" w14:textId="77777777" w:rsidR="004D6677" w:rsidRPr="004A39C5" w:rsidRDefault="004D6677" w:rsidP="00F610CB">
                                <w:pPr>
                                  <w:jc w:val="center"/>
                                </w:pPr>
                                <w:r>
                                  <w:t>N</w:t>
                                </w:r>
                                <w:r w:rsidRPr="00E62E6F">
                                  <w:t>út</w:t>
                                </w:r>
                                <w:r>
                                  <w:t xml:space="preserve"> </w:t>
                                </w:r>
                                <w:r w:rsidRPr="004A39C5">
                                  <w:t>đặt</w:t>
                                </w:r>
                                <w:r>
                                  <w:t xml:space="preserve"> </w:t>
                                </w:r>
                                <w:r w:rsidRPr="004A39C5">
                                  <w:t>đ</w:t>
                                </w:r>
                                <w:r>
                                  <w:t>i</w:t>
                                </w:r>
                                <w:r w:rsidRPr="004A39C5">
                                  <w:t>ểm</w:t>
                                </w:r>
                                <w:r>
                                  <w:t xml:space="preserve"> ng</w:t>
                                </w:r>
                                <w:r w:rsidRPr="004A39C5">
                                  <w:t>ắt</w:t>
                                </w:r>
                              </w:p>
                            </w:txbxContent>
                          </wps:txbx>
                          <wps:bodyPr rot="0" vert="horz" wrap="square" lIns="91440" tIns="0" rIns="91440" bIns="0" anchor="t" anchorCtr="0" upright="1">
                            <a:noAutofit/>
                          </wps:bodyPr>
                        </wps:wsp>
                        <wps:wsp>
                          <wps:cNvPr id="228" name="AutoShape 1613"/>
                          <wps:cNvSpPr>
                            <a:spLocks noChangeArrowheads="1"/>
                          </wps:cNvSpPr>
                          <wps:spPr bwMode="auto">
                            <a:xfrm>
                              <a:off x="5588" y="2257"/>
                              <a:ext cx="900" cy="1260"/>
                            </a:xfrm>
                            <a:prstGeom prst="wedgeRoundRectCallout">
                              <a:avLst>
                                <a:gd name="adj1" fmla="val -17778"/>
                                <a:gd name="adj2" fmla="val 134046"/>
                                <a:gd name="adj3" fmla="val 16667"/>
                              </a:avLst>
                            </a:prstGeom>
                            <a:solidFill>
                              <a:srgbClr val="FFFFFF"/>
                            </a:solidFill>
                            <a:ln w="9525">
                              <a:solidFill>
                                <a:srgbClr val="000000"/>
                              </a:solidFill>
                              <a:miter lim="800000"/>
                              <a:headEnd/>
                              <a:tailEnd/>
                            </a:ln>
                          </wps:spPr>
                          <wps:txbx>
                            <w:txbxContent>
                              <w:p w14:paraId="0A688A99" w14:textId="77777777" w:rsidR="004D6677" w:rsidRPr="004A39C5" w:rsidRDefault="004D6677" w:rsidP="00F610CB">
                                <w:pPr>
                                  <w:jc w:val="center"/>
                                </w:pPr>
                                <w:r>
                                  <w:t>Nút chạy từng bước</w:t>
                                </w:r>
                              </w:p>
                            </w:txbxContent>
                          </wps:txbx>
                          <wps:bodyPr rot="0" vert="horz" wrap="square" lIns="91440" tIns="0" rIns="91440" bIns="0" anchor="t" anchorCtr="0" upright="1">
                            <a:noAutofit/>
                          </wps:bodyPr>
                        </wps:wsp>
                        <wps:wsp>
                          <wps:cNvPr id="229" name="AutoShape 1614"/>
                          <wps:cNvSpPr>
                            <a:spLocks noChangeArrowheads="1"/>
                          </wps:cNvSpPr>
                          <wps:spPr bwMode="auto">
                            <a:xfrm>
                              <a:off x="14444" y="5617"/>
                              <a:ext cx="900" cy="1440"/>
                            </a:xfrm>
                            <a:prstGeom prst="wedgeRoundRectCallout">
                              <a:avLst>
                                <a:gd name="adj1" fmla="val -71111"/>
                                <a:gd name="adj2" fmla="val -124375"/>
                                <a:gd name="adj3" fmla="val 16667"/>
                              </a:avLst>
                            </a:prstGeom>
                            <a:solidFill>
                              <a:srgbClr val="FFFFFF"/>
                            </a:solidFill>
                            <a:ln w="9525">
                              <a:solidFill>
                                <a:srgbClr val="000000"/>
                              </a:solidFill>
                              <a:miter lim="800000"/>
                              <a:headEnd/>
                              <a:tailEnd/>
                            </a:ln>
                          </wps:spPr>
                          <wps:txbx>
                            <w:txbxContent>
                              <w:p w14:paraId="0EA81189" w14:textId="77777777" w:rsidR="004D6677" w:rsidRPr="004A39C5" w:rsidRDefault="004D6677" w:rsidP="00F610CB">
                                <w:pPr>
                                  <w:jc w:val="center"/>
                                </w:pPr>
                                <w:r>
                                  <w:t>N</w:t>
                                </w:r>
                                <w:r w:rsidRPr="00E62E6F">
                                  <w:t>út</w:t>
                                </w:r>
                                <w:r>
                                  <w:t xml:space="preserve"> xo</w:t>
                                </w:r>
                                <w:r w:rsidRPr="004A39C5">
                                  <w:t>á</w:t>
                                </w:r>
                                <w:r>
                                  <w:t xml:space="preserve"> </w:t>
                                </w:r>
                                <w:r w:rsidRPr="004A39C5">
                                  <w:t>đ</w:t>
                                </w:r>
                                <w:r>
                                  <w:t>i</w:t>
                                </w:r>
                                <w:r w:rsidRPr="004A39C5">
                                  <w:t>ểm</w:t>
                                </w:r>
                                <w:r>
                                  <w:t xml:space="preserve"> ng</w:t>
                                </w:r>
                                <w:r w:rsidRPr="004A39C5">
                                  <w:t>ắt</w:t>
                                </w:r>
                              </w:p>
                            </w:txbxContent>
                          </wps:txbx>
                          <wps:bodyPr rot="0" vert="horz" wrap="square" lIns="91440" tIns="45720" rIns="91440" bIns="45720" anchor="t" anchorCtr="0" upright="1">
                            <a:noAutofit/>
                          </wps:bodyPr>
                        </wps:wsp>
                        <wps:wsp>
                          <wps:cNvPr id="230" name="AutoShape 1615"/>
                          <wps:cNvSpPr>
                            <a:spLocks noChangeArrowheads="1"/>
                          </wps:cNvSpPr>
                          <wps:spPr bwMode="auto">
                            <a:xfrm>
                              <a:off x="7538" y="2227"/>
                              <a:ext cx="1402" cy="1290"/>
                            </a:xfrm>
                            <a:prstGeom prst="wedgeRoundRectCallout">
                              <a:avLst>
                                <a:gd name="adj1" fmla="val -88162"/>
                                <a:gd name="adj2" fmla="val 133255"/>
                                <a:gd name="adj3" fmla="val 16667"/>
                              </a:avLst>
                            </a:prstGeom>
                            <a:solidFill>
                              <a:srgbClr val="FFFFFF"/>
                            </a:solidFill>
                            <a:ln w="9525">
                              <a:solidFill>
                                <a:srgbClr val="000000"/>
                              </a:solidFill>
                              <a:miter lim="800000"/>
                              <a:headEnd/>
                              <a:tailEnd/>
                            </a:ln>
                          </wps:spPr>
                          <wps:txbx>
                            <w:txbxContent>
                              <w:p w14:paraId="2DD9C31E" w14:textId="77777777" w:rsidR="004D6677" w:rsidRPr="001B08B4" w:rsidRDefault="004D6677" w:rsidP="00F610CB">
                                <w:pPr>
                                  <w:jc w:val="center"/>
                                </w:pPr>
                                <w:r>
                                  <w:t>N</w:t>
                                </w:r>
                                <w:r w:rsidRPr="00E62E6F">
                                  <w:t>út</w:t>
                                </w:r>
                                <w:r>
                                  <w:t xml:space="preserve"> xem script  h</w:t>
                                </w:r>
                                <w:r w:rsidRPr="001B08B4">
                                  <w:t>ệ</w:t>
                                </w:r>
                                <w:r>
                                  <w:t xml:space="preserve"> th</w:t>
                                </w:r>
                                <w:r w:rsidRPr="001B08B4">
                                  <w:t>ống</w:t>
                                </w:r>
                              </w:p>
                            </w:txbxContent>
                          </wps:txbx>
                          <wps:bodyPr rot="0" vert="horz" wrap="square" lIns="91440" tIns="0" rIns="91440" bIns="0" anchor="t" anchorCtr="0" upright="1">
                            <a:noAutofit/>
                          </wps:bodyPr>
                        </wps:wsp>
                        <wps:wsp>
                          <wps:cNvPr id="231" name="AutoShape 1616"/>
                          <wps:cNvSpPr>
                            <a:spLocks noChangeArrowheads="1"/>
                          </wps:cNvSpPr>
                          <wps:spPr bwMode="auto">
                            <a:xfrm>
                              <a:off x="15344" y="5617"/>
                              <a:ext cx="900" cy="1440"/>
                            </a:xfrm>
                            <a:prstGeom prst="wedgeRoundRectCallout">
                              <a:avLst>
                                <a:gd name="adj1" fmla="val -71111"/>
                                <a:gd name="adj2" fmla="val -124375"/>
                                <a:gd name="adj3" fmla="val 16667"/>
                              </a:avLst>
                            </a:prstGeom>
                            <a:solidFill>
                              <a:srgbClr val="FFFFFF"/>
                            </a:solidFill>
                            <a:ln w="9525">
                              <a:solidFill>
                                <a:srgbClr val="000000"/>
                              </a:solidFill>
                              <a:miter lim="800000"/>
                              <a:headEnd/>
                              <a:tailEnd/>
                            </a:ln>
                          </wps:spPr>
                          <wps:txbx>
                            <w:txbxContent>
                              <w:p w14:paraId="41020AAD" w14:textId="77777777" w:rsidR="004D6677" w:rsidRPr="001B08B4" w:rsidRDefault="004D6677" w:rsidP="00F610CB">
                                <w:pPr>
                                  <w:jc w:val="center"/>
                                </w:pPr>
                                <w:r>
                                  <w:t>N</w:t>
                                </w:r>
                                <w:r w:rsidRPr="001B08B4">
                                  <w:t>út</w:t>
                                </w:r>
                                <w:r>
                                  <w:t xml:space="preserve"> m</w:t>
                                </w:r>
                                <w:r w:rsidRPr="001B08B4">
                                  <w:t>ở</w:t>
                                </w:r>
                                <w:r>
                                  <w:t xml:space="preserve"> m</w:t>
                                </w:r>
                                <w:r w:rsidRPr="001B08B4">
                                  <w:t>ột</w:t>
                                </w:r>
                                <w:r>
                                  <w:t xml:space="preserve"> script</w:t>
                                </w:r>
                              </w:p>
                            </w:txbxContent>
                          </wps:txbx>
                          <wps:bodyPr rot="0" vert="horz" wrap="square" lIns="91440" tIns="0" rIns="91440" bIns="0" anchor="t" anchorCtr="0" upright="1">
                            <a:noAutofit/>
                          </wps:bodyPr>
                        </wps:wsp>
                        <wps:wsp>
                          <wps:cNvPr id="232" name="AutoShape 1617"/>
                          <wps:cNvSpPr>
                            <a:spLocks noChangeArrowheads="1"/>
                          </wps:cNvSpPr>
                          <wps:spPr bwMode="auto">
                            <a:xfrm>
                              <a:off x="16964" y="5257"/>
                              <a:ext cx="1260" cy="1260"/>
                            </a:xfrm>
                            <a:prstGeom prst="wedgeRoundRectCallout">
                              <a:avLst>
                                <a:gd name="adj1" fmla="val -167458"/>
                                <a:gd name="adj2" fmla="val -100477"/>
                                <a:gd name="adj3" fmla="val 16667"/>
                              </a:avLst>
                            </a:prstGeom>
                            <a:solidFill>
                              <a:srgbClr val="FFFFFF"/>
                            </a:solidFill>
                            <a:ln w="9525">
                              <a:solidFill>
                                <a:srgbClr val="000000"/>
                              </a:solidFill>
                              <a:miter lim="800000"/>
                              <a:headEnd/>
                              <a:tailEnd/>
                            </a:ln>
                          </wps:spPr>
                          <wps:txbx>
                            <w:txbxContent>
                              <w:p w14:paraId="398371CB" w14:textId="77777777" w:rsidR="004D6677" w:rsidRPr="001B08B4" w:rsidRDefault="004D6677" w:rsidP="00F610CB">
                                <w:pPr>
                                  <w:jc w:val="center"/>
                                </w:pPr>
                                <w:r>
                                  <w:t>N</w:t>
                                </w:r>
                                <w:r w:rsidRPr="001B08B4">
                                  <w:t>út</w:t>
                                </w:r>
                                <w:r>
                                  <w:t xml:space="preserve"> l</w:t>
                                </w:r>
                                <w:r w:rsidRPr="001B08B4">
                                  <w:t>ư</w:t>
                                </w:r>
                                <w:r>
                                  <w:t>u script xu</w:t>
                                </w:r>
                                <w:r w:rsidRPr="001B08B4">
                                  <w:t>ống</w:t>
                                </w:r>
                                <w:r>
                                  <w:t xml:space="preserve"> file</w:t>
                                </w:r>
                              </w:p>
                            </w:txbxContent>
                          </wps:txbx>
                          <wps:bodyPr rot="0" vert="horz" wrap="square" lIns="91440" tIns="0" rIns="91440" bIns="0" anchor="t" anchorCtr="0" upright="1">
                            <a:noAutofit/>
                          </wps:bodyPr>
                        </wps:wsp>
                        <wps:wsp>
                          <wps:cNvPr id="233" name="AutoShape 1618"/>
                          <wps:cNvSpPr>
                            <a:spLocks noChangeArrowheads="1"/>
                          </wps:cNvSpPr>
                          <wps:spPr bwMode="auto">
                            <a:xfrm>
                              <a:off x="9338" y="3097"/>
                              <a:ext cx="1260" cy="780"/>
                            </a:xfrm>
                            <a:prstGeom prst="wedgeRoundRectCallout">
                              <a:avLst>
                                <a:gd name="adj1" fmla="val -125792"/>
                                <a:gd name="adj2" fmla="val 135769"/>
                                <a:gd name="adj3" fmla="val 16667"/>
                              </a:avLst>
                            </a:prstGeom>
                            <a:solidFill>
                              <a:srgbClr val="FFFFFF"/>
                            </a:solidFill>
                            <a:ln w="9525">
                              <a:solidFill>
                                <a:srgbClr val="000000"/>
                              </a:solidFill>
                              <a:miter lim="800000"/>
                              <a:headEnd/>
                              <a:tailEnd/>
                            </a:ln>
                          </wps:spPr>
                          <wps:txbx>
                            <w:txbxContent>
                              <w:p w14:paraId="682A311E" w14:textId="77777777" w:rsidR="004D6677" w:rsidRPr="001B08B4" w:rsidRDefault="004D6677" w:rsidP="00F610CB">
                                <w:pPr>
                                  <w:jc w:val="center"/>
                                </w:pPr>
                                <w:r>
                                  <w:t>Hai n</w:t>
                                </w:r>
                                <w:r w:rsidRPr="001B08B4">
                                  <w:t>út</w:t>
                                </w:r>
                                <w:r>
                                  <w:t xml:space="preserve"> tr</w:t>
                                </w:r>
                                <w:r w:rsidRPr="001B08B4">
                                  <w:t>ợ</w:t>
                                </w:r>
                                <w:r>
                                  <w:t xml:space="preserve"> gi</w:t>
                                </w:r>
                                <w:r w:rsidRPr="008629B4">
                                  <w:t>ú</w:t>
                                </w:r>
                                <w:r>
                                  <w:t>p</w:t>
                                </w:r>
                              </w:p>
                            </w:txbxContent>
                          </wps:txbx>
                          <wps:bodyPr rot="0" vert="horz" wrap="square" lIns="91440" tIns="0" rIns="91440" bIns="0" anchor="t" anchorCtr="0" upright="1">
                            <a:noAutofit/>
                          </wps:bodyPr>
                        </wps:wsp>
                        <wps:wsp>
                          <wps:cNvPr id="234" name="Oval 1619"/>
                          <wps:cNvSpPr>
                            <a:spLocks noChangeArrowheads="1"/>
                          </wps:cNvSpPr>
                          <wps:spPr bwMode="auto">
                            <a:xfrm>
                              <a:off x="2354" y="4312"/>
                              <a:ext cx="2520" cy="360"/>
                            </a:xfrm>
                            <a:prstGeom prst="ellipse">
                              <a:avLst/>
                            </a:prstGeom>
                            <a:solidFill>
                              <a:srgbClr val="FFFFFF">
                                <a:alpha val="0"/>
                              </a:srgbClr>
                            </a:solidFill>
                            <a:ln w="9525">
                              <a:solidFill>
                                <a:srgbClr val="FF6600"/>
                              </a:solidFill>
                              <a:round/>
                              <a:headEnd/>
                              <a:tailEnd/>
                            </a:ln>
                          </wps:spPr>
                          <wps:bodyPr rot="0" vert="horz" wrap="square" lIns="91440" tIns="45720" rIns="91440" bIns="45720" anchor="t" anchorCtr="0" upright="1">
                            <a:noAutofit/>
                          </wps:bodyPr>
                        </wps:wsp>
                        <wps:wsp>
                          <wps:cNvPr id="235" name="AutoShape 1620"/>
                          <wps:cNvSpPr>
                            <a:spLocks noChangeArrowheads="1"/>
                          </wps:cNvSpPr>
                          <wps:spPr bwMode="auto">
                            <a:xfrm>
                              <a:off x="2288" y="2227"/>
                              <a:ext cx="1200" cy="1260"/>
                            </a:xfrm>
                            <a:prstGeom prst="wedgeRoundRectCallout">
                              <a:avLst>
                                <a:gd name="adj1" fmla="val 52917"/>
                                <a:gd name="adj2" fmla="val 119764"/>
                                <a:gd name="adj3" fmla="val 16667"/>
                              </a:avLst>
                            </a:prstGeom>
                            <a:solidFill>
                              <a:srgbClr val="FFFFFF"/>
                            </a:solidFill>
                            <a:ln w="9525">
                              <a:solidFill>
                                <a:srgbClr val="000000"/>
                              </a:solidFill>
                              <a:miter lim="800000"/>
                              <a:headEnd/>
                              <a:tailEnd/>
                            </a:ln>
                          </wps:spPr>
                          <wps:txbx>
                            <w:txbxContent>
                              <w:p w14:paraId="066B5772" w14:textId="77777777" w:rsidR="004D6677" w:rsidRPr="00EB756A" w:rsidRDefault="004D6677" w:rsidP="00F610CB">
                                <w:pPr>
                                  <w:jc w:val="center"/>
                                </w:pPr>
                                <w:r>
                                  <w:t>C</w:t>
                                </w:r>
                                <w:r w:rsidRPr="00EB756A">
                                  <w:t>ác</w:t>
                                </w:r>
                                <w:r>
                                  <w:t xml:space="preserve"> n</w:t>
                                </w:r>
                                <w:r w:rsidRPr="00EB756A">
                                  <w:t>út</w:t>
                                </w:r>
                                <w:r>
                                  <w:t xml:space="preserve"> h</w:t>
                                </w:r>
                                <w:r w:rsidRPr="00EB756A">
                                  <w:t>ỗ</w:t>
                                </w:r>
                                <w:r>
                                  <w:t xml:space="preserve"> tr</w:t>
                                </w:r>
                                <w:r w:rsidRPr="00EB756A">
                                  <w:t>ợ</w:t>
                                </w:r>
                                <w:r>
                                  <w:t xml:space="preserve"> so</w:t>
                                </w:r>
                                <w:r w:rsidRPr="00EB756A">
                                  <w:t>ạn</w:t>
                                </w:r>
                                <w:r>
                                  <w:t xml:space="preserve"> th</w:t>
                                </w:r>
                                <w:r w:rsidRPr="00EB756A">
                                  <w:t>ảo</w:t>
                                </w:r>
                              </w:p>
                            </w:txbxContent>
                          </wps:txbx>
                          <wps:bodyPr rot="0" vert="horz" wrap="square" lIns="91440" tIns="0" rIns="91440" bIns="0" anchor="t" anchorCtr="0" upright="1">
                            <a:noAutofit/>
                          </wps:bodyPr>
                        </wps:wsp>
                        <wps:wsp>
                          <wps:cNvPr id="236" name="AutoShape 1621"/>
                          <wps:cNvSpPr>
                            <a:spLocks noChangeArrowheads="1"/>
                          </wps:cNvSpPr>
                          <wps:spPr bwMode="auto">
                            <a:xfrm>
                              <a:off x="960" y="2242"/>
                              <a:ext cx="1140" cy="1260"/>
                            </a:xfrm>
                            <a:prstGeom prst="wedgeRoundRectCallout">
                              <a:avLst>
                                <a:gd name="adj1" fmla="val 51139"/>
                                <a:gd name="adj2" fmla="val 135236"/>
                                <a:gd name="adj3" fmla="val 16667"/>
                              </a:avLst>
                            </a:prstGeom>
                            <a:solidFill>
                              <a:srgbClr val="FFFFFF"/>
                            </a:solidFill>
                            <a:ln w="9525">
                              <a:solidFill>
                                <a:srgbClr val="000000"/>
                              </a:solidFill>
                              <a:miter lim="800000"/>
                              <a:headEnd/>
                              <a:tailEnd/>
                            </a:ln>
                          </wps:spPr>
                          <wps:txbx>
                            <w:txbxContent>
                              <w:p w14:paraId="1224BFA9" w14:textId="77777777" w:rsidR="004D6677" w:rsidRPr="00853FBE" w:rsidRDefault="004D6677" w:rsidP="00F610CB">
                                <w:pPr>
                                  <w:jc w:val="center"/>
                                </w:pPr>
                                <w:r>
                                  <w:t>N</w:t>
                                </w:r>
                                <w:r w:rsidRPr="00853FBE">
                                  <w:t>út</w:t>
                                </w:r>
                                <w:r>
                                  <w:t xml:space="preserve"> l</w:t>
                                </w:r>
                                <w:r w:rsidRPr="00853FBE">
                                  <w:t>ư</w:t>
                                </w:r>
                                <w:r>
                                  <w:t>u Pr</w:t>
                                </w:r>
                                <w:r w:rsidRPr="00853FBE">
                                  <w:t>oj</w:t>
                                </w:r>
                                <w:r>
                                  <w:t>ect</w:t>
                                </w:r>
                              </w:p>
                            </w:txbxContent>
                          </wps:txbx>
                          <wps:bodyPr rot="0" vert="horz" wrap="square" lIns="91440" tIns="45720" rIns="91440" bIns="45720" anchor="t" anchorCtr="0" upright="1">
                            <a:noAutofit/>
                          </wps:bodyPr>
                        </wps:wsp>
                        <wps:wsp>
                          <wps:cNvPr id="237" name="AutoShape 1622"/>
                          <wps:cNvSpPr>
                            <a:spLocks noChangeArrowheads="1"/>
                          </wps:cNvSpPr>
                          <wps:spPr bwMode="auto">
                            <a:xfrm>
                              <a:off x="3533" y="2242"/>
                              <a:ext cx="945" cy="1260"/>
                            </a:xfrm>
                            <a:prstGeom prst="wedgeRoundRectCallout">
                              <a:avLst>
                                <a:gd name="adj1" fmla="val 118782"/>
                                <a:gd name="adj2" fmla="val 134046"/>
                                <a:gd name="adj3" fmla="val 16667"/>
                              </a:avLst>
                            </a:prstGeom>
                            <a:solidFill>
                              <a:srgbClr val="FFFFFF"/>
                            </a:solidFill>
                            <a:ln w="9525">
                              <a:solidFill>
                                <a:srgbClr val="000000"/>
                              </a:solidFill>
                              <a:miter lim="800000"/>
                              <a:headEnd/>
                              <a:tailEnd/>
                            </a:ln>
                          </wps:spPr>
                          <wps:txbx>
                            <w:txbxContent>
                              <w:p w14:paraId="7E3DDBFD" w14:textId="77777777" w:rsidR="004D6677" w:rsidRPr="00E62E6F" w:rsidRDefault="004D6677" w:rsidP="00F610CB">
                                <w:pPr>
                                  <w:jc w:val="center"/>
                                </w:pPr>
                                <w:r>
                                  <w:t>N</w:t>
                                </w:r>
                                <w:r w:rsidRPr="00E62E6F">
                                  <w:t>út</w:t>
                                </w:r>
                                <w:r>
                                  <w:t xml:space="preserve"> d</w:t>
                                </w:r>
                                <w:r w:rsidRPr="00E62E6F">
                                  <w:t>ịch</w:t>
                                </w:r>
                                <w:r>
                                  <w:t xml:space="preserve"> script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F48077D" id="Group 223" o:spid="_x0000_s2667" style="position:absolute;left:0;text-align:left;margin-left:3.9pt;margin-top:1.35pt;width:863.2pt;height:364.05pt;z-index:251752448;mso-position-horizontal-relative:text;mso-position-vertical-relative:text" coordorigin="960,4621" coordsize="17264,7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">
                <v:shape id="Picture 1609" o:spid="_x0000_s2668" type="#_x0000_t75" style="position:absolute;left:1904;top:6142;width:7140;height:5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oJIHFAAAA3AAAAA8AAABkcnMvZG93bnJldi54bWxEj0FrwkAUhO8F/8PyBG91YxAp0VVKMVAQ&#10;QrQleHzNvibB7NuQ3Sbx37uFQo/DzHzD7A6TacVAvWssK1gtIxDEpdUNVwo+P9LnFxDOI2tsLZOC&#10;Ozk47GdPO0y0HflMw8VXIkDYJaig9r5LpHRlTQbd0nbEwfu2vUEfZF9J3eMY4KaVcRRtpMGGw0KN&#10;Hb3VVN4uP0aBOVf5aNPmVhTF6eryYzaVX5lSi/n0ugXhafL/4b/2u1YQx2v4PROOgN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qCSBxQAAANwAAAAPAAAAAAAAAAAAAAAA&#10;AJ8CAABkcnMvZG93bnJldi54bWxQSwUGAAAAAAQABAD3AAAAkQMAAAAA&#10;">
                  <v:imagedata r:id="rId58" o:title=""/>
                </v:shape>
                <v:group id="Group 1610" o:spid="_x0000_s2669" style="position:absolute;left:960;top:4621;width:17264;height:4830" coordorigin="960,2227" coordsize="17264,4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611" o:spid="_x0000_s2670" type="#_x0000_t62" style="position:absolute;left:4508;top:2257;width:960;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gE8QA&#10;AADcAAAADwAAAGRycy9kb3ducmV2LnhtbESPT4vCMBTE74LfITxhb5raBVmqUfwLuzdtBfH2aJ5t&#10;sXmpTdTut98ICx6HmfkNM1t0phYPal1lWcF4FIEgzq2uuFBwzHbDLxDOI2usLZOCX3KwmPd7M0y0&#10;ffKBHqkvRICwS1BB6X2TSOnykgy6kW2Ig3exrUEfZFtI3eIzwE0t4yiaSIMVh4USG1qXlF/Tu1GQ&#10;dSban362t9U5zT4342WTHexZqY9Bt5yC8NT5d/i//a0VxPEEXmfC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RoBPEAAAA3AAAAA8AAAAAAAAAAAAAAAAAmAIAAGRycy9k&#10;b3ducmV2LnhtbFBLBQYAAAAABAAEAPUAAACJAwAAAAA=&#10;" adj="21375,37124">
                    <v:textbox>
                      <w:txbxContent>
                        <w:p w14:paraId="5EAE5A2A" w14:textId="77777777" w:rsidR="004D6677" w:rsidRPr="0089096B" w:rsidRDefault="004D6677" w:rsidP="00F610CB">
                          <w:pPr>
                            <w:jc w:val="center"/>
                          </w:pPr>
                          <w:r>
                            <w:t>N</w:t>
                          </w:r>
                          <w:r w:rsidRPr="00E62E6F">
                            <w:t>út</w:t>
                          </w:r>
                          <w:r>
                            <w:t xml:space="preserve"> ch</w:t>
                          </w:r>
                          <w:r w:rsidRPr="0089096B">
                            <w:t>ạy</w:t>
                          </w:r>
                          <w:r>
                            <w:t xml:space="preserve"> script</w:t>
                          </w:r>
                        </w:p>
                      </w:txbxContent>
                    </v:textbox>
                  </v:shape>
                  <v:shape id="AutoShape 1612" o:spid="_x0000_s2671" type="#_x0000_t62" style="position:absolute;left:6563;top:2257;width:900;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1BosYA&#10;AADcAAAADwAAAGRycy9kb3ducmV2LnhtbESPQWvCQBSE74X+h+UJvdWNOViJriK2hR5aaZOq10f2&#10;mQSzb8PuVpN/7xYEj8PMfMMsVr1pxZmcbywrmIwTEMSl1Q1XCn6L9+cZCB+QNbaWScFAHlbLx4cF&#10;Ztpe+IfOeahEhLDPUEEdQpdJ6cuaDPqx7Yijd7TOYIjSVVI7vES4aWWaJFNpsOG4UGNHm5rKU/5n&#10;FGy/Dm+T4+v3sF/vNO7c5xCKaa7U06hfz0EE6sM9fGt/aAVp+gL/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1BosYAAADcAAAADwAAAAAAAAAAAAAAAACYAgAAZHJz&#10;L2Rvd25yZXYueG1sUEsFBgAAAAAEAAQA9QAAAIsDAAAAAA==&#10;" adj="-9600,35358">
                    <v:textbox inset=",0,,0">
                      <w:txbxContent>
                        <w:p w14:paraId="00B3CAE9" w14:textId="77777777" w:rsidR="004D6677" w:rsidRPr="004A39C5" w:rsidRDefault="004D6677" w:rsidP="00F610CB">
                          <w:pPr>
                            <w:jc w:val="center"/>
                          </w:pPr>
                          <w:r>
                            <w:t>N</w:t>
                          </w:r>
                          <w:r w:rsidRPr="00E62E6F">
                            <w:t>út</w:t>
                          </w:r>
                          <w:r>
                            <w:t xml:space="preserve"> </w:t>
                          </w:r>
                          <w:r w:rsidRPr="004A39C5">
                            <w:t>đặt</w:t>
                          </w:r>
                          <w:r>
                            <w:t xml:space="preserve"> </w:t>
                          </w:r>
                          <w:r w:rsidRPr="004A39C5">
                            <w:t>đ</w:t>
                          </w:r>
                          <w:r>
                            <w:t>i</w:t>
                          </w:r>
                          <w:r w:rsidRPr="004A39C5">
                            <w:t>ểm</w:t>
                          </w:r>
                          <w:r>
                            <w:t xml:space="preserve"> ng</w:t>
                          </w:r>
                          <w:r w:rsidRPr="004A39C5">
                            <w:t>ắt</w:t>
                          </w:r>
                        </w:p>
                      </w:txbxContent>
                    </v:textbox>
                  </v:shape>
                  <v:shape id="AutoShape 1613" o:spid="_x0000_s2672" type="#_x0000_t62" style="position:absolute;left:5588;top:2257;width:90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0yo8EA&#10;AADcAAAADwAAAGRycy9kb3ducmV2LnhtbERPTWvCQBC9F/wPywjemo0pLRKzighiD1JoEvE6ZMck&#10;mp0N2dWk/757KPT4eN/ZdjKdeNLgWssKllEMgriyuuVaQVkcXlcgnEfW2FkmBT/kYLuZvWSYajvy&#10;Nz1zX4sQwi5FBY33fSqlqxoy6CLbEwfuageDPsChlnrAMYSbTiZx/CENthwaGuxp31B1zx9Gwdul&#10;Pkp5pq/y/ji1t4LK96OJlVrMp90ahKfJ/4v/3J9aQZKEteFMO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NMqPBAAAA3AAAAA8AAAAAAAAAAAAAAAAAmAIAAGRycy9kb3du&#10;cmV2LnhtbFBLBQYAAAAABAAEAPUAAACGAwAAAAA=&#10;" adj="6960,39754">
                    <v:textbox inset=",0,,0">
                      <w:txbxContent>
                        <w:p w14:paraId="0A688A99" w14:textId="77777777" w:rsidR="004D6677" w:rsidRPr="004A39C5" w:rsidRDefault="004D6677" w:rsidP="00F610CB">
                          <w:pPr>
                            <w:jc w:val="center"/>
                          </w:pPr>
                          <w:r>
                            <w:t>Nút chạy từng bước</w:t>
                          </w:r>
                        </w:p>
                      </w:txbxContent>
                    </v:textbox>
                  </v:shape>
                  <v:shape id="AutoShape 1614" o:spid="_x0000_s2673" type="#_x0000_t62" style="position:absolute;left:14444;top:5617;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Bi0MYA&#10;AADcAAAADwAAAGRycy9kb3ducmV2LnhtbESPQWvCQBSE74L/YXlCb7oxBWtTVylCigUvRnvo7ZF9&#10;TUKzb9Pd1aT99a5Q8DjMzDfMajOYVlzI+caygvksAUFcWt1wpeB0zKdLED4ga2wtk4Jf8rBZj0cr&#10;zLTt+UCXIlQiQthnqKAOocuk9GVNBv3MdsTR+7LOYIjSVVI77CPctDJNkoU02HBcqLGjbU3ld3E2&#10;CpbFW5+6j6ef3cB/vNg/5vnn+1yph8nw+gIi0BDu4f/2TitI02e4nY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Bi0MYAAADcAAAADwAAAAAAAAAAAAAAAACYAgAAZHJz&#10;L2Rvd25yZXYueG1sUEsFBgAAAAAEAAQA9QAAAIsDAAAAAA==&#10;" adj="-4560,-16065">
                    <v:textbox>
                      <w:txbxContent>
                        <w:p w14:paraId="0EA81189" w14:textId="77777777" w:rsidR="004D6677" w:rsidRPr="004A39C5" w:rsidRDefault="004D6677" w:rsidP="00F610CB">
                          <w:pPr>
                            <w:jc w:val="center"/>
                          </w:pPr>
                          <w:r>
                            <w:t>N</w:t>
                          </w:r>
                          <w:r w:rsidRPr="00E62E6F">
                            <w:t>út</w:t>
                          </w:r>
                          <w:r>
                            <w:t xml:space="preserve"> xo</w:t>
                          </w:r>
                          <w:r w:rsidRPr="004A39C5">
                            <w:t>á</w:t>
                          </w:r>
                          <w:r>
                            <w:t xml:space="preserve"> </w:t>
                          </w:r>
                          <w:r w:rsidRPr="004A39C5">
                            <w:t>đ</w:t>
                          </w:r>
                          <w:r>
                            <w:t>i</w:t>
                          </w:r>
                          <w:r w:rsidRPr="004A39C5">
                            <w:t>ểm</w:t>
                          </w:r>
                          <w:r>
                            <w:t xml:space="preserve"> ng</w:t>
                          </w:r>
                          <w:r w:rsidRPr="004A39C5">
                            <w:t>ắt</w:t>
                          </w:r>
                        </w:p>
                      </w:txbxContent>
                    </v:textbox>
                  </v:shape>
                  <v:shape id="AutoShape 1615" o:spid="_x0000_s2674" type="#_x0000_t62" style="position:absolute;left:7538;top:2227;width:1402;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6cp8MA&#10;AADcAAAADwAAAGRycy9kb3ducmV2LnhtbERPPW/CMBDdK/EfrENiA6cgtSjFoApRJaAuhC7dLvE1&#10;SRuf09gk6b/HA1LHp/e92Y2mET11rras4HERgSAurK65VPBxeZuvQTiPrLGxTAr+yMFuO3nYYKzt&#10;wGfqM1+KEMIuRgWV920spSsqMugWtiUO3JftDPoAu1LqDocQbhq5jKInabDm0FBhS/uKip/sahQk&#10;Sc7+O09/n3PLh+P1/Yin7FOp2XR8fQHhafT/4rs71QqWqzA/nAlH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6cp8MAAADcAAAADwAAAAAAAAAAAAAAAACYAgAAZHJzL2Rv&#10;d25yZXYueG1sUEsFBgAAAAAEAAQA9QAAAIgDAAAAAA==&#10;" adj="-8243,39583">
                    <v:textbox inset=",0,,0">
                      <w:txbxContent>
                        <w:p w14:paraId="2DD9C31E" w14:textId="77777777" w:rsidR="004D6677" w:rsidRPr="001B08B4" w:rsidRDefault="004D6677" w:rsidP="00F610CB">
                          <w:pPr>
                            <w:jc w:val="center"/>
                          </w:pPr>
                          <w:r>
                            <w:t>N</w:t>
                          </w:r>
                          <w:r w:rsidRPr="00E62E6F">
                            <w:t>út</w:t>
                          </w:r>
                          <w:r>
                            <w:t xml:space="preserve"> xem script  h</w:t>
                          </w:r>
                          <w:r w:rsidRPr="001B08B4">
                            <w:t>ệ</w:t>
                          </w:r>
                          <w:r>
                            <w:t xml:space="preserve"> th</w:t>
                          </w:r>
                          <w:r w:rsidRPr="001B08B4">
                            <w:t>ống</w:t>
                          </w:r>
                        </w:p>
                      </w:txbxContent>
                    </v:textbox>
                  </v:shape>
                  <v:shape id="AutoShape 1616" o:spid="_x0000_s2675" type="#_x0000_t62" style="position:absolute;left:15344;top:5617;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NvcYA&#10;AADcAAAADwAAAGRycy9kb3ducmV2LnhtbESPQWsCMRSE74X+h/AK3mpWBZXVKKWgeFCktlC9PTav&#10;m62blzWJuv77RhB6HGbmG2Y6b20tLuRD5VhBr5uBIC6crrhU8PW5eB2DCBFZY+2YFNwowHz2/DTF&#10;XLsrf9BlF0uRIBxyVGBibHIpQ2HIYui6hjh5P85bjEn6UmqP1wS3texn2VBarDgtGGzo3VBx3J2t&#10;gv1oezsufzeH0/awWK+/x94Mm5FSnZf2bQIiUhv/w4/2SivoD3pwP5OO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HNvcYAAADcAAAADwAAAAAAAAAAAAAAAACYAgAAZHJz&#10;L2Rvd25yZXYueG1sUEsFBgAAAAAEAAQA9QAAAIsDAAAAAA==&#10;" adj="-4560,-16065">
                    <v:textbox inset=",0,,0">
                      <w:txbxContent>
                        <w:p w14:paraId="41020AAD" w14:textId="77777777" w:rsidR="004D6677" w:rsidRPr="001B08B4" w:rsidRDefault="004D6677" w:rsidP="00F610CB">
                          <w:pPr>
                            <w:jc w:val="center"/>
                          </w:pPr>
                          <w:r>
                            <w:t>N</w:t>
                          </w:r>
                          <w:r w:rsidRPr="001B08B4">
                            <w:t>út</w:t>
                          </w:r>
                          <w:r>
                            <w:t xml:space="preserve"> m</w:t>
                          </w:r>
                          <w:r w:rsidRPr="001B08B4">
                            <w:t>ở</w:t>
                          </w:r>
                          <w:r>
                            <w:t xml:space="preserve"> m</w:t>
                          </w:r>
                          <w:r w:rsidRPr="001B08B4">
                            <w:t>ột</w:t>
                          </w:r>
                          <w:r>
                            <w:t xml:space="preserve"> script</w:t>
                          </w:r>
                        </w:p>
                      </w:txbxContent>
                    </v:textbox>
                  </v:shape>
                  <v:shape id="AutoShape 1617" o:spid="_x0000_s2676" type="#_x0000_t62" style="position:absolute;left:16964;top:5257;width:12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338YA&#10;AADcAAAADwAAAGRycy9kb3ducmV2LnhtbESPT2vCQBTE70K/w/IKvenGFKykriJCqZeKxv65vmaf&#10;STT7NuxuY/z2XUHwOMzMb5jZojeN6Mj52rKC8SgBQVxYXXOp4HP/NpyC8AFZY2OZFFzIw2L+MJhh&#10;pu2Zd9TloRQRwj5DBVUIbSalLyoy6Ee2JY7ewTqDIUpXSu3wHOGmkWmSTKTBmuNChS2tKipO+Z9R&#10;sNk3l9N6t3p32y4vv44fvz/p94tST4/98hVEoD7cw7f2WitIn1O4no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338YAAADcAAAADwAAAAAAAAAAAAAAAACYAgAAZHJz&#10;L2Rvd25yZXYueG1sUEsFBgAAAAAEAAQA9QAAAIsDAAAAAA==&#10;" adj="-25371,-10903">
                    <v:textbox inset=",0,,0">
                      <w:txbxContent>
                        <w:p w14:paraId="398371CB" w14:textId="77777777" w:rsidR="004D6677" w:rsidRPr="001B08B4" w:rsidRDefault="004D6677" w:rsidP="00F610CB">
                          <w:pPr>
                            <w:jc w:val="center"/>
                          </w:pPr>
                          <w:r>
                            <w:t>N</w:t>
                          </w:r>
                          <w:r w:rsidRPr="001B08B4">
                            <w:t>út</w:t>
                          </w:r>
                          <w:r>
                            <w:t xml:space="preserve"> l</w:t>
                          </w:r>
                          <w:r w:rsidRPr="001B08B4">
                            <w:t>ư</w:t>
                          </w:r>
                          <w:r>
                            <w:t>u script xu</w:t>
                          </w:r>
                          <w:r w:rsidRPr="001B08B4">
                            <w:t>ống</w:t>
                          </w:r>
                          <w:r>
                            <w:t xml:space="preserve"> file</w:t>
                          </w:r>
                        </w:p>
                      </w:txbxContent>
                    </v:textbox>
                  </v:shape>
                  <v:shape id="AutoShape 1618" o:spid="_x0000_s2677" type="#_x0000_t62" style="position:absolute;left:9338;top:3097;width:12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ilsYA&#10;AADcAAAADwAAAGRycy9kb3ducmV2LnhtbESP0WrCQBRE3wv+w3ILfSl1U5XQRldRoSgIFaMfcJu9&#10;JqHZu+nuGuPfdwtCH4eZOcPMFr1pREfO15YVvA4TEMSF1TWXCk7Hj5c3ED4ga2wsk4IbeVjMBw8z&#10;zLS98oG6PJQiQthnqKAKoc2k9EVFBv3QtsTRO1tnMETpSqkdXiPcNHKUJKk0WHNcqLCldUXFd34x&#10;CuR797nZ/aye3cS0l22O6ddunyr19NgvpyAC9eE/fG9vtYLReAx/Z+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ilsYAAADcAAAADwAAAAAAAAAAAAAAAACYAgAAZHJz&#10;L2Rvd25yZXYueG1sUEsFBgAAAAAEAAQA9QAAAIsDAAAAAA==&#10;" adj="-16371,40126">
                    <v:textbox inset=",0,,0">
                      <w:txbxContent>
                        <w:p w14:paraId="682A311E" w14:textId="77777777" w:rsidR="004D6677" w:rsidRPr="001B08B4" w:rsidRDefault="004D6677" w:rsidP="00F610CB">
                          <w:pPr>
                            <w:jc w:val="center"/>
                          </w:pPr>
                          <w:r>
                            <w:t>Hai n</w:t>
                          </w:r>
                          <w:r w:rsidRPr="001B08B4">
                            <w:t>út</w:t>
                          </w:r>
                          <w:r>
                            <w:t xml:space="preserve"> tr</w:t>
                          </w:r>
                          <w:r w:rsidRPr="001B08B4">
                            <w:t>ợ</w:t>
                          </w:r>
                          <w:r>
                            <w:t xml:space="preserve"> gi</w:t>
                          </w:r>
                          <w:r w:rsidRPr="008629B4">
                            <w:t>ú</w:t>
                          </w:r>
                          <w:r>
                            <w:t>p</w:t>
                          </w:r>
                        </w:p>
                      </w:txbxContent>
                    </v:textbox>
                  </v:shape>
                  <v:oval id="Oval 1619" o:spid="_x0000_s2678" style="position:absolute;left:2354;top:4312;width:25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6N88QA&#10;AADcAAAADwAAAGRycy9kb3ducmV2LnhtbESPQYvCMBSE74L/ITxhb5qqi0g1isgqepHdquDxkTzb&#10;YvNSmqj132+EhT0OM/MNM1+2thIPanzpWMFwkIAg1s6UnCs4HTf9KQgfkA1WjknBizwsF93OHFPj&#10;nvxDjyzkIkLYp6igCKFOpfS6IIt+4Gri6F1dYzFE2eTSNPiMcFvJUZJMpMWS40KBNa0L0rfsbhVM&#10;+LXdZKUef+3P+vt+yfQ2OUyV+ui1qxmIQG34D/+1d0bBaPwJ7zPx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OjfPEAAAA3AAAAA8AAAAAAAAAAAAAAAAAmAIAAGRycy9k&#10;b3ducmV2LnhtbFBLBQYAAAAABAAEAPUAAACJAwAAAAA=&#10;" strokecolor="#f60">
                    <v:fill opacity="0"/>
                  </v:oval>
                  <v:shape id="AutoShape 1620" o:spid="_x0000_s2679" type="#_x0000_t62" style="position:absolute;left:2288;top:2227;width:120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y0eMUA&#10;AADcAAAADwAAAGRycy9kb3ducmV2LnhtbESPQWvCQBSE7wX/w/IEb3WTSIOkrlIEURAKTevB22v2&#10;uQnNvg3Z1cT++m6h0OMwM98wq81oW3Gj3jeOFaTzBARx5XTDRsHH++5xCcIHZI2tY1JwJw+b9eRh&#10;hYV2A7/RrQxGRAj7AhXUIXSFlL6qyaKfu444ehfXWwxR9kbqHocIt63MkiSXFhuOCzV2tK2p+iqv&#10;VgFfTt8m3XNuy+UZrX89djvzqdRsOr48gwg0hv/wX/ugFWSLJ/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LR4xQAAANwAAAAPAAAAAAAAAAAAAAAAAJgCAABkcnMv&#10;ZG93bnJldi54bWxQSwUGAAAAAAQABAD1AAAAigMAAAAA&#10;" adj="22230,36669">
                    <v:textbox inset=",0,,0">
                      <w:txbxContent>
                        <w:p w14:paraId="066B5772" w14:textId="77777777" w:rsidR="004D6677" w:rsidRPr="00EB756A" w:rsidRDefault="004D6677" w:rsidP="00F610CB">
                          <w:pPr>
                            <w:jc w:val="center"/>
                          </w:pPr>
                          <w:r>
                            <w:t>C</w:t>
                          </w:r>
                          <w:r w:rsidRPr="00EB756A">
                            <w:t>ác</w:t>
                          </w:r>
                          <w:r>
                            <w:t xml:space="preserve"> n</w:t>
                          </w:r>
                          <w:r w:rsidRPr="00EB756A">
                            <w:t>út</w:t>
                          </w:r>
                          <w:r>
                            <w:t xml:space="preserve"> h</w:t>
                          </w:r>
                          <w:r w:rsidRPr="00EB756A">
                            <w:t>ỗ</w:t>
                          </w:r>
                          <w:r>
                            <w:t xml:space="preserve"> tr</w:t>
                          </w:r>
                          <w:r w:rsidRPr="00EB756A">
                            <w:t>ợ</w:t>
                          </w:r>
                          <w:r>
                            <w:t xml:space="preserve"> so</w:t>
                          </w:r>
                          <w:r w:rsidRPr="00EB756A">
                            <w:t>ạn</w:t>
                          </w:r>
                          <w:r>
                            <w:t xml:space="preserve"> th</w:t>
                          </w:r>
                          <w:r w:rsidRPr="00EB756A">
                            <w:t>ảo</w:t>
                          </w:r>
                        </w:p>
                      </w:txbxContent>
                    </v:textbox>
                  </v:shape>
                  <v:shape id="AutoShape 1621" o:spid="_x0000_s2680" type="#_x0000_t62" style="position:absolute;left:960;top:2242;width:11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4BeMQA&#10;AADcAAAADwAAAGRycy9kb3ducmV2LnhtbESPQWvCQBCF7wX/wzJCb7rRULFpVlGp4LUqSm5DdpqE&#10;ZmfT3W2M/75bEHp8vHnfm5evB9OKnpxvLCuYTRMQxKXVDVcKzqf9ZAnCB2SNrWVScCcP69XoKcdM&#10;2xt/UH8MlYgQ9hkqqEPoMil9WZNBP7UdcfQ+rTMYonSV1A5vEW5aOU+ShTTYcGyosaNdTeXX8cfE&#10;N4rLq9nbLryk2z7dffdp8b69KvU8HjZvIAIN4f/4kT5oBfN0AX9jIgH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XjEAAAA3AAAAA8AAAAAAAAAAAAAAAAAmAIAAGRycy9k&#10;b3ducmV2LnhtbFBLBQYAAAAABAAEAPUAAACJAwAAAAA=&#10;" adj="21846,40011">
                    <v:textbox>
                      <w:txbxContent>
                        <w:p w14:paraId="1224BFA9" w14:textId="77777777" w:rsidR="004D6677" w:rsidRPr="00853FBE" w:rsidRDefault="004D6677" w:rsidP="00F610CB">
                          <w:pPr>
                            <w:jc w:val="center"/>
                          </w:pPr>
                          <w:r>
                            <w:t>N</w:t>
                          </w:r>
                          <w:r w:rsidRPr="00853FBE">
                            <w:t>út</w:t>
                          </w:r>
                          <w:r>
                            <w:t xml:space="preserve"> l</w:t>
                          </w:r>
                          <w:r w:rsidRPr="00853FBE">
                            <w:t>ư</w:t>
                          </w:r>
                          <w:r>
                            <w:t>u Pr</w:t>
                          </w:r>
                          <w:r w:rsidRPr="00853FBE">
                            <w:t>oj</w:t>
                          </w:r>
                          <w:r>
                            <w:t>ect</w:t>
                          </w:r>
                        </w:p>
                      </w:txbxContent>
                    </v:textbox>
                  </v:shape>
                  <v:shape id="AutoShape 1622" o:spid="_x0000_s2681" type="#_x0000_t62" style="position:absolute;left:3533;top:2242;width:945;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0AmsYA&#10;AADcAAAADwAAAGRycy9kb3ducmV2LnhtbESPQWvCQBSE7wX/w/KE3urGKI2krlIUSxFBtBb09pp9&#10;bkKzb0N2q/HfdwsFj8PMfMNM552txYVaXzlWMBwkIIgLpys2Cg4fq6cJCB+QNdaOScGNPMxnvYcp&#10;5tpdeUeXfTAiQtjnqKAMocml9EVJFv3ANcTRO7vWYoiyNVK3eI1wW8s0SZ6lxYrjQokNLUoqvvc/&#10;VsHpM9sct2b8tWm67GAm+LZcr1OlHvvd6wuIQF24h//b71pBOsrg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0AmsYAAADcAAAADwAAAAAAAAAAAAAAAACYAgAAZHJz&#10;L2Rvd25yZXYueG1sUEsFBgAAAAAEAAQA9QAAAIsDAAAAAA==&#10;" adj="36457,39754">
                    <v:textbox>
                      <w:txbxContent>
                        <w:p w14:paraId="7E3DDBFD" w14:textId="77777777" w:rsidR="004D6677" w:rsidRPr="00E62E6F" w:rsidRDefault="004D6677" w:rsidP="00F610CB">
                          <w:pPr>
                            <w:jc w:val="center"/>
                          </w:pPr>
                          <w:r>
                            <w:t>N</w:t>
                          </w:r>
                          <w:r w:rsidRPr="00E62E6F">
                            <w:t>út</w:t>
                          </w:r>
                          <w:r>
                            <w:t xml:space="preserve"> d</w:t>
                          </w:r>
                          <w:r w:rsidRPr="00E62E6F">
                            <w:t>ịch</w:t>
                          </w:r>
                          <w:r>
                            <w:t xml:space="preserve"> script</w:t>
                          </w:r>
                        </w:p>
                      </w:txbxContent>
                    </v:textbox>
                  </v:shape>
                </v:group>
              </v:group>
            </w:pict>
          </mc:Fallback>
        </mc:AlternateContent>
      </w:r>
    </w:p>
    <w:p w14:paraId="3C30F6DD" w14:textId="77777777" w:rsidR="00F610CB" w:rsidRPr="00283743" w:rsidRDefault="00F610CB" w:rsidP="00F610CB">
      <w:pPr>
        <w:spacing w:before="120"/>
        <w:jc w:val="both"/>
        <w:rPr>
          <w:rFonts w:ascii="Times New Roman" w:hAnsi="Times New Roman" w:cs="Times New Roman"/>
          <w:sz w:val="26"/>
          <w:szCs w:val="26"/>
        </w:rPr>
      </w:pPr>
    </w:p>
    <w:p w14:paraId="3D7B3F6C" w14:textId="77777777" w:rsidR="00F610CB" w:rsidRPr="00283743" w:rsidRDefault="00F610CB" w:rsidP="00F610CB">
      <w:pPr>
        <w:spacing w:before="120"/>
        <w:jc w:val="both"/>
        <w:rPr>
          <w:rFonts w:ascii="Times New Roman" w:hAnsi="Times New Roman" w:cs="Times New Roman"/>
          <w:sz w:val="26"/>
          <w:szCs w:val="26"/>
        </w:rPr>
      </w:pPr>
    </w:p>
    <w:p w14:paraId="3C3CE27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p>
    <w:p w14:paraId="06C97722" w14:textId="77777777" w:rsidR="00F610CB" w:rsidRPr="00283743" w:rsidRDefault="00F610CB" w:rsidP="00F610CB">
      <w:pPr>
        <w:pStyle w:val="Heading3"/>
        <w:rPr>
          <w:rFonts w:ascii="Times New Roman" w:hAnsi="Times New Roman" w:cs="Times New Roman"/>
          <w:b/>
          <w:sz w:val="26"/>
          <w:szCs w:val="26"/>
        </w:rPr>
      </w:pPr>
    </w:p>
    <w:p w14:paraId="79EBFCC9" w14:textId="77777777" w:rsidR="00F610CB" w:rsidRPr="00283743" w:rsidRDefault="00F610CB" w:rsidP="00F610CB">
      <w:pPr>
        <w:rPr>
          <w:rFonts w:ascii="Times New Roman" w:hAnsi="Times New Roman" w:cs="Times New Roman"/>
          <w:sz w:val="26"/>
          <w:szCs w:val="26"/>
        </w:rPr>
      </w:pPr>
    </w:p>
    <w:p w14:paraId="6D4D9604" w14:textId="77777777" w:rsidR="00F610CB" w:rsidRPr="00283743" w:rsidRDefault="00F610CB" w:rsidP="00F610CB">
      <w:pPr>
        <w:rPr>
          <w:rFonts w:ascii="Times New Roman" w:hAnsi="Times New Roman" w:cs="Times New Roman"/>
          <w:sz w:val="26"/>
          <w:szCs w:val="26"/>
        </w:rPr>
      </w:pPr>
    </w:p>
    <w:p w14:paraId="5480FFFA" w14:textId="77777777" w:rsidR="00F610CB" w:rsidRPr="00283743" w:rsidRDefault="00F610CB" w:rsidP="00F610CB">
      <w:pPr>
        <w:rPr>
          <w:rFonts w:ascii="Times New Roman" w:hAnsi="Times New Roman" w:cs="Times New Roman"/>
          <w:sz w:val="26"/>
          <w:szCs w:val="26"/>
        </w:rPr>
      </w:pPr>
    </w:p>
    <w:p w14:paraId="73E902A4" w14:textId="77777777" w:rsidR="00F610CB" w:rsidRPr="00283743" w:rsidRDefault="00F610CB" w:rsidP="00F610CB">
      <w:pPr>
        <w:rPr>
          <w:rFonts w:ascii="Times New Roman" w:hAnsi="Times New Roman" w:cs="Times New Roman"/>
          <w:sz w:val="26"/>
          <w:szCs w:val="26"/>
        </w:rPr>
      </w:pPr>
    </w:p>
    <w:p w14:paraId="4D175233" w14:textId="77777777" w:rsidR="00F610CB" w:rsidRPr="00283743" w:rsidRDefault="00F610CB" w:rsidP="00F610CB">
      <w:pPr>
        <w:rPr>
          <w:rFonts w:ascii="Times New Roman" w:hAnsi="Times New Roman" w:cs="Times New Roman"/>
          <w:sz w:val="26"/>
          <w:szCs w:val="26"/>
        </w:rPr>
      </w:pPr>
    </w:p>
    <w:p w14:paraId="12B95BDA" w14:textId="77777777" w:rsidR="00F610CB" w:rsidRPr="00283743" w:rsidRDefault="00F610CB" w:rsidP="00F610CB">
      <w:pPr>
        <w:rPr>
          <w:rFonts w:ascii="Times New Roman" w:hAnsi="Times New Roman" w:cs="Times New Roman"/>
          <w:sz w:val="26"/>
          <w:szCs w:val="26"/>
        </w:rPr>
      </w:pPr>
    </w:p>
    <w:p w14:paraId="6C056E31" w14:textId="77777777" w:rsidR="00F610CB" w:rsidRPr="00283743" w:rsidRDefault="00F610CB" w:rsidP="00F610CB">
      <w:pPr>
        <w:rPr>
          <w:rFonts w:ascii="Times New Roman" w:hAnsi="Times New Roman" w:cs="Times New Roman"/>
          <w:sz w:val="26"/>
          <w:szCs w:val="26"/>
        </w:rPr>
      </w:pPr>
    </w:p>
    <w:p w14:paraId="27615041" w14:textId="77777777" w:rsidR="00F610CB" w:rsidRPr="00283743" w:rsidRDefault="00F610CB" w:rsidP="00F610CB">
      <w:pPr>
        <w:rPr>
          <w:rFonts w:ascii="Times New Roman" w:hAnsi="Times New Roman" w:cs="Times New Roman"/>
          <w:sz w:val="26"/>
          <w:szCs w:val="26"/>
        </w:rPr>
      </w:pPr>
    </w:p>
    <w:p w14:paraId="5B508A3B" w14:textId="77777777" w:rsidR="00F610CB" w:rsidRPr="00283743" w:rsidRDefault="00F610CB" w:rsidP="00F610CB">
      <w:pPr>
        <w:rPr>
          <w:rFonts w:ascii="Times New Roman" w:hAnsi="Times New Roman" w:cs="Times New Roman"/>
          <w:sz w:val="26"/>
          <w:szCs w:val="26"/>
        </w:rPr>
      </w:pPr>
    </w:p>
    <w:p w14:paraId="3BD3D140" w14:textId="77777777" w:rsidR="00F610CB" w:rsidRPr="00283743" w:rsidRDefault="00F610CB" w:rsidP="00F610CB">
      <w:pPr>
        <w:rPr>
          <w:rFonts w:ascii="Times New Roman" w:hAnsi="Times New Roman" w:cs="Times New Roman"/>
          <w:sz w:val="26"/>
          <w:szCs w:val="26"/>
        </w:rPr>
      </w:pPr>
    </w:p>
    <w:p w14:paraId="480F5998" w14:textId="77777777" w:rsidR="00F610CB" w:rsidRPr="00283743" w:rsidRDefault="00F610CB" w:rsidP="00F610CB">
      <w:pPr>
        <w:rPr>
          <w:rFonts w:ascii="Times New Roman" w:hAnsi="Times New Roman" w:cs="Times New Roman"/>
          <w:sz w:val="26"/>
          <w:szCs w:val="26"/>
        </w:rPr>
      </w:pPr>
    </w:p>
    <w:p w14:paraId="0FECF1CA" w14:textId="77777777" w:rsidR="00F610CB" w:rsidRPr="00283743" w:rsidRDefault="00F610CB"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985" w:name="_Toc533410043"/>
      <w:r w:rsidRPr="00283743">
        <w:rPr>
          <w:rFonts w:ascii="Times New Roman" w:hAnsi="Times New Roman" w:cs="Times New Roman"/>
          <w:b/>
          <w:color w:val="auto"/>
        </w:rPr>
        <w:t>Lớp và đối tượng</w:t>
      </w:r>
      <w:bookmarkEnd w:id="985"/>
    </w:p>
    <w:p w14:paraId="1004967F" w14:textId="77777777" w:rsidR="00F610CB" w:rsidRPr="00283743" w:rsidRDefault="00F610CB" w:rsidP="00F610CB">
      <w:pPr>
        <w:spacing w:before="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Avenue là ngôn ngữ kịch bản (script) hướng đối tượng. Trong ArcView, mọi thứ đều được xem là đối tượng, khi ta mở một khung nhìn (view), khung nhìn đó được gọi là đối tượng khung nhìn, khi ta thêm một theme mới vào khung nhìn, theme đó được gọi là đối tượng theme. </w:t>
      </w:r>
    </w:p>
    <w:p w14:paraId="1B0E3DE3" w14:textId="77777777" w:rsidR="00F610CB" w:rsidRPr="00283743" w:rsidRDefault="00F610CB" w:rsidP="00F610CB">
      <w:pPr>
        <w:ind w:firstLine="720"/>
        <w:rPr>
          <w:rFonts w:ascii="Times New Roman" w:hAnsi="Times New Roman" w:cs="Times New Roman"/>
          <w:sz w:val="26"/>
          <w:szCs w:val="26"/>
        </w:rPr>
      </w:pPr>
      <w:r w:rsidRPr="00283743">
        <w:rPr>
          <w:rFonts w:ascii="Times New Roman" w:hAnsi="Times New Roman" w:cs="Times New Roman"/>
          <w:sz w:val="26"/>
          <w:szCs w:val="26"/>
        </w:rPr>
        <w:t>Trong ArcView mối quan hệ giữa các lớp được biễu diễn thông qua lược đồ mô hình đối tượng. Để có thể lập trình tốt, người lập trình phải biết cách đọc và hiểu được các lược đồ mô hình đối tượng này.</w:t>
      </w:r>
    </w:p>
    <w:p w14:paraId="0C68E657"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Ví dụ về một lược đồ mô hình đối tượng trong ArcView:</w:t>
      </w:r>
    </w:p>
    <w:p w14:paraId="2F5945EA" w14:textId="77777777" w:rsidR="00F610CB" w:rsidRPr="00283743" w:rsidRDefault="00F610CB" w:rsidP="00F610CB">
      <w:pPr>
        <w:spacing w:before="120"/>
        <w:jc w:val="center"/>
        <w:rPr>
          <w:rFonts w:ascii="Times New Roman" w:hAnsi="Times New Roman" w:cs="Times New Roman"/>
          <w:sz w:val="26"/>
          <w:szCs w:val="26"/>
        </w:rPr>
      </w:pPr>
      <w:r w:rsidRPr="00283743">
        <w:rPr>
          <w:rFonts w:ascii="Times New Roman" w:hAnsi="Times New Roman" w:cs="Times New Roman"/>
          <w:noProof/>
          <w:sz w:val="26"/>
          <w:szCs w:val="26"/>
          <w:lang w:eastAsia="zh-CN"/>
        </w:rPr>
        <w:lastRenderedPageBreak/>
        <w:drawing>
          <wp:inline distT="0" distB="0" distL="0" distR="0" wp14:anchorId="38D0E6AB" wp14:editId="412DFC46">
            <wp:extent cx="4806315" cy="3042920"/>
            <wp:effectExtent l="0" t="0" r="0" b="508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6315" cy="3042920"/>
                    </a:xfrm>
                    <a:prstGeom prst="rect">
                      <a:avLst/>
                    </a:prstGeom>
                    <a:noFill/>
                    <a:ln>
                      <a:noFill/>
                    </a:ln>
                  </pic:spPr>
                </pic:pic>
              </a:graphicData>
            </a:graphic>
          </wp:inline>
        </w:drawing>
      </w:r>
    </w:p>
    <w:p w14:paraId="0EDBDF3A" w14:textId="77777777" w:rsidR="00F610CB" w:rsidRPr="00283743" w:rsidRDefault="00F610CB"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986" w:name="_Toc55285219"/>
      <w:bookmarkStart w:id="987" w:name="_Toc533410044"/>
      <w:r w:rsidRPr="00283743">
        <w:rPr>
          <w:rFonts w:ascii="Times New Roman" w:hAnsi="Times New Roman" w:cs="Times New Roman"/>
          <w:b/>
          <w:color w:val="auto"/>
        </w:rPr>
        <w:t>Yêu cầ</w:t>
      </w:r>
      <w:r w:rsidR="00481FD3" w:rsidRPr="00283743">
        <w:rPr>
          <w:rFonts w:ascii="Times New Roman" w:hAnsi="Times New Roman" w:cs="Times New Roman"/>
          <w:b/>
          <w:color w:val="auto"/>
        </w:rPr>
        <w:t>u và cách gọ</w:t>
      </w:r>
      <w:r w:rsidRPr="00283743">
        <w:rPr>
          <w:rFonts w:ascii="Times New Roman" w:hAnsi="Times New Roman" w:cs="Times New Roman"/>
          <w:b/>
          <w:color w:val="auto"/>
        </w:rPr>
        <w:t>i yêu cầu trong Avenue</w:t>
      </w:r>
      <w:bookmarkEnd w:id="986"/>
      <w:bookmarkEnd w:id="987"/>
    </w:p>
    <w:p w14:paraId="240F76E9" w14:textId="77777777" w:rsidR="00F610CB" w:rsidRPr="00283743" w:rsidRDefault="00F610CB" w:rsidP="00F610CB">
      <w:pPr>
        <w:spacing w:before="120"/>
        <w:ind w:firstLine="360"/>
        <w:jc w:val="both"/>
        <w:rPr>
          <w:rFonts w:ascii="Times New Roman" w:hAnsi="Times New Roman" w:cs="Times New Roman"/>
          <w:sz w:val="26"/>
          <w:szCs w:val="26"/>
        </w:rPr>
      </w:pPr>
      <w:r w:rsidRPr="00283743">
        <w:rPr>
          <w:rFonts w:ascii="Times New Roman" w:hAnsi="Times New Roman" w:cs="Times New Roman"/>
          <w:sz w:val="26"/>
          <w:szCs w:val="26"/>
        </w:rPr>
        <w:t xml:space="preserve">Trong ArcView có hai dạng yêu cầu: </w:t>
      </w:r>
    </w:p>
    <w:p w14:paraId="00517D06" w14:textId="77777777" w:rsidR="00F610CB" w:rsidRPr="00283743" w:rsidRDefault="00F610CB" w:rsidP="00F610CB">
      <w:pPr>
        <w:spacing w:before="120"/>
        <w:ind w:left="360"/>
        <w:jc w:val="both"/>
        <w:rPr>
          <w:rFonts w:ascii="Times New Roman" w:hAnsi="Times New Roman" w:cs="Times New Roman"/>
          <w:i/>
          <w:sz w:val="26"/>
          <w:szCs w:val="26"/>
        </w:rPr>
      </w:pPr>
      <w:r w:rsidRPr="00283743">
        <w:rPr>
          <w:rFonts w:ascii="Times New Roman" w:hAnsi="Times New Roman" w:cs="Times New Roman"/>
          <w:bCs/>
          <w:sz w:val="26"/>
          <w:szCs w:val="26"/>
        </w:rPr>
        <w:t>- Yêu cầu thực thể</w:t>
      </w:r>
      <w:r w:rsidRPr="00283743">
        <w:rPr>
          <w:rFonts w:ascii="Times New Roman" w:hAnsi="Times New Roman" w:cs="Times New Roman"/>
          <w:sz w:val="26"/>
          <w:szCs w:val="26"/>
        </w:rPr>
        <w:t>:  là loại yêu cầu được gửi tới thực thể của lớp, ví dụ ta gửi một yêu cầu tới đối tượng theme để hiển thị hay che dấu theme này</w:t>
      </w:r>
      <w:r w:rsidRPr="00283743">
        <w:rPr>
          <w:rFonts w:ascii="Times New Roman" w:hAnsi="Times New Roman" w:cs="Times New Roman"/>
          <w:i/>
          <w:sz w:val="26"/>
          <w:szCs w:val="26"/>
        </w:rPr>
        <w:t>. (một theme cụ thể)</w:t>
      </w:r>
    </w:p>
    <w:p w14:paraId="51360162" w14:textId="77777777" w:rsidR="00F610CB" w:rsidRPr="00283743" w:rsidRDefault="00F610CB" w:rsidP="00F610CB">
      <w:pPr>
        <w:spacing w:before="120"/>
        <w:ind w:left="360"/>
        <w:jc w:val="both"/>
        <w:rPr>
          <w:rFonts w:ascii="Times New Roman" w:hAnsi="Times New Roman" w:cs="Times New Roman"/>
          <w:i/>
          <w:sz w:val="26"/>
          <w:szCs w:val="26"/>
        </w:rPr>
      </w:pPr>
      <w:r w:rsidRPr="00283743">
        <w:rPr>
          <w:rFonts w:ascii="Times New Roman" w:hAnsi="Times New Roman" w:cs="Times New Roman"/>
          <w:bCs/>
          <w:sz w:val="26"/>
          <w:szCs w:val="26"/>
        </w:rPr>
        <w:t>- Yêu cầu lớp</w:t>
      </w:r>
      <w:r w:rsidRPr="00283743">
        <w:rPr>
          <w:rFonts w:ascii="Times New Roman" w:hAnsi="Times New Roman" w:cs="Times New Roman"/>
          <w:sz w:val="26"/>
          <w:szCs w:val="26"/>
        </w:rPr>
        <w:t xml:space="preserve">:  Là loại yêu cầu ta gửi trực tiếp tới lớp, ví dụ ta gửi một yêu cầu tạo mới theme tới lớp theme để tạo mới một theme. </w:t>
      </w:r>
      <w:r w:rsidRPr="00283743">
        <w:rPr>
          <w:rFonts w:ascii="Times New Roman" w:hAnsi="Times New Roman" w:cs="Times New Roman"/>
          <w:i/>
          <w:sz w:val="26"/>
          <w:szCs w:val="26"/>
        </w:rPr>
        <w:t>(gửi tới lớp theme để tạo ra 1 theme)</w:t>
      </w:r>
    </w:p>
    <w:p w14:paraId="1FDFDAE8"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Trong ArcView tên của yêu cầu thường bắt đầu là một động từ, chữ cái đầu được viết hoa. </w:t>
      </w:r>
    </w:p>
    <w:p w14:paraId="69DDB106" w14:textId="77777777" w:rsidR="00F610CB" w:rsidRPr="00283743" w:rsidRDefault="00F610CB" w:rsidP="00F610CB">
      <w:pPr>
        <w:spacing w:before="120"/>
        <w:ind w:left="567"/>
        <w:jc w:val="both"/>
        <w:rPr>
          <w:rFonts w:ascii="Times New Roman" w:hAnsi="Times New Roman" w:cs="Times New Roman"/>
          <w:sz w:val="26"/>
          <w:szCs w:val="26"/>
        </w:rPr>
      </w:pPr>
      <w:r w:rsidRPr="00283743">
        <w:rPr>
          <w:rFonts w:ascii="Times New Roman" w:hAnsi="Times New Roman" w:cs="Times New Roman"/>
          <w:i/>
          <w:sz w:val="26"/>
          <w:szCs w:val="26"/>
        </w:rPr>
        <w:t>Ví dụ:</w:t>
      </w:r>
      <w:r w:rsidRPr="00283743">
        <w:rPr>
          <w:rFonts w:ascii="Times New Roman" w:hAnsi="Times New Roman" w:cs="Times New Roman"/>
          <w:sz w:val="26"/>
          <w:szCs w:val="26"/>
        </w:rPr>
        <w:t xml:space="preserve">  GetProject, FindScript, AddDoc, SetValue, trong đó Get, Find, Add, Set chỉ các hành động, Project, Script, Doc, Value nhận các hành động này.</w:t>
      </w:r>
    </w:p>
    <w:p w14:paraId="78DD1C9A"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Các động từ bắt đầu của các yêu cầu dùng trong ngôn ngữ Avenue được trình bày trong bảng sau:</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57"/>
        <w:gridCol w:w="6408"/>
      </w:tblGrid>
      <w:tr w:rsidR="00F610CB" w:rsidRPr="00283743" w14:paraId="09D04E9E" w14:textId="77777777" w:rsidTr="00C70258">
        <w:tc>
          <w:tcPr>
            <w:tcW w:w="2157" w:type="dxa"/>
            <w:shd w:val="clear" w:color="auto" w:fill="auto"/>
          </w:tcPr>
          <w:p w14:paraId="559F2F96" w14:textId="77777777" w:rsidR="00F610CB" w:rsidRPr="00283743" w:rsidRDefault="00F610CB" w:rsidP="00C70258">
            <w:pPr>
              <w:spacing w:before="120"/>
              <w:jc w:val="center"/>
              <w:rPr>
                <w:rFonts w:ascii="Times New Roman" w:hAnsi="Times New Roman" w:cs="Times New Roman"/>
                <w:b/>
                <w:sz w:val="26"/>
                <w:szCs w:val="26"/>
              </w:rPr>
            </w:pPr>
            <w:r w:rsidRPr="00283743">
              <w:rPr>
                <w:rFonts w:ascii="Times New Roman" w:hAnsi="Times New Roman" w:cs="Times New Roman"/>
                <w:b/>
                <w:sz w:val="26"/>
                <w:szCs w:val="26"/>
              </w:rPr>
              <w:t>Động từ bắt đầu</w:t>
            </w:r>
          </w:p>
        </w:tc>
        <w:tc>
          <w:tcPr>
            <w:tcW w:w="6408" w:type="dxa"/>
            <w:shd w:val="clear" w:color="auto" w:fill="auto"/>
          </w:tcPr>
          <w:p w14:paraId="56F18035" w14:textId="77777777" w:rsidR="00F610CB" w:rsidRPr="00283743" w:rsidRDefault="00F610CB" w:rsidP="00C70258">
            <w:pPr>
              <w:spacing w:before="120"/>
              <w:jc w:val="center"/>
              <w:rPr>
                <w:rFonts w:ascii="Times New Roman" w:hAnsi="Times New Roman" w:cs="Times New Roman"/>
                <w:b/>
                <w:sz w:val="26"/>
                <w:szCs w:val="26"/>
              </w:rPr>
            </w:pPr>
            <w:r w:rsidRPr="00283743">
              <w:rPr>
                <w:rFonts w:ascii="Times New Roman" w:hAnsi="Times New Roman" w:cs="Times New Roman"/>
                <w:b/>
                <w:sz w:val="26"/>
                <w:szCs w:val="26"/>
              </w:rPr>
              <w:t>Ý nghĩa</w:t>
            </w:r>
          </w:p>
        </w:tc>
      </w:tr>
      <w:tr w:rsidR="00F610CB" w:rsidRPr="00283743" w14:paraId="61B42C99" w14:textId="77777777" w:rsidTr="00C70258">
        <w:tc>
          <w:tcPr>
            <w:tcW w:w="2157" w:type="dxa"/>
            <w:shd w:val="clear" w:color="auto" w:fill="auto"/>
          </w:tcPr>
          <w:p w14:paraId="1764C351"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Add</w:t>
            </w:r>
          </w:p>
        </w:tc>
        <w:tc>
          <w:tcPr>
            <w:tcW w:w="6408" w:type="dxa"/>
            <w:shd w:val="clear" w:color="auto" w:fill="auto"/>
          </w:tcPr>
          <w:p w14:paraId="0FA5AB9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Thêm một đối tượng khác vào nhóm đối tượng</w:t>
            </w:r>
          </w:p>
        </w:tc>
      </w:tr>
      <w:tr w:rsidR="00F610CB" w:rsidRPr="00283743" w14:paraId="1A7524DA" w14:textId="77777777" w:rsidTr="00C70258">
        <w:tc>
          <w:tcPr>
            <w:tcW w:w="2157" w:type="dxa"/>
            <w:shd w:val="clear" w:color="auto" w:fill="auto"/>
          </w:tcPr>
          <w:p w14:paraId="581FCFA2"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As</w:t>
            </w:r>
          </w:p>
        </w:tc>
        <w:tc>
          <w:tcPr>
            <w:tcW w:w="6408" w:type="dxa"/>
            <w:shd w:val="clear" w:color="auto" w:fill="auto"/>
          </w:tcPr>
          <w:p w14:paraId="576D62D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Chuyển đổi một đối tượng thuộc lớp này sang một đối tượng thuộc lớp khác</w:t>
            </w:r>
          </w:p>
        </w:tc>
      </w:tr>
      <w:tr w:rsidR="00F610CB" w:rsidRPr="00283743" w14:paraId="1ECBC9BE" w14:textId="77777777" w:rsidTr="00C70258">
        <w:tc>
          <w:tcPr>
            <w:tcW w:w="2157" w:type="dxa"/>
            <w:shd w:val="clear" w:color="auto" w:fill="auto"/>
          </w:tcPr>
          <w:p w14:paraId="1B137DC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Can</w:t>
            </w:r>
          </w:p>
        </w:tc>
        <w:tc>
          <w:tcPr>
            <w:tcW w:w="6408" w:type="dxa"/>
            <w:shd w:val="clear" w:color="auto" w:fill="auto"/>
          </w:tcPr>
          <w:p w14:paraId="55CC6F0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Kiểm tra xem một đối tượng có thể thực hiện được một chức năng nào đó</w:t>
            </w:r>
          </w:p>
        </w:tc>
      </w:tr>
      <w:tr w:rsidR="00F610CB" w:rsidRPr="00283743" w14:paraId="2E9A1C65" w14:textId="77777777" w:rsidTr="00C70258">
        <w:tc>
          <w:tcPr>
            <w:tcW w:w="2157" w:type="dxa"/>
            <w:shd w:val="clear" w:color="auto" w:fill="auto"/>
          </w:tcPr>
          <w:p w14:paraId="0B0736F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Find</w:t>
            </w:r>
          </w:p>
        </w:tc>
        <w:tc>
          <w:tcPr>
            <w:tcW w:w="6408" w:type="dxa"/>
            <w:shd w:val="clear" w:color="auto" w:fill="auto"/>
          </w:tcPr>
          <w:p w14:paraId="2ED4A3BC"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Tìm một đối tượng xác định và trả về tham khảo tới nó</w:t>
            </w:r>
          </w:p>
        </w:tc>
      </w:tr>
      <w:tr w:rsidR="00F610CB" w:rsidRPr="00283743" w14:paraId="2587DCAD" w14:textId="77777777" w:rsidTr="00C70258">
        <w:tc>
          <w:tcPr>
            <w:tcW w:w="2157" w:type="dxa"/>
            <w:shd w:val="clear" w:color="auto" w:fill="auto"/>
          </w:tcPr>
          <w:p w14:paraId="694011E6"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Get</w:t>
            </w:r>
          </w:p>
        </w:tc>
        <w:tc>
          <w:tcPr>
            <w:tcW w:w="6408" w:type="dxa"/>
            <w:shd w:val="clear" w:color="auto" w:fill="auto"/>
          </w:tcPr>
          <w:p w14:paraId="59FBA222"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Trả về tham khảo tới một đối tượng</w:t>
            </w:r>
          </w:p>
        </w:tc>
      </w:tr>
      <w:tr w:rsidR="00F610CB" w:rsidRPr="00283743" w14:paraId="17526D2B" w14:textId="77777777" w:rsidTr="00C70258">
        <w:tc>
          <w:tcPr>
            <w:tcW w:w="2157" w:type="dxa"/>
            <w:shd w:val="clear" w:color="auto" w:fill="auto"/>
          </w:tcPr>
          <w:p w14:paraId="6829A90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Has</w:t>
            </w:r>
          </w:p>
        </w:tc>
        <w:tc>
          <w:tcPr>
            <w:tcW w:w="6408" w:type="dxa"/>
            <w:shd w:val="clear" w:color="auto" w:fill="auto"/>
          </w:tcPr>
          <w:p w14:paraId="21460C4B"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Chỉ ra nếu một đối tượng có trạng thái xác định</w:t>
            </w:r>
          </w:p>
        </w:tc>
      </w:tr>
      <w:tr w:rsidR="00F610CB" w:rsidRPr="00283743" w14:paraId="1347EB04" w14:textId="77777777" w:rsidTr="00C70258">
        <w:tc>
          <w:tcPr>
            <w:tcW w:w="2157" w:type="dxa"/>
            <w:shd w:val="clear" w:color="auto" w:fill="auto"/>
          </w:tcPr>
          <w:p w14:paraId="5032CEE1"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Is</w:t>
            </w:r>
          </w:p>
        </w:tc>
        <w:tc>
          <w:tcPr>
            <w:tcW w:w="6408" w:type="dxa"/>
            <w:shd w:val="clear" w:color="auto" w:fill="auto"/>
          </w:tcPr>
          <w:p w14:paraId="483779C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Trả về True hay False</w:t>
            </w:r>
          </w:p>
        </w:tc>
      </w:tr>
      <w:tr w:rsidR="00F610CB" w:rsidRPr="00283743" w14:paraId="4768D931" w14:textId="77777777" w:rsidTr="00C70258">
        <w:tc>
          <w:tcPr>
            <w:tcW w:w="2157" w:type="dxa"/>
            <w:shd w:val="clear" w:color="auto" w:fill="auto"/>
          </w:tcPr>
          <w:p w14:paraId="490FA782"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Make</w:t>
            </w:r>
          </w:p>
        </w:tc>
        <w:tc>
          <w:tcPr>
            <w:tcW w:w="6408" w:type="dxa"/>
            <w:shd w:val="clear" w:color="auto" w:fill="auto"/>
          </w:tcPr>
          <w:p w14:paraId="789A02C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Tạo thực thể mới</w:t>
            </w:r>
          </w:p>
        </w:tc>
      </w:tr>
      <w:tr w:rsidR="00F610CB" w:rsidRPr="00283743" w14:paraId="79E050A4" w14:textId="77777777" w:rsidTr="00C70258">
        <w:tc>
          <w:tcPr>
            <w:tcW w:w="2157" w:type="dxa"/>
            <w:shd w:val="clear" w:color="auto" w:fill="auto"/>
          </w:tcPr>
          <w:p w14:paraId="1C610B70"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Return</w:t>
            </w:r>
          </w:p>
        </w:tc>
        <w:tc>
          <w:tcPr>
            <w:tcW w:w="6408" w:type="dxa"/>
            <w:shd w:val="clear" w:color="auto" w:fill="auto"/>
          </w:tcPr>
          <w:p w14:paraId="52008AF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Tạo mới một đối tượng và trả về tham chiếu tới nó</w:t>
            </w:r>
          </w:p>
        </w:tc>
      </w:tr>
      <w:tr w:rsidR="00F610CB" w:rsidRPr="00283743" w14:paraId="251844D9" w14:textId="77777777" w:rsidTr="00C70258">
        <w:tc>
          <w:tcPr>
            <w:tcW w:w="2157" w:type="dxa"/>
            <w:shd w:val="clear" w:color="auto" w:fill="auto"/>
          </w:tcPr>
          <w:p w14:paraId="2D8289C8"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Set</w:t>
            </w:r>
          </w:p>
        </w:tc>
        <w:tc>
          <w:tcPr>
            <w:tcW w:w="6408" w:type="dxa"/>
            <w:shd w:val="clear" w:color="auto" w:fill="auto"/>
          </w:tcPr>
          <w:p w14:paraId="03EC8E3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Gán thuộc tính vào một đối tượng</w:t>
            </w:r>
          </w:p>
        </w:tc>
      </w:tr>
    </w:tbl>
    <w:p w14:paraId="2F15F826"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Sau đây là cú pháp lệnh gởi yêu cầu đến một đối tượng thực hiện một hành động nào đó:</w:t>
      </w:r>
    </w:p>
    <w:p w14:paraId="78DD8FEF" w14:textId="77777777" w:rsidR="00F610CB" w:rsidRPr="00283743" w:rsidRDefault="00F610CB" w:rsidP="00F610CB">
      <w:pPr>
        <w:spacing w:before="120"/>
        <w:ind w:firstLine="567"/>
        <w:rPr>
          <w:rFonts w:ascii="Times New Roman" w:hAnsi="Times New Roman" w:cs="Times New Roman"/>
          <w:b/>
          <w:i/>
          <w:sz w:val="26"/>
          <w:szCs w:val="26"/>
        </w:rPr>
      </w:pPr>
      <w:r w:rsidRPr="00283743">
        <w:rPr>
          <w:rFonts w:ascii="Times New Roman" w:hAnsi="Times New Roman" w:cs="Times New Roman"/>
          <w:b/>
          <w:i/>
          <w:sz w:val="26"/>
          <w:szCs w:val="26"/>
        </w:rPr>
        <w:t>Object.Request</w:t>
      </w:r>
    </w:p>
    <w:p w14:paraId="66E7C4A0"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Trong đó: </w:t>
      </w:r>
    </w:p>
    <w:p w14:paraId="646F1141" w14:textId="77777777" w:rsidR="00F610CB" w:rsidRPr="00283743" w:rsidRDefault="00F610CB" w:rsidP="005F5568">
      <w:pPr>
        <w:numPr>
          <w:ilvl w:val="0"/>
          <w:numId w:val="29"/>
        </w:numPr>
        <w:spacing w:before="120" w:after="0" w:line="240" w:lineRule="auto"/>
        <w:jc w:val="both"/>
        <w:rPr>
          <w:rFonts w:ascii="Times New Roman" w:hAnsi="Times New Roman" w:cs="Times New Roman"/>
          <w:sz w:val="26"/>
          <w:szCs w:val="26"/>
        </w:rPr>
      </w:pPr>
      <w:r w:rsidRPr="00283743">
        <w:rPr>
          <w:rFonts w:ascii="Times New Roman" w:hAnsi="Times New Roman" w:cs="Times New Roman"/>
          <w:i/>
          <w:sz w:val="26"/>
          <w:szCs w:val="26"/>
        </w:rPr>
        <w:t>Object</w:t>
      </w:r>
      <w:r w:rsidRPr="00283743">
        <w:rPr>
          <w:rFonts w:ascii="Times New Roman" w:hAnsi="Times New Roman" w:cs="Times New Roman"/>
          <w:sz w:val="26"/>
          <w:szCs w:val="26"/>
        </w:rPr>
        <w:t xml:space="preserve"> là đối tượng mà ta cần gửi yêu cầu tới, </w:t>
      </w:r>
    </w:p>
    <w:p w14:paraId="13F5D05E" w14:textId="77777777" w:rsidR="00F610CB" w:rsidRPr="00283743" w:rsidRDefault="00F610CB" w:rsidP="005F5568">
      <w:pPr>
        <w:numPr>
          <w:ilvl w:val="0"/>
          <w:numId w:val="29"/>
        </w:numPr>
        <w:spacing w:before="120" w:after="0" w:line="240" w:lineRule="auto"/>
        <w:jc w:val="both"/>
        <w:rPr>
          <w:rFonts w:ascii="Times New Roman" w:hAnsi="Times New Roman" w:cs="Times New Roman"/>
          <w:sz w:val="26"/>
          <w:szCs w:val="26"/>
          <w:lang w:val="fr-FR"/>
        </w:rPr>
      </w:pPr>
      <w:r w:rsidRPr="00283743">
        <w:rPr>
          <w:rFonts w:ascii="Times New Roman" w:hAnsi="Times New Roman" w:cs="Times New Roman"/>
          <w:i/>
          <w:sz w:val="26"/>
          <w:szCs w:val="26"/>
          <w:lang w:val="fr-FR"/>
        </w:rPr>
        <w:t>Request</w:t>
      </w:r>
      <w:r w:rsidRPr="00283743">
        <w:rPr>
          <w:rFonts w:ascii="Times New Roman" w:hAnsi="Times New Roman" w:cs="Times New Roman"/>
          <w:sz w:val="26"/>
          <w:szCs w:val="26"/>
          <w:lang w:val="fr-FR"/>
        </w:rPr>
        <w:t xml:space="preserve"> là yêu cầu mà ta cần gửi tới đối tượng Object.</w:t>
      </w:r>
    </w:p>
    <w:p w14:paraId="58477340" w14:textId="77777777" w:rsidR="00F610CB" w:rsidRPr="00283743" w:rsidRDefault="00F610CB" w:rsidP="00F610CB">
      <w:pPr>
        <w:spacing w:before="120"/>
        <w:jc w:val="both"/>
        <w:rPr>
          <w:rFonts w:ascii="Times New Roman" w:hAnsi="Times New Roman" w:cs="Times New Roman"/>
          <w:sz w:val="26"/>
          <w:szCs w:val="26"/>
          <w:lang w:val="fr-FR"/>
        </w:rPr>
      </w:pPr>
      <w:r w:rsidRPr="00283743">
        <w:rPr>
          <w:rFonts w:ascii="Times New Roman" w:hAnsi="Times New Roman" w:cs="Times New Roman"/>
          <w:i/>
          <w:sz w:val="26"/>
          <w:szCs w:val="26"/>
          <w:lang w:val="fr-FR"/>
        </w:rPr>
        <w:t>Ví dụ:</w:t>
      </w:r>
      <w:r w:rsidRPr="00283743">
        <w:rPr>
          <w:rFonts w:ascii="Times New Roman" w:hAnsi="Times New Roman" w:cs="Times New Roman"/>
          <w:sz w:val="26"/>
          <w:szCs w:val="26"/>
          <w:lang w:val="fr-FR"/>
        </w:rPr>
        <w:t xml:space="preserve">   </w:t>
      </w:r>
    </w:p>
    <w:p w14:paraId="481D3491" w14:textId="77777777" w:rsidR="00F610CB" w:rsidRPr="00283743" w:rsidRDefault="00F610CB" w:rsidP="00F610CB">
      <w:pPr>
        <w:spacing w:before="120"/>
        <w:ind w:firstLine="567"/>
        <w:jc w:val="both"/>
        <w:rPr>
          <w:rFonts w:ascii="Times New Roman" w:hAnsi="Times New Roman" w:cs="Times New Roman"/>
          <w:i/>
          <w:sz w:val="26"/>
          <w:szCs w:val="26"/>
          <w:lang w:val="fr-FR"/>
        </w:rPr>
      </w:pPr>
      <w:r w:rsidRPr="00283743">
        <w:rPr>
          <w:rFonts w:ascii="Times New Roman" w:hAnsi="Times New Roman" w:cs="Times New Roman"/>
          <w:sz w:val="26"/>
          <w:szCs w:val="26"/>
          <w:lang w:val="fr-FR"/>
        </w:rPr>
        <w:t xml:space="preserve">Tạo mới một khung nhìn:  </w:t>
      </w:r>
      <w:r w:rsidRPr="00283743">
        <w:rPr>
          <w:rFonts w:ascii="Times New Roman" w:hAnsi="Times New Roman" w:cs="Times New Roman"/>
          <w:i/>
          <w:sz w:val="26"/>
          <w:szCs w:val="26"/>
          <w:lang w:val="fr-FR"/>
        </w:rPr>
        <w:t xml:space="preserve">View.Make  </w:t>
      </w:r>
    </w:p>
    <w:p w14:paraId="2376821C" w14:textId="77777777" w:rsidR="00F610CB" w:rsidRPr="00283743" w:rsidRDefault="00F610CB" w:rsidP="00F610CB">
      <w:pPr>
        <w:spacing w:before="120"/>
        <w:ind w:firstLine="567"/>
        <w:jc w:val="both"/>
        <w:rPr>
          <w:rFonts w:ascii="Times New Roman" w:hAnsi="Times New Roman" w:cs="Times New Roman"/>
          <w:sz w:val="26"/>
          <w:szCs w:val="26"/>
          <w:lang w:val="fr-FR"/>
        </w:rPr>
      </w:pPr>
      <w:r w:rsidRPr="00283743">
        <w:rPr>
          <w:rFonts w:ascii="Times New Roman" w:hAnsi="Times New Roman" w:cs="Times New Roman"/>
          <w:sz w:val="26"/>
          <w:szCs w:val="26"/>
          <w:lang w:val="fr-FR"/>
        </w:rPr>
        <w:t>Cũng có thể kết quả trả về của một yêu cầu là một đối tượng, với đối tượng vừa trả về ta cũng có thể gửi yêu cầu tới nó.</w:t>
      </w:r>
    </w:p>
    <w:p w14:paraId="146A2113" w14:textId="77777777" w:rsidR="00F610CB" w:rsidRPr="00283743" w:rsidRDefault="00F610CB" w:rsidP="00F610CB">
      <w:pPr>
        <w:spacing w:before="120"/>
        <w:jc w:val="both"/>
        <w:rPr>
          <w:rFonts w:ascii="Times New Roman" w:hAnsi="Times New Roman" w:cs="Times New Roman"/>
          <w:i/>
          <w:sz w:val="26"/>
          <w:szCs w:val="26"/>
          <w:lang w:val="fr-FR"/>
        </w:rPr>
      </w:pPr>
      <w:r w:rsidRPr="00283743">
        <w:rPr>
          <w:rFonts w:ascii="Times New Roman" w:hAnsi="Times New Roman" w:cs="Times New Roman"/>
          <w:i/>
          <w:sz w:val="26"/>
          <w:szCs w:val="26"/>
          <w:lang w:val="fr-FR"/>
        </w:rPr>
        <w:t>Ví dụ:</w:t>
      </w:r>
    </w:p>
    <w:p w14:paraId="46839285" w14:textId="77777777" w:rsidR="00F610CB" w:rsidRPr="00283743" w:rsidRDefault="00F610CB" w:rsidP="00F610CB">
      <w:pPr>
        <w:spacing w:before="120"/>
        <w:ind w:firstLine="567"/>
        <w:jc w:val="both"/>
        <w:rPr>
          <w:rFonts w:ascii="Times New Roman" w:hAnsi="Times New Roman" w:cs="Times New Roman"/>
          <w:i/>
          <w:sz w:val="26"/>
          <w:szCs w:val="26"/>
          <w:lang w:val="fr-FR"/>
        </w:rPr>
      </w:pPr>
      <w:r w:rsidRPr="00283743">
        <w:rPr>
          <w:rFonts w:ascii="Times New Roman" w:hAnsi="Times New Roman" w:cs="Times New Roman"/>
          <w:i/>
          <w:sz w:val="26"/>
          <w:szCs w:val="26"/>
          <w:lang w:val="fr-FR"/>
        </w:rPr>
        <w:t>av.GetActiveDoc.GetGUI</w:t>
      </w:r>
    </w:p>
    <w:p w14:paraId="4098D022" w14:textId="77777777" w:rsidR="00F610CB" w:rsidRPr="00283743" w:rsidRDefault="00F610CB" w:rsidP="00F610CB">
      <w:pPr>
        <w:spacing w:before="120"/>
        <w:jc w:val="both"/>
        <w:rPr>
          <w:rFonts w:ascii="Times New Roman" w:hAnsi="Times New Roman" w:cs="Times New Roman"/>
          <w:sz w:val="26"/>
          <w:szCs w:val="26"/>
          <w:lang w:val="fr-FR"/>
        </w:rPr>
      </w:pPr>
      <w:r w:rsidRPr="00283743">
        <w:rPr>
          <w:rFonts w:ascii="Times New Roman" w:hAnsi="Times New Roman" w:cs="Times New Roman"/>
          <w:i/>
          <w:sz w:val="26"/>
          <w:szCs w:val="26"/>
          <w:lang w:val="fr-FR"/>
        </w:rPr>
        <w:t>Ví dụ:</w:t>
      </w:r>
      <w:r w:rsidRPr="00283743">
        <w:rPr>
          <w:rFonts w:ascii="Times New Roman" w:hAnsi="Times New Roman" w:cs="Times New Roman"/>
          <w:sz w:val="26"/>
          <w:szCs w:val="26"/>
          <w:lang w:val="fr-FR"/>
        </w:rPr>
        <w:t xml:space="preserve"> </w:t>
      </w:r>
    </w:p>
    <w:p w14:paraId="41757DB2" w14:textId="77777777" w:rsidR="00F610CB" w:rsidRPr="00283743" w:rsidRDefault="00F610CB" w:rsidP="00F610CB">
      <w:pPr>
        <w:spacing w:before="120"/>
        <w:ind w:firstLine="567"/>
        <w:jc w:val="both"/>
        <w:rPr>
          <w:rFonts w:ascii="Times New Roman" w:hAnsi="Times New Roman" w:cs="Times New Roman"/>
          <w:sz w:val="26"/>
          <w:szCs w:val="26"/>
          <w:lang w:val="fr-FR"/>
        </w:rPr>
      </w:pPr>
      <w:r w:rsidRPr="00283743">
        <w:rPr>
          <w:rFonts w:ascii="Times New Roman" w:hAnsi="Times New Roman" w:cs="Times New Roman"/>
          <w:sz w:val="26"/>
          <w:szCs w:val="26"/>
          <w:lang w:val="fr-FR"/>
        </w:rPr>
        <w:t xml:space="preserve">Ta cần tìm theme có tên là dgt.shp trong khung nhìn có tên là “Ban do Dong Thap” ta phải viết như sau: </w:t>
      </w:r>
    </w:p>
    <w:p w14:paraId="5363EB3B"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av.FindDoc(“Ban do Dong Thap”).FindTheme(“dgt.shp”)</w:t>
      </w:r>
    </w:p>
    <w:p w14:paraId="3B4420E8"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Viết được câu lệnh này là do ta hiểu được sơ đồ phân cấp lớp trong ArcView, muốn tìm một Theme thì ta phải biết theme đó nằm trong khung nhìn (view) nào, do nó nằm trong khung nhìn là Ban do Dong Thap nên ta tìm khung nhìn có tên “Ban do Dong Thap”, sau đó mới đi tìm theme dgt.shp trong khung nhìn này.</w:t>
      </w:r>
    </w:p>
    <w:p w14:paraId="3FAF4264"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Trong Avenue có hàng ngàn lớp và yêu cầu khác nhau, người lập trình không cần phải nhớ hết  tất cả các lớp và yêu cầu, điều quan trọng là người lập trình  tìm đúng đến lớp và yêu cầu cần dùng. Trong khuôn khổ cuốn sách này chúng tôi cũng không trình bày hết tất cả các lớp và yêu cầu trong ArcView mà chỉ trình bày những lớp và yêu cầu quan trọng hay dùng, còn các lớp và các yêu cầu khác người lập trình có thể tìm kiếm dễ dàng trong phần trợ giúp của ArcView. </w:t>
      </w:r>
    </w:p>
    <w:p w14:paraId="4192D590" w14:textId="77777777" w:rsidR="00F610CB" w:rsidRPr="00283743" w:rsidRDefault="00ED00D9"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988" w:name="_Toc373715610"/>
      <w:bookmarkStart w:id="989" w:name="_Toc533410045"/>
      <w:r w:rsidRPr="00283743">
        <w:rPr>
          <w:rFonts w:ascii="Times New Roman" w:hAnsi="Times New Roman" w:cs="Times New Roman"/>
          <w:b/>
          <w:color w:val="auto"/>
        </w:rPr>
        <w:lastRenderedPageBreak/>
        <w:t>Các kiểu dữ liệu trong Avenue</w:t>
      </w:r>
      <w:bookmarkEnd w:id="988"/>
      <w:bookmarkEnd w:id="989"/>
      <w:r w:rsidRPr="00283743">
        <w:rPr>
          <w:rFonts w:ascii="Times New Roman" w:hAnsi="Times New Roman" w:cs="Times New Roman"/>
          <w:b/>
          <w:color w:val="auto"/>
        </w:rPr>
        <w:t xml:space="preserve"> </w:t>
      </w:r>
    </w:p>
    <w:p w14:paraId="3917C9FB" w14:textId="77777777" w:rsidR="00F610CB" w:rsidRPr="00283743" w:rsidRDefault="00F610CB" w:rsidP="00F610CB">
      <w:pPr>
        <w:spacing w:before="120"/>
        <w:rPr>
          <w:rFonts w:ascii="Times New Roman" w:hAnsi="Times New Roman" w:cs="Times New Roman"/>
          <w:sz w:val="26"/>
          <w:szCs w:val="26"/>
        </w:rPr>
      </w:pPr>
      <w:bookmarkStart w:id="990" w:name="_Toc55285222"/>
      <w:r w:rsidRPr="00283743">
        <w:rPr>
          <w:rFonts w:ascii="Times New Roman" w:hAnsi="Times New Roman" w:cs="Times New Roman"/>
          <w:sz w:val="26"/>
          <w:szCs w:val="26"/>
        </w:rPr>
        <w:t>- Kiểu đối tượng số</w:t>
      </w:r>
      <w:bookmarkEnd w:id="990"/>
    </w:p>
    <w:p w14:paraId="60AC85C3" w14:textId="77777777" w:rsidR="00F610CB" w:rsidRPr="00283743" w:rsidRDefault="00F610CB" w:rsidP="00F610CB">
      <w:pPr>
        <w:spacing w:before="120"/>
        <w:rPr>
          <w:rFonts w:ascii="Times New Roman" w:hAnsi="Times New Roman" w:cs="Times New Roman"/>
          <w:sz w:val="26"/>
          <w:szCs w:val="26"/>
        </w:rPr>
      </w:pPr>
      <w:r w:rsidRPr="00283743">
        <w:rPr>
          <w:rFonts w:ascii="Times New Roman" w:hAnsi="Times New Roman" w:cs="Times New Roman"/>
          <w:sz w:val="26"/>
          <w:szCs w:val="26"/>
        </w:rPr>
        <w:t xml:space="preserve">- </w:t>
      </w:r>
      <w:bookmarkStart w:id="991" w:name="_Toc55285223"/>
      <w:r w:rsidRPr="00283743">
        <w:rPr>
          <w:rFonts w:ascii="Times New Roman" w:hAnsi="Times New Roman" w:cs="Times New Roman"/>
          <w:sz w:val="26"/>
          <w:szCs w:val="26"/>
        </w:rPr>
        <w:t>Kiểu đối tượng String</w:t>
      </w:r>
      <w:bookmarkEnd w:id="991"/>
    </w:p>
    <w:p w14:paraId="5594730A" w14:textId="77777777" w:rsidR="00F610CB" w:rsidRPr="00283743" w:rsidRDefault="00F610CB" w:rsidP="00F610CB">
      <w:pPr>
        <w:spacing w:before="120"/>
        <w:rPr>
          <w:rFonts w:ascii="Times New Roman" w:hAnsi="Times New Roman" w:cs="Times New Roman"/>
          <w:sz w:val="26"/>
          <w:szCs w:val="26"/>
        </w:rPr>
      </w:pPr>
      <w:bookmarkStart w:id="992" w:name="_Toc55285224"/>
      <w:r w:rsidRPr="00283743">
        <w:rPr>
          <w:rFonts w:ascii="Times New Roman" w:hAnsi="Times New Roman" w:cs="Times New Roman"/>
          <w:sz w:val="26"/>
          <w:szCs w:val="26"/>
        </w:rPr>
        <w:t>- Kiểu đối tượng Pattern</w:t>
      </w:r>
      <w:bookmarkStart w:id="993" w:name="_Toc55285225"/>
      <w:bookmarkEnd w:id="992"/>
    </w:p>
    <w:p w14:paraId="3B0E215F" w14:textId="77777777" w:rsidR="00F610CB" w:rsidRPr="00283743" w:rsidRDefault="00F610CB" w:rsidP="00F610CB">
      <w:pPr>
        <w:spacing w:before="120"/>
        <w:rPr>
          <w:rFonts w:ascii="Times New Roman" w:hAnsi="Times New Roman" w:cs="Times New Roman"/>
          <w:sz w:val="26"/>
          <w:szCs w:val="26"/>
        </w:rPr>
      </w:pPr>
      <w:r w:rsidRPr="00283743">
        <w:rPr>
          <w:rFonts w:ascii="Times New Roman" w:hAnsi="Times New Roman" w:cs="Times New Roman"/>
          <w:sz w:val="26"/>
          <w:szCs w:val="26"/>
        </w:rPr>
        <w:t>- Kiểu đối tượng luận lý</w:t>
      </w:r>
      <w:bookmarkEnd w:id="993"/>
    </w:p>
    <w:p w14:paraId="28231214" w14:textId="77777777" w:rsidR="00F610CB" w:rsidRPr="00283743" w:rsidRDefault="00F610CB" w:rsidP="00DC7448">
      <w:pPr>
        <w:spacing w:before="120"/>
        <w:rPr>
          <w:rFonts w:ascii="Times New Roman" w:hAnsi="Times New Roman" w:cs="Times New Roman"/>
          <w:sz w:val="26"/>
          <w:szCs w:val="26"/>
        </w:rPr>
      </w:pPr>
      <w:bookmarkStart w:id="994" w:name="_Toc55285226"/>
      <w:r w:rsidRPr="00283743">
        <w:rPr>
          <w:rFonts w:ascii="Times New Roman" w:hAnsi="Times New Roman" w:cs="Times New Roman"/>
          <w:sz w:val="26"/>
          <w:szCs w:val="26"/>
        </w:rPr>
        <w:t>- Kiểu đối tượng Nil</w:t>
      </w:r>
      <w:bookmarkEnd w:id="994"/>
      <w:r w:rsidRPr="00283743">
        <w:rPr>
          <w:rFonts w:ascii="Times New Roman" w:hAnsi="Times New Roman" w:cs="Times New Roman"/>
          <w:sz w:val="26"/>
          <w:szCs w:val="26"/>
        </w:rPr>
        <w:t>:</w:t>
      </w:r>
      <w:r w:rsidR="00DC7448" w:rsidRPr="00283743">
        <w:rPr>
          <w:rFonts w:ascii="Times New Roman" w:hAnsi="Times New Roman" w:cs="Times New Roman"/>
          <w:sz w:val="26"/>
          <w:szCs w:val="26"/>
        </w:rPr>
        <w:t xml:space="preserve"> </w:t>
      </w:r>
      <w:r w:rsidRPr="00283743">
        <w:rPr>
          <w:rFonts w:ascii="Times New Roman" w:hAnsi="Times New Roman" w:cs="Times New Roman"/>
          <w:sz w:val="26"/>
          <w:szCs w:val="26"/>
        </w:rPr>
        <w:t>Lớp Nil chỉ có một thực thể duy nhất thuộc về nó đó là đối tượng nil.</w:t>
      </w:r>
    </w:p>
    <w:p w14:paraId="64795790" w14:textId="77777777" w:rsidR="00F610CB" w:rsidRPr="00283743" w:rsidRDefault="00F610CB" w:rsidP="00DC7448">
      <w:pPr>
        <w:spacing w:before="120"/>
        <w:ind w:firstLine="720"/>
        <w:jc w:val="both"/>
        <w:rPr>
          <w:rFonts w:ascii="Times New Roman" w:hAnsi="Times New Roman" w:cs="Times New Roman"/>
          <w:b/>
          <w:i/>
          <w:sz w:val="26"/>
          <w:szCs w:val="26"/>
        </w:rPr>
      </w:pPr>
      <w:r w:rsidRPr="00283743">
        <w:rPr>
          <w:rFonts w:ascii="Times New Roman" w:hAnsi="Times New Roman" w:cs="Times New Roman"/>
          <w:sz w:val="26"/>
          <w:szCs w:val="26"/>
        </w:rPr>
        <w:t xml:space="preserve">Trong Avenue ta hay </w:t>
      </w:r>
      <w:r w:rsidRPr="00283743">
        <w:rPr>
          <w:rFonts w:ascii="Times New Roman" w:hAnsi="Times New Roman" w:cs="Times New Roman"/>
          <w:b/>
          <w:i/>
          <w:sz w:val="26"/>
          <w:szCs w:val="26"/>
        </w:rPr>
        <w:t>dùng giá trị nil để chỉ một số yêu cầu không trả về giá trị nào cả.</w:t>
      </w:r>
    </w:p>
    <w:p w14:paraId="1E212866" w14:textId="77777777" w:rsidR="00F610CB" w:rsidRPr="00283743" w:rsidRDefault="00F610CB" w:rsidP="00F610CB">
      <w:pPr>
        <w:spacing w:before="4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791798E8" w14:textId="77777777" w:rsidR="00F610CB" w:rsidRPr="00283743" w:rsidRDefault="00F610CB" w:rsidP="00F610CB">
      <w:pPr>
        <w:spacing w:before="40"/>
        <w:ind w:firstLine="567"/>
        <w:jc w:val="both"/>
        <w:rPr>
          <w:rFonts w:ascii="Times New Roman" w:hAnsi="Times New Roman" w:cs="Times New Roman"/>
          <w:i/>
          <w:sz w:val="26"/>
          <w:szCs w:val="26"/>
        </w:rPr>
      </w:pPr>
      <w:r w:rsidRPr="00283743">
        <w:rPr>
          <w:rFonts w:ascii="Times New Roman" w:hAnsi="Times New Roman" w:cs="Times New Roman"/>
          <w:i/>
          <w:sz w:val="26"/>
          <w:szCs w:val="26"/>
        </w:rPr>
        <w:t>t = av.FindDoc(“View1”)</w:t>
      </w:r>
    </w:p>
    <w:p w14:paraId="195203E7" w14:textId="77777777" w:rsidR="00F610CB" w:rsidRPr="00283743" w:rsidRDefault="00F610CB" w:rsidP="00F610CB">
      <w:pPr>
        <w:spacing w:before="40"/>
        <w:ind w:firstLine="567"/>
        <w:jc w:val="both"/>
        <w:rPr>
          <w:rFonts w:ascii="Times New Roman" w:hAnsi="Times New Roman" w:cs="Times New Roman"/>
          <w:i/>
          <w:sz w:val="26"/>
          <w:szCs w:val="26"/>
        </w:rPr>
      </w:pPr>
      <w:r w:rsidRPr="00283743">
        <w:rPr>
          <w:rFonts w:ascii="Times New Roman" w:hAnsi="Times New Roman" w:cs="Times New Roman"/>
          <w:i/>
          <w:sz w:val="26"/>
          <w:szCs w:val="26"/>
        </w:rPr>
        <w:t>if (t = nil) then</w:t>
      </w:r>
    </w:p>
    <w:p w14:paraId="7A6C8610" w14:textId="77777777" w:rsidR="00F610CB" w:rsidRPr="00283743" w:rsidRDefault="00F610CB" w:rsidP="00F610CB">
      <w:pPr>
        <w:spacing w:before="40"/>
        <w:ind w:firstLine="567"/>
        <w:jc w:val="both"/>
        <w:rPr>
          <w:rFonts w:ascii="Times New Roman" w:hAnsi="Times New Roman" w:cs="Times New Roman"/>
          <w:i/>
          <w:sz w:val="26"/>
          <w:szCs w:val="26"/>
        </w:rPr>
      </w:pPr>
      <w:r w:rsidRPr="00283743">
        <w:rPr>
          <w:rFonts w:ascii="Times New Roman" w:hAnsi="Times New Roman" w:cs="Times New Roman"/>
          <w:i/>
          <w:sz w:val="26"/>
          <w:szCs w:val="26"/>
        </w:rPr>
        <w:t xml:space="preserve">  </w:t>
      </w:r>
      <w:r w:rsidRPr="00283743">
        <w:rPr>
          <w:rFonts w:ascii="Times New Roman" w:hAnsi="Times New Roman" w:cs="Times New Roman"/>
          <w:i/>
          <w:sz w:val="26"/>
          <w:szCs w:val="26"/>
        </w:rPr>
        <w:tab/>
        <w:t xml:space="preserve">msgbox.info(“khong tim thay doi tuong khung nhin View1”, “Thong bao”) </w:t>
      </w:r>
    </w:p>
    <w:p w14:paraId="30600927" w14:textId="77777777" w:rsidR="00F610CB" w:rsidRPr="00283743" w:rsidRDefault="00F610CB" w:rsidP="00F610CB">
      <w:pPr>
        <w:spacing w:before="40"/>
        <w:ind w:firstLine="567"/>
        <w:jc w:val="both"/>
        <w:rPr>
          <w:rFonts w:ascii="Times New Roman" w:hAnsi="Times New Roman" w:cs="Times New Roman"/>
          <w:i/>
          <w:sz w:val="26"/>
          <w:szCs w:val="26"/>
        </w:rPr>
      </w:pPr>
      <w:r w:rsidRPr="00283743">
        <w:rPr>
          <w:rFonts w:ascii="Times New Roman" w:hAnsi="Times New Roman" w:cs="Times New Roman"/>
          <w:i/>
          <w:sz w:val="26"/>
          <w:szCs w:val="26"/>
        </w:rPr>
        <w:t>end</w:t>
      </w:r>
    </w:p>
    <w:p w14:paraId="6F4BE206" w14:textId="77777777" w:rsidR="00F610CB" w:rsidRPr="00283743" w:rsidRDefault="00F610CB" w:rsidP="00F610CB">
      <w:pPr>
        <w:spacing w:before="120"/>
        <w:rPr>
          <w:rFonts w:ascii="Times New Roman" w:hAnsi="Times New Roman" w:cs="Times New Roman"/>
          <w:i/>
          <w:sz w:val="26"/>
          <w:szCs w:val="26"/>
        </w:rPr>
      </w:pPr>
      <w:bookmarkStart w:id="995" w:name="_Toc55285227"/>
      <w:r w:rsidRPr="00283743">
        <w:rPr>
          <w:rFonts w:ascii="Times New Roman" w:hAnsi="Times New Roman" w:cs="Times New Roman"/>
          <w:i/>
          <w:sz w:val="26"/>
          <w:szCs w:val="26"/>
        </w:rPr>
        <w:t>- Kiểu danh sách</w:t>
      </w:r>
      <w:bookmarkEnd w:id="995"/>
    </w:p>
    <w:p w14:paraId="4D2AFD9C"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Danh sách là tập hợp có thứ tự của các đối tượng chứa trong nó. Các đối tượng chứa trong sanh sách có thể ở bất kỳ dạng nào. Mỗi đối tượng trong danh sách được gọi là một phần tử, vị trí của phần tử được xác định thông qua chỉ số.</w:t>
      </w:r>
    </w:p>
    <w:p w14:paraId="05502636"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Chỉ số đầu tiên của danh sách luôn luôn là </w:t>
      </w:r>
      <w:r w:rsidRPr="00283743">
        <w:rPr>
          <w:rFonts w:ascii="Times New Roman" w:hAnsi="Times New Roman" w:cs="Times New Roman"/>
          <w:b/>
          <w:sz w:val="26"/>
          <w:szCs w:val="26"/>
        </w:rPr>
        <w:t>0</w:t>
      </w:r>
      <w:r w:rsidRPr="00283743">
        <w:rPr>
          <w:rFonts w:ascii="Times New Roman" w:hAnsi="Times New Roman" w:cs="Times New Roman"/>
          <w:sz w:val="26"/>
          <w:szCs w:val="26"/>
        </w:rPr>
        <w:t xml:space="preserve">. Chỉ số cuối cùng của danh sách là </w:t>
      </w:r>
      <w:r w:rsidRPr="00283743">
        <w:rPr>
          <w:rFonts w:ascii="Times New Roman" w:hAnsi="Times New Roman" w:cs="Times New Roman"/>
          <w:i/>
          <w:sz w:val="26"/>
          <w:szCs w:val="26"/>
        </w:rPr>
        <w:t>List.Count -1.</w:t>
      </w:r>
    </w:p>
    <w:p w14:paraId="6ED6A59A"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3B9C09CB"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alist</w:t>
      </w:r>
      <w:r w:rsidRPr="00283743">
        <w:rPr>
          <w:rFonts w:ascii="Times New Roman" w:hAnsi="Times New Roman" w:cs="Times New Roman"/>
          <w:i/>
          <w:sz w:val="26"/>
          <w:szCs w:val="26"/>
        </w:rPr>
        <w:tab/>
        <w:t>= {1, 5,  “a”, “hello world”}    ‘ danh sách alist có   4 phần tử</w:t>
      </w:r>
    </w:p>
    <w:p w14:paraId="6C308C88" w14:textId="77777777" w:rsidR="00F610CB" w:rsidRPr="00283743" w:rsidRDefault="00F610CB" w:rsidP="00F610CB">
      <w:pPr>
        <w:spacing w:before="120"/>
        <w:ind w:left="3420" w:hanging="2853"/>
        <w:jc w:val="both"/>
        <w:rPr>
          <w:rFonts w:ascii="Times New Roman" w:hAnsi="Times New Roman" w:cs="Times New Roman"/>
          <w:i/>
          <w:sz w:val="26"/>
          <w:szCs w:val="26"/>
        </w:rPr>
      </w:pPr>
      <w:r w:rsidRPr="00283743">
        <w:rPr>
          <w:rFonts w:ascii="Times New Roman" w:hAnsi="Times New Roman" w:cs="Times New Roman"/>
          <w:i/>
          <w:sz w:val="26"/>
          <w:szCs w:val="26"/>
        </w:rPr>
        <w:t xml:space="preserve">blist = {6 , alist, “nice” } </w:t>
      </w:r>
      <w:r w:rsidRPr="00283743">
        <w:rPr>
          <w:rFonts w:ascii="Times New Roman" w:hAnsi="Times New Roman" w:cs="Times New Roman"/>
          <w:i/>
          <w:sz w:val="26"/>
          <w:szCs w:val="26"/>
        </w:rPr>
        <w:tab/>
        <w:t>‘ danh sách blist có 3 phần tử mà phần tử thứ hai là một danh sách.</w:t>
      </w:r>
    </w:p>
    <w:p w14:paraId="1D8C2ACE"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 xml:space="preserve">f = alist.Get(0)   </w:t>
      </w:r>
      <w:r w:rsidRPr="00283743">
        <w:rPr>
          <w:rFonts w:ascii="Times New Roman" w:hAnsi="Times New Roman" w:cs="Times New Roman"/>
          <w:i/>
          <w:sz w:val="26"/>
          <w:szCs w:val="26"/>
        </w:rPr>
        <w:tab/>
      </w:r>
      <w:r w:rsidRPr="00283743">
        <w:rPr>
          <w:rFonts w:ascii="Times New Roman" w:hAnsi="Times New Roman" w:cs="Times New Roman"/>
          <w:i/>
          <w:sz w:val="26"/>
          <w:szCs w:val="26"/>
        </w:rPr>
        <w:tab/>
      </w:r>
      <w:r w:rsidRPr="00283743">
        <w:rPr>
          <w:rFonts w:ascii="Times New Roman" w:hAnsi="Times New Roman" w:cs="Times New Roman"/>
          <w:i/>
          <w:sz w:val="26"/>
          <w:szCs w:val="26"/>
        </w:rPr>
        <w:tab/>
        <w:t>‘ lấy phần tử đầu tiên của danh sách alist, f có giá trị là 1</w:t>
      </w:r>
    </w:p>
    <w:p w14:paraId="2552DBCE" w14:textId="77777777" w:rsidR="00F610CB" w:rsidRPr="00283743" w:rsidRDefault="00F610CB" w:rsidP="00F610CB">
      <w:pPr>
        <w:spacing w:before="120"/>
        <w:ind w:left="3420" w:hanging="2853"/>
        <w:jc w:val="both"/>
        <w:rPr>
          <w:rFonts w:ascii="Times New Roman" w:hAnsi="Times New Roman" w:cs="Times New Roman"/>
          <w:i/>
          <w:sz w:val="26"/>
          <w:szCs w:val="26"/>
        </w:rPr>
      </w:pPr>
      <w:r w:rsidRPr="00283743">
        <w:rPr>
          <w:rFonts w:ascii="Times New Roman" w:hAnsi="Times New Roman" w:cs="Times New Roman"/>
          <w:i/>
          <w:sz w:val="26"/>
          <w:szCs w:val="26"/>
        </w:rPr>
        <w:t xml:space="preserve">l = alist.Get(alist.Count-1) </w:t>
      </w:r>
      <w:r w:rsidRPr="00283743">
        <w:rPr>
          <w:rFonts w:ascii="Times New Roman" w:hAnsi="Times New Roman" w:cs="Times New Roman"/>
          <w:i/>
          <w:sz w:val="26"/>
          <w:szCs w:val="26"/>
        </w:rPr>
        <w:tab/>
        <w:t>‘ lấy phần tử cuối cùng của danh sách alist, l có giá trị là “hello world”</w:t>
      </w:r>
    </w:p>
    <w:p w14:paraId="76C745C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Để duyệt từng phần tử trong danh sách ta hay dùng vòng lặp for</w:t>
      </w:r>
    </w:p>
    <w:p w14:paraId="55CDACC0"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4E693583"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For each i in alist</w:t>
      </w:r>
    </w:p>
    <w:p w14:paraId="3536D4C8" w14:textId="77777777" w:rsidR="00F610CB" w:rsidRPr="00283743" w:rsidRDefault="00F610CB" w:rsidP="00F610CB">
      <w:pPr>
        <w:spacing w:before="120"/>
        <w:ind w:left="540"/>
        <w:jc w:val="both"/>
        <w:rPr>
          <w:rFonts w:ascii="Times New Roman" w:hAnsi="Times New Roman" w:cs="Times New Roman"/>
          <w:i/>
          <w:sz w:val="26"/>
          <w:szCs w:val="26"/>
          <w:lang w:val="nb-NO"/>
        </w:rPr>
      </w:pPr>
      <w:r w:rsidRPr="00283743">
        <w:rPr>
          <w:rFonts w:ascii="Times New Roman" w:hAnsi="Times New Roman" w:cs="Times New Roman"/>
          <w:i/>
          <w:sz w:val="26"/>
          <w:szCs w:val="26"/>
        </w:rPr>
        <w:t xml:space="preserve">      </w:t>
      </w:r>
      <w:r w:rsidRPr="00283743">
        <w:rPr>
          <w:rFonts w:ascii="Times New Roman" w:hAnsi="Times New Roman" w:cs="Times New Roman"/>
          <w:i/>
          <w:sz w:val="26"/>
          <w:szCs w:val="26"/>
          <w:lang w:val="nb-NO"/>
        </w:rPr>
        <w:t xml:space="preserve">Msgbox.info(i.AsString, “Phan tu”)    </w:t>
      </w:r>
    </w:p>
    <w:p w14:paraId="138DCF9B"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End</w:t>
      </w:r>
    </w:p>
    <w:p w14:paraId="426223B5"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lastRenderedPageBreak/>
        <w:t>hoặc</w:t>
      </w:r>
    </w:p>
    <w:p w14:paraId="4A00ABA6"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For i = 0 to alist.Count-1</w:t>
      </w:r>
    </w:p>
    <w:p w14:paraId="16C5D16E" w14:textId="77777777" w:rsidR="00F610CB" w:rsidRPr="00283743" w:rsidRDefault="00F610CB" w:rsidP="00F610CB">
      <w:pPr>
        <w:spacing w:before="120"/>
        <w:ind w:left="540"/>
        <w:jc w:val="both"/>
        <w:rPr>
          <w:rFonts w:ascii="Times New Roman" w:hAnsi="Times New Roman" w:cs="Times New Roman"/>
          <w:i/>
          <w:sz w:val="26"/>
          <w:szCs w:val="26"/>
          <w:lang w:val="nb-NO"/>
        </w:rPr>
      </w:pPr>
      <w:r w:rsidRPr="00283743">
        <w:rPr>
          <w:rFonts w:ascii="Times New Roman" w:hAnsi="Times New Roman" w:cs="Times New Roman"/>
          <w:i/>
          <w:sz w:val="26"/>
          <w:szCs w:val="26"/>
        </w:rPr>
        <w:t xml:space="preserve">      </w:t>
      </w:r>
      <w:r w:rsidRPr="00283743">
        <w:rPr>
          <w:rFonts w:ascii="Times New Roman" w:hAnsi="Times New Roman" w:cs="Times New Roman"/>
          <w:i/>
          <w:sz w:val="26"/>
          <w:szCs w:val="26"/>
          <w:lang w:val="nb-NO"/>
        </w:rPr>
        <w:t>Msgbox.info(alist.Get(i).AsString, “Phan tu”)</w:t>
      </w:r>
    </w:p>
    <w:p w14:paraId="3E001F6F" w14:textId="77777777" w:rsidR="00F610CB" w:rsidRPr="00283743" w:rsidRDefault="00F610CB" w:rsidP="00F610CB">
      <w:pPr>
        <w:spacing w:before="120"/>
        <w:ind w:left="540"/>
        <w:jc w:val="both"/>
        <w:rPr>
          <w:rFonts w:ascii="Times New Roman" w:hAnsi="Times New Roman" w:cs="Times New Roman"/>
          <w:i/>
          <w:sz w:val="26"/>
          <w:szCs w:val="26"/>
          <w:lang w:val="nb-NO"/>
        </w:rPr>
      </w:pPr>
      <w:r w:rsidRPr="00283743">
        <w:rPr>
          <w:rFonts w:ascii="Times New Roman" w:hAnsi="Times New Roman" w:cs="Times New Roman"/>
          <w:i/>
          <w:sz w:val="26"/>
          <w:szCs w:val="26"/>
          <w:lang w:val="nb-NO"/>
        </w:rPr>
        <w:t>End</w:t>
      </w:r>
    </w:p>
    <w:p w14:paraId="25C2C130" w14:textId="77777777" w:rsidR="00F610CB" w:rsidRPr="00283743" w:rsidRDefault="00F610CB" w:rsidP="00F610CB">
      <w:pPr>
        <w:spacing w:before="120"/>
        <w:ind w:firstLine="540"/>
        <w:jc w:val="both"/>
        <w:rPr>
          <w:rFonts w:ascii="Times New Roman" w:hAnsi="Times New Roman" w:cs="Times New Roman"/>
          <w:iCs/>
          <w:sz w:val="26"/>
          <w:szCs w:val="26"/>
          <w:lang w:val="nb-NO"/>
        </w:rPr>
      </w:pPr>
      <w:r w:rsidRPr="00283743">
        <w:rPr>
          <w:rFonts w:ascii="Times New Roman" w:hAnsi="Times New Roman" w:cs="Times New Roman"/>
          <w:iCs/>
          <w:sz w:val="26"/>
          <w:szCs w:val="26"/>
          <w:lang w:val="nb-NO"/>
        </w:rPr>
        <w:t>Phát biểu for là một dạng phát biểu lặp trong Avenue, ta sẽ tìm hiểu phát biểu này trong phần các phát biểu của Avenue.</w:t>
      </w:r>
    </w:p>
    <w:p w14:paraId="3B7A1C70" w14:textId="77777777" w:rsidR="00F610CB" w:rsidRPr="00283743" w:rsidRDefault="00F610CB" w:rsidP="00F610CB">
      <w:pPr>
        <w:spacing w:before="120"/>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Ta cũng có thể thực hiện các phép </w:t>
      </w:r>
      <w:r w:rsidRPr="00283743">
        <w:rPr>
          <w:rFonts w:ascii="Times New Roman" w:hAnsi="Times New Roman" w:cs="Times New Roman"/>
          <w:b/>
          <w:i/>
          <w:sz w:val="26"/>
          <w:szCs w:val="26"/>
          <w:lang w:val="nb-NO"/>
        </w:rPr>
        <w:t>+ (phép hợp), - (phép hiệu)</w:t>
      </w:r>
      <w:r w:rsidRPr="00283743">
        <w:rPr>
          <w:rFonts w:ascii="Times New Roman" w:hAnsi="Times New Roman" w:cs="Times New Roman"/>
          <w:sz w:val="26"/>
          <w:szCs w:val="26"/>
          <w:lang w:val="nb-NO"/>
        </w:rPr>
        <w:t xml:space="preserve"> trên danh sách</w:t>
      </w:r>
    </w:p>
    <w:p w14:paraId="56A1D1E6"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18FE3CE6"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alist = {1 ,2 , 4, 5}</w:t>
      </w:r>
    </w:p>
    <w:p w14:paraId="6C72FCF3"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blist = {3, 4, 6, 7}</w:t>
      </w:r>
    </w:p>
    <w:p w14:paraId="125ED55D"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 xml:space="preserve">clist = alist + blist              ‘clist={1,2,4,5,3,4,6,7} </w:t>
      </w:r>
    </w:p>
    <w:p w14:paraId="5B2C1797"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 xml:space="preserve">dlist = alist- blist                ‘dlist={1 ,2 ,5} </w:t>
      </w:r>
    </w:p>
    <w:p w14:paraId="4591EEA5"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Ví dụ sau thực hiện việc in ra các phần tử trong một danh sách</w:t>
      </w:r>
    </w:p>
    <w:p w14:paraId="0A7D1446"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alist = {“pen”, “ruler”, “ink”, “table”, “chair”}</w:t>
      </w:r>
    </w:p>
    <w:p w14:paraId="7B7F7D38"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for each i in alist</w:t>
      </w:r>
    </w:p>
    <w:p w14:paraId="64F3CB99"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 xml:space="preserve"> </w:t>
      </w:r>
      <w:r w:rsidRPr="00283743">
        <w:rPr>
          <w:rFonts w:ascii="Times New Roman" w:hAnsi="Times New Roman" w:cs="Times New Roman"/>
          <w:i/>
          <w:sz w:val="26"/>
          <w:szCs w:val="26"/>
        </w:rPr>
        <w:tab/>
        <w:t>msgbox.info(i, “Phan tu”)</w:t>
      </w:r>
    </w:p>
    <w:p w14:paraId="77D688F7" w14:textId="77777777" w:rsidR="00481FD3" w:rsidRPr="00283743" w:rsidRDefault="00F610CB" w:rsidP="00481FD3">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end</w:t>
      </w:r>
      <w:bookmarkStart w:id="996" w:name="_Toc55285228"/>
    </w:p>
    <w:p w14:paraId="7C516A81" w14:textId="77777777" w:rsidR="00F610CB" w:rsidRPr="00283743" w:rsidRDefault="00F610CB" w:rsidP="00481FD3">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Kiểu Stack</w:t>
      </w:r>
      <w:bookmarkEnd w:id="996"/>
    </w:p>
    <w:p w14:paraId="5A6FE3F4"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Giống như danh sách, Stack cũng là tập hợp các đối tượng có thứ tự nhưng Stack có điểm khác biệt là cách thức truy xuất các phần tử. Với Stack ta truy xuất các phần tử theo thứ tự Last in, First out (LILO), tức là phần tử vào sau cùng được lấy ra đầu tiên. </w:t>
      </w:r>
    </w:p>
    <w:p w14:paraId="1188E2AF"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Lớp </w:t>
      </w:r>
      <w:r w:rsidRPr="00283743">
        <w:rPr>
          <w:rFonts w:ascii="Times New Roman" w:hAnsi="Times New Roman" w:cs="Times New Roman"/>
          <w:b/>
          <w:i/>
          <w:sz w:val="26"/>
          <w:szCs w:val="26"/>
        </w:rPr>
        <w:t>Stack</w:t>
      </w:r>
      <w:r w:rsidRPr="00283743">
        <w:rPr>
          <w:rFonts w:ascii="Times New Roman" w:hAnsi="Times New Roman" w:cs="Times New Roman"/>
          <w:sz w:val="26"/>
          <w:szCs w:val="26"/>
        </w:rPr>
        <w:t xml:space="preserve"> hỗ trợ hai yêu cầu chính đó là </w:t>
      </w:r>
      <w:r w:rsidRPr="00283743">
        <w:rPr>
          <w:rFonts w:ascii="Times New Roman" w:hAnsi="Times New Roman" w:cs="Times New Roman"/>
          <w:b/>
          <w:i/>
          <w:sz w:val="26"/>
          <w:szCs w:val="26"/>
        </w:rPr>
        <w:t>push</w:t>
      </w:r>
      <w:r w:rsidRPr="00283743">
        <w:rPr>
          <w:rFonts w:ascii="Times New Roman" w:hAnsi="Times New Roman" w:cs="Times New Roman"/>
          <w:sz w:val="26"/>
          <w:szCs w:val="26"/>
        </w:rPr>
        <w:t xml:space="preserve"> và </w:t>
      </w:r>
      <w:r w:rsidRPr="00283743">
        <w:rPr>
          <w:rFonts w:ascii="Times New Roman" w:hAnsi="Times New Roman" w:cs="Times New Roman"/>
          <w:b/>
          <w:i/>
          <w:sz w:val="26"/>
          <w:szCs w:val="26"/>
        </w:rPr>
        <w:t>pop</w:t>
      </w:r>
      <w:r w:rsidRPr="00283743">
        <w:rPr>
          <w:rFonts w:ascii="Times New Roman" w:hAnsi="Times New Roman" w:cs="Times New Roman"/>
          <w:sz w:val="26"/>
          <w:szCs w:val="26"/>
        </w:rPr>
        <w:t>, push dùng để cho một phần tử vào Stack, pop dùng để lấy một phần tử ra khỏi Stack.</w:t>
      </w:r>
    </w:p>
    <w:p w14:paraId="4B6CFB49" w14:textId="77777777" w:rsidR="00F610CB" w:rsidRPr="00283743" w:rsidRDefault="00F610CB" w:rsidP="00F610CB">
      <w:pPr>
        <w:spacing w:before="120"/>
        <w:rPr>
          <w:rFonts w:ascii="Times New Roman" w:hAnsi="Times New Roman" w:cs="Times New Roman"/>
          <w:i/>
          <w:sz w:val="26"/>
          <w:szCs w:val="26"/>
        </w:rPr>
      </w:pPr>
      <w:r w:rsidRPr="00283743">
        <w:rPr>
          <w:rFonts w:ascii="Times New Roman" w:hAnsi="Times New Roman" w:cs="Times New Roman"/>
          <w:i/>
          <w:sz w:val="26"/>
          <w:szCs w:val="26"/>
        </w:rPr>
        <w:t xml:space="preserve">- </w:t>
      </w:r>
      <w:bookmarkStart w:id="997" w:name="_Toc55285229"/>
      <w:r w:rsidRPr="00283743">
        <w:rPr>
          <w:rFonts w:ascii="Times New Roman" w:hAnsi="Times New Roman" w:cs="Times New Roman"/>
          <w:i/>
          <w:sz w:val="26"/>
          <w:szCs w:val="26"/>
        </w:rPr>
        <w:t>Kiểu Dictionary</w:t>
      </w:r>
      <w:bookmarkEnd w:id="997"/>
    </w:p>
    <w:p w14:paraId="2EF103B3"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b/>
          <w:i/>
          <w:sz w:val="26"/>
          <w:szCs w:val="26"/>
        </w:rPr>
        <w:t>Dictionary</w:t>
      </w:r>
      <w:r w:rsidRPr="00283743">
        <w:rPr>
          <w:rFonts w:ascii="Times New Roman" w:hAnsi="Times New Roman" w:cs="Times New Roman"/>
          <w:sz w:val="26"/>
          <w:szCs w:val="26"/>
        </w:rPr>
        <w:t xml:space="preserve"> là một loại tập hợp mà ta </w:t>
      </w:r>
      <w:r w:rsidRPr="00283743">
        <w:rPr>
          <w:rFonts w:ascii="Times New Roman" w:hAnsi="Times New Roman" w:cs="Times New Roman"/>
          <w:b/>
          <w:i/>
          <w:sz w:val="26"/>
          <w:szCs w:val="26"/>
        </w:rPr>
        <w:t>truy xuất vào các phần tử của nó không theo thứ tự</w:t>
      </w:r>
      <w:r w:rsidRPr="00283743">
        <w:rPr>
          <w:rFonts w:ascii="Times New Roman" w:hAnsi="Times New Roman" w:cs="Times New Roman"/>
          <w:sz w:val="26"/>
          <w:szCs w:val="26"/>
        </w:rPr>
        <w:t xml:space="preserve">, khác với danh sách dùng chỉ số là kiểu số để truy xuất vào một phần tử, Dictionary dùng </w:t>
      </w:r>
      <w:r w:rsidRPr="00283743">
        <w:rPr>
          <w:rFonts w:ascii="Times New Roman" w:hAnsi="Times New Roman" w:cs="Times New Roman"/>
          <w:b/>
          <w:i/>
          <w:sz w:val="26"/>
          <w:szCs w:val="26"/>
        </w:rPr>
        <w:t>khoá (key) có kiểu bất kỳ để xác định một phần tử trong nó</w:t>
      </w:r>
      <w:r w:rsidRPr="00283743">
        <w:rPr>
          <w:rFonts w:ascii="Times New Roman" w:hAnsi="Times New Roman" w:cs="Times New Roman"/>
          <w:sz w:val="26"/>
          <w:szCs w:val="26"/>
        </w:rPr>
        <w:t xml:space="preserve">. </w:t>
      </w:r>
    </w:p>
    <w:p w14:paraId="6F27BE3F"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Khi khởi tạo một Dictionary, ta cần xác định kích thước ban đầu cho nó, trong lúc chạy ta có thể thêm vào Dictionary số lượng phần tử lớn hơn kích thước của nó, tuy nhiên điều này sẽ làm tốn thời gian để truy xuất một phần tử.</w:t>
      </w:r>
    </w:p>
    <w:p w14:paraId="62BA5705"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Các yêu cầu của lớp Dictionary</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80"/>
        <w:gridCol w:w="2880"/>
        <w:gridCol w:w="3528"/>
      </w:tblGrid>
      <w:tr w:rsidR="00F610CB" w:rsidRPr="00283743" w14:paraId="453E07D3" w14:textId="77777777" w:rsidTr="00C70258">
        <w:tc>
          <w:tcPr>
            <w:tcW w:w="1980" w:type="dxa"/>
            <w:shd w:val="clear" w:color="auto" w:fill="auto"/>
          </w:tcPr>
          <w:p w14:paraId="21A93675" w14:textId="77777777" w:rsidR="00F610CB" w:rsidRPr="00283743" w:rsidRDefault="00F610CB" w:rsidP="00C70258">
            <w:pPr>
              <w:spacing w:before="120"/>
              <w:jc w:val="both"/>
              <w:rPr>
                <w:rFonts w:ascii="Times New Roman" w:hAnsi="Times New Roman" w:cs="Times New Roman"/>
                <w:b/>
                <w:bCs/>
                <w:sz w:val="26"/>
                <w:szCs w:val="26"/>
              </w:rPr>
            </w:pPr>
            <w:r w:rsidRPr="00283743">
              <w:rPr>
                <w:rFonts w:ascii="Times New Roman" w:hAnsi="Times New Roman" w:cs="Times New Roman"/>
                <w:b/>
                <w:bCs/>
                <w:sz w:val="26"/>
                <w:szCs w:val="26"/>
              </w:rPr>
              <w:t>Tên yêu cầu</w:t>
            </w:r>
          </w:p>
        </w:tc>
        <w:tc>
          <w:tcPr>
            <w:tcW w:w="2880" w:type="dxa"/>
            <w:shd w:val="clear" w:color="auto" w:fill="auto"/>
          </w:tcPr>
          <w:p w14:paraId="739ADF99" w14:textId="77777777" w:rsidR="00F610CB" w:rsidRPr="00283743" w:rsidRDefault="00F610CB" w:rsidP="00C70258">
            <w:pPr>
              <w:spacing w:before="120"/>
              <w:jc w:val="both"/>
              <w:rPr>
                <w:rFonts w:ascii="Times New Roman" w:hAnsi="Times New Roman" w:cs="Times New Roman"/>
                <w:b/>
                <w:bCs/>
                <w:sz w:val="26"/>
                <w:szCs w:val="26"/>
              </w:rPr>
            </w:pPr>
            <w:r w:rsidRPr="00283743">
              <w:rPr>
                <w:rFonts w:ascii="Times New Roman" w:hAnsi="Times New Roman" w:cs="Times New Roman"/>
                <w:b/>
                <w:bCs/>
                <w:sz w:val="26"/>
                <w:szCs w:val="26"/>
              </w:rPr>
              <w:t>Kiểu trả về</w:t>
            </w:r>
          </w:p>
        </w:tc>
        <w:tc>
          <w:tcPr>
            <w:tcW w:w="3528" w:type="dxa"/>
            <w:shd w:val="clear" w:color="auto" w:fill="auto"/>
          </w:tcPr>
          <w:p w14:paraId="1780DA29" w14:textId="77777777" w:rsidR="00F610CB" w:rsidRPr="00283743" w:rsidRDefault="00F610CB" w:rsidP="00C70258">
            <w:pPr>
              <w:spacing w:before="120"/>
              <w:jc w:val="both"/>
              <w:rPr>
                <w:rFonts w:ascii="Times New Roman" w:hAnsi="Times New Roman" w:cs="Times New Roman"/>
                <w:b/>
                <w:bCs/>
                <w:sz w:val="26"/>
                <w:szCs w:val="26"/>
              </w:rPr>
            </w:pPr>
            <w:r w:rsidRPr="00283743">
              <w:rPr>
                <w:rFonts w:ascii="Times New Roman" w:hAnsi="Times New Roman" w:cs="Times New Roman"/>
                <w:b/>
                <w:bCs/>
                <w:sz w:val="26"/>
                <w:szCs w:val="26"/>
              </w:rPr>
              <w:t>Ý nghĩa</w:t>
            </w:r>
          </w:p>
        </w:tc>
      </w:tr>
      <w:tr w:rsidR="00F610CB" w:rsidRPr="00283743" w14:paraId="202D44A9" w14:textId="77777777" w:rsidTr="00C70258">
        <w:tc>
          <w:tcPr>
            <w:tcW w:w="1980" w:type="dxa"/>
            <w:shd w:val="clear" w:color="auto" w:fill="auto"/>
          </w:tcPr>
          <w:p w14:paraId="77BEF49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Make(size)</w:t>
            </w:r>
          </w:p>
        </w:tc>
        <w:tc>
          <w:tcPr>
            <w:tcW w:w="2880" w:type="dxa"/>
            <w:shd w:val="clear" w:color="auto" w:fill="auto"/>
          </w:tcPr>
          <w:p w14:paraId="73B9C42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Dictionary</w:t>
            </w:r>
          </w:p>
        </w:tc>
        <w:tc>
          <w:tcPr>
            <w:tcW w:w="3528" w:type="dxa"/>
            <w:shd w:val="clear" w:color="auto" w:fill="auto"/>
          </w:tcPr>
          <w:p w14:paraId="38A800A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Khởi tạo một Dictionary có kích thước là size.</w:t>
            </w:r>
          </w:p>
        </w:tc>
      </w:tr>
      <w:tr w:rsidR="00F610CB" w:rsidRPr="00283743" w14:paraId="01870753" w14:textId="77777777" w:rsidTr="00C70258">
        <w:tc>
          <w:tcPr>
            <w:tcW w:w="1980" w:type="dxa"/>
            <w:shd w:val="clear" w:color="auto" w:fill="auto"/>
          </w:tcPr>
          <w:p w14:paraId="03AFB9E6"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Add(key,Value)</w:t>
            </w:r>
          </w:p>
        </w:tc>
        <w:tc>
          <w:tcPr>
            <w:tcW w:w="2880" w:type="dxa"/>
            <w:shd w:val="clear" w:color="auto" w:fill="auto"/>
          </w:tcPr>
          <w:p w14:paraId="077B705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Boolean</w:t>
            </w:r>
          </w:p>
        </w:tc>
        <w:tc>
          <w:tcPr>
            <w:tcW w:w="3528" w:type="dxa"/>
            <w:shd w:val="clear" w:color="auto" w:fill="auto"/>
          </w:tcPr>
          <w:p w14:paraId="2592886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Thêm vào Dictionary một phần tử có giá trị là Value, khoá là key. Nếu khoá này đã tồn tại thì trả về false và phần tử không thêm được vào Dictionary</w:t>
            </w:r>
          </w:p>
        </w:tc>
      </w:tr>
      <w:tr w:rsidR="00F610CB" w:rsidRPr="00283743" w14:paraId="3A72C6CF" w14:textId="77777777" w:rsidTr="00C70258">
        <w:tc>
          <w:tcPr>
            <w:tcW w:w="1980" w:type="dxa"/>
            <w:shd w:val="clear" w:color="auto" w:fill="auto"/>
          </w:tcPr>
          <w:p w14:paraId="3430A7F6"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Get(key)</w:t>
            </w:r>
          </w:p>
        </w:tc>
        <w:tc>
          <w:tcPr>
            <w:tcW w:w="2880" w:type="dxa"/>
            <w:shd w:val="clear" w:color="auto" w:fill="auto"/>
          </w:tcPr>
          <w:p w14:paraId="49A853AC"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Object</w:t>
            </w:r>
          </w:p>
        </w:tc>
        <w:tc>
          <w:tcPr>
            <w:tcW w:w="3528" w:type="dxa"/>
            <w:shd w:val="clear" w:color="auto" w:fill="auto"/>
          </w:tcPr>
          <w:p w14:paraId="599EC18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Lấy phần tử có khoá là key trong Dictionary</w:t>
            </w:r>
          </w:p>
        </w:tc>
      </w:tr>
      <w:tr w:rsidR="00F610CB" w:rsidRPr="00283743" w14:paraId="0EDFC3EA" w14:textId="77777777" w:rsidTr="00C70258">
        <w:tc>
          <w:tcPr>
            <w:tcW w:w="1980" w:type="dxa"/>
            <w:shd w:val="clear" w:color="auto" w:fill="auto"/>
          </w:tcPr>
          <w:p w14:paraId="6041D59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Remove(key)</w:t>
            </w:r>
          </w:p>
        </w:tc>
        <w:tc>
          <w:tcPr>
            <w:tcW w:w="2880" w:type="dxa"/>
            <w:shd w:val="clear" w:color="auto" w:fill="auto"/>
          </w:tcPr>
          <w:p w14:paraId="58AB7B8F" w14:textId="77777777" w:rsidR="00F610CB" w:rsidRPr="00283743" w:rsidRDefault="00F610CB" w:rsidP="00C70258">
            <w:pPr>
              <w:spacing w:before="120"/>
              <w:jc w:val="both"/>
              <w:rPr>
                <w:rFonts w:ascii="Times New Roman" w:hAnsi="Times New Roman" w:cs="Times New Roman"/>
                <w:sz w:val="26"/>
                <w:szCs w:val="26"/>
              </w:rPr>
            </w:pPr>
          </w:p>
        </w:tc>
        <w:tc>
          <w:tcPr>
            <w:tcW w:w="3528" w:type="dxa"/>
            <w:shd w:val="clear" w:color="auto" w:fill="auto"/>
          </w:tcPr>
          <w:p w14:paraId="45B0134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Xoá phần tử có khoá là key trong Dictionary</w:t>
            </w:r>
          </w:p>
        </w:tc>
      </w:tr>
      <w:tr w:rsidR="00F610CB" w:rsidRPr="00283743" w14:paraId="1997168A" w14:textId="77777777" w:rsidTr="00C70258">
        <w:tc>
          <w:tcPr>
            <w:tcW w:w="1980" w:type="dxa"/>
            <w:shd w:val="clear" w:color="auto" w:fill="auto"/>
          </w:tcPr>
          <w:p w14:paraId="396BA1E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Count</w:t>
            </w:r>
          </w:p>
        </w:tc>
        <w:tc>
          <w:tcPr>
            <w:tcW w:w="2880" w:type="dxa"/>
            <w:shd w:val="clear" w:color="auto" w:fill="auto"/>
          </w:tcPr>
          <w:p w14:paraId="712FEA98"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Number</w:t>
            </w:r>
          </w:p>
        </w:tc>
        <w:tc>
          <w:tcPr>
            <w:tcW w:w="3528" w:type="dxa"/>
            <w:shd w:val="clear" w:color="auto" w:fill="auto"/>
          </w:tcPr>
          <w:p w14:paraId="5647BFD4"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Lấy về số phần tử trong Dictionary</w:t>
            </w:r>
          </w:p>
        </w:tc>
      </w:tr>
    </w:tbl>
    <w:p w14:paraId="54485C89"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7712DAA5"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d = Dictionary.Make(11)                 ‘ tạo Dictionary có kích thước là 11</w:t>
      </w:r>
      <w:r w:rsidRPr="00283743">
        <w:rPr>
          <w:rFonts w:ascii="Times New Roman" w:hAnsi="Times New Roman" w:cs="Times New Roman"/>
          <w:i/>
          <w:sz w:val="26"/>
          <w:szCs w:val="26"/>
        </w:rPr>
        <w:cr/>
        <w:t>d.Add("List 1", {"a", "b", "d"})        ‘ Thêm vào d một danh sách có khoá là “List 1”</w:t>
      </w:r>
      <w:r w:rsidRPr="00283743">
        <w:rPr>
          <w:rFonts w:ascii="Times New Roman" w:hAnsi="Times New Roman" w:cs="Times New Roman"/>
          <w:i/>
          <w:sz w:val="26"/>
          <w:szCs w:val="26"/>
        </w:rPr>
        <w:cr/>
        <w:t xml:space="preserve">d.Add("List 2", {"What", "Is", "This?"}) ‘ Thêm vào d một  danh sách có khoá là “List 2” </w:t>
      </w:r>
      <w:r w:rsidRPr="00283743">
        <w:rPr>
          <w:rFonts w:ascii="Times New Roman" w:hAnsi="Times New Roman" w:cs="Times New Roman"/>
          <w:i/>
          <w:sz w:val="26"/>
          <w:szCs w:val="26"/>
        </w:rPr>
        <w:cr/>
        <w:t>d.Add("List 3", {"Goodnight", "Night", "John", "Boy"})    ‘ Thêm vào d một danh sách có khoá là “List 3”</w:t>
      </w:r>
    </w:p>
    <w:p w14:paraId="295AD4D8" w14:textId="77777777" w:rsidR="00F610CB" w:rsidRPr="00283743" w:rsidRDefault="00F610CB" w:rsidP="00F610CB">
      <w:pPr>
        <w:spacing w:before="120"/>
        <w:ind w:firstLine="540"/>
        <w:jc w:val="both"/>
        <w:rPr>
          <w:rFonts w:ascii="Times New Roman" w:hAnsi="Times New Roman" w:cs="Times New Roman"/>
          <w:i/>
          <w:sz w:val="26"/>
          <w:szCs w:val="26"/>
        </w:rPr>
      </w:pPr>
      <w:r w:rsidRPr="00283743">
        <w:rPr>
          <w:rFonts w:ascii="Times New Roman" w:hAnsi="Times New Roman" w:cs="Times New Roman"/>
          <w:i/>
          <w:sz w:val="26"/>
          <w:szCs w:val="26"/>
        </w:rPr>
        <w:t>aList = d.Get("List 1")                ‘ aList ={“a”,”b”,”d”}</w:t>
      </w:r>
      <w:r w:rsidRPr="00283743">
        <w:rPr>
          <w:rFonts w:ascii="Times New Roman" w:hAnsi="Times New Roman" w:cs="Times New Roman"/>
          <w:i/>
          <w:sz w:val="26"/>
          <w:szCs w:val="26"/>
        </w:rPr>
        <w:cr/>
      </w:r>
      <w:bookmarkStart w:id="998" w:name="_Toc55285230"/>
      <w:r w:rsidRPr="00283743">
        <w:rPr>
          <w:rFonts w:ascii="Times New Roman" w:hAnsi="Times New Roman" w:cs="Times New Roman"/>
          <w:i/>
          <w:sz w:val="26"/>
          <w:szCs w:val="26"/>
        </w:rPr>
        <w:br w:type="page"/>
      </w:r>
      <w:r w:rsidRPr="00283743">
        <w:rPr>
          <w:rFonts w:ascii="Times New Roman" w:hAnsi="Times New Roman" w:cs="Times New Roman"/>
          <w:i/>
          <w:sz w:val="26"/>
          <w:szCs w:val="26"/>
        </w:rPr>
        <w:lastRenderedPageBreak/>
        <w:t>- Kiểu Bitmap</w:t>
      </w:r>
      <w:bookmarkEnd w:id="998"/>
    </w:p>
    <w:p w14:paraId="1CA42156"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Một bitmap là một tập hợp </w:t>
      </w:r>
      <w:r w:rsidRPr="00283743">
        <w:rPr>
          <w:rFonts w:ascii="Times New Roman" w:hAnsi="Times New Roman" w:cs="Times New Roman"/>
          <w:i/>
          <w:sz w:val="26"/>
          <w:szCs w:val="26"/>
        </w:rPr>
        <w:t>có thứ tự</w:t>
      </w:r>
      <w:r w:rsidRPr="00283743">
        <w:rPr>
          <w:rFonts w:ascii="Times New Roman" w:hAnsi="Times New Roman" w:cs="Times New Roman"/>
          <w:sz w:val="26"/>
          <w:szCs w:val="26"/>
        </w:rPr>
        <w:t xml:space="preserve"> và </w:t>
      </w:r>
      <w:r w:rsidRPr="00283743">
        <w:rPr>
          <w:rFonts w:ascii="Times New Roman" w:hAnsi="Times New Roman" w:cs="Times New Roman"/>
          <w:i/>
          <w:sz w:val="26"/>
          <w:szCs w:val="26"/>
        </w:rPr>
        <w:t>có kích thước cố định</w:t>
      </w:r>
      <w:r w:rsidRPr="00283743">
        <w:rPr>
          <w:rFonts w:ascii="Times New Roman" w:hAnsi="Times New Roman" w:cs="Times New Roman"/>
          <w:sz w:val="26"/>
          <w:szCs w:val="26"/>
        </w:rPr>
        <w:t xml:space="preserve"> của các </w:t>
      </w:r>
      <w:r w:rsidRPr="00283743">
        <w:rPr>
          <w:rFonts w:ascii="Times New Roman" w:hAnsi="Times New Roman" w:cs="Times New Roman"/>
          <w:i/>
          <w:sz w:val="26"/>
          <w:szCs w:val="26"/>
        </w:rPr>
        <w:t>giá trị luận lý</w:t>
      </w:r>
      <w:r w:rsidRPr="00283743">
        <w:rPr>
          <w:rFonts w:ascii="Times New Roman" w:hAnsi="Times New Roman" w:cs="Times New Roman"/>
          <w:sz w:val="26"/>
          <w:szCs w:val="26"/>
        </w:rPr>
        <w:t xml:space="preserve"> được gọi là các </w:t>
      </w:r>
      <w:r w:rsidRPr="00283743">
        <w:rPr>
          <w:rFonts w:ascii="Times New Roman" w:hAnsi="Times New Roman" w:cs="Times New Roman"/>
          <w:i/>
          <w:sz w:val="26"/>
          <w:szCs w:val="26"/>
        </w:rPr>
        <w:t>bit</w:t>
      </w:r>
      <w:r w:rsidRPr="00283743">
        <w:rPr>
          <w:rFonts w:ascii="Times New Roman" w:hAnsi="Times New Roman" w:cs="Times New Roman"/>
          <w:sz w:val="26"/>
          <w:szCs w:val="26"/>
        </w:rPr>
        <w:t xml:space="preserve">. Giá trị mỗi bit cho ta biết bit đó được thiết lập hay không (nghĩa là true hay là false). </w:t>
      </w:r>
    </w:p>
    <w:p w14:paraId="5F9FA2ED"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Bitmap thường được sử dụng để lựa </w:t>
      </w:r>
      <w:r w:rsidRPr="00283743">
        <w:rPr>
          <w:rFonts w:ascii="Times New Roman" w:hAnsi="Times New Roman" w:cs="Times New Roman"/>
          <w:i/>
          <w:sz w:val="26"/>
          <w:szCs w:val="26"/>
        </w:rPr>
        <w:t>chọn các record trong một bảng</w:t>
      </w:r>
      <w:r w:rsidRPr="00283743">
        <w:rPr>
          <w:rFonts w:ascii="Times New Roman" w:hAnsi="Times New Roman" w:cs="Times New Roman"/>
          <w:sz w:val="26"/>
          <w:szCs w:val="26"/>
        </w:rPr>
        <w:t xml:space="preserve">, với mỗi record được chọn bit tương ứng với record này được thiết lập ở giá trị true. </w:t>
      </w:r>
    </w:p>
    <w:p w14:paraId="0A3A5144"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sz w:val="26"/>
          <w:szCs w:val="26"/>
        </w:rPr>
        <w:t xml:space="preserve">Bitmap còn được sử dụng để </w:t>
      </w:r>
      <w:r w:rsidRPr="00283743">
        <w:rPr>
          <w:rFonts w:ascii="Times New Roman" w:hAnsi="Times New Roman" w:cs="Times New Roman"/>
          <w:i/>
          <w:sz w:val="26"/>
          <w:szCs w:val="26"/>
        </w:rPr>
        <w:t>điều khiển cách hiển thị của theme</w:t>
      </w:r>
      <w:r w:rsidRPr="00283743">
        <w:rPr>
          <w:rFonts w:ascii="Times New Roman" w:hAnsi="Times New Roman" w:cs="Times New Roman"/>
          <w:sz w:val="26"/>
          <w:szCs w:val="26"/>
        </w:rPr>
        <w:t xml:space="preserve">, chẳng hạn trong lớp đường giao thông ta chỉ muốn hiển thị các con đường cao tốc, lúc đó </w:t>
      </w:r>
      <w:r w:rsidRPr="00283743">
        <w:rPr>
          <w:rFonts w:ascii="Times New Roman" w:hAnsi="Times New Roman" w:cs="Times New Roman"/>
          <w:i/>
          <w:sz w:val="26"/>
          <w:szCs w:val="26"/>
        </w:rPr>
        <w:t>ta thiết lập một bitmap để chỉ chọn các con đường cao tốc trong lớp đường giao thông.</w:t>
      </w:r>
    </w:p>
    <w:p w14:paraId="7A4C5825"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Một số yêu cầu của lớp bitmap</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80"/>
        <w:gridCol w:w="2700"/>
        <w:gridCol w:w="3708"/>
      </w:tblGrid>
      <w:tr w:rsidR="00F610CB" w:rsidRPr="00283743" w14:paraId="10C0BE77" w14:textId="77777777" w:rsidTr="00C70258">
        <w:tc>
          <w:tcPr>
            <w:tcW w:w="1980" w:type="dxa"/>
            <w:shd w:val="clear" w:color="auto" w:fill="auto"/>
          </w:tcPr>
          <w:p w14:paraId="5DDE775B" w14:textId="77777777" w:rsidR="00F610CB" w:rsidRPr="00283743" w:rsidRDefault="00F610CB" w:rsidP="00C70258">
            <w:pPr>
              <w:spacing w:before="120"/>
              <w:jc w:val="both"/>
              <w:rPr>
                <w:rFonts w:ascii="Times New Roman" w:hAnsi="Times New Roman" w:cs="Times New Roman"/>
                <w:b/>
                <w:bCs/>
                <w:sz w:val="26"/>
                <w:szCs w:val="26"/>
              </w:rPr>
            </w:pPr>
            <w:r w:rsidRPr="00283743">
              <w:rPr>
                <w:rFonts w:ascii="Times New Roman" w:hAnsi="Times New Roman" w:cs="Times New Roman"/>
                <w:b/>
                <w:bCs/>
                <w:sz w:val="26"/>
                <w:szCs w:val="26"/>
              </w:rPr>
              <w:t>Tên yêu cầu</w:t>
            </w:r>
          </w:p>
        </w:tc>
        <w:tc>
          <w:tcPr>
            <w:tcW w:w="2700" w:type="dxa"/>
            <w:shd w:val="clear" w:color="auto" w:fill="auto"/>
          </w:tcPr>
          <w:p w14:paraId="3A95B7E6" w14:textId="77777777" w:rsidR="00F610CB" w:rsidRPr="00283743" w:rsidRDefault="00F610CB" w:rsidP="00C70258">
            <w:pPr>
              <w:spacing w:before="120"/>
              <w:jc w:val="both"/>
              <w:rPr>
                <w:rFonts w:ascii="Times New Roman" w:hAnsi="Times New Roman" w:cs="Times New Roman"/>
                <w:b/>
                <w:bCs/>
                <w:sz w:val="26"/>
                <w:szCs w:val="26"/>
              </w:rPr>
            </w:pPr>
            <w:r w:rsidRPr="00283743">
              <w:rPr>
                <w:rFonts w:ascii="Times New Roman" w:hAnsi="Times New Roman" w:cs="Times New Roman"/>
                <w:b/>
                <w:bCs/>
                <w:sz w:val="26"/>
                <w:szCs w:val="26"/>
              </w:rPr>
              <w:t>Kiểu trả về</w:t>
            </w:r>
          </w:p>
        </w:tc>
        <w:tc>
          <w:tcPr>
            <w:tcW w:w="3708" w:type="dxa"/>
            <w:shd w:val="clear" w:color="auto" w:fill="auto"/>
          </w:tcPr>
          <w:p w14:paraId="1CBCC43B" w14:textId="77777777" w:rsidR="00F610CB" w:rsidRPr="00283743" w:rsidRDefault="00F610CB" w:rsidP="00C70258">
            <w:pPr>
              <w:spacing w:before="120"/>
              <w:jc w:val="both"/>
              <w:rPr>
                <w:rFonts w:ascii="Times New Roman" w:hAnsi="Times New Roman" w:cs="Times New Roman"/>
                <w:b/>
                <w:bCs/>
                <w:sz w:val="26"/>
                <w:szCs w:val="26"/>
              </w:rPr>
            </w:pPr>
            <w:r w:rsidRPr="00283743">
              <w:rPr>
                <w:rFonts w:ascii="Times New Roman" w:hAnsi="Times New Roman" w:cs="Times New Roman"/>
                <w:b/>
                <w:bCs/>
                <w:sz w:val="26"/>
                <w:szCs w:val="26"/>
              </w:rPr>
              <w:t>Ý nghĩa</w:t>
            </w:r>
          </w:p>
        </w:tc>
      </w:tr>
      <w:tr w:rsidR="00F610CB" w:rsidRPr="00283743" w14:paraId="5C5ADDB5" w14:textId="77777777" w:rsidTr="00C70258">
        <w:tc>
          <w:tcPr>
            <w:tcW w:w="1980" w:type="dxa"/>
            <w:shd w:val="clear" w:color="auto" w:fill="auto"/>
          </w:tcPr>
          <w:p w14:paraId="4D578318"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Make</w:t>
            </w:r>
          </w:p>
        </w:tc>
        <w:tc>
          <w:tcPr>
            <w:tcW w:w="2700" w:type="dxa"/>
            <w:shd w:val="clear" w:color="auto" w:fill="auto"/>
          </w:tcPr>
          <w:p w14:paraId="314CFB7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Bitmap</w:t>
            </w:r>
          </w:p>
        </w:tc>
        <w:tc>
          <w:tcPr>
            <w:tcW w:w="3708" w:type="dxa"/>
            <w:shd w:val="clear" w:color="auto" w:fill="auto"/>
          </w:tcPr>
          <w:p w14:paraId="71581CE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Tạo mới một bitmap</w:t>
            </w:r>
          </w:p>
        </w:tc>
      </w:tr>
      <w:tr w:rsidR="00F610CB" w:rsidRPr="00283743" w14:paraId="1F775A61" w14:textId="77777777" w:rsidTr="00C70258">
        <w:tc>
          <w:tcPr>
            <w:tcW w:w="1980" w:type="dxa"/>
            <w:shd w:val="clear" w:color="auto" w:fill="auto"/>
          </w:tcPr>
          <w:p w14:paraId="24F83D5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Count</w:t>
            </w:r>
          </w:p>
        </w:tc>
        <w:tc>
          <w:tcPr>
            <w:tcW w:w="2700" w:type="dxa"/>
            <w:shd w:val="clear" w:color="auto" w:fill="auto"/>
          </w:tcPr>
          <w:p w14:paraId="62565BF1"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Number</w:t>
            </w:r>
          </w:p>
        </w:tc>
        <w:tc>
          <w:tcPr>
            <w:tcW w:w="3708" w:type="dxa"/>
            <w:shd w:val="clear" w:color="auto" w:fill="auto"/>
          </w:tcPr>
          <w:p w14:paraId="261219E0"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Lấy số lượng bit </w:t>
            </w:r>
            <w:r w:rsidRPr="00283743">
              <w:rPr>
                <w:rFonts w:ascii="Times New Roman" w:hAnsi="Times New Roman" w:cs="Times New Roman"/>
                <w:i/>
                <w:sz w:val="26"/>
                <w:szCs w:val="26"/>
              </w:rPr>
              <w:t>được thiết lập</w:t>
            </w:r>
            <w:r w:rsidRPr="00283743">
              <w:rPr>
                <w:rFonts w:ascii="Times New Roman" w:hAnsi="Times New Roman" w:cs="Times New Roman"/>
                <w:sz w:val="26"/>
                <w:szCs w:val="26"/>
              </w:rPr>
              <w:t xml:space="preserve"> trong một bitmap</w:t>
            </w:r>
          </w:p>
        </w:tc>
      </w:tr>
      <w:tr w:rsidR="00F610CB" w:rsidRPr="00283743" w14:paraId="1C914356" w14:textId="77777777" w:rsidTr="00C70258">
        <w:tc>
          <w:tcPr>
            <w:tcW w:w="1980" w:type="dxa"/>
            <w:shd w:val="clear" w:color="auto" w:fill="auto"/>
          </w:tcPr>
          <w:p w14:paraId="40D2F0F6"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Get(i)</w:t>
            </w:r>
          </w:p>
        </w:tc>
        <w:tc>
          <w:tcPr>
            <w:tcW w:w="2700" w:type="dxa"/>
            <w:shd w:val="clear" w:color="auto" w:fill="auto"/>
          </w:tcPr>
          <w:p w14:paraId="7772F04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Boolean</w:t>
            </w:r>
          </w:p>
        </w:tc>
        <w:tc>
          <w:tcPr>
            <w:tcW w:w="3708" w:type="dxa"/>
            <w:shd w:val="clear" w:color="auto" w:fill="auto"/>
          </w:tcPr>
          <w:p w14:paraId="0F787E48"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Trả về true nếu bit ở vị trí i được thiết lập và ngược lại</w:t>
            </w:r>
          </w:p>
        </w:tc>
      </w:tr>
      <w:tr w:rsidR="00F610CB" w:rsidRPr="00283743" w14:paraId="3FDF567B" w14:textId="77777777" w:rsidTr="00C70258">
        <w:tc>
          <w:tcPr>
            <w:tcW w:w="1980" w:type="dxa"/>
            <w:shd w:val="clear" w:color="auto" w:fill="auto"/>
          </w:tcPr>
          <w:p w14:paraId="0BD0F00B"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Clear(i)</w:t>
            </w:r>
          </w:p>
        </w:tc>
        <w:tc>
          <w:tcPr>
            <w:tcW w:w="2700" w:type="dxa"/>
            <w:shd w:val="clear" w:color="auto" w:fill="auto"/>
          </w:tcPr>
          <w:p w14:paraId="69959981" w14:textId="77777777" w:rsidR="00F610CB" w:rsidRPr="00283743" w:rsidRDefault="00F610CB" w:rsidP="00C70258">
            <w:pPr>
              <w:spacing w:before="120"/>
              <w:jc w:val="both"/>
              <w:rPr>
                <w:rFonts w:ascii="Times New Roman" w:hAnsi="Times New Roman" w:cs="Times New Roman"/>
                <w:sz w:val="26"/>
                <w:szCs w:val="26"/>
              </w:rPr>
            </w:pPr>
          </w:p>
        </w:tc>
        <w:tc>
          <w:tcPr>
            <w:tcW w:w="3708" w:type="dxa"/>
            <w:shd w:val="clear" w:color="auto" w:fill="auto"/>
          </w:tcPr>
          <w:p w14:paraId="2B2EDCF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Xoá thiết lập bit ở vị trí thứ i</w:t>
            </w:r>
          </w:p>
        </w:tc>
      </w:tr>
      <w:tr w:rsidR="00F610CB" w:rsidRPr="00283743" w14:paraId="365845FD" w14:textId="77777777" w:rsidTr="00C70258">
        <w:tc>
          <w:tcPr>
            <w:tcW w:w="1980" w:type="dxa"/>
            <w:shd w:val="clear" w:color="auto" w:fill="auto"/>
          </w:tcPr>
          <w:p w14:paraId="76057E5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Set(i)</w:t>
            </w:r>
          </w:p>
        </w:tc>
        <w:tc>
          <w:tcPr>
            <w:tcW w:w="2700" w:type="dxa"/>
            <w:shd w:val="clear" w:color="auto" w:fill="auto"/>
          </w:tcPr>
          <w:p w14:paraId="4BCD4273" w14:textId="77777777" w:rsidR="00F610CB" w:rsidRPr="00283743" w:rsidRDefault="00F610CB" w:rsidP="00C70258">
            <w:pPr>
              <w:spacing w:before="120"/>
              <w:jc w:val="both"/>
              <w:rPr>
                <w:rFonts w:ascii="Times New Roman" w:hAnsi="Times New Roman" w:cs="Times New Roman"/>
                <w:sz w:val="26"/>
                <w:szCs w:val="26"/>
              </w:rPr>
            </w:pPr>
          </w:p>
        </w:tc>
        <w:tc>
          <w:tcPr>
            <w:tcW w:w="3708" w:type="dxa"/>
            <w:shd w:val="clear" w:color="auto" w:fill="auto"/>
          </w:tcPr>
          <w:p w14:paraId="1C7B041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Thiết lập bit ở vị trí thứ i</w:t>
            </w:r>
          </w:p>
        </w:tc>
      </w:tr>
      <w:tr w:rsidR="00F610CB" w:rsidRPr="00283743" w14:paraId="48A6F26D" w14:textId="77777777" w:rsidTr="00C70258">
        <w:tc>
          <w:tcPr>
            <w:tcW w:w="1980" w:type="dxa"/>
            <w:shd w:val="clear" w:color="auto" w:fill="auto"/>
          </w:tcPr>
          <w:p w14:paraId="7381C2C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ClearAll</w:t>
            </w:r>
          </w:p>
        </w:tc>
        <w:tc>
          <w:tcPr>
            <w:tcW w:w="2700" w:type="dxa"/>
            <w:shd w:val="clear" w:color="auto" w:fill="auto"/>
          </w:tcPr>
          <w:p w14:paraId="5419BA76" w14:textId="77777777" w:rsidR="00F610CB" w:rsidRPr="00283743" w:rsidRDefault="00F610CB" w:rsidP="00C70258">
            <w:pPr>
              <w:spacing w:before="120"/>
              <w:jc w:val="both"/>
              <w:rPr>
                <w:rFonts w:ascii="Times New Roman" w:hAnsi="Times New Roman" w:cs="Times New Roman"/>
                <w:sz w:val="26"/>
                <w:szCs w:val="26"/>
              </w:rPr>
            </w:pPr>
          </w:p>
        </w:tc>
        <w:tc>
          <w:tcPr>
            <w:tcW w:w="3708" w:type="dxa"/>
            <w:shd w:val="clear" w:color="auto" w:fill="auto"/>
          </w:tcPr>
          <w:p w14:paraId="7A13120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Xoá tất cả các bit thiết lập</w:t>
            </w:r>
          </w:p>
        </w:tc>
      </w:tr>
    </w:tbl>
    <w:p w14:paraId="47AF2AD2"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260A915C"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abitmap = BitMap.make(5)               ‘ tạo ra một bitmap có 5 bit</w:t>
      </w:r>
    </w:p>
    <w:p w14:paraId="7E772C71"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 xml:space="preserve">abitmap.Set(3)                                </w:t>
      </w:r>
      <w:r w:rsidRPr="00283743">
        <w:rPr>
          <w:rFonts w:ascii="Times New Roman" w:hAnsi="Times New Roman" w:cs="Times New Roman"/>
          <w:i/>
          <w:sz w:val="26"/>
          <w:szCs w:val="26"/>
        </w:rPr>
        <w:tab/>
        <w:t xml:space="preserve">  ‘ thiết lập bit ở vị trí thứ 3 là true</w:t>
      </w:r>
    </w:p>
    <w:p w14:paraId="3CF0E9D4"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t = abitmap.Get(3)                             ‘t có giá trị là true vì bit 3 được thiết lập</w:t>
      </w:r>
    </w:p>
    <w:p w14:paraId="014750BF" w14:textId="77777777" w:rsidR="009500B4" w:rsidRPr="00283743" w:rsidRDefault="009500B4"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999" w:name="_Toc373715611"/>
      <w:bookmarkStart w:id="1000" w:name="_Toc533410046"/>
      <w:r w:rsidRPr="00283743">
        <w:rPr>
          <w:rFonts w:ascii="Times New Roman" w:hAnsi="Times New Roman" w:cs="Times New Roman"/>
          <w:b/>
          <w:color w:val="auto"/>
        </w:rPr>
        <w:t>Các câu lệnh</w:t>
      </w:r>
      <w:bookmarkEnd w:id="999"/>
      <w:bookmarkEnd w:id="1000"/>
    </w:p>
    <w:p w14:paraId="27F163FD" w14:textId="77777777" w:rsidR="00F610CB" w:rsidRPr="00283743" w:rsidRDefault="00F610CB" w:rsidP="005F5568">
      <w:pPr>
        <w:pStyle w:val="Heading2"/>
        <w:numPr>
          <w:ilvl w:val="3"/>
          <w:numId w:val="42"/>
        </w:numPr>
        <w:tabs>
          <w:tab w:val="left" w:pos="567"/>
        </w:tabs>
        <w:spacing w:before="360" w:line="240" w:lineRule="auto"/>
        <w:rPr>
          <w:rFonts w:ascii="Times New Roman" w:hAnsi="Times New Roman" w:cs="Times New Roman"/>
          <w:b/>
          <w:i/>
          <w:color w:val="000000" w:themeColor="text1"/>
        </w:rPr>
      </w:pPr>
      <w:bookmarkStart w:id="1001" w:name="_Toc533408661"/>
      <w:bookmarkStart w:id="1002" w:name="_Toc533409415"/>
      <w:bookmarkStart w:id="1003" w:name="_Toc533410047"/>
      <w:r w:rsidRPr="00283743">
        <w:rPr>
          <w:rFonts w:ascii="Times New Roman" w:hAnsi="Times New Roman" w:cs="Times New Roman"/>
          <w:b/>
          <w:i/>
          <w:color w:val="000000" w:themeColor="text1"/>
        </w:rPr>
        <w:t>Câu lệnh gán</w:t>
      </w:r>
      <w:bookmarkEnd w:id="1001"/>
      <w:bookmarkEnd w:id="1002"/>
      <w:bookmarkEnd w:id="1003"/>
    </w:p>
    <w:p w14:paraId="7295A804" w14:textId="77777777" w:rsidR="00F610CB" w:rsidRPr="00283743" w:rsidRDefault="00F610CB" w:rsidP="00F610CB">
      <w:pPr>
        <w:spacing w:before="120"/>
        <w:jc w:val="both"/>
        <w:rPr>
          <w:rFonts w:ascii="Times New Roman" w:hAnsi="Times New Roman" w:cs="Times New Roman"/>
          <w:b/>
          <w:sz w:val="26"/>
          <w:szCs w:val="26"/>
        </w:rPr>
      </w:pPr>
      <w:r w:rsidRPr="00283743">
        <w:rPr>
          <w:rFonts w:ascii="Times New Roman" w:hAnsi="Times New Roman" w:cs="Times New Roman"/>
          <w:sz w:val="26"/>
          <w:szCs w:val="26"/>
        </w:rPr>
        <w:t xml:space="preserve">Phát biểu gán có dạng: </w:t>
      </w:r>
      <w:r w:rsidRPr="00283743">
        <w:rPr>
          <w:rFonts w:ascii="Times New Roman" w:hAnsi="Times New Roman" w:cs="Times New Roman"/>
          <w:b/>
          <w:sz w:val="26"/>
          <w:szCs w:val="26"/>
        </w:rPr>
        <w:t>biến = đối tượng</w:t>
      </w:r>
    </w:p>
    <w:p w14:paraId="725B9541"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Một biến được gán cho một đối tượng nào đó.</w:t>
      </w:r>
    </w:p>
    <w:p w14:paraId="3E79C125" w14:textId="77777777" w:rsidR="00F610CB" w:rsidRPr="00283743" w:rsidRDefault="00F610CB" w:rsidP="00F610CB">
      <w:pPr>
        <w:spacing w:before="120"/>
        <w:jc w:val="both"/>
        <w:rPr>
          <w:rFonts w:ascii="Times New Roman" w:hAnsi="Times New Roman" w:cs="Times New Roman"/>
          <w:i/>
          <w:sz w:val="26"/>
          <w:szCs w:val="26"/>
          <w:lang w:val="es-VE"/>
        </w:rPr>
      </w:pPr>
      <w:r w:rsidRPr="00283743">
        <w:rPr>
          <w:rFonts w:ascii="Times New Roman" w:hAnsi="Times New Roman" w:cs="Times New Roman"/>
          <w:i/>
          <w:sz w:val="26"/>
          <w:szCs w:val="26"/>
          <w:lang w:val="es-VE"/>
        </w:rPr>
        <w:t xml:space="preserve">Ví dụ: </w:t>
      </w:r>
    </w:p>
    <w:p w14:paraId="5FF37CE2" w14:textId="77777777" w:rsidR="00F610CB" w:rsidRPr="00283743" w:rsidRDefault="00F610CB" w:rsidP="00F610CB">
      <w:pPr>
        <w:spacing w:before="120"/>
        <w:ind w:firstLine="567"/>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 = 5        ‘gán cho biến a giá trị 5</w:t>
      </w:r>
    </w:p>
    <w:p w14:paraId="1B0ADF24" w14:textId="77777777" w:rsidR="00F610CB" w:rsidRPr="00283743" w:rsidRDefault="00F610CB" w:rsidP="00F610CB">
      <w:pPr>
        <w:spacing w:before="120"/>
        <w:ind w:left="4228" w:hanging="3661"/>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lastRenderedPageBreak/>
        <w:t>myView = av.FindDoc(“View1”)  ‘gán đối tượng khung nhìn View1 cho biến   myView.</w:t>
      </w:r>
    </w:p>
    <w:p w14:paraId="0B1F3748" w14:textId="77777777" w:rsidR="00F610CB" w:rsidRPr="00283743" w:rsidRDefault="00F610CB" w:rsidP="005F5568">
      <w:pPr>
        <w:pStyle w:val="Heading2"/>
        <w:numPr>
          <w:ilvl w:val="3"/>
          <w:numId w:val="42"/>
        </w:numPr>
        <w:tabs>
          <w:tab w:val="left" w:pos="567"/>
        </w:tabs>
        <w:spacing w:before="360" w:line="240" w:lineRule="auto"/>
        <w:rPr>
          <w:rFonts w:ascii="Times New Roman" w:hAnsi="Times New Roman" w:cs="Times New Roman"/>
          <w:b/>
          <w:i/>
          <w:color w:val="000000" w:themeColor="text1"/>
        </w:rPr>
      </w:pPr>
      <w:bookmarkStart w:id="1004" w:name="_Toc533408662"/>
      <w:bookmarkStart w:id="1005" w:name="_Toc533409416"/>
      <w:bookmarkStart w:id="1006" w:name="_Toc533410048"/>
      <w:r w:rsidRPr="00283743">
        <w:rPr>
          <w:rFonts w:ascii="Times New Roman" w:hAnsi="Times New Roman" w:cs="Times New Roman"/>
          <w:b/>
          <w:i/>
          <w:color w:val="000000" w:themeColor="text1"/>
        </w:rPr>
        <w:t>Câu lệnh  điều kiện: IF … THEN…</w:t>
      </w:r>
      <w:bookmarkEnd w:id="1004"/>
      <w:bookmarkEnd w:id="1005"/>
      <w:bookmarkEnd w:id="1006"/>
    </w:p>
    <w:tbl>
      <w:tblPr>
        <w:tblW w:w="0" w:type="auto"/>
        <w:tblLook w:val="01E0" w:firstRow="1" w:lastRow="1" w:firstColumn="1" w:lastColumn="1" w:noHBand="0" w:noVBand="0"/>
      </w:tblPr>
      <w:tblGrid>
        <w:gridCol w:w="4946"/>
        <w:gridCol w:w="4126"/>
      </w:tblGrid>
      <w:tr w:rsidR="00F610CB" w:rsidRPr="00283743" w14:paraId="66937848" w14:textId="77777777" w:rsidTr="00C70258">
        <w:trPr>
          <w:trHeight w:val="1772"/>
        </w:trPr>
        <w:tc>
          <w:tcPr>
            <w:tcW w:w="5238" w:type="dxa"/>
            <w:shd w:val="clear" w:color="auto" w:fill="auto"/>
          </w:tcPr>
          <w:p w14:paraId="47987868" w14:textId="77777777" w:rsidR="00F610CB" w:rsidRPr="00283743" w:rsidRDefault="00F610CB" w:rsidP="00C70258">
            <w:pPr>
              <w:spacing w:line="360" w:lineRule="auto"/>
              <w:ind w:left="720"/>
              <w:jc w:val="both"/>
              <w:rPr>
                <w:rFonts w:ascii="Times New Roman" w:hAnsi="Times New Roman" w:cs="Times New Roman"/>
                <w:i/>
                <w:sz w:val="26"/>
                <w:szCs w:val="26"/>
              </w:rPr>
            </w:pPr>
            <w:r w:rsidRPr="00283743">
              <w:rPr>
                <w:rFonts w:ascii="Times New Roman" w:hAnsi="Times New Roman" w:cs="Times New Roman"/>
                <w:i/>
                <w:sz w:val="26"/>
                <w:szCs w:val="26"/>
              </w:rPr>
              <w:t>Dạng 1:</w:t>
            </w:r>
          </w:p>
          <w:p w14:paraId="3F5010E9" w14:textId="77777777" w:rsidR="00F610CB" w:rsidRPr="00283743" w:rsidRDefault="00F610CB" w:rsidP="00C70258">
            <w:pPr>
              <w:spacing w:line="360" w:lineRule="auto"/>
              <w:jc w:val="both"/>
              <w:rPr>
                <w:rFonts w:ascii="Times New Roman" w:hAnsi="Times New Roman" w:cs="Times New Roman"/>
                <w:b/>
                <w:i/>
                <w:sz w:val="26"/>
                <w:szCs w:val="26"/>
              </w:rPr>
            </w:pPr>
            <w:r w:rsidRPr="00283743">
              <w:rPr>
                <w:rFonts w:ascii="Times New Roman" w:hAnsi="Times New Roman" w:cs="Times New Roman"/>
                <w:b/>
                <w:i/>
                <w:sz w:val="26"/>
                <w:szCs w:val="26"/>
              </w:rPr>
              <w:tab/>
            </w:r>
            <w:r w:rsidRPr="00283743">
              <w:rPr>
                <w:rFonts w:ascii="Times New Roman" w:hAnsi="Times New Roman" w:cs="Times New Roman"/>
                <w:b/>
                <w:i/>
                <w:sz w:val="26"/>
                <w:szCs w:val="26"/>
              </w:rPr>
              <w:tab/>
              <w:t>if (biểu thức luận lý 1) then</w:t>
            </w:r>
          </w:p>
          <w:p w14:paraId="7DA5A065"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w:t>
            </w:r>
          </w:p>
          <w:p w14:paraId="56073628"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b/>
                <w:i/>
                <w:sz w:val="26"/>
                <w:szCs w:val="26"/>
              </w:rPr>
              <w:tab/>
            </w:r>
            <w:r w:rsidRPr="00283743">
              <w:rPr>
                <w:rFonts w:ascii="Times New Roman" w:hAnsi="Times New Roman" w:cs="Times New Roman"/>
                <w:b/>
                <w:i/>
                <w:sz w:val="26"/>
                <w:szCs w:val="26"/>
              </w:rPr>
              <w:tab/>
              <w:t>end</w:t>
            </w:r>
          </w:p>
        </w:tc>
        <w:tc>
          <w:tcPr>
            <w:tcW w:w="4333" w:type="dxa"/>
            <w:shd w:val="clear" w:color="auto" w:fill="auto"/>
          </w:tcPr>
          <w:p w14:paraId="6DB572EC"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6506B221" w14:textId="77777777" w:rsidR="00F610CB" w:rsidRPr="00283743" w:rsidRDefault="00F610CB" w:rsidP="00C70258">
            <w:pPr>
              <w:spacing w:line="360" w:lineRule="auto"/>
              <w:jc w:val="both"/>
              <w:rPr>
                <w:rFonts w:ascii="Times New Roman" w:hAnsi="Times New Roman" w:cs="Times New Roman"/>
                <w:sz w:val="26"/>
                <w:szCs w:val="26"/>
              </w:rPr>
            </w:pPr>
            <w:r w:rsidRPr="00283743">
              <w:rPr>
                <w:rFonts w:ascii="Times New Roman" w:hAnsi="Times New Roman" w:cs="Times New Roman"/>
                <w:sz w:val="26"/>
                <w:szCs w:val="26"/>
              </w:rPr>
              <w:tab/>
              <w:t>if (i&lt;5) then</w:t>
            </w:r>
          </w:p>
          <w:p w14:paraId="4CEC997E" w14:textId="77777777" w:rsidR="00F610CB" w:rsidRPr="00283743" w:rsidRDefault="00F610CB" w:rsidP="00C70258">
            <w:pPr>
              <w:spacing w:line="360" w:lineRule="auto"/>
              <w:ind w:left="1287"/>
              <w:jc w:val="both"/>
              <w:rPr>
                <w:rFonts w:ascii="Times New Roman" w:hAnsi="Times New Roman" w:cs="Times New Roman"/>
                <w:sz w:val="26"/>
                <w:szCs w:val="26"/>
              </w:rPr>
            </w:pPr>
            <w:r w:rsidRPr="00283743">
              <w:rPr>
                <w:rFonts w:ascii="Times New Roman" w:hAnsi="Times New Roman" w:cs="Times New Roman"/>
                <w:sz w:val="26"/>
                <w:szCs w:val="26"/>
              </w:rPr>
              <w:t xml:space="preserve">   i = i+1</w:t>
            </w:r>
          </w:p>
          <w:p w14:paraId="2BC95A21"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sz w:val="26"/>
                <w:szCs w:val="26"/>
              </w:rPr>
              <w:tab/>
              <w:t xml:space="preserve">end </w:t>
            </w:r>
          </w:p>
        </w:tc>
      </w:tr>
      <w:tr w:rsidR="00F610CB" w:rsidRPr="00283743" w14:paraId="466A9BC6" w14:textId="77777777" w:rsidTr="00C70258">
        <w:trPr>
          <w:trHeight w:val="1772"/>
        </w:trPr>
        <w:tc>
          <w:tcPr>
            <w:tcW w:w="5238" w:type="dxa"/>
            <w:shd w:val="clear" w:color="auto" w:fill="auto"/>
          </w:tcPr>
          <w:p w14:paraId="427A4942" w14:textId="77777777" w:rsidR="00F610CB" w:rsidRPr="00283743" w:rsidRDefault="00F610CB" w:rsidP="00C70258">
            <w:pPr>
              <w:spacing w:line="360" w:lineRule="auto"/>
              <w:ind w:left="720"/>
              <w:jc w:val="both"/>
              <w:rPr>
                <w:rFonts w:ascii="Times New Roman" w:hAnsi="Times New Roman" w:cs="Times New Roman"/>
                <w:i/>
                <w:sz w:val="26"/>
                <w:szCs w:val="26"/>
              </w:rPr>
            </w:pPr>
            <w:r w:rsidRPr="00283743">
              <w:rPr>
                <w:rFonts w:ascii="Times New Roman" w:hAnsi="Times New Roman" w:cs="Times New Roman"/>
                <w:i/>
                <w:sz w:val="26"/>
                <w:szCs w:val="26"/>
              </w:rPr>
              <w:t>Dạng 2:</w:t>
            </w:r>
          </w:p>
          <w:p w14:paraId="6859406A"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if (biểu thức luận lý 1) then</w:t>
            </w:r>
          </w:p>
          <w:p w14:paraId="430921BC"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 1</w:t>
            </w:r>
          </w:p>
          <w:p w14:paraId="50601378"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else </w:t>
            </w:r>
          </w:p>
          <w:p w14:paraId="10D7CB32"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 2</w:t>
            </w:r>
          </w:p>
          <w:p w14:paraId="419B0685"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b/>
                <w:i/>
                <w:sz w:val="26"/>
                <w:szCs w:val="26"/>
              </w:rPr>
              <w:tab/>
            </w:r>
            <w:r w:rsidRPr="00283743">
              <w:rPr>
                <w:rFonts w:ascii="Times New Roman" w:hAnsi="Times New Roman" w:cs="Times New Roman"/>
                <w:b/>
                <w:i/>
                <w:sz w:val="26"/>
                <w:szCs w:val="26"/>
              </w:rPr>
              <w:tab/>
              <w:t>end</w:t>
            </w:r>
          </w:p>
        </w:tc>
        <w:tc>
          <w:tcPr>
            <w:tcW w:w="4333" w:type="dxa"/>
            <w:shd w:val="clear" w:color="auto" w:fill="auto"/>
          </w:tcPr>
          <w:p w14:paraId="7355EF7C"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42D159B7" w14:textId="77777777" w:rsidR="00F610CB" w:rsidRPr="00283743" w:rsidRDefault="00F610CB" w:rsidP="00C70258">
            <w:pPr>
              <w:spacing w:line="360" w:lineRule="auto"/>
              <w:jc w:val="both"/>
              <w:rPr>
                <w:rFonts w:ascii="Times New Roman" w:hAnsi="Times New Roman" w:cs="Times New Roman"/>
                <w:sz w:val="26"/>
                <w:szCs w:val="26"/>
              </w:rPr>
            </w:pPr>
            <w:r w:rsidRPr="00283743">
              <w:rPr>
                <w:rFonts w:ascii="Times New Roman" w:hAnsi="Times New Roman" w:cs="Times New Roman"/>
                <w:sz w:val="26"/>
                <w:szCs w:val="26"/>
              </w:rPr>
              <w:tab/>
              <w:t>if (i&lt;5) then</w:t>
            </w:r>
          </w:p>
          <w:p w14:paraId="746B8A15" w14:textId="77777777" w:rsidR="00F610CB" w:rsidRPr="00283743" w:rsidRDefault="00F610CB" w:rsidP="00C70258">
            <w:pPr>
              <w:spacing w:line="360" w:lineRule="auto"/>
              <w:ind w:left="1287"/>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i=i+1</w:t>
            </w:r>
          </w:p>
          <w:p w14:paraId="5C9D4834" w14:textId="77777777" w:rsidR="00F610CB" w:rsidRPr="00283743" w:rsidRDefault="00F610CB" w:rsidP="00C70258">
            <w:pPr>
              <w:spacing w:line="360" w:lineRule="auto"/>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ab/>
              <w:t>else</w:t>
            </w:r>
          </w:p>
          <w:p w14:paraId="18E7E768" w14:textId="77777777" w:rsidR="00F610CB" w:rsidRPr="00283743" w:rsidRDefault="00F610CB" w:rsidP="00C70258">
            <w:pPr>
              <w:spacing w:line="360" w:lineRule="auto"/>
              <w:ind w:left="1287"/>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 i=i+2</w:t>
            </w:r>
          </w:p>
          <w:p w14:paraId="13A54592"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sz w:val="26"/>
                <w:szCs w:val="26"/>
                <w:lang w:val="nb-NO"/>
              </w:rPr>
              <w:tab/>
              <w:t>end</w:t>
            </w:r>
          </w:p>
        </w:tc>
      </w:tr>
      <w:tr w:rsidR="00F610CB" w:rsidRPr="00283743" w14:paraId="35B9D54C" w14:textId="77777777" w:rsidTr="00C70258">
        <w:trPr>
          <w:trHeight w:val="1772"/>
        </w:trPr>
        <w:tc>
          <w:tcPr>
            <w:tcW w:w="5238" w:type="dxa"/>
            <w:shd w:val="clear" w:color="auto" w:fill="auto"/>
          </w:tcPr>
          <w:p w14:paraId="02E6DB71" w14:textId="77777777" w:rsidR="00F610CB" w:rsidRPr="00283743" w:rsidRDefault="00F610CB" w:rsidP="00C70258">
            <w:pPr>
              <w:spacing w:line="360" w:lineRule="auto"/>
              <w:ind w:left="720"/>
              <w:jc w:val="both"/>
              <w:rPr>
                <w:rFonts w:ascii="Times New Roman" w:hAnsi="Times New Roman" w:cs="Times New Roman"/>
                <w:i/>
                <w:sz w:val="26"/>
                <w:szCs w:val="26"/>
              </w:rPr>
            </w:pPr>
            <w:r w:rsidRPr="00283743">
              <w:rPr>
                <w:rFonts w:ascii="Times New Roman" w:hAnsi="Times New Roman" w:cs="Times New Roman"/>
                <w:i/>
                <w:sz w:val="26"/>
                <w:szCs w:val="26"/>
              </w:rPr>
              <w:t>Dạng 3:</w:t>
            </w:r>
          </w:p>
          <w:p w14:paraId="6D7D2FBA"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if (biểu thức luận lý 1) then</w:t>
            </w:r>
          </w:p>
          <w:p w14:paraId="769CDCD1"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 1  </w:t>
            </w:r>
          </w:p>
          <w:p w14:paraId="7AD04492"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else if (biểu thức luận lý 2) then </w:t>
            </w:r>
          </w:p>
          <w:p w14:paraId="22E37E9D"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 2</w:t>
            </w:r>
          </w:p>
          <w:p w14:paraId="0C7D2455"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else</w:t>
            </w:r>
          </w:p>
          <w:p w14:paraId="37E77572"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 3</w:t>
            </w:r>
          </w:p>
          <w:p w14:paraId="45916277" w14:textId="77777777" w:rsidR="00F610CB" w:rsidRPr="00283743" w:rsidRDefault="00F610CB" w:rsidP="00C70258">
            <w:pPr>
              <w:spacing w:line="360" w:lineRule="auto"/>
              <w:ind w:left="720"/>
              <w:jc w:val="both"/>
              <w:rPr>
                <w:rFonts w:ascii="Times New Roman" w:hAnsi="Times New Roman" w:cs="Times New Roman"/>
                <w:i/>
                <w:sz w:val="26"/>
                <w:szCs w:val="26"/>
              </w:rPr>
            </w:pPr>
            <w:r w:rsidRPr="00283743">
              <w:rPr>
                <w:rFonts w:ascii="Times New Roman" w:hAnsi="Times New Roman" w:cs="Times New Roman"/>
                <w:b/>
                <w:i/>
                <w:sz w:val="26"/>
                <w:szCs w:val="26"/>
              </w:rPr>
              <w:t xml:space="preserve">       end </w:t>
            </w:r>
          </w:p>
        </w:tc>
        <w:tc>
          <w:tcPr>
            <w:tcW w:w="4333" w:type="dxa"/>
            <w:shd w:val="clear" w:color="auto" w:fill="auto"/>
          </w:tcPr>
          <w:p w14:paraId="757B5714"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17C89108" w14:textId="77777777" w:rsidR="00F610CB" w:rsidRPr="00283743" w:rsidRDefault="00F610CB" w:rsidP="00C70258">
            <w:pPr>
              <w:spacing w:line="360" w:lineRule="auto"/>
              <w:ind w:left="716"/>
              <w:jc w:val="both"/>
              <w:rPr>
                <w:rFonts w:ascii="Times New Roman" w:hAnsi="Times New Roman" w:cs="Times New Roman"/>
                <w:sz w:val="26"/>
                <w:szCs w:val="26"/>
              </w:rPr>
            </w:pPr>
            <w:r w:rsidRPr="00283743">
              <w:rPr>
                <w:rFonts w:ascii="Times New Roman" w:hAnsi="Times New Roman" w:cs="Times New Roman"/>
                <w:sz w:val="26"/>
                <w:szCs w:val="26"/>
              </w:rPr>
              <w:t>if (i&lt;5) then</w:t>
            </w:r>
          </w:p>
          <w:p w14:paraId="04708FA4" w14:textId="77777777" w:rsidR="00F610CB" w:rsidRPr="00283743" w:rsidRDefault="00F610CB" w:rsidP="00C70258">
            <w:pPr>
              <w:spacing w:line="360" w:lineRule="auto"/>
              <w:ind w:left="716"/>
              <w:jc w:val="both"/>
              <w:rPr>
                <w:rFonts w:ascii="Times New Roman" w:hAnsi="Times New Roman" w:cs="Times New Roman"/>
                <w:sz w:val="26"/>
                <w:szCs w:val="26"/>
                <w:lang w:val="nb-NO"/>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lang w:val="nb-NO"/>
              </w:rPr>
              <w:t>i = i+1</w:t>
            </w:r>
          </w:p>
          <w:p w14:paraId="6D432EBD" w14:textId="77777777" w:rsidR="00F610CB" w:rsidRPr="00283743" w:rsidRDefault="00F610CB" w:rsidP="00C70258">
            <w:pPr>
              <w:spacing w:line="360" w:lineRule="auto"/>
              <w:ind w:left="716"/>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else if(i&lt;10) then</w:t>
            </w:r>
          </w:p>
          <w:p w14:paraId="4564F049" w14:textId="77777777" w:rsidR="00F610CB" w:rsidRPr="00283743" w:rsidRDefault="00F610CB" w:rsidP="00C70258">
            <w:pPr>
              <w:spacing w:line="360" w:lineRule="auto"/>
              <w:ind w:left="716"/>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   </w:t>
            </w:r>
            <w:r w:rsidRPr="00283743">
              <w:rPr>
                <w:rFonts w:ascii="Times New Roman" w:hAnsi="Times New Roman" w:cs="Times New Roman"/>
                <w:sz w:val="26"/>
                <w:szCs w:val="26"/>
                <w:lang w:val="nb-NO"/>
              </w:rPr>
              <w:tab/>
              <w:t>i = i+2</w:t>
            </w:r>
          </w:p>
          <w:p w14:paraId="4C630273" w14:textId="77777777" w:rsidR="00F610CB" w:rsidRPr="00283743" w:rsidRDefault="00F610CB" w:rsidP="00C70258">
            <w:pPr>
              <w:spacing w:line="360" w:lineRule="auto"/>
              <w:ind w:left="716"/>
              <w:jc w:val="both"/>
              <w:rPr>
                <w:rFonts w:ascii="Times New Roman" w:hAnsi="Times New Roman" w:cs="Times New Roman"/>
                <w:sz w:val="26"/>
                <w:szCs w:val="26"/>
              </w:rPr>
            </w:pPr>
            <w:r w:rsidRPr="00283743">
              <w:rPr>
                <w:rFonts w:ascii="Times New Roman" w:hAnsi="Times New Roman" w:cs="Times New Roman"/>
                <w:sz w:val="26"/>
                <w:szCs w:val="26"/>
              </w:rPr>
              <w:tab/>
              <w:t xml:space="preserve">    else</w:t>
            </w:r>
          </w:p>
          <w:p w14:paraId="0D61DF21" w14:textId="77777777" w:rsidR="00F610CB" w:rsidRPr="00283743" w:rsidRDefault="00F610CB" w:rsidP="00C70258">
            <w:pPr>
              <w:spacing w:line="360" w:lineRule="auto"/>
              <w:ind w:left="716"/>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t>i = i +3</w:t>
            </w:r>
          </w:p>
          <w:p w14:paraId="7EB9B74C" w14:textId="77777777" w:rsidR="00F610CB" w:rsidRPr="00283743" w:rsidRDefault="00F610CB" w:rsidP="00C70258">
            <w:pPr>
              <w:spacing w:line="360" w:lineRule="auto"/>
              <w:ind w:left="716"/>
              <w:jc w:val="both"/>
              <w:rPr>
                <w:rFonts w:ascii="Times New Roman" w:hAnsi="Times New Roman" w:cs="Times New Roman"/>
                <w:i/>
                <w:sz w:val="26"/>
                <w:szCs w:val="26"/>
              </w:rPr>
            </w:pPr>
            <w:r w:rsidRPr="00283743">
              <w:rPr>
                <w:rFonts w:ascii="Times New Roman" w:hAnsi="Times New Roman" w:cs="Times New Roman"/>
                <w:sz w:val="26"/>
                <w:szCs w:val="26"/>
              </w:rPr>
              <w:t xml:space="preserve">end </w:t>
            </w:r>
          </w:p>
        </w:tc>
      </w:tr>
    </w:tbl>
    <w:p w14:paraId="353893A9" w14:textId="77777777" w:rsidR="00F610CB" w:rsidRPr="00283743" w:rsidRDefault="00F610CB" w:rsidP="005F5568">
      <w:pPr>
        <w:pStyle w:val="Heading2"/>
        <w:numPr>
          <w:ilvl w:val="3"/>
          <w:numId w:val="42"/>
        </w:numPr>
        <w:tabs>
          <w:tab w:val="left" w:pos="567"/>
        </w:tabs>
        <w:spacing w:before="360" w:line="240" w:lineRule="auto"/>
        <w:rPr>
          <w:rFonts w:ascii="Times New Roman" w:hAnsi="Times New Roman" w:cs="Times New Roman"/>
          <w:b/>
          <w:i/>
          <w:color w:val="000000" w:themeColor="text1"/>
        </w:rPr>
      </w:pPr>
      <w:bookmarkStart w:id="1007" w:name="_Toc533408663"/>
      <w:bookmarkStart w:id="1008" w:name="_Toc533409417"/>
      <w:bookmarkStart w:id="1009" w:name="_Toc533410049"/>
      <w:r w:rsidRPr="00283743">
        <w:rPr>
          <w:rFonts w:ascii="Times New Roman" w:hAnsi="Times New Roman" w:cs="Times New Roman"/>
          <w:b/>
          <w:i/>
          <w:color w:val="000000" w:themeColor="text1"/>
        </w:rPr>
        <w:lastRenderedPageBreak/>
        <w:t>Phát biểu lặp</w:t>
      </w:r>
      <w:bookmarkEnd w:id="1007"/>
      <w:bookmarkEnd w:id="1008"/>
      <w:bookmarkEnd w:id="1009"/>
    </w:p>
    <w:tbl>
      <w:tblPr>
        <w:tblW w:w="0" w:type="auto"/>
        <w:tblLook w:val="01E0" w:firstRow="1" w:lastRow="1" w:firstColumn="1" w:lastColumn="1" w:noHBand="0" w:noVBand="0"/>
      </w:tblPr>
      <w:tblGrid>
        <w:gridCol w:w="4863"/>
        <w:gridCol w:w="4209"/>
      </w:tblGrid>
      <w:tr w:rsidR="00F610CB" w:rsidRPr="00283743" w14:paraId="38EB0EDC" w14:textId="77777777" w:rsidTr="00C70258">
        <w:trPr>
          <w:trHeight w:val="1772"/>
        </w:trPr>
        <w:tc>
          <w:tcPr>
            <w:tcW w:w="5238" w:type="dxa"/>
            <w:shd w:val="clear" w:color="auto" w:fill="auto"/>
          </w:tcPr>
          <w:p w14:paraId="56858612" w14:textId="77777777" w:rsidR="00F610CB" w:rsidRPr="00283743" w:rsidRDefault="00F610CB" w:rsidP="00C70258">
            <w:pPr>
              <w:spacing w:line="360" w:lineRule="auto"/>
              <w:jc w:val="both"/>
              <w:rPr>
                <w:rFonts w:ascii="Times New Roman" w:hAnsi="Times New Roman" w:cs="Times New Roman"/>
                <w:b/>
                <w:sz w:val="26"/>
                <w:szCs w:val="26"/>
              </w:rPr>
            </w:pPr>
            <w:r w:rsidRPr="00283743">
              <w:rPr>
                <w:rFonts w:ascii="Times New Roman" w:hAnsi="Times New Roman" w:cs="Times New Roman"/>
                <w:b/>
                <w:sz w:val="26"/>
                <w:szCs w:val="26"/>
              </w:rPr>
              <w:t>Lặp có điều kiện:</w:t>
            </w:r>
          </w:p>
          <w:p w14:paraId="5B754BE9" w14:textId="77777777" w:rsidR="00F610CB" w:rsidRPr="00283743" w:rsidRDefault="00F610CB" w:rsidP="00C70258">
            <w:pPr>
              <w:spacing w:line="360" w:lineRule="auto"/>
              <w:ind w:left="56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while (Biểu thức luận lý) </w:t>
            </w:r>
          </w:p>
          <w:p w14:paraId="3DEE0EA6" w14:textId="77777777" w:rsidR="00F610CB" w:rsidRPr="00283743" w:rsidRDefault="00F610CB" w:rsidP="00C70258">
            <w:pPr>
              <w:spacing w:line="360" w:lineRule="auto"/>
              <w:ind w:left="56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w:t>
            </w:r>
          </w:p>
          <w:p w14:paraId="70B4CA72" w14:textId="77777777" w:rsidR="00F610CB" w:rsidRPr="00283743" w:rsidRDefault="00F610CB" w:rsidP="00C70258">
            <w:pPr>
              <w:spacing w:line="360" w:lineRule="auto"/>
              <w:ind w:left="720"/>
              <w:jc w:val="both"/>
              <w:rPr>
                <w:rFonts w:ascii="Times New Roman" w:hAnsi="Times New Roman" w:cs="Times New Roman"/>
                <w:i/>
                <w:sz w:val="26"/>
                <w:szCs w:val="26"/>
              </w:rPr>
            </w:pPr>
            <w:r w:rsidRPr="00283743">
              <w:rPr>
                <w:rFonts w:ascii="Times New Roman" w:hAnsi="Times New Roman" w:cs="Times New Roman"/>
                <w:b/>
                <w:i/>
                <w:sz w:val="26"/>
                <w:szCs w:val="26"/>
              </w:rPr>
              <w:t>end</w:t>
            </w:r>
          </w:p>
        </w:tc>
        <w:tc>
          <w:tcPr>
            <w:tcW w:w="4333" w:type="dxa"/>
            <w:shd w:val="clear" w:color="auto" w:fill="auto"/>
          </w:tcPr>
          <w:p w14:paraId="62C776F1"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i/>
                <w:sz w:val="26"/>
                <w:szCs w:val="26"/>
              </w:rPr>
              <w:t>Ví dụ:</w:t>
            </w:r>
          </w:p>
          <w:p w14:paraId="192ADB63" w14:textId="77777777" w:rsidR="00F610CB" w:rsidRPr="00283743" w:rsidRDefault="00F610CB" w:rsidP="00C70258">
            <w:pPr>
              <w:spacing w:line="36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i = 0</w:t>
            </w:r>
          </w:p>
          <w:p w14:paraId="1C2F24A8" w14:textId="77777777" w:rsidR="00F610CB" w:rsidRPr="00283743" w:rsidRDefault="00F610CB" w:rsidP="00C70258">
            <w:pPr>
              <w:spacing w:line="36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while (i&lt;100) </w:t>
            </w:r>
          </w:p>
          <w:p w14:paraId="579E03A4" w14:textId="77777777" w:rsidR="00F610CB" w:rsidRPr="00283743" w:rsidRDefault="00F610CB" w:rsidP="00C70258">
            <w:pPr>
              <w:spacing w:line="36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t>i = i+1</w:t>
            </w:r>
          </w:p>
          <w:p w14:paraId="63FE96C6"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sz w:val="26"/>
                <w:szCs w:val="26"/>
              </w:rPr>
              <w:tab/>
              <w:t>end</w:t>
            </w:r>
          </w:p>
        </w:tc>
      </w:tr>
      <w:tr w:rsidR="00F610CB" w:rsidRPr="00283743" w14:paraId="18655A3B" w14:textId="77777777" w:rsidTr="00C70258">
        <w:trPr>
          <w:trHeight w:val="1772"/>
        </w:trPr>
        <w:tc>
          <w:tcPr>
            <w:tcW w:w="5238" w:type="dxa"/>
            <w:shd w:val="clear" w:color="auto" w:fill="auto"/>
          </w:tcPr>
          <w:p w14:paraId="2CA5DB19" w14:textId="77777777" w:rsidR="00F610CB" w:rsidRPr="00283743" w:rsidRDefault="00F610CB" w:rsidP="00C70258">
            <w:pPr>
              <w:spacing w:line="360" w:lineRule="auto"/>
              <w:jc w:val="both"/>
              <w:rPr>
                <w:rFonts w:ascii="Times New Roman" w:hAnsi="Times New Roman" w:cs="Times New Roman"/>
                <w:b/>
                <w:sz w:val="26"/>
                <w:szCs w:val="26"/>
              </w:rPr>
            </w:pPr>
            <w:r w:rsidRPr="00283743">
              <w:rPr>
                <w:rFonts w:ascii="Times New Roman" w:hAnsi="Times New Roman" w:cs="Times New Roman"/>
                <w:b/>
                <w:sz w:val="26"/>
                <w:szCs w:val="26"/>
              </w:rPr>
              <w:t>Lặp không có điều kiện</w:t>
            </w:r>
          </w:p>
          <w:p w14:paraId="71D32B5D" w14:textId="77777777" w:rsidR="00F610CB" w:rsidRPr="00283743" w:rsidRDefault="00F610CB" w:rsidP="00C70258">
            <w:pPr>
              <w:spacing w:line="360" w:lineRule="auto"/>
              <w:ind w:left="567"/>
              <w:jc w:val="both"/>
              <w:rPr>
                <w:rFonts w:ascii="Times New Roman" w:hAnsi="Times New Roman" w:cs="Times New Roman"/>
                <w:b/>
                <w:i/>
                <w:sz w:val="26"/>
                <w:szCs w:val="26"/>
              </w:rPr>
            </w:pPr>
            <w:r w:rsidRPr="00283743">
              <w:rPr>
                <w:rFonts w:ascii="Times New Roman" w:hAnsi="Times New Roman" w:cs="Times New Roman"/>
                <w:b/>
                <w:i/>
                <w:sz w:val="26"/>
                <w:szCs w:val="26"/>
              </w:rPr>
              <w:tab/>
              <w:t>for each ele in Col</w:t>
            </w:r>
          </w:p>
          <w:p w14:paraId="4D339475" w14:textId="77777777" w:rsidR="00F610CB" w:rsidRPr="00283743" w:rsidRDefault="00F610CB" w:rsidP="00C70258">
            <w:pPr>
              <w:spacing w:line="360" w:lineRule="auto"/>
              <w:ind w:left="56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w:t>
            </w:r>
            <w:r w:rsidRPr="00283743">
              <w:rPr>
                <w:rFonts w:ascii="Times New Roman" w:hAnsi="Times New Roman" w:cs="Times New Roman"/>
                <w:b/>
                <w:i/>
                <w:sz w:val="26"/>
                <w:szCs w:val="26"/>
              </w:rPr>
              <w:tab/>
              <w:t xml:space="preserve"> khối phát biểu</w:t>
            </w:r>
          </w:p>
          <w:p w14:paraId="4ED32824" w14:textId="77777777" w:rsidR="00F610CB" w:rsidRPr="00283743" w:rsidRDefault="00F610CB" w:rsidP="00C70258">
            <w:pPr>
              <w:spacing w:line="360" w:lineRule="auto"/>
              <w:jc w:val="both"/>
              <w:rPr>
                <w:rFonts w:ascii="Times New Roman" w:hAnsi="Times New Roman" w:cs="Times New Roman"/>
                <w:b/>
                <w:sz w:val="26"/>
                <w:szCs w:val="26"/>
              </w:rPr>
            </w:pPr>
            <w:r w:rsidRPr="00283743">
              <w:rPr>
                <w:rFonts w:ascii="Times New Roman" w:hAnsi="Times New Roman" w:cs="Times New Roman"/>
                <w:b/>
                <w:i/>
                <w:sz w:val="26"/>
                <w:szCs w:val="26"/>
              </w:rPr>
              <w:tab/>
              <w:t>end</w:t>
            </w:r>
          </w:p>
        </w:tc>
        <w:tc>
          <w:tcPr>
            <w:tcW w:w="4333" w:type="dxa"/>
            <w:shd w:val="clear" w:color="auto" w:fill="auto"/>
          </w:tcPr>
          <w:p w14:paraId="15B7CC8A"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472E8D58" w14:textId="77777777" w:rsidR="00F610CB" w:rsidRPr="00283743" w:rsidRDefault="00F610CB" w:rsidP="00C70258">
            <w:pPr>
              <w:spacing w:line="360" w:lineRule="auto"/>
              <w:jc w:val="both"/>
              <w:rPr>
                <w:rFonts w:ascii="Times New Roman" w:hAnsi="Times New Roman" w:cs="Times New Roman"/>
                <w:sz w:val="26"/>
                <w:szCs w:val="26"/>
              </w:rPr>
            </w:pPr>
            <w:r w:rsidRPr="00283743">
              <w:rPr>
                <w:rFonts w:ascii="Times New Roman" w:hAnsi="Times New Roman" w:cs="Times New Roman"/>
                <w:sz w:val="26"/>
                <w:szCs w:val="26"/>
              </w:rPr>
              <w:tab/>
              <w:t>for each i  in 0..10 by 2</w:t>
            </w:r>
          </w:p>
          <w:p w14:paraId="5FF1402F" w14:textId="77777777" w:rsidR="00F610CB" w:rsidRPr="00283743" w:rsidRDefault="00F610CB" w:rsidP="00C70258">
            <w:pPr>
              <w:spacing w:line="36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t xml:space="preserve">        msgbox.info(i.AsString,””)</w:t>
            </w:r>
          </w:p>
          <w:p w14:paraId="45383566"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sz w:val="26"/>
                <w:szCs w:val="26"/>
              </w:rPr>
              <w:tab/>
              <w:t>end</w:t>
            </w:r>
          </w:p>
        </w:tc>
      </w:tr>
    </w:tbl>
    <w:p w14:paraId="03434A8D"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Vòng lặp for duyệt qua các phần tử trong tập hợp Col, tập hợp </w:t>
      </w:r>
      <w:r w:rsidRPr="00283743">
        <w:rPr>
          <w:rFonts w:ascii="Times New Roman" w:hAnsi="Times New Roman" w:cs="Times New Roman"/>
          <w:i/>
          <w:sz w:val="26"/>
          <w:szCs w:val="26"/>
        </w:rPr>
        <w:t>Col</w:t>
      </w:r>
      <w:r w:rsidRPr="00283743">
        <w:rPr>
          <w:rFonts w:ascii="Times New Roman" w:hAnsi="Times New Roman" w:cs="Times New Roman"/>
          <w:sz w:val="26"/>
          <w:szCs w:val="26"/>
        </w:rPr>
        <w:t xml:space="preserve"> có thể là một </w:t>
      </w:r>
      <w:r w:rsidRPr="00283743">
        <w:rPr>
          <w:rFonts w:ascii="Times New Roman" w:hAnsi="Times New Roman" w:cs="Times New Roman"/>
          <w:i/>
          <w:sz w:val="26"/>
          <w:szCs w:val="26"/>
        </w:rPr>
        <w:t>khoảng nhảy, một danh sách, một bitmap, một dictionary hay một tập lớp bất kỳ</w:t>
      </w:r>
      <w:r w:rsidRPr="00283743">
        <w:rPr>
          <w:rFonts w:ascii="Times New Roman" w:hAnsi="Times New Roman" w:cs="Times New Roman"/>
          <w:sz w:val="26"/>
          <w:szCs w:val="26"/>
        </w:rPr>
        <w:t>. Nếu các phần tử có thứ tự, thì vòng for duyệt theo thứ tự đó, ngược lại for duyệt theo một thứ tự bất kỳ.</w:t>
      </w:r>
    </w:p>
    <w:p w14:paraId="478FB0C7"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6E7DACEA"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for each i in alist</w:t>
      </w:r>
    </w:p>
    <w:p w14:paraId="665F900E"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t xml:space="preserve"> msgbox.info(i.AsString,””)</w:t>
      </w:r>
    </w:p>
    <w:p w14:paraId="7B265D72"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end</w:t>
      </w:r>
    </w:p>
    <w:p w14:paraId="09DBE1FE"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Avenue cung cấp hai phát biểu </w:t>
      </w:r>
      <w:r w:rsidRPr="00283743">
        <w:rPr>
          <w:rFonts w:ascii="Times New Roman" w:hAnsi="Times New Roman" w:cs="Times New Roman"/>
          <w:b/>
          <w:i/>
          <w:sz w:val="26"/>
          <w:szCs w:val="26"/>
        </w:rPr>
        <w:t xml:space="preserve">Break </w:t>
      </w:r>
      <w:r w:rsidRPr="00283743">
        <w:rPr>
          <w:rFonts w:ascii="Times New Roman" w:hAnsi="Times New Roman" w:cs="Times New Roman"/>
          <w:sz w:val="26"/>
          <w:szCs w:val="26"/>
        </w:rPr>
        <w:t xml:space="preserve">và </w:t>
      </w:r>
      <w:r w:rsidRPr="00283743">
        <w:rPr>
          <w:rFonts w:ascii="Times New Roman" w:hAnsi="Times New Roman" w:cs="Times New Roman"/>
          <w:b/>
          <w:i/>
          <w:sz w:val="26"/>
          <w:szCs w:val="26"/>
        </w:rPr>
        <w:t>Continue</w:t>
      </w:r>
      <w:r w:rsidRPr="00283743">
        <w:rPr>
          <w:rFonts w:ascii="Times New Roman" w:hAnsi="Times New Roman" w:cs="Times New Roman"/>
          <w:sz w:val="26"/>
          <w:szCs w:val="26"/>
        </w:rPr>
        <w:t xml:space="preserve"> cho phép ta điều khiển bên trong vòng lặp.</w:t>
      </w:r>
    </w:p>
    <w:p w14:paraId="53797F40" w14:textId="77777777" w:rsidR="00F610CB" w:rsidRPr="00283743" w:rsidRDefault="00F610CB" w:rsidP="005F5568">
      <w:pPr>
        <w:pStyle w:val="Heading2"/>
        <w:numPr>
          <w:ilvl w:val="2"/>
          <w:numId w:val="42"/>
        </w:numPr>
        <w:tabs>
          <w:tab w:val="left" w:pos="567"/>
        </w:tabs>
        <w:spacing w:before="360" w:line="240" w:lineRule="auto"/>
        <w:rPr>
          <w:rFonts w:ascii="Times New Roman" w:hAnsi="Times New Roman" w:cs="Times New Roman"/>
          <w:b/>
          <w:color w:val="auto"/>
        </w:rPr>
      </w:pPr>
      <w:r w:rsidRPr="00283743">
        <w:rPr>
          <w:rFonts w:ascii="Times New Roman" w:hAnsi="Times New Roman" w:cs="Times New Roman"/>
          <w:b/>
          <w:color w:val="auto"/>
        </w:rPr>
        <w:t xml:space="preserve"> </w:t>
      </w:r>
      <w:bookmarkStart w:id="1010" w:name="_Toc533410050"/>
      <w:r w:rsidRPr="00283743">
        <w:rPr>
          <w:rFonts w:ascii="Times New Roman" w:hAnsi="Times New Roman" w:cs="Times New Roman"/>
          <w:b/>
          <w:color w:val="auto"/>
        </w:rPr>
        <w:t>Điều khiển giữa các script</w:t>
      </w:r>
      <w:bookmarkEnd w:id="1010"/>
    </w:p>
    <w:p w14:paraId="77139A01"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Avenue cung cấp hai phát biểu cho ta điều khiển giữa các script: Phát biểu Return và phát biểu Exit.</w:t>
      </w:r>
    </w:p>
    <w:p w14:paraId="46081DCF" w14:textId="77777777" w:rsidR="00F610CB" w:rsidRPr="00283743" w:rsidRDefault="00F610CB" w:rsidP="00F610CB">
      <w:pPr>
        <w:spacing w:before="120"/>
        <w:jc w:val="both"/>
        <w:rPr>
          <w:rFonts w:ascii="Times New Roman" w:hAnsi="Times New Roman" w:cs="Times New Roman"/>
          <w:b/>
          <w:bCs/>
          <w:i/>
          <w:sz w:val="26"/>
          <w:szCs w:val="26"/>
        </w:rPr>
      </w:pPr>
      <w:r w:rsidRPr="00283743">
        <w:rPr>
          <w:rFonts w:ascii="Times New Roman" w:hAnsi="Times New Roman" w:cs="Times New Roman"/>
          <w:b/>
          <w:bCs/>
          <w:i/>
          <w:sz w:val="26"/>
          <w:szCs w:val="26"/>
        </w:rPr>
        <w:t>- Phát biểu return</w:t>
      </w:r>
    </w:p>
    <w:p w14:paraId="406C7B5F" w14:textId="77777777" w:rsidR="00F610CB" w:rsidRPr="00283743" w:rsidRDefault="00F610CB" w:rsidP="00F610CB">
      <w:pPr>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Phát biểu return có dạng </w:t>
      </w:r>
      <w:r w:rsidRPr="00283743">
        <w:rPr>
          <w:rFonts w:ascii="Times New Roman" w:hAnsi="Times New Roman" w:cs="Times New Roman"/>
          <w:b/>
          <w:i/>
          <w:sz w:val="26"/>
          <w:szCs w:val="26"/>
        </w:rPr>
        <w:t>return &lt;anObject&gt;</w:t>
      </w:r>
      <w:r w:rsidRPr="00283743">
        <w:rPr>
          <w:rFonts w:ascii="Times New Roman" w:hAnsi="Times New Roman" w:cs="Times New Roman"/>
          <w:sz w:val="26"/>
          <w:szCs w:val="26"/>
        </w:rPr>
        <w:t>. Phát biểu return trả về một đối tượng cho Script gọi.  Phát biểu return luôn có đối số.</w:t>
      </w:r>
    </w:p>
    <w:p w14:paraId="1CC5B7F1" w14:textId="77777777" w:rsidR="00F610CB" w:rsidRPr="00283743" w:rsidRDefault="00F610CB" w:rsidP="00F610CB">
      <w:pPr>
        <w:jc w:val="both"/>
        <w:rPr>
          <w:rFonts w:ascii="Times New Roman" w:hAnsi="Times New Roman" w:cs="Times New Roman"/>
          <w:i/>
          <w:sz w:val="26"/>
          <w:szCs w:val="26"/>
        </w:rPr>
      </w:pPr>
      <w:r w:rsidRPr="00283743">
        <w:rPr>
          <w:rFonts w:ascii="Times New Roman" w:hAnsi="Times New Roman" w:cs="Times New Roman"/>
          <w:i/>
          <w:sz w:val="26"/>
          <w:szCs w:val="26"/>
        </w:rPr>
        <w:t>Ví dụ:</w:t>
      </w:r>
    </w:p>
    <w:p w14:paraId="682E5684"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Script gọi</w:t>
      </w:r>
    </w:p>
    <w:p w14:paraId="54B9E81C" w14:textId="77777777" w:rsidR="00F610CB" w:rsidRPr="00283743" w:rsidRDefault="00F610CB" w:rsidP="00F610CB">
      <w:pPr>
        <w:ind w:firstLine="567"/>
        <w:jc w:val="both"/>
        <w:rPr>
          <w:rFonts w:ascii="Times New Roman" w:hAnsi="Times New Roman" w:cs="Times New Roman"/>
          <w:sz w:val="26"/>
          <w:szCs w:val="26"/>
        </w:rPr>
      </w:pPr>
      <w:r w:rsidRPr="00283743">
        <w:rPr>
          <w:rFonts w:ascii="Times New Roman" w:hAnsi="Times New Roman" w:cs="Times New Roman"/>
          <w:sz w:val="26"/>
          <w:szCs w:val="26"/>
        </w:rPr>
        <w:t>re = av.run(“getAction”, “xanh”)</w:t>
      </w:r>
    </w:p>
    <w:p w14:paraId="7B0A520F" w14:textId="77777777" w:rsidR="00F610CB" w:rsidRPr="00283743" w:rsidRDefault="00F610CB" w:rsidP="00F610CB">
      <w:pPr>
        <w:ind w:firstLine="567"/>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lastRenderedPageBreak/>
        <w:t>msgbox.info(re, “chi dan chay xe”)</w:t>
      </w:r>
    </w:p>
    <w:p w14:paraId="55FB0C20"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script  getAction</w:t>
      </w:r>
    </w:p>
    <w:p w14:paraId="1B0CF913" w14:textId="77777777" w:rsidR="00F610CB" w:rsidRPr="00283743" w:rsidRDefault="00F610CB" w:rsidP="00F610CB">
      <w:pPr>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if (self = “do”) then </w:t>
      </w:r>
      <w:r w:rsidRPr="00283743">
        <w:rPr>
          <w:rFonts w:ascii="Times New Roman" w:hAnsi="Times New Roman" w:cs="Times New Roman"/>
          <w:sz w:val="26"/>
          <w:szCs w:val="26"/>
        </w:rPr>
        <w:tab/>
      </w:r>
      <w:r w:rsidRPr="00283743">
        <w:rPr>
          <w:rFonts w:ascii="Times New Roman" w:hAnsi="Times New Roman" w:cs="Times New Roman"/>
          <w:sz w:val="26"/>
          <w:szCs w:val="26"/>
        </w:rPr>
        <w:tab/>
      </w:r>
      <w:r w:rsidRPr="00283743">
        <w:rPr>
          <w:rFonts w:ascii="Times New Roman" w:hAnsi="Times New Roman" w:cs="Times New Roman"/>
          <w:sz w:val="26"/>
          <w:szCs w:val="26"/>
        </w:rPr>
        <w:tab/>
      </w:r>
      <w:r w:rsidRPr="00283743">
        <w:rPr>
          <w:rFonts w:ascii="Times New Roman" w:hAnsi="Times New Roman" w:cs="Times New Roman"/>
          <w:sz w:val="26"/>
          <w:szCs w:val="26"/>
        </w:rPr>
        <w:tab/>
        <w:t>‘đỏ</w:t>
      </w:r>
    </w:p>
    <w:p w14:paraId="5BBC1263"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t xml:space="preserve">return “dung” </w:t>
      </w:r>
    </w:p>
    <w:p w14:paraId="591A3A8D" w14:textId="77777777" w:rsidR="00F610CB" w:rsidRPr="00283743" w:rsidRDefault="00F610CB" w:rsidP="00F610CB">
      <w:pPr>
        <w:ind w:left="567" w:firstLine="567"/>
        <w:jc w:val="both"/>
        <w:rPr>
          <w:rFonts w:ascii="Times New Roman" w:hAnsi="Times New Roman" w:cs="Times New Roman"/>
          <w:sz w:val="26"/>
          <w:szCs w:val="26"/>
        </w:rPr>
      </w:pPr>
      <w:r w:rsidRPr="00283743">
        <w:rPr>
          <w:rFonts w:ascii="Times New Roman" w:hAnsi="Times New Roman" w:cs="Times New Roman"/>
          <w:sz w:val="26"/>
          <w:szCs w:val="26"/>
        </w:rPr>
        <w:t>elseif (self =”xanh”) then</w:t>
      </w:r>
      <w:r w:rsidRPr="00283743">
        <w:rPr>
          <w:rFonts w:ascii="Times New Roman" w:hAnsi="Times New Roman" w:cs="Times New Roman"/>
          <w:sz w:val="26"/>
          <w:szCs w:val="26"/>
        </w:rPr>
        <w:tab/>
      </w:r>
      <w:r w:rsidRPr="00283743">
        <w:rPr>
          <w:rFonts w:ascii="Times New Roman" w:hAnsi="Times New Roman" w:cs="Times New Roman"/>
          <w:sz w:val="26"/>
          <w:szCs w:val="26"/>
        </w:rPr>
        <w:tab/>
        <w:t>‘xanh</w:t>
      </w:r>
    </w:p>
    <w:p w14:paraId="5E452437"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r>
      <w:r w:rsidRPr="00283743">
        <w:rPr>
          <w:rFonts w:ascii="Times New Roman" w:hAnsi="Times New Roman" w:cs="Times New Roman"/>
          <w:sz w:val="26"/>
          <w:szCs w:val="26"/>
        </w:rPr>
        <w:tab/>
        <w:t>return “di”</w:t>
      </w:r>
    </w:p>
    <w:p w14:paraId="1D8B2886" w14:textId="77777777" w:rsidR="00F610CB" w:rsidRPr="00283743" w:rsidRDefault="00F610CB" w:rsidP="00F610CB">
      <w:pPr>
        <w:ind w:left="567"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else </w:t>
      </w:r>
      <w:r w:rsidRPr="00283743">
        <w:rPr>
          <w:rFonts w:ascii="Times New Roman" w:hAnsi="Times New Roman" w:cs="Times New Roman"/>
          <w:sz w:val="26"/>
          <w:szCs w:val="26"/>
        </w:rPr>
        <w:tab/>
      </w:r>
      <w:r w:rsidRPr="00283743">
        <w:rPr>
          <w:rFonts w:ascii="Times New Roman" w:hAnsi="Times New Roman" w:cs="Times New Roman"/>
          <w:sz w:val="26"/>
          <w:szCs w:val="26"/>
        </w:rPr>
        <w:tab/>
      </w:r>
      <w:r w:rsidRPr="00283743">
        <w:rPr>
          <w:rFonts w:ascii="Times New Roman" w:hAnsi="Times New Roman" w:cs="Times New Roman"/>
          <w:sz w:val="26"/>
          <w:szCs w:val="26"/>
        </w:rPr>
        <w:tab/>
      </w:r>
      <w:r w:rsidRPr="00283743">
        <w:rPr>
          <w:rFonts w:ascii="Times New Roman" w:hAnsi="Times New Roman" w:cs="Times New Roman"/>
          <w:sz w:val="26"/>
          <w:szCs w:val="26"/>
        </w:rPr>
        <w:tab/>
      </w:r>
      <w:r w:rsidRPr="00283743">
        <w:rPr>
          <w:rFonts w:ascii="Times New Roman" w:hAnsi="Times New Roman" w:cs="Times New Roman"/>
          <w:sz w:val="26"/>
          <w:szCs w:val="26"/>
        </w:rPr>
        <w:tab/>
        <w:t>‘vàng</w:t>
      </w:r>
    </w:p>
    <w:p w14:paraId="7E9E6EA6" w14:textId="77777777" w:rsidR="00F610CB" w:rsidRPr="00283743" w:rsidRDefault="00F610CB" w:rsidP="00F610CB">
      <w:pPr>
        <w:ind w:left="1134" w:firstLine="567"/>
        <w:jc w:val="both"/>
        <w:rPr>
          <w:rFonts w:ascii="Times New Roman" w:hAnsi="Times New Roman" w:cs="Times New Roman"/>
          <w:sz w:val="26"/>
          <w:szCs w:val="26"/>
        </w:rPr>
      </w:pPr>
      <w:r w:rsidRPr="00283743">
        <w:rPr>
          <w:rFonts w:ascii="Times New Roman" w:hAnsi="Times New Roman" w:cs="Times New Roman"/>
          <w:sz w:val="26"/>
          <w:szCs w:val="26"/>
        </w:rPr>
        <w:t>return “coi chung”</w:t>
      </w:r>
    </w:p>
    <w:p w14:paraId="1F07CB92" w14:textId="77777777" w:rsidR="00F610CB" w:rsidRPr="00283743" w:rsidRDefault="00F610CB" w:rsidP="00F610CB">
      <w:pPr>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end </w:t>
      </w:r>
    </w:p>
    <w:p w14:paraId="09195DDC" w14:textId="77777777" w:rsidR="00F610CB" w:rsidRPr="00283743" w:rsidRDefault="00F610CB" w:rsidP="005F5568">
      <w:pPr>
        <w:pStyle w:val="Heading2"/>
        <w:numPr>
          <w:ilvl w:val="3"/>
          <w:numId w:val="42"/>
        </w:numPr>
        <w:tabs>
          <w:tab w:val="left" w:pos="567"/>
        </w:tabs>
        <w:spacing w:before="360" w:line="240" w:lineRule="auto"/>
        <w:rPr>
          <w:rFonts w:ascii="Times New Roman" w:hAnsi="Times New Roman" w:cs="Times New Roman"/>
          <w:b/>
          <w:i/>
          <w:color w:val="000000" w:themeColor="text1"/>
        </w:rPr>
      </w:pPr>
      <w:bookmarkStart w:id="1011" w:name="_Toc533408665"/>
      <w:bookmarkStart w:id="1012" w:name="_Toc533409419"/>
      <w:bookmarkStart w:id="1013" w:name="_Toc533410051"/>
      <w:r w:rsidRPr="00283743">
        <w:rPr>
          <w:rFonts w:ascii="Times New Roman" w:hAnsi="Times New Roman" w:cs="Times New Roman"/>
          <w:b/>
          <w:i/>
          <w:color w:val="000000" w:themeColor="text1"/>
        </w:rPr>
        <w:t>Phát biểu exit</w:t>
      </w:r>
      <w:bookmarkEnd w:id="1011"/>
      <w:bookmarkEnd w:id="1012"/>
      <w:bookmarkEnd w:id="1013"/>
    </w:p>
    <w:p w14:paraId="2D326EC8"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xml:space="preserve">Phát biểu exit </w:t>
      </w:r>
      <w:r w:rsidRPr="00283743">
        <w:rPr>
          <w:rFonts w:ascii="Times New Roman" w:hAnsi="Times New Roman" w:cs="Times New Roman"/>
          <w:i/>
          <w:sz w:val="26"/>
          <w:szCs w:val="26"/>
        </w:rPr>
        <w:t>kết thúc script đang chạy.</w:t>
      </w:r>
    </w:p>
    <w:p w14:paraId="02D0A86E" w14:textId="77777777" w:rsidR="00F610CB" w:rsidRPr="00283743" w:rsidRDefault="00F610CB" w:rsidP="00F610CB">
      <w:pPr>
        <w:jc w:val="both"/>
        <w:rPr>
          <w:rFonts w:ascii="Times New Roman" w:hAnsi="Times New Roman" w:cs="Times New Roman"/>
          <w:i/>
          <w:sz w:val="26"/>
          <w:szCs w:val="26"/>
        </w:rPr>
      </w:pPr>
      <w:r w:rsidRPr="00283743">
        <w:rPr>
          <w:rFonts w:ascii="Times New Roman" w:hAnsi="Times New Roman" w:cs="Times New Roman"/>
          <w:i/>
          <w:sz w:val="26"/>
          <w:szCs w:val="26"/>
        </w:rPr>
        <w:t>Ví dụ:</w:t>
      </w:r>
    </w:p>
    <w:p w14:paraId="19DA392A"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theView = av.getActiveDoc</w:t>
      </w:r>
    </w:p>
    <w:p w14:paraId="63CFB263"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for each  t  in theView.GetThemes</w:t>
      </w:r>
    </w:p>
    <w:p w14:paraId="31FB5E4D" w14:textId="77777777" w:rsidR="00F610CB" w:rsidRPr="00283743" w:rsidRDefault="00F610CB" w:rsidP="00F610CB">
      <w:pPr>
        <w:ind w:left="567" w:firstLine="567"/>
        <w:jc w:val="both"/>
        <w:rPr>
          <w:rFonts w:ascii="Times New Roman" w:hAnsi="Times New Roman" w:cs="Times New Roman"/>
          <w:sz w:val="26"/>
          <w:szCs w:val="26"/>
        </w:rPr>
      </w:pPr>
      <w:r w:rsidRPr="00283743">
        <w:rPr>
          <w:rFonts w:ascii="Times New Roman" w:hAnsi="Times New Roman" w:cs="Times New Roman"/>
          <w:sz w:val="26"/>
          <w:szCs w:val="26"/>
        </w:rPr>
        <w:t>if (t.IsVisible = false) then</w:t>
      </w:r>
    </w:p>
    <w:p w14:paraId="135D7DC0"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t>exit</w:t>
      </w:r>
    </w:p>
    <w:p w14:paraId="04ADF70F"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t>end</w:t>
      </w:r>
    </w:p>
    <w:p w14:paraId="20EBB8CB" w14:textId="77777777" w:rsidR="00F610CB" w:rsidRPr="00283743" w:rsidRDefault="00F610CB" w:rsidP="00F610CB">
      <w:pPr>
        <w:spacing w:before="120"/>
        <w:ind w:left="567"/>
        <w:jc w:val="both"/>
        <w:rPr>
          <w:rFonts w:ascii="Times New Roman" w:hAnsi="Times New Roman" w:cs="Times New Roman"/>
          <w:sz w:val="26"/>
          <w:szCs w:val="26"/>
        </w:rPr>
      </w:pPr>
      <w:r w:rsidRPr="00283743">
        <w:rPr>
          <w:rFonts w:ascii="Times New Roman" w:hAnsi="Times New Roman" w:cs="Times New Roman"/>
          <w:sz w:val="26"/>
          <w:szCs w:val="26"/>
        </w:rPr>
        <w:t>end</w:t>
      </w:r>
    </w:p>
    <w:p w14:paraId="0E1CFC05" w14:textId="77777777" w:rsidR="009500B4" w:rsidRPr="00283743" w:rsidRDefault="00F610CB"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1014" w:name="_Toc533410052"/>
      <w:r w:rsidRPr="00283743">
        <w:rPr>
          <w:rFonts w:ascii="Times New Roman" w:hAnsi="Times New Roman" w:cs="Times New Roman"/>
          <w:b/>
          <w:color w:val="auto"/>
        </w:rPr>
        <w:t>Đối tượng av và từ khoá self</w:t>
      </w:r>
      <w:bookmarkStart w:id="1015" w:name="_Toc55285239"/>
      <w:bookmarkEnd w:id="1014"/>
    </w:p>
    <w:p w14:paraId="08FD0F1B" w14:textId="77777777" w:rsidR="00F610CB" w:rsidRPr="00283743" w:rsidRDefault="009500B4" w:rsidP="00F33164">
      <w:pPr>
        <w:spacing w:before="120"/>
        <w:jc w:val="both"/>
        <w:rPr>
          <w:rFonts w:ascii="Times New Roman" w:hAnsi="Times New Roman" w:cs="Times New Roman"/>
          <w:b/>
          <w:sz w:val="26"/>
          <w:szCs w:val="26"/>
        </w:rPr>
      </w:pPr>
      <w:r w:rsidRPr="00283743">
        <w:rPr>
          <w:rFonts w:ascii="Times New Roman" w:hAnsi="Times New Roman" w:cs="Times New Roman"/>
          <w:b/>
          <w:sz w:val="26"/>
          <w:szCs w:val="26"/>
        </w:rPr>
        <w:t xml:space="preserve">- </w:t>
      </w:r>
      <w:r w:rsidR="00F610CB" w:rsidRPr="00283743">
        <w:rPr>
          <w:rFonts w:ascii="Times New Roman" w:hAnsi="Times New Roman" w:cs="Times New Roman"/>
          <w:b/>
          <w:sz w:val="26"/>
          <w:szCs w:val="26"/>
        </w:rPr>
        <w:t>Đối tượng av</w:t>
      </w:r>
      <w:bookmarkEnd w:id="1015"/>
    </w:p>
    <w:p w14:paraId="6F3936A1"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t xml:space="preserve">Khi ta mở ArcView, ta đã tạo một đối tượng ứng dụng ArcView, đối tượng này chứa một project, trong project này chứa tất cả các đối tượng mà ta có thể làm việc với chúng. </w:t>
      </w:r>
    </w:p>
    <w:p w14:paraId="00F1A4B2"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Trong phân cấp lớp của ArcView, </w:t>
      </w:r>
      <w:r w:rsidRPr="00283743">
        <w:rPr>
          <w:rFonts w:ascii="Times New Roman" w:hAnsi="Times New Roman" w:cs="Times New Roman"/>
          <w:b/>
          <w:i/>
          <w:sz w:val="26"/>
          <w:szCs w:val="26"/>
        </w:rPr>
        <w:t>đối tượng ứng dụng</w:t>
      </w:r>
      <w:r w:rsidRPr="00283743">
        <w:rPr>
          <w:rFonts w:ascii="Times New Roman" w:hAnsi="Times New Roman" w:cs="Times New Roman"/>
          <w:sz w:val="26"/>
          <w:szCs w:val="26"/>
        </w:rPr>
        <w:t xml:space="preserve"> là đối tượng ở phân lớp cao nhất, đối tượng này gọi là </w:t>
      </w:r>
      <w:r w:rsidRPr="00283743">
        <w:rPr>
          <w:rFonts w:ascii="Times New Roman" w:hAnsi="Times New Roman" w:cs="Times New Roman"/>
          <w:b/>
          <w:i/>
          <w:sz w:val="26"/>
          <w:szCs w:val="26"/>
        </w:rPr>
        <w:t>av</w:t>
      </w:r>
      <w:r w:rsidRPr="00283743">
        <w:rPr>
          <w:rFonts w:ascii="Times New Roman" w:hAnsi="Times New Roman" w:cs="Times New Roman"/>
          <w:sz w:val="26"/>
          <w:szCs w:val="26"/>
        </w:rPr>
        <w:t>.</w:t>
      </w:r>
    </w:p>
    <w:p w14:paraId="5147EAD9"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4F096AC9"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Lấy về đối tượng project hiện thời  </w:t>
      </w:r>
    </w:p>
    <w:p w14:paraId="37529229"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theProject = av.getProject</w:t>
      </w:r>
    </w:p>
    <w:p w14:paraId="75BE135F"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Lấy về cửa sổ làm việc hiện hành</w:t>
      </w:r>
    </w:p>
    <w:p w14:paraId="17FA139B"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theView = av.getActiveDoc</w:t>
      </w:r>
    </w:p>
    <w:p w14:paraId="6FCEF0F4"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av còn dùng để gọi một script trong script khác.</w:t>
      </w:r>
    </w:p>
    <w:p w14:paraId="70FEC410" w14:textId="77777777" w:rsidR="00F610CB" w:rsidRPr="00283743" w:rsidRDefault="00F610CB" w:rsidP="00F610CB">
      <w:pPr>
        <w:spacing w:before="120"/>
        <w:jc w:val="both"/>
        <w:rPr>
          <w:rFonts w:ascii="Times New Roman" w:hAnsi="Times New Roman" w:cs="Times New Roman"/>
          <w:b/>
          <w:i/>
          <w:sz w:val="26"/>
          <w:szCs w:val="26"/>
        </w:rPr>
      </w:pPr>
      <w:r w:rsidRPr="00283743">
        <w:rPr>
          <w:rFonts w:ascii="Times New Roman" w:hAnsi="Times New Roman" w:cs="Times New Roman"/>
          <w:sz w:val="26"/>
          <w:szCs w:val="26"/>
        </w:rPr>
        <w:lastRenderedPageBreak/>
        <w:t xml:space="preserve">- </w:t>
      </w:r>
      <w:r w:rsidRPr="00283743">
        <w:rPr>
          <w:rFonts w:ascii="Times New Roman" w:hAnsi="Times New Roman" w:cs="Times New Roman"/>
          <w:b/>
          <w:i/>
          <w:sz w:val="26"/>
          <w:szCs w:val="26"/>
        </w:rPr>
        <w:t>Có 2 cách gọ</w:t>
      </w:r>
      <w:r w:rsidR="009500B4" w:rsidRPr="00283743">
        <w:rPr>
          <w:rFonts w:ascii="Times New Roman" w:hAnsi="Times New Roman" w:cs="Times New Roman"/>
          <w:b/>
          <w:i/>
          <w:sz w:val="26"/>
          <w:szCs w:val="26"/>
        </w:rPr>
        <w:t>i script dùng av</w:t>
      </w:r>
    </w:p>
    <w:p w14:paraId="78B48ABA" w14:textId="77777777" w:rsidR="00F610CB" w:rsidRPr="00283743" w:rsidRDefault="00F610CB" w:rsidP="00F610CB">
      <w:pPr>
        <w:spacing w:before="120"/>
        <w:jc w:val="both"/>
        <w:rPr>
          <w:rFonts w:ascii="Times New Roman" w:hAnsi="Times New Roman" w:cs="Times New Roman"/>
          <w:b/>
          <w:sz w:val="26"/>
          <w:szCs w:val="26"/>
        </w:rPr>
      </w:pPr>
      <w:r w:rsidRPr="00283743">
        <w:rPr>
          <w:rFonts w:ascii="Times New Roman" w:hAnsi="Times New Roman" w:cs="Times New Roman"/>
          <w:b/>
          <w:sz w:val="26"/>
          <w:szCs w:val="26"/>
        </w:rPr>
        <w:t>+ Dùng av.run</w:t>
      </w:r>
    </w:p>
    <w:p w14:paraId="413AF795"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0E38EC45" w14:textId="77777777" w:rsidR="00F610CB" w:rsidRPr="00283743" w:rsidRDefault="00F610CB" w:rsidP="00F610CB">
      <w:pPr>
        <w:spacing w:before="120"/>
        <w:ind w:left="3290" w:hanging="2723"/>
        <w:jc w:val="both"/>
        <w:rPr>
          <w:rFonts w:ascii="Times New Roman" w:hAnsi="Times New Roman" w:cs="Times New Roman"/>
          <w:sz w:val="26"/>
          <w:szCs w:val="26"/>
        </w:rPr>
      </w:pPr>
      <w:r w:rsidRPr="00283743">
        <w:rPr>
          <w:rFonts w:ascii="Times New Roman" w:hAnsi="Times New Roman" w:cs="Times New Roman"/>
          <w:sz w:val="26"/>
          <w:szCs w:val="26"/>
        </w:rPr>
        <w:t>av.run(“myscript”,{})       ‘ gọi script có tên myscript  cung cấp đối số là danh sách rỗng</w:t>
      </w:r>
    </w:p>
    <w:p w14:paraId="38CCBE13" w14:textId="77777777" w:rsidR="00F610CB" w:rsidRPr="00283743" w:rsidRDefault="00F610CB" w:rsidP="00F610CB">
      <w:pPr>
        <w:spacing w:before="120"/>
        <w:ind w:left="567"/>
        <w:jc w:val="both"/>
        <w:rPr>
          <w:rFonts w:ascii="Times New Roman" w:hAnsi="Times New Roman" w:cs="Times New Roman"/>
          <w:sz w:val="26"/>
          <w:szCs w:val="26"/>
        </w:rPr>
      </w:pPr>
      <w:r w:rsidRPr="00283743">
        <w:rPr>
          <w:rFonts w:ascii="Times New Roman" w:hAnsi="Times New Roman" w:cs="Times New Roman"/>
          <w:sz w:val="26"/>
          <w:szCs w:val="26"/>
        </w:rPr>
        <w:t>av.run(“ascript”,{1,5,7})    ‘ gọi script có tên ascript với đối số là danh sách {1,5,7}</w:t>
      </w:r>
    </w:p>
    <w:p w14:paraId="21A4C2C9" w14:textId="77777777" w:rsidR="00F610CB" w:rsidRPr="00283743" w:rsidRDefault="00F610CB" w:rsidP="00F610CB">
      <w:pPr>
        <w:spacing w:before="120"/>
        <w:jc w:val="both"/>
        <w:rPr>
          <w:rFonts w:ascii="Times New Roman" w:hAnsi="Times New Roman" w:cs="Times New Roman"/>
          <w:b/>
          <w:sz w:val="26"/>
          <w:szCs w:val="26"/>
        </w:rPr>
      </w:pPr>
      <w:r w:rsidRPr="00283743">
        <w:rPr>
          <w:rFonts w:ascii="Times New Roman" w:hAnsi="Times New Roman" w:cs="Times New Roman"/>
          <w:b/>
          <w:sz w:val="26"/>
          <w:szCs w:val="26"/>
        </w:rPr>
        <w:t>+ Dùng av.delayedRun</w:t>
      </w:r>
    </w:p>
    <w:p w14:paraId="48D1515E"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Để </w:t>
      </w:r>
      <w:r w:rsidRPr="00283743">
        <w:rPr>
          <w:rFonts w:ascii="Times New Roman" w:hAnsi="Times New Roman" w:cs="Times New Roman"/>
          <w:i/>
          <w:sz w:val="26"/>
          <w:szCs w:val="26"/>
        </w:rPr>
        <w:t>gọi một Script sau</w:t>
      </w:r>
      <w:r w:rsidRPr="00283743">
        <w:rPr>
          <w:rFonts w:ascii="Times New Roman" w:hAnsi="Times New Roman" w:cs="Times New Roman"/>
          <w:sz w:val="26"/>
          <w:szCs w:val="26"/>
        </w:rPr>
        <w:t xml:space="preserve"> </w:t>
      </w:r>
      <w:r w:rsidRPr="00283743">
        <w:rPr>
          <w:rFonts w:ascii="Times New Roman" w:hAnsi="Times New Roman" w:cs="Times New Roman"/>
          <w:i/>
          <w:sz w:val="26"/>
          <w:szCs w:val="26"/>
        </w:rPr>
        <w:t>một khoảng thời gian nào đó</w:t>
      </w:r>
      <w:r w:rsidRPr="00283743">
        <w:rPr>
          <w:rFonts w:ascii="Times New Roman" w:hAnsi="Times New Roman" w:cs="Times New Roman"/>
          <w:sz w:val="26"/>
          <w:szCs w:val="26"/>
        </w:rPr>
        <w:t xml:space="preserve"> ta dùng av.delayedRun</w:t>
      </w:r>
    </w:p>
    <w:p w14:paraId="212B4D68" w14:textId="77777777" w:rsidR="00F610CB" w:rsidRPr="00283743" w:rsidRDefault="00F610CB" w:rsidP="00F610CB">
      <w:pPr>
        <w:spacing w:before="120"/>
        <w:jc w:val="both"/>
        <w:rPr>
          <w:rFonts w:ascii="Times New Roman" w:hAnsi="Times New Roman" w:cs="Times New Roman"/>
          <w:sz w:val="26"/>
          <w:szCs w:val="26"/>
          <w:lang w:val="fr-FR"/>
        </w:rPr>
      </w:pPr>
      <w:r w:rsidRPr="00283743">
        <w:rPr>
          <w:rFonts w:ascii="Times New Roman" w:hAnsi="Times New Roman" w:cs="Times New Roman"/>
          <w:i/>
          <w:sz w:val="26"/>
          <w:szCs w:val="26"/>
          <w:lang w:val="fr-FR"/>
        </w:rPr>
        <w:t>Ví dụ:</w:t>
      </w:r>
      <w:r w:rsidRPr="00283743">
        <w:rPr>
          <w:rFonts w:ascii="Times New Roman" w:hAnsi="Times New Roman" w:cs="Times New Roman"/>
          <w:sz w:val="26"/>
          <w:szCs w:val="26"/>
          <w:lang w:val="fr-FR"/>
        </w:rPr>
        <w:t xml:space="preserve">  script có tên là Annoy</w:t>
      </w:r>
    </w:p>
    <w:p w14:paraId="1545427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lang w:val="fr-FR"/>
        </w:rPr>
        <w:t xml:space="preserve"> </w:t>
      </w:r>
      <w:r w:rsidRPr="00283743">
        <w:rPr>
          <w:rFonts w:ascii="Times New Roman" w:hAnsi="Times New Roman" w:cs="Times New Roman"/>
          <w:sz w:val="26"/>
          <w:szCs w:val="26"/>
          <w:lang w:val="fr-FR"/>
        </w:rPr>
        <w:tab/>
      </w:r>
      <w:r w:rsidRPr="00283743">
        <w:rPr>
          <w:rFonts w:ascii="Times New Roman" w:hAnsi="Times New Roman" w:cs="Times New Roman"/>
          <w:sz w:val="26"/>
          <w:szCs w:val="26"/>
        </w:rPr>
        <w:t>status = MsgBox.YesNo( "Is this annoying?", "ANNOY", FALSE )</w:t>
      </w:r>
    </w:p>
    <w:p w14:paraId="1D144F43"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if (NOT status) then</w:t>
      </w:r>
    </w:p>
    <w:p w14:paraId="2F318A5E"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t>av.DelayedRun( "annoy", "", 10 )    ‘ cứ 10 giây lại gọi chính nó</w:t>
      </w:r>
    </w:p>
    <w:p w14:paraId="1A96078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t>end</w:t>
      </w:r>
    </w:p>
    <w:p w14:paraId="08AA7AB1"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Với script này cứ 10 giây lại hiển thị thông điệp như sau</w:t>
      </w:r>
    </w:p>
    <w:p w14:paraId="0F318CD4" w14:textId="77777777" w:rsidR="00F610CB" w:rsidRPr="00283743" w:rsidRDefault="00F610CB" w:rsidP="00F610CB">
      <w:pPr>
        <w:spacing w:before="120"/>
        <w:jc w:val="both"/>
        <w:rPr>
          <w:rFonts w:ascii="Times New Roman" w:hAnsi="Times New Roman" w:cs="Times New Roman"/>
          <w:sz w:val="26"/>
          <w:szCs w:val="26"/>
        </w:rPr>
      </w:pPr>
    </w:p>
    <w:p w14:paraId="7AF46127"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noProof/>
          <w:sz w:val="26"/>
          <w:szCs w:val="26"/>
          <w:lang w:eastAsia="zh-CN"/>
        </w:rPr>
        <w:drawing>
          <wp:inline distT="0" distB="0" distL="0" distR="0" wp14:anchorId="1C33CE37" wp14:editId="0A7AE415">
            <wp:extent cx="3350260" cy="11703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0260" cy="1170305"/>
                    </a:xfrm>
                    <a:prstGeom prst="rect">
                      <a:avLst/>
                    </a:prstGeom>
                    <a:noFill/>
                    <a:ln>
                      <a:noFill/>
                    </a:ln>
                  </pic:spPr>
                </pic:pic>
              </a:graphicData>
            </a:graphic>
          </wp:inline>
        </w:drawing>
      </w:r>
    </w:p>
    <w:p w14:paraId="0C400198" w14:textId="77777777" w:rsidR="00F610CB" w:rsidRPr="00283743" w:rsidRDefault="00F610CB" w:rsidP="00F610CB">
      <w:pPr>
        <w:spacing w:before="120"/>
        <w:jc w:val="both"/>
        <w:rPr>
          <w:rFonts w:ascii="Times New Roman" w:hAnsi="Times New Roman" w:cs="Times New Roman"/>
          <w:sz w:val="26"/>
          <w:szCs w:val="26"/>
        </w:rPr>
      </w:pPr>
    </w:p>
    <w:p w14:paraId="0E89D167"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Nếu ta kích vào nút “No” thì 10 giây tiếp theo ta lại thấy thông điệp này hiển thị lên, nếu ta kích vào nút “Yes” thì đoạn script annoy kết thúc thực thi.</w:t>
      </w:r>
    </w:p>
    <w:p w14:paraId="58332433" w14:textId="77777777" w:rsidR="00F610CB" w:rsidRPr="00283743" w:rsidRDefault="00F610CB" w:rsidP="00F33164">
      <w:pPr>
        <w:spacing w:before="120"/>
        <w:jc w:val="both"/>
        <w:rPr>
          <w:rFonts w:ascii="Times New Roman" w:hAnsi="Times New Roman" w:cs="Times New Roman"/>
          <w:b/>
          <w:sz w:val="26"/>
          <w:szCs w:val="26"/>
        </w:rPr>
      </w:pPr>
      <w:bookmarkStart w:id="1016" w:name="_Toc55285240"/>
      <w:r w:rsidRPr="00283743">
        <w:rPr>
          <w:rFonts w:ascii="Times New Roman" w:hAnsi="Times New Roman" w:cs="Times New Roman"/>
          <w:b/>
          <w:sz w:val="26"/>
          <w:szCs w:val="26"/>
        </w:rPr>
        <w:t>- Từ khoá self</w:t>
      </w:r>
      <w:bookmarkEnd w:id="1016"/>
    </w:p>
    <w:p w14:paraId="3D0092D1"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Self thường dùng để</w:t>
      </w:r>
      <w:r w:rsidRPr="00283743">
        <w:rPr>
          <w:rFonts w:ascii="Times New Roman" w:hAnsi="Times New Roman" w:cs="Times New Roman"/>
          <w:i/>
          <w:sz w:val="26"/>
          <w:szCs w:val="26"/>
        </w:rPr>
        <w:t xml:space="preserve"> tham khảo tới đối tượng gây ra sự kiện chạy script</w:t>
      </w:r>
      <w:r w:rsidRPr="00283743">
        <w:rPr>
          <w:rFonts w:ascii="Times New Roman" w:hAnsi="Times New Roman" w:cs="Times New Roman"/>
          <w:sz w:val="26"/>
          <w:szCs w:val="26"/>
        </w:rPr>
        <w:t xml:space="preserve">, khi nhấn chuột vào một button thì ta có thể dùng self để tham khảo đến button này. </w:t>
      </w:r>
    </w:p>
    <w:p w14:paraId="5A0D310B"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Self còn dùng để </w:t>
      </w:r>
      <w:r w:rsidRPr="00283743">
        <w:rPr>
          <w:rFonts w:ascii="Times New Roman" w:hAnsi="Times New Roman" w:cs="Times New Roman"/>
          <w:i/>
          <w:sz w:val="26"/>
          <w:szCs w:val="26"/>
        </w:rPr>
        <w:t>lấy giá trị tham số truyền từ script khác gọi nó</w:t>
      </w:r>
      <w:r w:rsidRPr="00283743">
        <w:rPr>
          <w:rFonts w:ascii="Times New Roman" w:hAnsi="Times New Roman" w:cs="Times New Roman"/>
          <w:sz w:val="26"/>
          <w:szCs w:val="26"/>
        </w:rPr>
        <w:t>.</w:t>
      </w:r>
    </w:p>
    <w:p w14:paraId="471F5A06"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18CD68A8"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script1 có nội dung như sau</w:t>
      </w:r>
    </w:p>
    <w:p w14:paraId="1B34ABA8"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tinh tong cua 2 so a, b</w:t>
      </w:r>
    </w:p>
    <w:p w14:paraId="4EAA0F77"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b/>
          <w:i/>
          <w:sz w:val="26"/>
          <w:szCs w:val="26"/>
        </w:rPr>
        <w:t>a</w:t>
      </w:r>
      <w:r w:rsidRPr="00283743">
        <w:rPr>
          <w:rFonts w:ascii="Times New Roman" w:hAnsi="Times New Roman" w:cs="Times New Roman"/>
          <w:sz w:val="26"/>
          <w:szCs w:val="26"/>
        </w:rPr>
        <w:t xml:space="preserve"> = 10</w:t>
      </w:r>
    </w:p>
    <w:p w14:paraId="6D203459"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sz w:val="26"/>
          <w:szCs w:val="26"/>
        </w:rPr>
        <w:t>b = 20</w:t>
      </w:r>
    </w:p>
    <w:p w14:paraId="07853EA9"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sz w:val="26"/>
          <w:szCs w:val="26"/>
        </w:rPr>
        <w:lastRenderedPageBreak/>
        <w:t>tong = av.run(“script2”,{</w:t>
      </w:r>
      <w:r w:rsidRPr="00283743">
        <w:rPr>
          <w:rFonts w:ascii="Times New Roman" w:hAnsi="Times New Roman" w:cs="Times New Roman"/>
          <w:b/>
          <w:i/>
          <w:sz w:val="26"/>
          <w:szCs w:val="26"/>
        </w:rPr>
        <w:t>a</w:t>
      </w:r>
      <w:r w:rsidRPr="00283743">
        <w:rPr>
          <w:rFonts w:ascii="Times New Roman" w:hAnsi="Times New Roman" w:cs="Times New Roman"/>
          <w:sz w:val="26"/>
          <w:szCs w:val="26"/>
        </w:rPr>
        <w:t>,b})</w:t>
      </w:r>
    </w:p>
    <w:p w14:paraId="1DC1847B"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script2 có nội dung như sau</w:t>
      </w:r>
    </w:p>
    <w:p w14:paraId="2404272C"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sz w:val="26"/>
          <w:szCs w:val="26"/>
        </w:rPr>
        <w:t>a = self.get(0)</w:t>
      </w:r>
      <w:r w:rsidRPr="00283743">
        <w:rPr>
          <w:rFonts w:ascii="Times New Roman" w:hAnsi="Times New Roman" w:cs="Times New Roman"/>
          <w:sz w:val="26"/>
          <w:szCs w:val="26"/>
        </w:rPr>
        <w:tab/>
        <w:t xml:space="preserve">‘lấy giá trị tham số thứ nhất của script1 (là </w:t>
      </w:r>
      <w:r w:rsidRPr="00283743">
        <w:rPr>
          <w:rFonts w:ascii="Times New Roman" w:hAnsi="Times New Roman" w:cs="Times New Roman"/>
          <w:b/>
          <w:i/>
          <w:sz w:val="26"/>
          <w:szCs w:val="26"/>
        </w:rPr>
        <w:t>a</w:t>
      </w:r>
      <w:r w:rsidRPr="00283743">
        <w:rPr>
          <w:rFonts w:ascii="Times New Roman" w:hAnsi="Times New Roman" w:cs="Times New Roman"/>
          <w:sz w:val="26"/>
          <w:szCs w:val="26"/>
        </w:rPr>
        <w:t>)</w:t>
      </w:r>
    </w:p>
    <w:p w14:paraId="4E5F7735"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sz w:val="26"/>
          <w:szCs w:val="26"/>
        </w:rPr>
        <w:t>b = self.get(1)</w:t>
      </w:r>
    </w:p>
    <w:p w14:paraId="3F6D1D3F"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sz w:val="26"/>
          <w:szCs w:val="26"/>
        </w:rPr>
        <w:t>c = a + b</w:t>
      </w:r>
    </w:p>
    <w:p w14:paraId="5807D06E"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sz w:val="26"/>
          <w:szCs w:val="26"/>
        </w:rPr>
        <w:t>return c</w:t>
      </w:r>
    </w:p>
    <w:p w14:paraId="3ED3DDEF"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Khi chạy script1, giá trị của tổng trả về là 30</w:t>
      </w:r>
    </w:p>
    <w:p w14:paraId="60F5E8B9" w14:textId="77777777" w:rsidR="00F610CB" w:rsidRPr="00283743" w:rsidRDefault="00F610CB" w:rsidP="00F610CB">
      <w:pPr>
        <w:rPr>
          <w:rFonts w:ascii="Times New Roman" w:hAnsi="Times New Roman" w:cs="Times New Roman"/>
          <w:b/>
          <w:i/>
          <w:sz w:val="26"/>
          <w:szCs w:val="26"/>
        </w:rPr>
      </w:pPr>
      <w:r w:rsidRPr="00283743">
        <w:rPr>
          <w:rFonts w:ascii="Times New Roman" w:hAnsi="Times New Roman" w:cs="Times New Roman"/>
          <w:b/>
          <w:i/>
          <w:sz w:val="26"/>
          <w:szCs w:val="26"/>
        </w:rPr>
        <w:t>Ví dụ:</w:t>
      </w:r>
    </w:p>
    <w:p w14:paraId="54EDE54F" w14:textId="77777777" w:rsidR="00F610CB" w:rsidRPr="00283743" w:rsidRDefault="00F610CB" w:rsidP="009500B4">
      <w:pPr>
        <w:jc w:val="both"/>
        <w:rPr>
          <w:rFonts w:ascii="Times New Roman" w:hAnsi="Times New Roman" w:cs="Times New Roman"/>
          <w:b/>
          <w:i/>
          <w:sz w:val="26"/>
          <w:szCs w:val="26"/>
        </w:rPr>
      </w:pPr>
      <w:r w:rsidRPr="00283743">
        <w:rPr>
          <w:rFonts w:ascii="Times New Roman" w:hAnsi="Times New Roman" w:cs="Times New Roman"/>
          <w:b/>
          <w:i/>
          <w:sz w:val="26"/>
          <w:szCs w:val="26"/>
        </w:rPr>
        <w:t>Ví dụ 1. Viết script tính tổng của các phần tử trong một danh sách gồm các đối tượng kiểu số.</w:t>
      </w:r>
    </w:p>
    <w:p w14:paraId="4582FB50" w14:textId="77777777" w:rsidR="00F610CB" w:rsidRPr="00283743" w:rsidRDefault="00F610CB" w:rsidP="00C77810">
      <w:pPr>
        <w:jc w:val="both"/>
        <w:rPr>
          <w:rFonts w:ascii="Times New Roman" w:hAnsi="Times New Roman" w:cs="Times New Roman"/>
          <w:sz w:val="26"/>
          <w:szCs w:val="26"/>
        </w:rPr>
      </w:pPr>
      <w:r w:rsidRPr="00283743">
        <w:rPr>
          <w:rFonts w:ascii="Times New Roman" w:hAnsi="Times New Roman" w:cs="Times New Roman"/>
          <w:sz w:val="26"/>
          <w:szCs w:val="26"/>
        </w:rPr>
        <w:t xml:space="preserve">Hướng dẫn: </w:t>
      </w:r>
    </w:p>
    <w:p w14:paraId="4CF01051"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script    tinhtong</w:t>
      </w:r>
    </w:p>
    <w:p w14:paraId="30AECE9D"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alist={1,3,5,6,3,2,25,30}</w:t>
      </w:r>
    </w:p>
    <w:p w14:paraId="3D39390C"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tong=0</w:t>
      </w:r>
    </w:p>
    <w:p w14:paraId="574E5D4C"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for each i in alist</w:t>
      </w:r>
    </w:p>
    <w:p w14:paraId="745E0193"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tong = tong + i</w:t>
      </w:r>
    </w:p>
    <w:p w14:paraId="556F63DB"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end</w:t>
      </w:r>
    </w:p>
    <w:p w14:paraId="2D56A15A" w14:textId="77777777" w:rsidR="00C77810" w:rsidRPr="00283743" w:rsidRDefault="00F610CB" w:rsidP="00C77810">
      <w:pPr>
        <w:ind w:left="567"/>
        <w:jc w:val="both"/>
        <w:rPr>
          <w:rFonts w:ascii="Times New Roman" w:hAnsi="Times New Roman" w:cs="Times New Roman"/>
          <w:sz w:val="26"/>
          <w:szCs w:val="26"/>
        </w:rPr>
      </w:pPr>
      <w:r w:rsidRPr="00283743">
        <w:rPr>
          <w:rFonts w:ascii="Times New Roman" w:hAnsi="Times New Roman" w:cs="Times New Roman"/>
          <w:sz w:val="26"/>
          <w:szCs w:val="26"/>
        </w:rPr>
        <w:t>msgbox.info(“tong cac phan tu trong danh sach “ + tong.AsString, “Tong”)</w:t>
      </w:r>
    </w:p>
    <w:p w14:paraId="6F78B689" w14:textId="77777777" w:rsidR="00F610CB" w:rsidRPr="00283743" w:rsidRDefault="00F610CB" w:rsidP="00C77810">
      <w:pPr>
        <w:jc w:val="both"/>
        <w:rPr>
          <w:rFonts w:ascii="Times New Roman" w:hAnsi="Times New Roman" w:cs="Times New Roman"/>
          <w:b/>
          <w:i/>
          <w:sz w:val="26"/>
          <w:szCs w:val="26"/>
        </w:rPr>
      </w:pPr>
      <w:r w:rsidRPr="00283743">
        <w:rPr>
          <w:rFonts w:ascii="Times New Roman" w:hAnsi="Times New Roman" w:cs="Times New Roman"/>
          <w:b/>
          <w:i/>
          <w:sz w:val="26"/>
          <w:szCs w:val="26"/>
        </w:rPr>
        <w:t>Ví dụ 2. Viết script tìm số lớn nhất của 3 số</w:t>
      </w:r>
    </w:p>
    <w:p w14:paraId="04FF927F" w14:textId="77777777" w:rsidR="00F610CB" w:rsidRPr="00283743" w:rsidRDefault="00F610CB" w:rsidP="00C77810">
      <w:pPr>
        <w:jc w:val="both"/>
        <w:rPr>
          <w:rFonts w:ascii="Times New Roman" w:hAnsi="Times New Roman" w:cs="Times New Roman"/>
          <w:sz w:val="26"/>
          <w:szCs w:val="26"/>
        </w:rPr>
      </w:pPr>
      <w:r w:rsidRPr="00283743">
        <w:rPr>
          <w:rFonts w:ascii="Times New Roman" w:hAnsi="Times New Roman" w:cs="Times New Roman"/>
          <w:sz w:val="26"/>
          <w:szCs w:val="26"/>
        </w:rPr>
        <w:t xml:space="preserve">Hướng dẫn: </w:t>
      </w:r>
    </w:p>
    <w:p w14:paraId="5BA3B4D4"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script  timmax</w:t>
      </w:r>
    </w:p>
    <w:p w14:paraId="325D06AD"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a=4</w:t>
      </w:r>
    </w:p>
    <w:p w14:paraId="35D5F6A3"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b=5</w:t>
      </w:r>
    </w:p>
    <w:p w14:paraId="6C63923F"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c=7</w:t>
      </w:r>
    </w:p>
    <w:p w14:paraId="42EE5C38"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m=a</w:t>
      </w:r>
    </w:p>
    <w:p w14:paraId="4D54A862"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if ((a&gt;=b) and (a&gt;=c)) then</w:t>
      </w:r>
    </w:p>
    <w:p w14:paraId="43CCA1DA"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m =a</w:t>
      </w:r>
    </w:p>
    <w:p w14:paraId="1C69F167"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elseif ((b&gt;=a) and (b&gt;=c)) then</w:t>
      </w:r>
    </w:p>
    <w:p w14:paraId="275EC1A7"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m=b</w:t>
      </w:r>
    </w:p>
    <w:p w14:paraId="7937F736"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elseif ((c&gt;=a) and (c&gt;=b)) then</w:t>
      </w:r>
    </w:p>
    <w:p w14:paraId="7313C0C2"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lastRenderedPageBreak/>
        <w:t xml:space="preserve">  m=c</w:t>
      </w:r>
    </w:p>
    <w:p w14:paraId="57D6D347"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end</w:t>
      </w:r>
    </w:p>
    <w:p w14:paraId="67742DEC" w14:textId="77777777" w:rsidR="00F610CB" w:rsidRPr="00283743" w:rsidRDefault="00F610CB" w:rsidP="00F610CB">
      <w:pPr>
        <w:ind w:left="900" w:hanging="900"/>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Ví dụ 3. Cho một danh sách bất kỳ, tìm các phần tử có kiểu số. </w:t>
      </w:r>
    </w:p>
    <w:p w14:paraId="6F129C7C" w14:textId="77777777" w:rsidR="00F610CB" w:rsidRPr="00283743" w:rsidRDefault="00F610CB" w:rsidP="00F610CB">
      <w:pPr>
        <w:ind w:left="900" w:hanging="333"/>
        <w:jc w:val="both"/>
        <w:rPr>
          <w:rFonts w:ascii="Times New Roman" w:hAnsi="Times New Roman" w:cs="Times New Roman"/>
          <w:sz w:val="26"/>
          <w:szCs w:val="26"/>
        </w:rPr>
      </w:pPr>
      <w:r w:rsidRPr="00283743">
        <w:rPr>
          <w:rFonts w:ascii="Times New Roman" w:hAnsi="Times New Roman" w:cs="Times New Roman"/>
          <w:i/>
          <w:sz w:val="26"/>
          <w:szCs w:val="26"/>
        </w:rPr>
        <w:t>Vd: alist={123, 45, “cd”,</w:t>
      </w:r>
      <w:r w:rsidRPr="00283743">
        <w:rPr>
          <w:rFonts w:ascii="Times New Roman" w:hAnsi="Times New Roman" w:cs="Times New Roman"/>
          <w:sz w:val="26"/>
          <w:szCs w:val="26"/>
        </w:rPr>
        <w:t xml:space="preserve"> “ef”, 6, “55”} </w:t>
      </w:r>
      <w:r w:rsidRPr="00283743">
        <w:rPr>
          <w:rFonts w:ascii="Times New Roman" w:hAnsi="Times New Roman" w:cs="Times New Roman"/>
          <w:sz w:val="26"/>
          <w:szCs w:val="26"/>
        </w:rPr>
        <w:sym w:font="Wingdings" w:char="F0E0"/>
      </w:r>
      <w:r w:rsidRPr="00283743">
        <w:rPr>
          <w:rFonts w:ascii="Times New Roman" w:hAnsi="Times New Roman" w:cs="Times New Roman"/>
          <w:sz w:val="26"/>
          <w:szCs w:val="26"/>
        </w:rPr>
        <w:t xml:space="preserve"> kết quả: blist = {123,45,6}</w:t>
      </w:r>
    </w:p>
    <w:p w14:paraId="380A3483"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Hướng dẫn: </w:t>
      </w:r>
    </w:p>
    <w:p w14:paraId="7A8D5BFB"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alist={“123”,45,”cd”,”ef”,”6”}</w:t>
      </w:r>
    </w:p>
    <w:p w14:paraId="1C0E9696"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blist={}</w:t>
      </w:r>
    </w:p>
    <w:p w14:paraId="76B3A944"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for each i in alist</w:t>
      </w:r>
    </w:p>
    <w:p w14:paraId="65719F6B"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if (i.getClass.getClassName= “Number”) then</w:t>
      </w:r>
    </w:p>
    <w:p w14:paraId="52FDC6AD"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blist.add(i)</w:t>
      </w:r>
    </w:p>
    <w:p w14:paraId="6CBBCFE2"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end</w:t>
      </w:r>
    </w:p>
    <w:p w14:paraId="7C2306A9"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end</w:t>
      </w:r>
    </w:p>
    <w:p w14:paraId="66C38172" w14:textId="77777777" w:rsidR="00F610CB" w:rsidRPr="00283743" w:rsidRDefault="00F610CB" w:rsidP="00F610CB">
      <w:pPr>
        <w:spacing w:before="120"/>
        <w:ind w:firstLine="567"/>
        <w:jc w:val="both"/>
        <w:rPr>
          <w:rFonts w:ascii="Times New Roman" w:hAnsi="Times New Roman" w:cs="Times New Roman"/>
          <w:iCs/>
          <w:sz w:val="26"/>
          <w:szCs w:val="26"/>
        </w:rPr>
      </w:pPr>
      <w:r w:rsidRPr="00283743">
        <w:rPr>
          <w:rFonts w:ascii="Times New Roman" w:hAnsi="Times New Roman" w:cs="Times New Roman"/>
          <w:iCs/>
          <w:sz w:val="26"/>
          <w:szCs w:val="26"/>
        </w:rPr>
        <w:t>Yêu cầu getClass lấy về lớp của một đối tượng, yêu cầu getClassName trả về tên của một lớp.</w:t>
      </w:r>
    </w:p>
    <w:p w14:paraId="7549DC96"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Bài tập 1. Viết script tìm số lớn nhất của một danh sách các phần tử kiểu số.</w:t>
      </w:r>
    </w:p>
    <w:p w14:paraId="2DA04F18"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Bài tập 2. Viết script sắp xếp tăng dần các phần tử kiểu số trong một danh sách (các phần tử trong danh sách kiểu số).</w:t>
      </w:r>
    </w:p>
    <w:p w14:paraId="7A071512"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Bài tập 3. Viết script dùng Msgbox.input nhập vào n phần tử, sau đó in ra message giá trị trung bình của n phần tử này.</w:t>
      </w:r>
    </w:p>
    <w:p w14:paraId="7CC04D12"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Bài tập 4. Viết Script đổi một chuỗi có các chữ cái đầu thành chữ hoa</w:t>
      </w:r>
    </w:p>
    <w:p w14:paraId="78599D5A"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Ví dụ:  “truong dai hoc” sẽ được đổi thành “Truong Dai Hoc”</w:t>
      </w:r>
    </w:p>
    <w:p w14:paraId="20F6829A"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Bài tập 5. Viết script giải phương trình bậc 2</w:t>
      </w:r>
    </w:p>
    <w:p w14:paraId="2BFD1FFE"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Bài tập 6. Viết script tính phương sai của một tập điểm.</w:t>
      </w:r>
    </w:p>
    <w:p w14:paraId="28C12925" w14:textId="77777777" w:rsidR="00F610CB" w:rsidRPr="00283743" w:rsidRDefault="00481FD3" w:rsidP="005F5568">
      <w:pPr>
        <w:pStyle w:val="Heading3"/>
        <w:numPr>
          <w:ilvl w:val="1"/>
          <w:numId w:val="42"/>
        </w:numPr>
        <w:spacing w:before="120" w:line="240" w:lineRule="auto"/>
        <w:ind w:left="567" w:hanging="567"/>
        <w:rPr>
          <w:rFonts w:ascii="Times New Roman" w:hAnsi="Times New Roman" w:cs="Times New Roman"/>
          <w:b/>
          <w:color w:val="auto"/>
          <w:sz w:val="26"/>
          <w:szCs w:val="26"/>
        </w:rPr>
      </w:pPr>
      <w:bookmarkStart w:id="1017" w:name="_Toc55285246"/>
      <w:bookmarkStart w:id="1018" w:name="_Toc533410053"/>
      <w:r w:rsidRPr="00283743">
        <w:rPr>
          <w:rFonts w:ascii="Times New Roman" w:hAnsi="Times New Roman" w:cs="Times New Roman"/>
          <w:b/>
          <w:color w:val="auto"/>
          <w:sz w:val="26"/>
          <w:szCs w:val="26"/>
        </w:rPr>
        <w:t xml:space="preserve">THAY ĐỔI GIAO DIỆN </w:t>
      </w:r>
      <w:bookmarkEnd w:id="1017"/>
      <w:r w:rsidRPr="00283743">
        <w:rPr>
          <w:rFonts w:ascii="Times New Roman" w:hAnsi="Times New Roman" w:cs="Times New Roman"/>
          <w:b/>
          <w:color w:val="auto"/>
          <w:sz w:val="26"/>
          <w:szCs w:val="26"/>
        </w:rPr>
        <w:t>ARCVIEW</w:t>
      </w:r>
      <w:bookmarkEnd w:id="1018"/>
    </w:p>
    <w:p w14:paraId="15542A10"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ArcView cho phép ta thêm mới, xoá, sửa </w:t>
      </w:r>
      <w:r w:rsidR="00C77810" w:rsidRPr="00283743">
        <w:rPr>
          <w:rFonts w:ascii="Times New Roman" w:hAnsi="Times New Roman" w:cs="Times New Roman"/>
          <w:sz w:val="26"/>
          <w:szCs w:val="26"/>
        </w:rPr>
        <w:t>M</w:t>
      </w:r>
      <w:r w:rsidRPr="00283743">
        <w:rPr>
          <w:rFonts w:ascii="Times New Roman" w:hAnsi="Times New Roman" w:cs="Times New Roman"/>
          <w:sz w:val="26"/>
          <w:szCs w:val="26"/>
        </w:rPr>
        <w:t xml:space="preserve">enu, </w:t>
      </w:r>
      <w:r w:rsidR="00C77810" w:rsidRPr="00283743">
        <w:rPr>
          <w:rFonts w:ascii="Times New Roman" w:hAnsi="Times New Roman" w:cs="Times New Roman"/>
          <w:sz w:val="26"/>
          <w:szCs w:val="26"/>
        </w:rPr>
        <w:t>B</w:t>
      </w:r>
      <w:r w:rsidRPr="00283743">
        <w:rPr>
          <w:rFonts w:ascii="Times New Roman" w:hAnsi="Times New Roman" w:cs="Times New Roman"/>
          <w:sz w:val="26"/>
          <w:szCs w:val="26"/>
        </w:rPr>
        <w:t xml:space="preserve">utton, </w:t>
      </w:r>
      <w:r w:rsidR="00C77810" w:rsidRPr="00283743">
        <w:rPr>
          <w:rFonts w:ascii="Times New Roman" w:hAnsi="Times New Roman" w:cs="Times New Roman"/>
          <w:sz w:val="26"/>
          <w:szCs w:val="26"/>
        </w:rPr>
        <w:t>T</w:t>
      </w:r>
      <w:r w:rsidRPr="00283743">
        <w:rPr>
          <w:rFonts w:ascii="Times New Roman" w:hAnsi="Times New Roman" w:cs="Times New Roman"/>
          <w:sz w:val="26"/>
          <w:szCs w:val="26"/>
        </w:rPr>
        <w:t>ool để phục vụ cho nhu cầ</w:t>
      </w:r>
      <w:r w:rsidR="00C77810" w:rsidRPr="00283743">
        <w:rPr>
          <w:rFonts w:ascii="Times New Roman" w:hAnsi="Times New Roman" w:cs="Times New Roman"/>
          <w:sz w:val="26"/>
          <w:szCs w:val="26"/>
        </w:rPr>
        <w:t xml:space="preserve">u riêng. </w:t>
      </w:r>
      <w:r w:rsidRPr="00283743">
        <w:rPr>
          <w:rFonts w:ascii="Times New Roman" w:hAnsi="Times New Roman" w:cs="Times New Roman"/>
          <w:sz w:val="26"/>
          <w:szCs w:val="26"/>
        </w:rPr>
        <w:t>Để thêm mới, xoá, sử</w:t>
      </w:r>
      <w:r w:rsidR="00C77810" w:rsidRPr="00283743">
        <w:rPr>
          <w:rFonts w:ascii="Times New Roman" w:hAnsi="Times New Roman" w:cs="Times New Roman"/>
          <w:sz w:val="26"/>
          <w:szCs w:val="26"/>
        </w:rPr>
        <w:t>a giao diện, ta D-Click</w:t>
      </w:r>
      <w:r w:rsidRPr="00283743">
        <w:rPr>
          <w:rFonts w:ascii="Times New Roman" w:hAnsi="Times New Roman" w:cs="Times New Roman"/>
          <w:sz w:val="26"/>
          <w:szCs w:val="26"/>
        </w:rPr>
        <w:t xml:space="preserve"> vào cửa sổ giao diện ArcView như hình dưới đây: </w:t>
      </w:r>
    </w:p>
    <w:p w14:paraId="58DE757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695104" behindDoc="0" locked="0" layoutInCell="1" allowOverlap="1" wp14:anchorId="278CB3C6" wp14:editId="5BD98AF8">
                <wp:simplePos x="0" y="0"/>
                <wp:positionH relativeFrom="column">
                  <wp:posOffset>3314700</wp:posOffset>
                </wp:positionH>
                <wp:positionV relativeFrom="paragraph">
                  <wp:posOffset>731520</wp:posOffset>
                </wp:positionV>
                <wp:extent cx="0" cy="342900"/>
                <wp:effectExtent l="52705" t="22860" r="61595" b="5715"/>
                <wp:wrapNone/>
                <wp:docPr id="222"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592DF" id="Straight Connector 22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57.6pt" to="261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">
                <v:stroke startarrow="block"/>
              </v:line>
            </w:pict>
          </mc:Fallback>
        </mc:AlternateContent>
      </w:r>
      <w:r w:rsidRPr="00283743">
        <w:rPr>
          <w:rFonts w:ascii="Times New Roman" w:hAnsi="Times New Roman" w:cs="Times New Roman"/>
          <w:noProof/>
          <w:sz w:val="26"/>
          <w:szCs w:val="26"/>
          <w:lang w:eastAsia="zh-CN"/>
        </w:rPr>
        <w:drawing>
          <wp:inline distT="0" distB="0" distL="0" distR="0" wp14:anchorId="43B53658" wp14:editId="19F2972D">
            <wp:extent cx="5259705" cy="819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9705" cy="819150"/>
                    </a:xfrm>
                    <a:prstGeom prst="rect">
                      <a:avLst/>
                    </a:prstGeom>
                    <a:noFill/>
                    <a:ln>
                      <a:noFill/>
                    </a:ln>
                  </pic:spPr>
                </pic:pic>
              </a:graphicData>
            </a:graphic>
          </wp:inline>
        </w:drawing>
      </w:r>
    </w:p>
    <w:p w14:paraId="694C2A6B"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696128" behindDoc="0" locked="0" layoutInCell="1" allowOverlap="1" wp14:anchorId="0A9E5E96" wp14:editId="789F4DAC">
                <wp:simplePos x="0" y="0"/>
                <wp:positionH relativeFrom="column">
                  <wp:posOffset>1670050</wp:posOffset>
                </wp:positionH>
                <wp:positionV relativeFrom="paragraph">
                  <wp:posOffset>70790</wp:posOffset>
                </wp:positionV>
                <wp:extent cx="3701491" cy="270662"/>
                <wp:effectExtent l="0" t="0" r="13335" b="1524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91" cy="270662"/>
                        </a:xfrm>
                        <a:prstGeom prst="rect">
                          <a:avLst/>
                        </a:prstGeom>
                        <a:solidFill>
                          <a:srgbClr val="FFFFFF"/>
                        </a:solidFill>
                        <a:ln w="9525">
                          <a:solidFill>
                            <a:srgbClr val="FFFFFF"/>
                          </a:solidFill>
                          <a:miter lim="800000"/>
                          <a:headEnd/>
                          <a:tailEnd/>
                        </a:ln>
                      </wps:spPr>
                      <wps:txbx>
                        <w:txbxContent>
                          <w:p w14:paraId="3B0D4DF4" w14:textId="77777777" w:rsidR="004D6677" w:rsidRPr="00687E33" w:rsidRDefault="004D6677" w:rsidP="00F610CB">
                            <w:r>
                              <w:t>Double v</w:t>
                            </w:r>
                            <w:r w:rsidRPr="00687E33">
                              <w:t>ào</w:t>
                            </w:r>
                            <w:r>
                              <w:t xml:space="preserve"> </w:t>
                            </w:r>
                            <w:r w:rsidRPr="00687E33">
                              <w:t>đâ</w:t>
                            </w:r>
                            <w:r>
                              <w:t xml:space="preserve">y </w:t>
                            </w:r>
                            <w:r w:rsidRPr="00687E33">
                              <w:t>để</w:t>
                            </w:r>
                            <w:r>
                              <w:t xml:space="preserve"> thay </w:t>
                            </w:r>
                            <w:r w:rsidRPr="00687E33">
                              <w:t>đổi</w:t>
                            </w:r>
                            <w:r>
                              <w:t xml:space="preserve"> Menu, Button, T</w:t>
                            </w:r>
                            <w:r w:rsidRPr="00687E33">
                              <w:t>oo</w:t>
                            </w:r>
                            <w:r>
                              <w:t>l, Popup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E5E96" id="Text Box 217" o:spid="_x0000_s2682" type="#_x0000_t202" style="position:absolute;left:0;text-align:left;margin-left:131.5pt;margin-top:5.55pt;width:291.45pt;height:21.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" strokecolor="white">
                <v:textbox>
                  <w:txbxContent>
                    <w:p w14:paraId="3B0D4DF4" w14:textId="77777777" w:rsidR="004D6677" w:rsidRPr="00687E33" w:rsidRDefault="004D6677" w:rsidP="00F610CB">
                      <w:r>
                        <w:t>Double v</w:t>
                      </w:r>
                      <w:r w:rsidRPr="00687E33">
                        <w:t>ào</w:t>
                      </w:r>
                      <w:r>
                        <w:t xml:space="preserve"> </w:t>
                      </w:r>
                      <w:r w:rsidRPr="00687E33">
                        <w:t>đâ</w:t>
                      </w:r>
                      <w:r>
                        <w:t xml:space="preserve">y </w:t>
                      </w:r>
                      <w:r w:rsidRPr="00687E33">
                        <w:t>để</w:t>
                      </w:r>
                      <w:r>
                        <w:t xml:space="preserve"> thay </w:t>
                      </w:r>
                      <w:r w:rsidRPr="00687E33">
                        <w:t>đổi</w:t>
                      </w:r>
                      <w:r>
                        <w:t xml:space="preserve"> Menu, Button, T</w:t>
                      </w:r>
                      <w:r w:rsidRPr="00687E33">
                        <w:t>oo</w:t>
                      </w:r>
                      <w:r>
                        <w:t>l, Popup menu</w:t>
                      </w:r>
                    </w:p>
                  </w:txbxContent>
                </v:textbox>
              </v:shape>
            </w:pict>
          </mc:Fallback>
        </mc:AlternateContent>
      </w:r>
    </w:p>
    <w:p w14:paraId="2A0437D2" w14:textId="77777777" w:rsidR="00F610CB" w:rsidRPr="00283743" w:rsidRDefault="00F610CB" w:rsidP="00F610CB">
      <w:pPr>
        <w:spacing w:before="120"/>
        <w:jc w:val="both"/>
        <w:rPr>
          <w:rFonts w:ascii="Times New Roman" w:hAnsi="Times New Roman" w:cs="Times New Roman"/>
          <w:sz w:val="26"/>
          <w:szCs w:val="26"/>
        </w:rPr>
      </w:pPr>
    </w:p>
    <w:p w14:paraId="7EDE2ACF"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Hộp thoại chỉnh sửa như hình sau:</w:t>
      </w:r>
    </w:p>
    <w:p w14:paraId="2C1D37E5"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noProof/>
          <w:sz w:val="26"/>
          <w:szCs w:val="26"/>
          <w:lang w:eastAsia="zh-CN"/>
        </w:rPr>
        <w:drawing>
          <wp:inline distT="0" distB="0" distL="0" distR="0" wp14:anchorId="1273ADA2" wp14:editId="7AD8D3EC">
            <wp:extent cx="3635375" cy="375983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35375" cy="3759835"/>
                    </a:xfrm>
                    <a:prstGeom prst="rect">
                      <a:avLst/>
                    </a:prstGeom>
                    <a:noFill/>
                    <a:ln>
                      <a:noFill/>
                    </a:ln>
                  </pic:spPr>
                </pic:pic>
              </a:graphicData>
            </a:graphic>
          </wp:inline>
        </w:drawing>
      </w:r>
    </w:p>
    <w:p w14:paraId="77F606DB" w14:textId="77777777" w:rsidR="00F610CB" w:rsidRPr="00283743" w:rsidRDefault="00F610CB" w:rsidP="00C77810">
      <w:pPr>
        <w:spacing w:before="120"/>
        <w:ind w:firstLine="567"/>
        <w:rPr>
          <w:rFonts w:ascii="Times New Roman" w:hAnsi="Times New Roman" w:cs="Times New Roman"/>
          <w:sz w:val="26"/>
          <w:szCs w:val="26"/>
        </w:rPr>
      </w:pPr>
      <w:r w:rsidRPr="00283743">
        <w:rPr>
          <w:rFonts w:ascii="Times New Roman" w:hAnsi="Times New Roman" w:cs="Times New Roman"/>
          <w:sz w:val="26"/>
          <w:szCs w:val="26"/>
        </w:rPr>
        <w:t>Trong hộp thoại chỉnh sửa này ta có thể thực hiện các thao tác thêm mới, chỉnh sửa,  xoá các điều kiển trên giao diện.</w:t>
      </w:r>
    </w:p>
    <w:p w14:paraId="34720861" w14:textId="77777777" w:rsidR="00F610CB" w:rsidRPr="00283743" w:rsidRDefault="00F610CB" w:rsidP="005F5568">
      <w:pPr>
        <w:pStyle w:val="Heading3"/>
        <w:numPr>
          <w:ilvl w:val="2"/>
          <w:numId w:val="42"/>
        </w:numPr>
        <w:tabs>
          <w:tab w:val="left" w:pos="567"/>
        </w:tabs>
        <w:spacing w:before="120" w:line="240" w:lineRule="auto"/>
        <w:rPr>
          <w:rFonts w:ascii="Times New Roman" w:hAnsi="Times New Roman" w:cs="Times New Roman"/>
          <w:b/>
          <w:color w:val="000000" w:themeColor="text1"/>
          <w:sz w:val="26"/>
          <w:szCs w:val="26"/>
        </w:rPr>
      </w:pPr>
      <w:bookmarkStart w:id="1019" w:name="_Toc55285249"/>
      <w:bookmarkStart w:id="1020" w:name="_Toc533410054"/>
      <w:r w:rsidRPr="00283743">
        <w:rPr>
          <w:rFonts w:ascii="Times New Roman" w:hAnsi="Times New Roman" w:cs="Times New Roman"/>
          <w:b/>
          <w:bCs/>
          <w:color w:val="000000" w:themeColor="text1"/>
          <w:sz w:val="26"/>
          <w:szCs w:val="26"/>
          <w:lang w:val="fr-FR"/>
        </w:rPr>
        <w:t>Tạ</w:t>
      </w:r>
      <w:r w:rsidR="00E03E1E" w:rsidRPr="00283743">
        <w:rPr>
          <w:rFonts w:ascii="Times New Roman" w:hAnsi="Times New Roman" w:cs="Times New Roman"/>
          <w:b/>
          <w:bCs/>
          <w:color w:val="000000" w:themeColor="text1"/>
          <w:sz w:val="26"/>
          <w:szCs w:val="26"/>
          <w:lang w:val="fr-FR"/>
        </w:rPr>
        <w:t>o</w:t>
      </w:r>
      <w:r w:rsidRPr="00283743">
        <w:rPr>
          <w:rFonts w:ascii="Times New Roman" w:hAnsi="Times New Roman" w:cs="Times New Roman"/>
          <w:b/>
          <w:bCs/>
          <w:color w:val="000000" w:themeColor="text1"/>
          <w:sz w:val="26"/>
          <w:szCs w:val="26"/>
          <w:lang w:val="fr-FR"/>
        </w:rPr>
        <w:t xml:space="preserve"> Menu</w:t>
      </w:r>
      <w:bookmarkEnd w:id="1019"/>
      <w:bookmarkEnd w:id="1020"/>
    </w:p>
    <w:p w14:paraId="15B83ECB" w14:textId="77777777" w:rsidR="00F610CB" w:rsidRPr="00283743" w:rsidRDefault="00F610CB" w:rsidP="00F610CB">
      <w:pPr>
        <w:spacing w:before="120"/>
        <w:ind w:firstLine="180"/>
        <w:jc w:val="both"/>
        <w:rPr>
          <w:rFonts w:ascii="Times New Roman" w:hAnsi="Times New Roman" w:cs="Times New Roman"/>
          <w:sz w:val="26"/>
          <w:szCs w:val="26"/>
          <w:lang w:val="fr-FR"/>
        </w:rPr>
      </w:pPr>
      <w:r w:rsidRPr="00283743">
        <w:rPr>
          <w:rFonts w:ascii="Times New Roman" w:hAnsi="Times New Roman" w:cs="Times New Roman"/>
          <w:b/>
          <w:bCs/>
          <w:i/>
          <w:sz w:val="26"/>
          <w:szCs w:val="26"/>
          <w:lang w:val="fr-FR"/>
        </w:rPr>
        <w:t>Đ</w:t>
      </w:r>
      <w:r w:rsidRPr="00283743">
        <w:rPr>
          <w:rFonts w:ascii="Times New Roman" w:hAnsi="Times New Roman" w:cs="Times New Roman"/>
          <w:b/>
          <w:i/>
          <w:sz w:val="26"/>
          <w:szCs w:val="26"/>
          <w:lang w:val="fr-FR"/>
        </w:rPr>
        <w:t>ể tạo mới Menu</w:t>
      </w:r>
      <w:r w:rsidRPr="00283743">
        <w:rPr>
          <w:rFonts w:ascii="Times New Roman" w:hAnsi="Times New Roman" w:cs="Times New Roman"/>
          <w:sz w:val="26"/>
          <w:szCs w:val="26"/>
          <w:lang w:val="fr-FR"/>
        </w:rPr>
        <w:t xml:space="preserve"> ta làm như sau: </w:t>
      </w:r>
    </w:p>
    <w:p w14:paraId="584DA525" w14:textId="77777777" w:rsidR="00F610CB" w:rsidRPr="00283743" w:rsidRDefault="00F610CB" w:rsidP="005F5568">
      <w:pPr>
        <w:numPr>
          <w:ilvl w:val="0"/>
          <w:numId w:val="28"/>
        </w:numPr>
        <w:tabs>
          <w:tab w:val="clear" w:pos="720"/>
        </w:tabs>
        <w:spacing w:before="120" w:after="0" w:line="240" w:lineRule="auto"/>
        <w:ind w:left="540"/>
        <w:jc w:val="both"/>
        <w:rPr>
          <w:rFonts w:ascii="Times New Roman" w:hAnsi="Times New Roman" w:cs="Times New Roman"/>
          <w:sz w:val="26"/>
          <w:szCs w:val="26"/>
          <w:lang w:val="fr-FR"/>
        </w:rPr>
      </w:pPr>
      <w:r w:rsidRPr="00283743">
        <w:rPr>
          <w:rFonts w:ascii="Times New Roman" w:hAnsi="Times New Roman" w:cs="Times New Roman"/>
          <w:sz w:val="26"/>
          <w:szCs w:val="26"/>
          <w:lang w:val="fr-FR"/>
        </w:rPr>
        <w:t>Mở hộp thoại chỉnh sửa.</w:t>
      </w:r>
    </w:p>
    <w:p w14:paraId="35C56D82" w14:textId="77777777" w:rsidR="00F610CB" w:rsidRPr="00283743" w:rsidRDefault="00F610CB" w:rsidP="005F5568">
      <w:pPr>
        <w:numPr>
          <w:ilvl w:val="0"/>
          <w:numId w:val="28"/>
        </w:numPr>
        <w:tabs>
          <w:tab w:val="clear" w:pos="720"/>
        </w:tabs>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 xml:space="preserve">Chọn </w:t>
      </w:r>
      <w:r w:rsidRPr="00283743">
        <w:rPr>
          <w:rFonts w:ascii="Times New Roman" w:hAnsi="Times New Roman" w:cs="Times New Roman"/>
          <w:i/>
          <w:sz w:val="26"/>
          <w:szCs w:val="26"/>
        </w:rPr>
        <w:t xml:space="preserve">Menus </w:t>
      </w:r>
      <w:r w:rsidRPr="00283743">
        <w:rPr>
          <w:rFonts w:ascii="Times New Roman" w:hAnsi="Times New Roman" w:cs="Times New Roman"/>
          <w:sz w:val="26"/>
          <w:szCs w:val="26"/>
        </w:rPr>
        <w:t xml:space="preserve">trong </w:t>
      </w:r>
      <w:r w:rsidRPr="00283743">
        <w:rPr>
          <w:rFonts w:ascii="Times New Roman" w:hAnsi="Times New Roman" w:cs="Times New Roman"/>
          <w:i/>
          <w:sz w:val="26"/>
          <w:szCs w:val="26"/>
        </w:rPr>
        <w:t>Caterogy</w:t>
      </w:r>
    </w:p>
    <w:p w14:paraId="7206F1BC" w14:textId="77777777" w:rsidR="00F610CB" w:rsidRPr="00283743" w:rsidRDefault="00F610CB" w:rsidP="005F5568">
      <w:pPr>
        <w:numPr>
          <w:ilvl w:val="0"/>
          <w:numId w:val="28"/>
        </w:numPr>
        <w:tabs>
          <w:tab w:val="clear" w:pos="720"/>
        </w:tabs>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 xml:space="preserve">Nhấn vào nút </w:t>
      </w:r>
      <w:r w:rsidRPr="00283743">
        <w:rPr>
          <w:rFonts w:ascii="Times New Roman" w:hAnsi="Times New Roman" w:cs="Times New Roman"/>
          <w:b/>
          <w:i/>
          <w:sz w:val="26"/>
          <w:szCs w:val="26"/>
        </w:rPr>
        <w:t>New Menu</w:t>
      </w:r>
      <w:r w:rsidRPr="00283743">
        <w:rPr>
          <w:rFonts w:ascii="Times New Roman" w:hAnsi="Times New Roman" w:cs="Times New Roman"/>
          <w:b/>
          <w:sz w:val="26"/>
          <w:szCs w:val="26"/>
        </w:rPr>
        <w:t>.</w:t>
      </w:r>
      <w:r w:rsidRPr="00283743">
        <w:rPr>
          <w:rFonts w:ascii="Times New Roman" w:hAnsi="Times New Roman" w:cs="Times New Roman"/>
          <w:sz w:val="26"/>
          <w:szCs w:val="26"/>
        </w:rPr>
        <w:t xml:space="preserve"> Một Menu có tên ngẫu nhiên là Menu mới được tạo ra. </w:t>
      </w:r>
    </w:p>
    <w:p w14:paraId="0F74AD84" w14:textId="77777777" w:rsidR="00F610CB" w:rsidRPr="00283743" w:rsidRDefault="00F610CB" w:rsidP="005F5568">
      <w:pPr>
        <w:numPr>
          <w:ilvl w:val="0"/>
          <w:numId w:val="28"/>
        </w:numPr>
        <w:tabs>
          <w:tab w:val="clear" w:pos="720"/>
        </w:tabs>
        <w:spacing w:before="120" w:after="0" w:line="240" w:lineRule="auto"/>
        <w:ind w:left="540"/>
        <w:jc w:val="both"/>
        <w:rPr>
          <w:rFonts w:ascii="Times New Roman" w:hAnsi="Times New Roman" w:cs="Times New Roman"/>
          <w:i/>
          <w:sz w:val="26"/>
          <w:szCs w:val="26"/>
        </w:rPr>
      </w:pPr>
      <w:r w:rsidRPr="00283743">
        <w:rPr>
          <w:rFonts w:ascii="Times New Roman" w:hAnsi="Times New Roman" w:cs="Times New Roman"/>
          <w:sz w:val="26"/>
          <w:szCs w:val="26"/>
        </w:rPr>
        <w:t xml:space="preserve">Kích đôi vào mục </w:t>
      </w:r>
      <w:r w:rsidRPr="00283743">
        <w:rPr>
          <w:rFonts w:ascii="Times New Roman" w:hAnsi="Times New Roman" w:cs="Times New Roman"/>
          <w:i/>
          <w:sz w:val="26"/>
          <w:szCs w:val="26"/>
        </w:rPr>
        <w:t>Label</w:t>
      </w:r>
      <w:r w:rsidRPr="00283743">
        <w:rPr>
          <w:rFonts w:ascii="Times New Roman" w:hAnsi="Times New Roman" w:cs="Times New Roman"/>
          <w:sz w:val="26"/>
          <w:szCs w:val="26"/>
        </w:rPr>
        <w:t xml:space="preserve"> để đổi tên của Menu, đổi tên của menu là </w:t>
      </w:r>
      <w:r w:rsidRPr="00283743">
        <w:rPr>
          <w:rFonts w:ascii="Times New Roman" w:hAnsi="Times New Roman" w:cs="Times New Roman"/>
          <w:i/>
          <w:sz w:val="26"/>
          <w:szCs w:val="26"/>
        </w:rPr>
        <w:t>Thong diep</w:t>
      </w:r>
    </w:p>
    <w:p w14:paraId="0A3149F1" w14:textId="77777777" w:rsidR="00F610CB" w:rsidRPr="00283743" w:rsidRDefault="00F610CB" w:rsidP="005F5568">
      <w:pPr>
        <w:numPr>
          <w:ilvl w:val="0"/>
          <w:numId w:val="28"/>
        </w:numPr>
        <w:tabs>
          <w:tab w:val="clear" w:pos="720"/>
        </w:tabs>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 xml:space="preserve">Để </w:t>
      </w:r>
      <w:r w:rsidRPr="00283743">
        <w:rPr>
          <w:rFonts w:ascii="Times New Roman" w:hAnsi="Times New Roman" w:cs="Times New Roman"/>
          <w:b/>
          <w:i/>
          <w:sz w:val="26"/>
          <w:szCs w:val="26"/>
        </w:rPr>
        <w:t>tạo mới một menu con</w:t>
      </w:r>
      <w:r w:rsidRPr="00283743">
        <w:rPr>
          <w:rFonts w:ascii="Times New Roman" w:hAnsi="Times New Roman" w:cs="Times New Roman"/>
          <w:sz w:val="26"/>
          <w:szCs w:val="26"/>
        </w:rPr>
        <w:t xml:space="preserve"> cho menu này ta nhấn vào nút </w:t>
      </w:r>
      <w:r w:rsidRPr="00283743">
        <w:rPr>
          <w:rFonts w:ascii="Times New Roman" w:hAnsi="Times New Roman" w:cs="Times New Roman"/>
          <w:b/>
          <w:i/>
          <w:sz w:val="26"/>
          <w:szCs w:val="26"/>
        </w:rPr>
        <w:t>New Item</w:t>
      </w:r>
      <w:r w:rsidRPr="00283743">
        <w:rPr>
          <w:rFonts w:ascii="Times New Roman" w:hAnsi="Times New Roman" w:cs="Times New Roman"/>
          <w:sz w:val="26"/>
          <w:szCs w:val="26"/>
        </w:rPr>
        <w:t>. Một menu con có tên là Item được tạo ra.</w:t>
      </w:r>
    </w:p>
    <w:p w14:paraId="1FEE63BE" w14:textId="77777777" w:rsidR="00F610CB" w:rsidRPr="00283743" w:rsidRDefault="00F610CB" w:rsidP="005F5568">
      <w:pPr>
        <w:numPr>
          <w:ilvl w:val="0"/>
          <w:numId w:val="28"/>
        </w:numPr>
        <w:tabs>
          <w:tab w:val="clear" w:pos="720"/>
        </w:tabs>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 xml:space="preserve">Doube click vào mục Label để đổi tên của Item này, đổi tên menu là Thong </w:t>
      </w:r>
      <w:r w:rsidRPr="00283743">
        <w:rPr>
          <w:rFonts w:ascii="Times New Roman" w:hAnsi="Times New Roman" w:cs="Times New Roman"/>
          <w:i/>
          <w:sz w:val="26"/>
          <w:szCs w:val="26"/>
        </w:rPr>
        <w:t>diep 1</w:t>
      </w:r>
    </w:p>
    <w:p w14:paraId="1775248D" w14:textId="77777777" w:rsidR="00F610CB" w:rsidRPr="00283743" w:rsidRDefault="00F610CB" w:rsidP="005F5568">
      <w:pPr>
        <w:numPr>
          <w:ilvl w:val="0"/>
          <w:numId w:val="28"/>
        </w:numPr>
        <w:tabs>
          <w:tab w:val="clear" w:pos="720"/>
        </w:tabs>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Đóng hộp thoại chỉnh sửa giao diện, ta thấy xuất hiện trên menu của ArcView một menu có tên là Thong diep</w:t>
      </w:r>
    </w:p>
    <w:p w14:paraId="0407F55E"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noProof/>
          <w:sz w:val="26"/>
          <w:szCs w:val="26"/>
          <w:lang w:eastAsia="zh-CN"/>
        </w:rPr>
        <w:drawing>
          <wp:inline distT="0" distB="0" distL="0" distR="0" wp14:anchorId="6B470E27" wp14:editId="1FF6CD1B">
            <wp:extent cx="5259705" cy="100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9705" cy="1009650"/>
                    </a:xfrm>
                    <a:prstGeom prst="rect">
                      <a:avLst/>
                    </a:prstGeom>
                    <a:noFill/>
                    <a:ln>
                      <a:noFill/>
                    </a:ln>
                  </pic:spPr>
                </pic:pic>
              </a:graphicData>
            </a:graphic>
          </wp:inline>
        </w:drawing>
      </w:r>
    </w:p>
    <w:p w14:paraId="405CB6D8" w14:textId="77777777" w:rsidR="00F610CB" w:rsidRPr="00283743" w:rsidRDefault="00F610CB" w:rsidP="00F610CB">
      <w:pPr>
        <w:spacing w:before="120"/>
        <w:jc w:val="both"/>
        <w:rPr>
          <w:rFonts w:ascii="Times New Roman" w:hAnsi="Times New Roman" w:cs="Times New Roman"/>
          <w:sz w:val="26"/>
          <w:szCs w:val="26"/>
        </w:rPr>
      </w:pPr>
    </w:p>
    <w:p w14:paraId="3FDF4FF0"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lastRenderedPageBreak/>
        <w:t>Khi ta chọn vào menu con Thong diep 1 ta không thấy có sự kiện nào xảy ra, điều này do ta chưa gán một script nào cho sự kiện chọn menu con này.</w:t>
      </w:r>
    </w:p>
    <w:p w14:paraId="750A915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Bây giờ ta tiến hành gán một script cho sự kiện chọn Menu con này.</w:t>
      </w:r>
    </w:p>
    <w:p w14:paraId="31777B32" w14:textId="77777777" w:rsidR="00F610CB" w:rsidRPr="00283743" w:rsidRDefault="00F610CB" w:rsidP="005F5568">
      <w:pPr>
        <w:numPr>
          <w:ilvl w:val="0"/>
          <w:numId w:val="28"/>
        </w:numPr>
        <w:tabs>
          <w:tab w:val="clear" w:pos="720"/>
        </w:tabs>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Mở hộp thoại chỉnh sửa giao diện</w:t>
      </w:r>
    </w:p>
    <w:p w14:paraId="4FBE01E8" w14:textId="77777777" w:rsidR="00F610CB" w:rsidRPr="00283743" w:rsidRDefault="00F610CB" w:rsidP="005F5568">
      <w:pPr>
        <w:numPr>
          <w:ilvl w:val="0"/>
          <w:numId w:val="28"/>
        </w:numPr>
        <w:tabs>
          <w:tab w:val="clear" w:pos="720"/>
        </w:tabs>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Chọn memu con Thong diep 1</w:t>
      </w:r>
    </w:p>
    <w:p w14:paraId="475C0BD4" w14:textId="77777777" w:rsidR="00F610CB" w:rsidRPr="00283743" w:rsidRDefault="00F610CB" w:rsidP="005F5568">
      <w:pPr>
        <w:numPr>
          <w:ilvl w:val="0"/>
          <w:numId w:val="28"/>
        </w:numPr>
        <w:tabs>
          <w:tab w:val="clear" w:pos="720"/>
        </w:tabs>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 xml:space="preserve">Kích đôi vào mục Click                         </w:t>
      </w:r>
    </w:p>
    <w:p w14:paraId="313EA918"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709440" behindDoc="0" locked="0" layoutInCell="1" allowOverlap="1" wp14:anchorId="5A273DAE" wp14:editId="2E7610E2">
                <wp:simplePos x="0" y="0"/>
                <wp:positionH relativeFrom="column">
                  <wp:posOffset>1943100</wp:posOffset>
                </wp:positionH>
                <wp:positionV relativeFrom="paragraph">
                  <wp:posOffset>2209800</wp:posOffset>
                </wp:positionV>
                <wp:extent cx="2514600" cy="457200"/>
                <wp:effectExtent l="24130" t="10160" r="13970" b="56515"/>
                <wp:wrapNone/>
                <wp:docPr id="216"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14600" cy="4572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92496" id="Straight Connector 216"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74pt" to="351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">
                <v:stroke startarrow="block"/>
              </v:line>
            </w:pict>
          </mc:Fallback>
        </mc:AlternateContent>
      </w: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710464" behindDoc="0" locked="0" layoutInCell="1" allowOverlap="1" wp14:anchorId="02726B52" wp14:editId="7A8BEB9F">
                <wp:simplePos x="0" y="0"/>
                <wp:positionH relativeFrom="column">
                  <wp:posOffset>4457700</wp:posOffset>
                </wp:positionH>
                <wp:positionV relativeFrom="paragraph">
                  <wp:posOffset>1857375</wp:posOffset>
                </wp:positionV>
                <wp:extent cx="1028700" cy="685800"/>
                <wp:effectExtent l="5080" t="10160" r="13970" b="889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FFFFFF"/>
                          </a:solidFill>
                          <a:miter lim="800000"/>
                          <a:headEnd/>
                          <a:tailEnd/>
                        </a:ln>
                      </wps:spPr>
                      <wps:txbx>
                        <w:txbxContent>
                          <w:p w14:paraId="72CEA63A" w14:textId="77777777" w:rsidR="004D6677" w:rsidRPr="00477799" w:rsidRDefault="004D6677" w:rsidP="00F610CB">
                            <w:pPr>
                              <w:jc w:val="both"/>
                            </w:pPr>
                            <w:r>
                              <w:t>K</w:t>
                            </w:r>
                            <w:r w:rsidRPr="005C5896">
                              <w:t>í</w:t>
                            </w:r>
                            <w:r>
                              <w:t xml:space="preserve">ch </w:t>
                            </w:r>
                            <w:r w:rsidRPr="005C5896">
                              <w:t>đô</w:t>
                            </w:r>
                            <w:r>
                              <w:t>i v</w:t>
                            </w:r>
                            <w:r w:rsidRPr="00477799">
                              <w:t>ào</w:t>
                            </w:r>
                            <w:r>
                              <w:t xml:space="preserve"> </w:t>
                            </w:r>
                            <w:r w:rsidRPr="00477799">
                              <w:t>đâ</w:t>
                            </w:r>
                            <w:r>
                              <w:t xml:space="preserve">y </w:t>
                            </w:r>
                            <w:r w:rsidRPr="00477799">
                              <w:t>để</w:t>
                            </w:r>
                            <w:r>
                              <w:t xml:space="preserve"> t</w:t>
                            </w:r>
                            <w:r w:rsidRPr="00477799">
                              <w:t>ạo</w:t>
                            </w:r>
                            <w:r>
                              <w:t xml:space="preserve"> t</w:t>
                            </w:r>
                            <w:r w:rsidRPr="00477799">
                              <w:t>oo</w:t>
                            </w:r>
                            <w:r>
                              <w:t>ltip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26B52" id="Text Box 215" o:spid="_x0000_s2683" type="#_x0000_t202" style="position:absolute;left:0;text-align:left;margin-left:351pt;margin-top:146.25pt;width:81pt;height:5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" strokecolor="white">
                <v:textbox>
                  <w:txbxContent>
                    <w:p w14:paraId="72CEA63A" w14:textId="77777777" w:rsidR="004D6677" w:rsidRPr="00477799" w:rsidRDefault="004D6677" w:rsidP="00F610CB">
                      <w:pPr>
                        <w:jc w:val="both"/>
                      </w:pPr>
                      <w:r>
                        <w:t>K</w:t>
                      </w:r>
                      <w:r w:rsidRPr="005C5896">
                        <w:t>í</w:t>
                      </w:r>
                      <w:r>
                        <w:t xml:space="preserve">ch </w:t>
                      </w:r>
                      <w:r w:rsidRPr="005C5896">
                        <w:t>đô</w:t>
                      </w:r>
                      <w:r>
                        <w:t>i v</w:t>
                      </w:r>
                      <w:r w:rsidRPr="00477799">
                        <w:t>ào</w:t>
                      </w:r>
                      <w:r>
                        <w:t xml:space="preserve"> </w:t>
                      </w:r>
                      <w:r w:rsidRPr="00477799">
                        <w:t>đâ</w:t>
                      </w:r>
                      <w:r>
                        <w:t xml:space="preserve">y </w:t>
                      </w:r>
                      <w:r w:rsidRPr="00477799">
                        <w:t>để</w:t>
                      </w:r>
                      <w:r>
                        <w:t xml:space="preserve"> t</w:t>
                      </w:r>
                      <w:r w:rsidRPr="00477799">
                        <w:t>ạo</w:t>
                      </w:r>
                      <w:r>
                        <w:t xml:space="preserve"> t</w:t>
                      </w:r>
                      <w:r w:rsidRPr="00477799">
                        <w:t>oo</w:t>
                      </w:r>
                      <w:r>
                        <w:t>ltip</w:t>
                      </w:r>
                    </w:p>
                  </w:txbxContent>
                </v:textbox>
              </v:shape>
            </w:pict>
          </mc:Fallback>
        </mc:AlternateContent>
      </w: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712512" behindDoc="0" locked="0" layoutInCell="1" allowOverlap="1" wp14:anchorId="64DB33DD" wp14:editId="486194DA">
                <wp:simplePos x="0" y="0"/>
                <wp:positionH relativeFrom="column">
                  <wp:posOffset>4457700</wp:posOffset>
                </wp:positionH>
                <wp:positionV relativeFrom="paragraph">
                  <wp:posOffset>2667000</wp:posOffset>
                </wp:positionV>
                <wp:extent cx="1028700" cy="685800"/>
                <wp:effectExtent l="5080" t="10160" r="13970" b="8890"/>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FFFFFF"/>
                          </a:solidFill>
                          <a:miter lim="800000"/>
                          <a:headEnd/>
                          <a:tailEnd/>
                        </a:ln>
                      </wps:spPr>
                      <wps:txbx>
                        <w:txbxContent>
                          <w:p w14:paraId="35443DD6" w14:textId="77777777" w:rsidR="004D6677" w:rsidRPr="00477799" w:rsidRDefault="004D6677" w:rsidP="00F610CB">
                            <w:pPr>
                              <w:jc w:val="both"/>
                            </w:pPr>
                            <w:r>
                              <w:t>K</w:t>
                            </w:r>
                            <w:r w:rsidRPr="005C5896">
                              <w:t>í</w:t>
                            </w:r>
                            <w:r>
                              <w:t xml:space="preserve">ch </w:t>
                            </w:r>
                            <w:r w:rsidRPr="005C5896">
                              <w:t>đô</w:t>
                            </w:r>
                            <w:r>
                              <w:t>i v</w:t>
                            </w:r>
                            <w:r w:rsidRPr="00477799">
                              <w:t>ào</w:t>
                            </w:r>
                            <w:r>
                              <w:t xml:space="preserve"> </w:t>
                            </w:r>
                            <w:r w:rsidRPr="00477799">
                              <w:t>đâ</w:t>
                            </w:r>
                            <w:r>
                              <w:t xml:space="preserve">y </w:t>
                            </w:r>
                            <w:r w:rsidRPr="00477799">
                              <w:t>đặt</w:t>
                            </w:r>
                            <w:r>
                              <w:t xml:space="preserve"> nh</w:t>
                            </w:r>
                            <w:r w:rsidRPr="00477799">
                              <w:t>ãn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B33DD" id="Text Box 214" o:spid="_x0000_s2684" type="#_x0000_t202" style="position:absolute;left:0;text-align:left;margin-left:351pt;margin-top:210pt;width:81pt;height:5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" strokecolor="white">
                <v:textbox>
                  <w:txbxContent>
                    <w:p w14:paraId="35443DD6" w14:textId="77777777" w:rsidR="004D6677" w:rsidRPr="00477799" w:rsidRDefault="004D6677" w:rsidP="00F610CB">
                      <w:pPr>
                        <w:jc w:val="both"/>
                      </w:pPr>
                      <w:r>
                        <w:t>K</w:t>
                      </w:r>
                      <w:r w:rsidRPr="005C5896">
                        <w:t>í</w:t>
                      </w:r>
                      <w:r>
                        <w:t xml:space="preserve">ch </w:t>
                      </w:r>
                      <w:r w:rsidRPr="005C5896">
                        <w:t>đô</w:t>
                      </w:r>
                      <w:r>
                        <w:t>i v</w:t>
                      </w:r>
                      <w:r w:rsidRPr="00477799">
                        <w:t>ào</w:t>
                      </w:r>
                      <w:r>
                        <w:t xml:space="preserve"> </w:t>
                      </w:r>
                      <w:r w:rsidRPr="00477799">
                        <w:t>đâ</w:t>
                      </w:r>
                      <w:r>
                        <w:t xml:space="preserve">y </w:t>
                      </w:r>
                      <w:r w:rsidRPr="00477799">
                        <w:t>đặt</w:t>
                      </w:r>
                      <w:r>
                        <w:t xml:space="preserve"> nh</w:t>
                      </w:r>
                      <w:r w:rsidRPr="00477799">
                        <w:t>ãn</w:t>
                      </w:r>
                    </w:p>
                  </w:txbxContent>
                </v:textbox>
              </v:shape>
            </w:pict>
          </mc:Fallback>
        </mc:AlternateContent>
      </w: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711488" behindDoc="0" locked="0" layoutInCell="1" allowOverlap="1" wp14:anchorId="62985ACA" wp14:editId="09DFF14B">
                <wp:simplePos x="0" y="0"/>
                <wp:positionH relativeFrom="column">
                  <wp:posOffset>3429000</wp:posOffset>
                </wp:positionH>
                <wp:positionV relativeFrom="paragraph">
                  <wp:posOffset>3124200</wp:posOffset>
                </wp:positionV>
                <wp:extent cx="1028700" cy="0"/>
                <wp:effectExtent l="14605" t="57785" r="13970" b="56515"/>
                <wp:wrapNone/>
                <wp:docPr id="213"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01515" id="Straight Connector 21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246pt" to="351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">
                <v:stroke startarrow="block"/>
              </v:line>
            </w:pict>
          </mc:Fallback>
        </mc:AlternateContent>
      </w: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708416" behindDoc="0" locked="0" layoutInCell="1" allowOverlap="1" wp14:anchorId="6F389206" wp14:editId="6846F0D4">
                <wp:simplePos x="0" y="0"/>
                <wp:positionH relativeFrom="column">
                  <wp:posOffset>4457700</wp:posOffset>
                </wp:positionH>
                <wp:positionV relativeFrom="paragraph">
                  <wp:posOffset>723900</wp:posOffset>
                </wp:positionV>
                <wp:extent cx="1028700" cy="1028700"/>
                <wp:effectExtent l="5080" t="10160" r="13970" b="8890"/>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28700"/>
                        </a:xfrm>
                        <a:prstGeom prst="rect">
                          <a:avLst/>
                        </a:prstGeom>
                        <a:solidFill>
                          <a:srgbClr val="FFFFFF"/>
                        </a:solidFill>
                        <a:ln w="9525">
                          <a:solidFill>
                            <a:srgbClr val="FFFFFF"/>
                          </a:solidFill>
                          <a:miter lim="800000"/>
                          <a:headEnd/>
                          <a:tailEnd/>
                        </a:ln>
                      </wps:spPr>
                      <wps:txbx>
                        <w:txbxContent>
                          <w:p w14:paraId="59640749" w14:textId="77777777" w:rsidR="004D6677" w:rsidRPr="005C5896" w:rsidRDefault="004D6677" w:rsidP="00F610CB">
                            <w:pPr>
                              <w:jc w:val="both"/>
                            </w:pPr>
                            <w:r>
                              <w:t>K</w:t>
                            </w:r>
                            <w:r w:rsidRPr="005C5896">
                              <w:t>í</w:t>
                            </w:r>
                            <w:r>
                              <w:t xml:space="preserve">ch </w:t>
                            </w:r>
                            <w:r w:rsidRPr="005C5896">
                              <w:t>đô</w:t>
                            </w:r>
                            <w:r>
                              <w:t>i v</w:t>
                            </w:r>
                            <w:r w:rsidRPr="00DE19F2">
                              <w:t>ào</w:t>
                            </w:r>
                            <w:r>
                              <w:t xml:space="preserve"> </w:t>
                            </w:r>
                            <w:r w:rsidRPr="00DE19F2">
                              <w:t>đâ</w:t>
                            </w:r>
                            <w:r>
                              <w:t xml:space="preserve">y </w:t>
                            </w:r>
                            <w:r w:rsidRPr="00DE19F2">
                              <w:t>để</w:t>
                            </w:r>
                            <w:r>
                              <w:t xml:space="preserve"> g</w:t>
                            </w:r>
                            <w:r w:rsidRPr="00DE19F2">
                              <w:t>á</w:t>
                            </w:r>
                            <w:r>
                              <w:t>n Script cho s</w:t>
                            </w:r>
                            <w:r w:rsidRPr="00DE19F2">
                              <w:t>ự</w:t>
                            </w:r>
                            <w:r>
                              <w:t xml:space="preserve"> ki</w:t>
                            </w:r>
                            <w:r w:rsidRPr="00DE19F2">
                              <w:t>ện</w:t>
                            </w:r>
                            <w:r>
                              <w:t xml:space="preserve"> k</w:t>
                            </w:r>
                            <w:r w:rsidRPr="005C5896">
                              <w:t>í</w:t>
                            </w:r>
                            <w:r>
                              <w:t xml:space="preserve">ch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89206" id="Text Box 212" o:spid="_x0000_s2685" type="#_x0000_t202" style="position:absolute;left:0;text-align:left;margin-left:351pt;margin-top:57pt;width:81pt;height:8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" strokecolor="white">
                <v:textbox>
                  <w:txbxContent>
                    <w:p w14:paraId="59640749" w14:textId="77777777" w:rsidR="004D6677" w:rsidRPr="005C5896" w:rsidRDefault="004D6677" w:rsidP="00F610CB">
                      <w:pPr>
                        <w:jc w:val="both"/>
                      </w:pPr>
                      <w:r>
                        <w:t>K</w:t>
                      </w:r>
                      <w:r w:rsidRPr="005C5896">
                        <w:t>í</w:t>
                      </w:r>
                      <w:r>
                        <w:t xml:space="preserve">ch </w:t>
                      </w:r>
                      <w:r w:rsidRPr="005C5896">
                        <w:t>đô</w:t>
                      </w:r>
                      <w:r>
                        <w:t>i v</w:t>
                      </w:r>
                      <w:r w:rsidRPr="00DE19F2">
                        <w:t>ào</w:t>
                      </w:r>
                      <w:r>
                        <w:t xml:space="preserve"> </w:t>
                      </w:r>
                      <w:r w:rsidRPr="00DE19F2">
                        <w:t>đâ</w:t>
                      </w:r>
                      <w:r>
                        <w:t xml:space="preserve">y </w:t>
                      </w:r>
                      <w:r w:rsidRPr="00DE19F2">
                        <w:t>để</w:t>
                      </w:r>
                      <w:r>
                        <w:t xml:space="preserve"> g</w:t>
                      </w:r>
                      <w:r w:rsidRPr="00DE19F2">
                        <w:t>á</w:t>
                      </w:r>
                      <w:r>
                        <w:t>n Script cho s</w:t>
                      </w:r>
                      <w:r w:rsidRPr="00DE19F2">
                        <w:t>ự</w:t>
                      </w:r>
                      <w:r>
                        <w:t xml:space="preserve"> ki</w:t>
                      </w:r>
                      <w:r w:rsidRPr="00DE19F2">
                        <w:t>ện</w:t>
                      </w:r>
                      <w:r>
                        <w:t xml:space="preserve"> k</w:t>
                      </w:r>
                      <w:r w:rsidRPr="005C5896">
                        <w:t>í</w:t>
                      </w:r>
                      <w:r>
                        <w:t xml:space="preserve">ch </w:t>
                      </w:r>
                    </w:p>
                  </w:txbxContent>
                </v:textbox>
              </v:shape>
            </w:pict>
          </mc:Fallback>
        </mc:AlternateContent>
      </w:r>
      <w:r w:rsidRPr="00283743">
        <w:rPr>
          <w:rFonts w:ascii="Times New Roman" w:hAnsi="Times New Roman" w:cs="Times New Roman"/>
          <w:noProof/>
          <w:sz w:val="26"/>
          <w:szCs w:val="26"/>
          <w:lang w:eastAsia="zh-CN"/>
        </w:rPr>
        <mc:AlternateContent>
          <mc:Choice Requires="wps">
            <w:drawing>
              <wp:anchor distT="0" distB="0" distL="114300" distR="114300" simplePos="0" relativeHeight="251707392" behindDoc="0" locked="0" layoutInCell="1" allowOverlap="1" wp14:anchorId="0491F094" wp14:editId="6DC6FF08">
                <wp:simplePos x="0" y="0"/>
                <wp:positionH relativeFrom="column">
                  <wp:posOffset>2400300</wp:posOffset>
                </wp:positionH>
                <wp:positionV relativeFrom="paragraph">
                  <wp:posOffset>1615440</wp:posOffset>
                </wp:positionV>
                <wp:extent cx="2057400" cy="822960"/>
                <wp:effectExtent l="33655" t="6350" r="13970" b="56515"/>
                <wp:wrapNone/>
                <wp:docPr id="211" name="Straight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82296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CF268" id="Straight Connector 21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27.2pt" to="3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">
                <v:stroke startarrow="block"/>
              </v:line>
            </w:pict>
          </mc:Fallback>
        </mc:AlternateContent>
      </w:r>
      <w:r w:rsidRPr="00283743">
        <w:rPr>
          <w:rFonts w:ascii="Times New Roman" w:hAnsi="Times New Roman" w:cs="Times New Roman"/>
          <w:sz w:val="26"/>
          <w:szCs w:val="26"/>
        </w:rPr>
        <w:t xml:space="preserve">       </w:t>
      </w:r>
      <w:r w:rsidRPr="00283743">
        <w:rPr>
          <w:rFonts w:ascii="Times New Roman" w:hAnsi="Times New Roman" w:cs="Times New Roman"/>
          <w:noProof/>
          <w:sz w:val="26"/>
          <w:szCs w:val="26"/>
          <w:lang w:eastAsia="zh-CN"/>
        </w:rPr>
        <w:drawing>
          <wp:inline distT="0" distB="0" distL="0" distR="0" wp14:anchorId="0632C8A0" wp14:editId="65475932">
            <wp:extent cx="3482340" cy="35845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82340" cy="3584575"/>
                    </a:xfrm>
                    <a:prstGeom prst="rect">
                      <a:avLst/>
                    </a:prstGeom>
                    <a:noFill/>
                    <a:ln>
                      <a:noFill/>
                    </a:ln>
                  </pic:spPr>
                </pic:pic>
              </a:graphicData>
            </a:graphic>
          </wp:inline>
        </w:drawing>
      </w:r>
    </w:p>
    <w:p w14:paraId="4BE9D8D5" w14:textId="77777777" w:rsidR="00F610CB" w:rsidRPr="00283743" w:rsidRDefault="00F610CB" w:rsidP="005F5568">
      <w:pPr>
        <w:numPr>
          <w:ilvl w:val="0"/>
          <w:numId w:val="28"/>
        </w:numPr>
        <w:tabs>
          <w:tab w:val="clear" w:pos="720"/>
        </w:tabs>
        <w:spacing w:before="120" w:after="0" w:line="240" w:lineRule="auto"/>
        <w:ind w:left="540"/>
        <w:rPr>
          <w:rFonts w:ascii="Times New Roman" w:hAnsi="Times New Roman" w:cs="Times New Roman"/>
          <w:sz w:val="26"/>
          <w:szCs w:val="26"/>
        </w:rPr>
      </w:pPr>
      <w:r w:rsidRPr="00283743">
        <w:rPr>
          <w:rFonts w:ascii="Times New Roman" w:hAnsi="Times New Roman" w:cs="Times New Roman"/>
          <w:sz w:val="26"/>
          <w:szCs w:val="26"/>
        </w:rPr>
        <w:t xml:space="preserve">Hộp thoại yêu cầu xác định script cho menu này xuất hiện:             </w:t>
      </w:r>
      <w:r w:rsidRPr="00283743">
        <w:rPr>
          <w:rFonts w:ascii="Times New Roman" w:hAnsi="Times New Roman" w:cs="Times New Roman"/>
          <w:noProof/>
          <w:sz w:val="26"/>
          <w:szCs w:val="26"/>
          <w:lang w:eastAsia="zh-CN"/>
        </w:rPr>
        <w:drawing>
          <wp:inline distT="0" distB="0" distL="0" distR="0" wp14:anchorId="7D35C068" wp14:editId="12234F8B">
            <wp:extent cx="2582545" cy="1770380"/>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2545" cy="1770380"/>
                    </a:xfrm>
                    <a:prstGeom prst="rect">
                      <a:avLst/>
                    </a:prstGeom>
                    <a:noFill/>
                    <a:ln>
                      <a:noFill/>
                    </a:ln>
                  </pic:spPr>
                </pic:pic>
              </a:graphicData>
            </a:graphic>
          </wp:inline>
        </w:drawing>
      </w:r>
    </w:p>
    <w:p w14:paraId="6530386C" w14:textId="77777777" w:rsidR="00F610CB" w:rsidRPr="00283743" w:rsidRDefault="00F610CB" w:rsidP="00F610CB">
      <w:pPr>
        <w:spacing w:before="120"/>
        <w:jc w:val="both"/>
        <w:rPr>
          <w:rFonts w:ascii="Times New Roman" w:hAnsi="Times New Roman" w:cs="Times New Roman"/>
          <w:sz w:val="26"/>
          <w:szCs w:val="26"/>
        </w:rPr>
      </w:pPr>
    </w:p>
    <w:p w14:paraId="05F1674C" w14:textId="77777777" w:rsidR="00F610CB" w:rsidRPr="00283743" w:rsidRDefault="00F610CB" w:rsidP="00F610CB">
      <w:pPr>
        <w:spacing w:before="100"/>
        <w:jc w:val="both"/>
        <w:rPr>
          <w:rFonts w:ascii="Times New Roman" w:hAnsi="Times New Roman" w:cs="Times New Roman"/>
          <w:b/>
          <w:i/>
          <w:sz w:val="26"/>
          <w:szCs w:val="26"/>
        </w:rPr>
      </w:pPr>
      <w:r w:rsidRPr="00283743">
        <w:rPr>
          <w:rFonts w:ascii="Times New Roman" w:hAnsi="Times New Roman" w:cs="Times New Roman"/>
          <w:sz w:val="26"/>
          <w:szCs w:val="26"/>
        </w:rPr>
        <w:t xml:space="preserve">Trong hộp thoại này ta </w:t>
      </w:r>
      <w:r w:rsidRPr="00283743">
        <w:rPr>
          <w:rFonts w:ascii="Times New Roman" w:hAnsi="Times New Roman" w:cs="Times New Roman"/>
          <w:b/>
          <w:i/>
          <w:sz w:val="26"/>
          <w:szCs w:val="26"/>
        </w:rPr>
        <w:t>chọn Script cho có sẵn</w:t>
      </w:r>
      <w:r w:rsidRPr="00283743">
        <w:rPr>
          <w:rFonts w:ascii="Times New Roman" w:hAnsi="Times New Roman" w:cs="Times New Roman"/>
          <w:sz w:val="26"/>
          <w:szCs w:val="26"/>
        </w:rPr>
        <w:t xml:space="preserve"> hoặc nhấn </w:t>
      </w:r>
      <w:r w:rsidRPr="00283743">
        <w:rPr>
          <w:rFonts w:ascii="Times New Roman" w:hAnsi="Times New Roman" w:cs="Times New Roman"/>
          <w:b/>
          <w:i/>
          <w:sz w:val="26"/>
          <w:szCs w:val="26"/>
        </w:rPr>
        <w:t>vào nút New để tạo mới một script cho menu này.</w:t>
      </w:r>
    </w:p>
    <w:p w14:paraId="19147CD8" w14:textId="77777777" w:rsidR="00F610CB" w:rsidRPr="00283743" w:rsidRDefault="00F610CB" w:rsidP="005F5568">
      <w:pPr>
        <w:numPr>
          <w:ilvl w:val="0"/>
          <w:numId w:val="28"/>
        </w:numPr>
        <w:tabs>
          <w:tab w:val="clear" w:pos="720"/>
        </w:tabs>
        <w:spacing w:before="10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Nhấn vào nút New trong hộp thoại Script Manager để tạo mới một script. Đặt tên cho script này là Menu1</w:t>
      </w:r>
    </w:p>
    <w:p w14:paraId="420620B8" w14:textId="77777777" w:rsidR="00F610CB" w:rsidRPr="00283743" w:rsidRDefault="00F610CB" w:rsidP="005F5568">
      <w:pPr>
        <w:numPr>
          <w:ilvl w:val="0"/>
          <w:numId w:val="28"/>
        </w:numPr>
        <w:tabs>
          <w:tab w:val="clear" w:pos="720"/>
        </w:tabs>
        <w:spacing w:before="10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Trong giao diện soạn thảo script, ta gõ vào script sau.</w:t>
      </w:r>
    </w:p>
    <w:p w14:paraId="0021F9CE" w14:textId="77777777" w:rsidR="00F610CB" w:rsidRPr="00283743" w:rsidRDefault="00F610CB" w:rsidP="00F610CB">
      <w:pPr>
        <w:spacing w:before="100"/>
        <w:ind w:left="1134"/>
        <w:jc w:val="both"/>
        <w:rPr>
          <w:rFonts w:ascii="Times New Roman" w:hAnsi="Times New Roman" w:cs="Times New Roman"/>
          <w:i/>
          <w:sz w:val="26"/>
          <w:szCs w:val="26"/>
        </w:rPr>
      </w:pPr>
      <w:r w:rsidRPr="00283743">
        <w:rPr>
          <w:rFonts w:ascii="Times New Roman" w:hAnsi="Times New Roman" w:cs="Times New Roman"/>
          <w:i/>
          <w:sz w:val="26"/>
          <w:szCs w:val="26"/>
        </w:rPr>
        <w:t>tenMenu=self.getLabel</w:t>
      </w:r>
    </w:p>
    <w:p w14:paraId="327907D6" w14:textId="77777777" w:rsidR="00F610CB" w:rsidRPr="00283743" w:rsidRDefault="00F610CB" w:rsidP="00F610CB">
      <w:pPr>
        <w:spacing w:before="100"/>
        <w:ind w:left="1134"/>
        <w:jc w:val="both"/>
        <w:rPr>
          <w:rFonts w:ascii="Times New Roman" w:hAnsi="Times New Roman" w:cs="Times New Roman"/>
          <w:i/>
          <w:sz w:val="26"/>
          <w:szCs w:val="26"/>
        </w:rPr>
      </w:pPr>
      <w:r w:rsidRPr="00283743">
        <w:rPr>
          <w:rFonts w:ascii="Times New Roman" w:hAnsi="Times New Roman" w:cs="Times New Roman"/>
          <w:i/>
          <w:sz w:val="26"/>
          <w:szCs w:val="26"/>
        </w:rPr>
        <w:lastRenderedPageBreak/>
        <w:t>msgbox.info(“Ban vua chon vao menu ” + tenMenu , “Thong bao”)</w:t>
      </w:r>
    </w:p>
    <w:p w14:paraId="682E78D4" w14:textId="77777777" w:rsidR="00F610CB" w:rsidRPr="00283743" w:rsidRDefault="00F610CB" w:rsidP="005F5568">
      <w:pPr>
        <w:numPr>
          <w:ilvl w:val="0"/>
          <w:numId w:val="28"/>
        </w:numPr>
        <w:tabs>
          <w:tab w:val="clear" w:pos="720"/>
        </w:tabs>
        <w:spacing w:before="10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Đóng giao diện soạn thảo script, quay về cửa sổ giao diện khung nhìn, ta chọn vào menu con Thong diep 1, lúc đó màn hình xuất hiện hộp thoại thông điệp như sau.</w:t>
      </w:r>
    </w:p>
    <w:p w14:paraId="59DE4E4E" w14:textId="77777777" w:rsidR="00F610CB" w:rsidRPr="00283743" w:rsidRDefault="00F610CB" w:rsidP="00F610CB">
      <w:pPr>
        <w:spacing w:before="10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noProof/>
          <w:sz w:val="26"/>
          <w:szCs w:val="26"/>
          <w:lang w:eastAsia="zh-CN"/>
        </w:rPr>
        <w:drawing>
          <wp:inline distT="0" distB="0" distL="0" distR="0" wp14:anchorId="6FAF416A" wp14:editId="316D6902">
            <wp:extent cx="3430905" cy="11410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30905" cy="1141095"/>
                    </a:xfrm>
                    <a:prstGeom prst="rect">
                      <a:avLst/>
                    </a:prstGeom>
                    <a:noFill/>
                    <a:ln>
                      <a:noFill/>
                    </a:ln>
                  </pic:spPr>
                </pic:pic>
              </a:graphicData>
            </a:graphic>
          </wp:inline>
        </w:drawing>
      </w:r>
      <w:r w:rsidRPr="00283743">
        <w:rPr>
          <w:rFonts w:ascii="Times New Roman" w:hAnsi="Times New Roman" w:cs="Times New Roman"/>
          <w:sz w:val="26"/>
          <w:szCs w:val="26"/>
        </w:rPr>
        <w:t xml:space="preserve"> </w:t>
      </w:r>
    </w:p>
    <w:p w14:paraId="406EF8C0" w14:textId="77777777" w:rsidR="00E03E1E" w:rsidRPr="00283743" w:rsidRDefault="00E03E1E" w:rsidP="005F5568">
      <w:pPr>
        <w:pStyle w:val="Heading3"/>
        <w:numPr>
          <w:ilvl w:val="2"/>
          <w:numId w:val="42"/>
        </w:numPr>
        <w:tabs>
          <w:tab w:val="left" w:pos="567"/>
        </w:tabs>
        <w:spacing w:before="120" w:line="240" w:lineRule="auto"/>
        <w:rPr>
          <w:rFonts w:ascii="Times New Roman" w:hAnsi="Times New Roman" w:cs="Times New Roman"/>
          <w:b/>
          <w:bCs/>
          <w:color w:val="000000" w:themeColor="text1"/>
          <w:sz w:val="26"/>
          <w:szCs w:val="26"/>
          <w:lang w:val="fr-FR"/>
        </w:rPr>
      </w:pPr>
      <w:bookmarkStart w:id="1021" w:name="_Toc533410055"/>
      <w:r w:rsidRPr="00283743">
        <w:rPr>
          <w:rFonts w:ascii="Times New Roman" w:hAnsi="Times New Roman" w:cs="Times New Roman"/>
          <w:b/>
          <w:bCs/>
          <w:color w:val="000000" w:themeColor="text1"/>
          <w:sz w:val="26"/>
          <w:szCs w:val="26"/>
          <w:lang w:val="fr-FR"/>
        </w:rPr>
        <w:t>Xóa Menu</w:t>
      </w:r>
      <w:bookmarkEnd w:id="1021"/>
    </w:p>
    <w:p w14:paraId="7C49C599" w14:textId="77777777" w:rsidR="00F610CB" w:rsidRPr="007C5BA4" w:rsidRDefault="00F610CB" w:rsidP="00E03E1E">
      <w:pPr>
        <w:spacing w:before="100"/>
        <w:ind w:firstLine="720"/>
        <w:jc w:val="both"/>
        <w:rPr>
          <w:rFonts w:ascii="Times New Roman" w:hAnsi="Times New Roman" w:cs="Times New Roman"/>
          <w:sz w:val="26"/>
          <w:szCs w:val="26"/>
          <w:lang w:val="fr-FR"/>
          <w:rPrChange w:id="1022" w:author="Windows User" w:date="2019-02-20T13:17:00Z">
            <w:rPr>
              <w:rFonts w:ascii="Times New Roman" w:hAnsi="Times New Roman" w:cs="Times New Roman"/>
              <w:sz w:val="26"/>
              <w:szCs w:val="26"/>
            </w:rPr>
          </w:rPrChange>
        </w:rPr>
      </w:pPr>
      <w:r w:rsidRPr="007C5BA4">
        <w:rPr>
          <w:rFonts w:ascii="Times New Roman" w:hAnsi="Times New Roman" w:cs="Times New Roman"/>
          <w:b/>
          <w:i/>
          <w:sz w:val="26"/>
          <w:szCs w:val="26"/>
          <w:lang w:val="fr-FR"/>
          <w:rPrChange w:id="1023" w:author="Windows User" w:date="2019-02-20T13:17:00Z">
            <w:rPr>
              <w:rFonts w:ascii="Times New Roman" w:hAnsi="Times New Roman" w:cs="Times New Roman"/>
              <w:b/>
              <w:i/>
              <w:sz w:val="26"/>
              <w:szCs w:val="26"/>
            </w:rPr>
          </w:rPrChange>
        </w:rPr>
        <w:t>Để xoá Menu</w:t>
      </w:r>
      <w:r w:rsidRPr="007C5BA4">
        <w:rPr>
          <w:rFonts w:ascii="Times New Roman" w:hAnsi="Times New Roman" w:cs="Times New Roman"/>
          <w:sz w:val="26"/>
          <w:szCs w:val="26"/>
          <w:lang w:val="fr-FR"/>
          <w:rPrChange w:id="1024" w:author="Windows User" w:date="2019-02-20T13:17:00Z">
            <w:rPr>
              <w:rFonts w:ascii="Times New Roman" w:hAnsi="Times New Roman" w:cs="Times New Roman"/>
              <w:sz w:val="26"/>
              <w:szCs w:val="26"/>
            </w:rPr>
          </w:rPrChange>
        </w:rPr>
        <w:t xml:space="preserve"> Thong diep ta vào hộp thoại chỉnh sửa giao diện, chọn Menu này và nhấn vào nút </w:t>
      </w:r>
      <w:r w:rsidRPr="007C5BA4">
        <w:rPr>
          <w:rFonts w:ascii="Times New Roman" w:hAnsi="Times New Roman" w:cs="Times New Roman"/>
          <w:b/>
          <w:i/>
          <w:sz w:val="26"/>
          <w:szCs w:val="26"/>
          <w:lang w:val="fr-FR"/>
          <w:rPrChange w:id="1025" w:author="Windows User" w:date="2019-02-20T13:17:00Z">
            <w:rPr>
              <w:rFonts w:ascii="Times New Roman" w:hAnsi="Times New Roman" w:cs="Times New Roman"/>
              <w:b/>
              <w:i/>
              <w:sz w:val="26"/>
              <w:szCs w:val="26"/>
            </w:rPr>
          </w:rPrChange>
        </w:rPr>
        <w:t>Delete.</w:t>
      </w:r>
    </w:p>
    <w:p w14:paraId="352E7558" w14:textId="77777777" w:rsidR="00E03E1E" w:rsidRPr="00283743" w:rsidRDefault="00E03E1E" w:rsidP="00F610CB">
      <w:pPr>
        <w:pStyle w:val="Heading4"/>
        <w:spacing w:before="100" w:line="240" w:lineRule="auto"/>
        <w:rPr>
          <w:bCs/>
          <w:i w:val="0"/>
          <w:szCs w:val="26"/>
        </w:rPr>
      </w:pPr>
      <w:bookmarkStart w:id="1026" w:name="_Toc55285250"/>
      <w:r w:rsidRPr="00283743">
        <w:rPr>
          <w:bCs/>
          <w:i w:val="0"/>
          <w:szCs w:val="26"/>
        </w:rPr>
        <w:t>Tương tự cho Button, Tool, Popup Menu…</w:t>
      </w:r>
    </w:p>
    <w:p w14:paraId="52588710" w14:textId="77777777" w:rsidR="00E03E1E" w:rsidRPr="00283743" w:rsidRDefault="00481FD3" w:rsidP="005F5568">
      <w:pPr>
        <w:pStyle w:val="Heading2"/>
        <w:numPr>
          <w:ilvl w:val="1"/>
          <w:numId w:val="42"/>
        </w:numPr>
        <w:spacing w:before="120" w:line="240" w:lineRule="auto"/>
        <w:rPr>
          <w:rFonts w:ascii="Times New Roman" w:hAnsi="Times New Roman" w:cs="Times New Roman"/>
          <w:b/>
          <w:color w:val="auto"/>
        </w:rPr>
      </w:pPr>
      <w:bookmarkStart w:id="1027" w:name="_Toc533410056"/>
      <w:bookmarkEnd w:id="1026"/>
      <w:r w:rsidRPr="00283743">
        <w:rPr>
          <w:rFonts w:ascii="Times New Roman" w:hAnsi="Times New Roman" w:cs="Times New Roman"/>
          <w:b/>
          <w:color w:val="auto"/>
        </w:rPr>
        <w:t>KHUNG NHÌN</w:t>
      </w:r>
      <w:r w:rsidR="00E03E1E" w:rsidRPr="00283743">
        <w:rPr>
          <w:rFonts w:ascii="Times New Roman" w:hAnsi="Times New Roman" w:cs="Times New Roman"/>
          <w:b/>
          <w:color w:val="auto"/>
        </w:rPr>
        <w:t xml:space="preserve"> (VIEW)</w:t>
      </w:r>
      <w:r w:rsidRPr="00283743">
        <w:rPr>
          <w:rFonts w:ascii="Times New Roman" w:hAnsi="Times New Roman" w:cs="Times New Roman"/>
          <w:b/>
          <w:color w:val="auto"/>
        </w:rPr>
        <w:t xml:space="preserve"> VÀ LỚP CHỦ ĐỀ</w:t>
      </w:r>
      <w:r w:rsidR="00E03E1E" w:rsidRPr="00283743">
        <w:rPr>
          <w:rFonts w:ascii="Times New Roman" w:hAnsi="Times New Roman" w:cs="Times New Roman"/>
          <w:b/>
          <w:color w:val="auto"/>
        </w:rPr>
        <w:t xml:space="preserve"> (</w:t>
      </w:r>
      <w:bookmarkStart w:id="1028" w:name="_Toc55285261"/>
      <w:r w:rsidR="00E03E1E" w:rsidRPr="00283743">
        <w:rPr>
          <w:rFonts w:ascii="Times New Roman" w:hAnsi="Times New Roman" w:cs="Times New Roman"/>
          <w:b/>
          <w:color w:val="auto"/>
        </w:rPr>
        <w:t>THEME)</w:t>
      </w:r>
      <w:bookmarkEnd w:id="1027"/>
      <w:r w:rsidR="00E03E1E" w:rsidRPr="00283743">
        <w:rPr>
          <w:rFonts w:ascii="Times New Roman" w:hAnsi="Times New Roman" w:cs="Times New Roman"/>
          <w:b/>
          <w:color w:val="auto"/>
        </w:rPr>
        <w:t xml:space="preserve"> </w:t>
      </w:r>
    </w:p>
    <w:p w14:paraId="29423F57" w14:textId="77777777" w:rsidR="00F610CB" w:rsidRPr="00283743" w:rsidRDefault="00F610CB" w:rsidP="005F5568">
      <w:pPr>
        <w:pStyle w:val="Heading2"/>
        <w:numPr>
          <w:ilvl w:val="2"/>
          <w:numId w:val="42"/>
        </w:numPr>
        <w:spacing w:before="120" w:line="240" w:lineRule="auto"/>
        <w:rPr>
          <w:rFonts w:ascii="Times New Roman" w:eastAsiaTheme="minorHAnsi" w:hAnsi="Times New Roman" w:cs="Times New Roman"/>
          <w:b/>
          <w:color w:val="auto"/>
        </w:rPr>
      </w:pPr>
      <w:bookmarkStart w:id="1029" w:name="_Toc533410057"/>
      <w:r w:rsidRPr="00283743">
        <w:rPr>
          <w:rFonts w:ascii="Times New Roman" w:eastAsiaTheme="minorHAnsi" w:hAnsi="Times New Roman" w:cs="Times New Roman"/>
          <w:b/>
          <w:color w:val="auto"/>
        </w:rPr>
        <w:t>Lược đồ mô hình đối tượng của khung nhìn (View) và lớp chủ đề (Theme)</w:t>
      </w:r>
      <w:bookmarkEnd w:id="1029"/>
    </w:p>
    <w:bookmarkEnd w:id="1028"/>
    <w:p w14:paraId="6D84ADDE" w14:textId="77777777" w:rsidR="00F610CB" w:rsidRPr="00283743" w:rsidRDefault="00F610CB" w:rsidP="00F610CB">
      <w:pPr>
        <w:spacing w:before="120"/>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object w:dxaOrig="8294" w:dyaOrig="5534" w14:anchorId="4D6241F9">
          <v:shape id="_x0000_i1031" type="#_x0000_t75" style="width:417.75pt;height:273.75pt" o:ole="">
            <v:imagedata r:id="rId67" o:title=""/>
          </v:shape>
          <o:OLEObject Type="Embed" ProgID="PBrush" ShapeID="_x0000_i1031" DrawAspect="Content" ObjectID="_1612183921" r:id="rId68"/>
        </w:object>
      </w:r>
    </w:p>
    <w:p w14:paraId="160EFF82" w14:textId="77777777" w:rsidR="00F610CB" w:rsidRPr="00283743" w:rsidRDefault="00F610CB" w:rsidP="00F610CB">
      <w:pPr>
        <w:pStyle w:val="BodyText"/>
        <w:spacing w:before="120"/>
        <w:ind w:firstLine="567"/>
        <w:rPr>
          <w:color w:val="FF6600"/>
          <w:szCs w:val="26"/>
        </w:rPr>
      </w:pPr>
      <w:r w:rsidRPr="00283743">
        <w:rPr>
          <w:szCs w:val="26"/>
        </w:rPr>
        <w:t>Nhìn vào mô hình đối tượng bên trên, ta thấy rằng View là một loại của document (DOC). Nó được chứa đựng bên trong một cửa sổ mà ta có thể mở, đóng, thay đổi kích cỡ hoặc di chuyển nó. Một View có thể chứa đựng không hoặc nhiều Theme, nó cũng có bảng nội dung (TOC) để hiển thị chú giải cho mỗi Theme, có vùng hiển thị bản đồ (Map Display) và nó cũng chứa đựng một tập các đối tượng đồ hoạ (graphics) như vòng tròn, hình chữ nhật, đường thẳng, nhãn mà ta có thể vẽ trên vùng bản đồ để làm nổi bật các đối tượng không gian trên bản đồ.</w:t>
      </w:r>
    </w:p>
    <w:p w14:paraId="586CDA65" w14:textId="77777777" w:rsidR="00F610CB" w:rsidRPr="00283743" w:rsidRDefault="00F610CB" w:rsidP="005F5568">
      <w:pPr>
        <w:pStyle w:val="Heading2"/>
        <w:numPr>
          <w:ilvl w:val="2"/>
          <w:numId w:val="42"/>
        </w:numPr>
        <w:spacing w:before="120" w:line="240" w:lineRule="auto"/>
        <w:rPr>
          <w:rFonts w:ascii="Times New Roman" w:eastAsiaTheme="minorHAnsi" w:hAnsi="Times New Roman" w:cs="Times New Roman"/>
          <w:b/>
          <w:color w:val="auto"/>
        </w:rPr>
      </w:pPr>
      <w:bookmarkStart w:id="1030" w:name="_Toc55285263"/>
      <w:bookmarkStart w:id="1031" w:name="_Toc533410058"/>
      <w:r w:rsidRPr="00283743">
        <w:rPr>
          <w:rFonts w:ascii="Times New Roman" w:eastAsiaTheme="minorHAnsi" w:hAnsi="Times New Roman" w:cs="Times New Roman"/>
          <w:b/>
          <w:color w:val="auto"/>
        </w:rPr>
        <w:t>Tạo mới một khung nhìn</w:t>
      </w:r>
      <w:bookmarkEnd w:id="1030"/>
      <w:bookmarkEnd w:id="1031"/>
    </w:p>
    <w:p w14:paraId="6303290F" w14:textId="77777777" w:rsidR="00F610CB" w:rsidRPr="00283743" w:rsidRDefault="00F610CB" w:rsidP="00F610CB">
      <w:pPr>
        <w:pStyle w:val="BodyText"/>
        <w:spacing w:before="120"/>
        <w:ind w:firstLine="567"/>
        <w:rPr>
          <w:szCs w:val="26"/>
        </w:rPr>
      </w:pPr>
      <w:r w:rsidRPr="00283743">
        <w:rPr>
          <w:b/>
          <w:i/>
          <w:szCs w:val="26"/>
        </w:rPr>
        <w:t>Để tạo mới một View</w:t>
      </w:r>
      <w:r w:rsidRPr="00283743">
        <w:rPr>
          <w:szCs w:val="26"/>
        </w:rPr>
        <w:t xml:space="preserve"> ta sử dụng yêu cầu </w:t>
      </w:r>
      <w:r w:rsidRPr="00283743">
        <w:rPr>
          <w:b/>
          <w:i/>
          <w:szCs w:val="26"/>
        </w:rPr>
        <w:t>Make</w:t>
      </w:r>
      <w:r w:rsidRPr="00283743">
        <w:rPr>
          <w:szCs w:val="26"/>
        </w:rPr>
        <w:t xml:space="preserve"> và gửi yêu cầu Make đến lớp View</w:t>
      </w:r>
    </w:p>
    <w:p w14:paraId="0B4B1286" w14:textId="77777777" w:rsidR="00F610CB" w:rsidRPr="00283743" w:rsidRDefault="00F610CB" w:rsidP="00F610CB">
      <w:pPr>
        <w:pStyle w:val="BodyText"/>
        <w:spacing w:before="120"/>
        <w:ind w:left="567" w:firstLine="567"/>
        <w:rPr>
          <w:b/>
          <w:i/>
          <w:iCs/>
          <w:szCs w:val="26"/>
        </w:rPr>
      </w:pPr>
      <w:r w:rsidRPr="00283743">
        <w:rPr>
          <w:b/>
          <w:i/>
          <w:iCs/>
          <w:szCs w:val="26"/>
        </w:rPr>
        <w:lastRenderedPageBreak/>
        <w:t>myView=View.Make</w:t>
      </w:r>
    </w:p>
    <w:p w14:paraId="5A124BA3" w14:textId="77777777" w:rsidR="00F610CB" w:rsidRPr="00283743" w:rsidRDefault="00F610CB" w:rsidP="00F610CB">
      <w:pPr>
        <w:pStyle w:val="BodyText"/>
        <w:spacing w:before="120"/>
        <w:ind w:firstLine="567"/>
        <w:rPr>
          <w:szCs w:val="26"/>
        </w:rPr>
      </w:pPr>
      <w:r w:rsidRPr="00283743">
        <w:rPr>
          <w:szCs w:val="26"/>
        </w:rPr>
        <w:t xml:space="preserve">Khi tạo ra View, ta cần đặt tên cho nó. Yêu cầu </w:t>
      </w:r>
      <w:r w:rsidRPr="00283743">
        <w:rPr>
          <w:b/>
          <w:i/>
          <w:szCs w:val="26"/>
        </w:rPr>
        <w:t>SetName</w:t>
      </w:r>
      <w:r w:rsidRPr="00283743">
        <w:rPr>
          <w:szCs w:val="26"/>
        </w:rPr>
        <w:t xml:space="preserve"> cho phép ta </w:t>
      </w:r>
      <w:r w:rsidRPr="00283743">
        <w:rPr>
          <w:b/>
          <w:i/>
          <w:szCs w:val="26"/>
        </w:rPr>
        <w:t>đặt tên cho View</w:t>
      </w:r>
      <w:r w:rsidRPr="00283743">
        <w:rPr>
          <w:szCs w:val="26"/>
        </w:rPr>
        <w:t>, để sử dụng yêu cầu này,  cần truyền vào một đối số có kiểu String. Đối số này chính là tên View  cần đặt.</w:t>
      </w:r>
    </w:p>
    <w:p w14:paraId="0AEC8575" w14:textId="77777777" w:rsidR="00F610CB" w:rsidRPr="00283743" w:rsidRDefault="00F610CB" w:rsidP="00F610CB">
      <w:pPr>
        <w:pStyle w:val="BodyText"/>
        <w:spacing w:before="120"/>
        <w:rPr>
          <w:iCs/>
          <w:szCs w:val="26"/>
        </w:rPr>
      </w:pPr>
      <w:r w:rsidRPr="00283743">
        <w:rPr>
          <w:b/>
          <w:i/>
          <w:szCs w:val="26"/>
        </w:rPr>
        <w:tab/>
      </w:r>
      <w:r w:rsidRPr="00283743">
        <w:rPr>
          <w:b/>
          <w:i/>
          <w:iCs/>
          <w:szCs w:val="26"/>
        </w:rPr>
        <w:t>myView.SetName(“Khung nhìn bài tập chương 6”)</w:t>
      </w:r>
    </w:p>
    <w:p w14:paraId="2EC899CB" w14:textId="77777777" w:rsidR="00F610CB" w:rsidRPr="00283743" w:rsidRDefault="00F610CB" w:rsidP="00F610CB">
      <w:pPr>
        <w:pStyle w:val="BodyText"/>
        <w:spacing w:before="120"/>
        <w:ind w:firstLine="567"/>
        <w:rPr>
          <w:szCs w:val="26"/>
        </w:rPr>
      </w:pPr>
      <w:r w:rsidRPr="00283743">
        <w:rPr>
          <w:szCs w:val="26"/>
        </w:rPr>
        <w:t xml:space="preserve">Lúc  này ta đã tạo được một View mới có tên là “Khung nhìn bài tập chương 6” trong đề án, bây giờ ta cần mở View này lên để có thể nhìn và thao tác trên View. Để mở View, ta cần phải lấy được cửa sổ của View. </w:t>
      </w:r>
    </w:p>
    <w:p w14:paraId="60C0D4BD" w14:textId="77777777" w:rsidR="00F610CB" w:rsidRPr="00283743" w:rsidRDefault="00F610CB" w:rsidP="00F610CB">
      <w:pPr>
        <w:pStyle w:val="BodyText"/>
        <w:spacing w:before="120"/>
        <w:rPr>
          <w:b/>
          <w:i/>
          <w:iCs/>
          <w:szCs w:val="26"/>
        </w:rPr>
      </w:pPr>
      <w:r w:rsidRPr="00283743">
        <w:rPr>
          <w:szCs w:val="26"/>
        </w:rPr>
        <w:t xml:space="preserve">Yêu cầu </w:t>
      </w:r>
      <w:r w:rsidRPr="00283743">
        <w:rPr>
          <w:b/>
          <w:i/>
          <w:szCs w:val="26"/>
        </w:rPr>
        <w:t>GetWin sẽ trả về cửa sổ của View</w:t>
      </w:r>
      <w:r w:rsidRPr="00283743">
        <w:rPr>
          <w:szCs w:val="26"/>
        </w:rPr>
        <w:t>:</w:t>
      </w:r>
      <w:r w:rsidRPr="00283743">
        <w:rPr>
          <w:szCs w:val="26"/>
        </w:rPr>
        <w:tab/>
      </w:r>
      <w:r w:rsidRPr="00283743">
        <w:rPr>
          <w:b/>
          <w:i/>
          <w:iCs/>
          <w:szCs w:val="26"/>
        </w:rPr>
        <w:t>theWindow = myView.GetWin</w:t>
      </w:r>
    </w:p>
    <w:p w14:paraId="60AE4840" w14:textId="77777777" w:rsidR="00F610CB" w:rsidRPr="00283743" w:rsidRDefault="00F610CB" w:rsidP="00F610CB">
      <w:pPr>
        <w:pStyle w:val="BodyText"/>
        <w:spacing w:before="120"/>
        <w:rPr>
          <w:b/>
          <w:i/>
          <w:szCs w:val="26"/>
        </w:rPr>
      </w:pPr>
      <w:r w:rsidRPr="00283743">
        <w:rPr>
          <w:szCs w:val="26"/>
        </w:rPr>
        <w:t xml:space="preserve">Yêu cầu </w:t>
      </w:r>
      <w:r w:rsidRPr="00283743">
        <w:rPr>
          <w:b/>
          <w:i/>
          <w:szCs w:val="26"/>
        </w:rPr>
        <w:t>Open sẽ cho phép  mở cửa sổ View</w:t>
      </w:r>
      <w:r w:rsidRPr="00283743">
        <w:rPr>
          <w:szCs w:val="26"/>
        </w:rPr>
        <w:t>:</w:t>
      </w:r>
      <w:r w:rsidRPr="00283743">
        <w:rPr>
          <w:szCs w:val="26"/>
        </w:rPr>
        <w:tab/>
      </w:r>
      <w:r w:rsidRPr="00283743">
        <w:rPr>
          <w:b/>
          <w:i/>
          <w:szCs w:val="26"/>
        </w:rPr>
        <w:t>theWindow.Open</w:t>
      </w:r>
    </w:p>
    <w:p w14:paraId="1916A72E" w14:textId="77777777" w:rsidR="00F610CB" w:rsidRPr="00283743" w:rsidRDefault="00F610CB" w:rsidP="00F610CB">
      <w:pPr>
        <w:pStyle w:val="BodyText"/>
        <w:spacing w:before="120"/>
        <w:rPr>
          <w:szCs w:val="26"/>
        </w:rPr>
      </w:pPr>
      <w:r w:rsidRPr="00283743">
        <w:rPr>
          <w:szCs w:val="26"/>
        </w:rPr>
        <w:t xml:space="preserve">Nếu muốn cửa sổ View này </w:t>
      </w:r>
      <w:r w:rsidRPr="00283743">
        <w:rPr>
          <w:b/>
          <w:i/>
          <w:szCs w:val="26"/>
        </w:rPr>
        <w:t>hiển thị lên trên tất cả các cửa sổ khác của đề án</w:t>
      </w:r>
      <w:r w:rsidRPr="00283743">
        <w:rPr>
          <w:szCs w:val="26"/>
        </w:rPr>
        <w:t>,  hãy sử dụng yêu cầu Activate.</w:t>
      </w:r>
    </w:p>
    <w:p w14:paraId="151840B8" w14:textId="77777777" w:rsidR="00F610CB" w:rsidRPr="00283743" w:rsidRDefault="00F610CB" w:rsidP="00F610CB">
      <w:pPr>
        <w:pStyle w:val="BodyText"/>
        <w:spacing w:before="120"/>
        <w:rPr>
          <w:b/>
          <w:i/>
          <w:iCs/>
          <w:szCs w:val="26"/>
        </w:rPr>
      </w:pPr>
      <w:r w:rsidRPr="00283743">
        <w:rPr>
          <w:szCs w:val="26"/>
        </w:rPr>
        <w:tab/>
      </w:r>
      <w:r w:rsidRPr="00283743">
        <w:rPr>
          <w:b/>
          <w:i/>
          <w:iCs/>
          <w:szCs w:val="26"/>
        </w:rPr>
        <w:t>theWindow.Activate</w:t>
      </w:r>
    </w:p>
    <w:p w14:paraId="5E777E60" w14:textId="77777777" w:rsidR="00F610CB" w:rsidRPr="00283743" w:rsidRDefault="00F610CB" w:rsidP="005F5568">
      <w:pPr>
        <w:pStyle w:val="Heading2"/>
        <w:numPr>
          <w:ilvl w:val="2"/>
          <w:numId w:val="42"/>
        </w:numPr>
        <w:spacing w:before="120" w:line="240" w:lineRule="auto"/>
        <w:rPr>
          <w:rFonts w:ascii="Times New Roman" w:eastAsiaTheme="minorHAnsi" w:hAnsi="Times New Roman" w:cs="Times New Roman"/>
          <w:b/>
          <w:color w:val="auto"/>
        </w:rPr>
      </w:pPr>
      <w:bookmarkStart w:id="1032" w:name="_Toc55285264"/>
      <w:bookmarkStart w:id="1033" w:name="_Toc533410059"/>
      <w:r w:rsidRPr="00283743">
        <w:rPr>
          <w:rFonts w:ascii="Times New Roman" w:eastAsiaTheme="minorHAnsi" w:hAnsi="Times New Roman" w:cs="Times New Roman"/>
          <w:b/>
          <w:color w:val="auto"/>
        </w:rPr>
        <w:t>Tìm kiếm một khung nhìn</w:t>
      </w:r>
      <w:bookmarkEnd w:id="1032"/>
      <w:bookmarkEnd w:id="1033"/>
      <w:r w:rsidRPr="00283743">
        <w:rPr>
          <w:rFonts w:ascii="Times New Roman" w:eastAsiaTheme="minorHAnsi" w:hAnsi="Times New Roman" w:cs="Times New Roman"/>
          <w:b/>
          <w:color w:val="auto"/>
        </w:rPr>
        <w:t xml:space="preserve">    </w:t>
      </w:r>
    </w:p>
    <w:p w14:paraId="2938172C"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Tưởng tượng ta cần tìm đến một View với tên biết trước như “</w:t>
      </w:r>
      <w:r w:rsidRPr="00283743">
        <w:rPr>
          <w:rFonts w:ascii="Times New Roman" w:hAnsi="Times New Roman" w:cs="Times New Roman"/>
          <w:i/>
          <w:sz w:val="26"/>
          <w:szCs w:val="26"/>
        </w:rPr>
        <w:t>Khung nhìn bài tập chương 6</w:t>
      </w:r>
      <w:r w:rsidRPr="00283743">
        <w:rPr>
          <w:rFonts w:ascii="Times New Roman" w:hAnsi="Times New Roman" w:cs="Times New Roman"/>
          <w:sz w:val="26"/>
          <w:szCs w:val="26"/>
        </w:rPr>
        <w:t>”. Để làm được điều này trong ArcView, trước tiên mở cửa sổ đề án (Project) và sau đó tìm tên “</w:t>
      </w:r>
      <w:r w:rsidRPr="00283743">
        <w:rPr>
          <w:rFonts w:ascii="Times New Roman" w:hAnsi="Times New Roman" w:cs="Times New Roman"/>
          <w:i/>
          <w:sz w:val="26"/>
          <w:szCs w:val="26"/>
        </w:rPr>
        <w:t>Khung nhìn bài tập chương 6</w:t>
      </w:r>
      <w:r w:rsidRPr="00283743">
        <w:rPr>
          <w:rFonts w:ascii="Times New Roman" w:hAnsi="Times New Roman" w:cs="Times New Roman"/>
          <w:sz w:val="26"/>
          <w:szCs w:val="26"/>
        </w:rPr>
        <w:t xml:space="preserve"> ” trong GUI View. Tương tự như vậy, để viết các lệnh tìm View trong Avenue, đầu tiên phải tìm đến đề án (Project) bằng yêu cầu GetProject</w:t>
      </w:r>
    </w:p>
    <w:p w14:paraId="67DDB4D8" w14:textId="77777777" w:rsidR="00F610CB" w:rsidRPr="00283743" w:rsidRDefault="00F610CB" w:rsidP="00F610CB">
      <w:pPr>
        <w:spacing w:before="120"/>
        <w:jc w:val="both"/>
        <w:rPr>
          <w:rFonts w:ascii="Times New Roman" w:hAnsi="Times New Roman" w:cs="Times New Roman"/>
          <w:b/>
          <w:i/>
          <w:iCs/>
          <w:sz w:val="26"/>
          <w:szCs w:val="26"/>
        </w:rPr>
      </w:pPr>
      <w:r w:rsidRPr="00283743">
        <w:rPr>
          <w:rFonts w:ascii="Times New Roman" w:hAnsi="Times New Roman" w:cs="Times New Roman"/>
          <w:sz w:val="26"/>
          <w:szCs w:val="26"/>
        </w:rPr>
        <w:tab/>
      </w:r>
      <w:r w:rsidRPr="00283743">
        <w:rPr>
          <w:rFonts w:ascii="Times New Roman" w:hAnsi="Times New Roman" w:cs="Times New Roman"/>
          <w:b/>
          <w:i/>
          <w:iCs/>
          <w:sz w:val="26"/>
          <w:szCs w:val="26"/>
        </w:rPr>
        <w:t>theProject = av.GetProject</w:t>
      </w:r>
    </w:p>
    <w:p w14:paraId="3F6FB5B5"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Vì View là một hiện thực của lớp document (DOC) nên tiếp theo ta cần sử dụng yêu cầu FindDoc để tìm đến View</w:t>
      </w:r>
    </w:p>
    <w:p w14:paraId="3B9AC888" w14:textId="77777777" w:rsidR="00F610CB" w:rsidRPr="00283743" w:rsidRDefault="00F610CB" w:rsidP="00F610CB">
      <w:pPr>
        <w:spacing w:before="120"/>
        <w:jc w:val="both"/>
        <w:rPr>
          <w:rFonts w:ascii="Times New Roman" w:hAnsi="Times New Roman" w:cs="Times New Roman"/>
          <w:b/>
          <w:i/>
          <w:iCs/>
          <w:sz w:val="26"/>
          <w:szCs w:val="26"/>
        </w:rPr>
      </w:pPr>
      <w:r w:rsidRPr="00283743">
        <w:rPr>
          <w:rFonts w:ascii="Times New Roman" w:hAnsi="Times New Roman" w:cs="Times New Roman"/>
          <w:sz w:val="26"/>
          <w:szCs w:val="26"/>
        </w:rPr>
        <w:tab/>
      </w:r>
      <w:r w:rsidRPr="00283743">
        <w:rPr>
          <w:rFonts w:ascii="Times New Roman" w:hAnsi="Times New Roman" w:cs="Times New Roman"/>
          <w:b/>
          <w:i/>
          <w:iCs/>
          <w:sz w:val="26"/>
          <w:szCs w:val="26"/>
        </w:rPr>
        <w:t>myView = theProject.FindDoc(“Khung nhìn bài tập chương 6”)</w:t>
      </w:r>
    </w:p>
    <w:p w14:paraId="3C0BD2D6" w14:textId="77777777" w:rsidR="00F610CB" w:rsidRPr="00283743" w:rsidRDefault="00F610CB" w:rsidP="005F5568">
      <w:pPr>
        <w:pStyle w:val="Heading2"/>
        <w:numPr>
          <w:ilvl w:val="2"/>
          <w:numId w:val="42"/>
        </w:numPr>
        <w:spacing w:before="120" w:line="240" w:lineRule="auto"/>
        <w:rPr>
          <w:rFonts w:ascii="Times New Roman" w:eastAsiaTheme="minorHAnsi" w:hAnsi="Times New Roman" w:cs="Times New Roman"/>
          <w:b/>
          <w:color w:val="auto"/>
        </w:rPr>
      </w:pPr>
      <w:bookmarkStart w:id="1034" w:name="_Toc55285265"/>
      <w:bookmarkStart w:id="1035" w:name="_Toc533410060"/>
      <w:r w:rsidRPr="00283743">
        <w:rPr>
          <w:rFonts w:ascii="Times New Roman" w:eastAsiaTheme="minorHAnsi" w:hAnsi="Times New Roman" w:cs="Times New Roman"/>
          <w:b/>
          <w:color w:val="auto"/>
        </w:rPr>
        <w:t>Gán đơn vị bản đồ và đơn vị thước đo cho khung nhìn</w:t>
      </w:r>
      <w:bookmarkEnd w:id="1034"/>
      <w:bookmarkEnd w:id="1035"/>
    </w:p>
    <w:p w14:paraId="2CA435E2"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Để biết được tỷ lệ của bản đồ đang hiển thị trên View, ta cần phải gán đơn vị bản đồ cho View. Sử dụng yêu cầu SetUnits cùng với đối số là đơn vị bản đồ cần gán, ví dụ như Meters , đối số này thuộc kiểu hằng số do ArcView cung cấp, ta sẽ gán đơn vị bản đồ cho View</w:t>
      </w:r>
    </w:p>
    <w:p w14:paraId="32B3E649" w14:textId="77777777" w:rsidR="00F610CB" w:rsidRPr="00283743" w:rsidRDefault="00F610CB" w:rsidP="00F610CB">
      <w:pPr>
        <w:spacing w:before="120"/>
        <w:jc w:val="both"/>
        <w:rPr>
          <w:rFonts w:ascii="Times New Roman" w:hAnsi="Times New Roman" w:cs="Times New Roman"/>
          <w:sz w:val="26"/>
          <w:szCs w:val="26"/>
        </w:rPr>
      </w:pPr>
    </w:p>
    <w:p w14:paraId="3A96476D"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 = theProject.FindDoc(“Khung nhìn bài tập chương 6”)</w:t>
      </w:r>
    </w:p>
    <w:p w14:paraId="323EF053"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if (myView &lt;&gt; nil) then</w:t>
      </w:r>
    </w:p>
    <w:p w14:paraId="33965DD2"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myView.SetUnits(#UNITS_LINEAR_METERS)</w:t>
      </w:r>
    </w:p>
    <w:p w14:paraId="2A9A0793"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end</w:t>
      </w:r>
    </w:p>
    <w:p w14:paraId="72215469"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i/>
          <w:sz w:val="26"/>
          <w:szCs w:val="26"/>
        </w:rPr>
        <w:tab/>
      </w:r>
      <w:r w:rsidRPr="00283743">
        <w:rPr>
          <w:rFonts w:ascii="Times New Roman" w:hAnsi="Times New Roman" w:cs="Times New Roman"/>
          <w:iCs/>
          <w:sz w:val="26"/>
          <w:szCs w:val="26"/>
        </w:rPr>
        <w:t xml:space="preserve"> #UNITS_LINEAR_METERS</w:t>
      </w:r>
      <w:r w:rsidRPr="00283743">
        <w:rPr>
          <w:rFonts w:ascii="Times New Roman" w:hAnsi="Times New Roman" w:cs="Times New Roman"/>
          <w:i/>
          <w:sz w:val="26"/>
          <w:szCs w:val="26"/>
        </w:rPr>
        <w:t xml:space="preserve"> </w:t>
      </w:r>
      <w:r w:rsidRPr="00283743">
        <w:rPr>
          <w:rFonts w:ascii="Times New Roman" w:hAnsi="Times New Roman" w:cs="Times New Roman"/>
          <w:sz w:val="26"/>
          <w:szCs w:val="26"/>
        </w:rPr>
        <w:t xml:space="preserve">là hằng số đơn vị do ArcView cung cấp. Có thể tìm thấy danh sách các đơn vị này bằng cách mở Help của ArcView và gõ vào </w:t>
      </w:r>
      <w:r w:rsidRPr="00283743">
        <w:rPr>
          <w:rFonts w:ascii="Times New Roman" w:hAnsi="Times New Roman" w:cs="Times New Roman"/>
          <w:iCs/>
          <w:sz w:val="26"/>
          <w:szCs w:val="26"/>
        </w:rPr>
        <w:t>UnitsLinearEnum</w:t>
      </w:r>
      <w:r w:rsidRPr="00283743">
        <w:rPr>
          <w:rFonts w:ascii="Times New Roman" w:hAnsi="Times New Roman" w:cs="Times New Roman"/>
          <w:sz w:val="26"/>
          <w:szCs w:val="26"/>
        </w:rPr>
        <w:t xml:space="preserve"> trong mục Index.</w:t>
      </w:r>
    </w:p>
    <w:p w14:paraId="03B04153"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Tương tự, để gán đơn vị thước đo cho View, ta sử dụng yêu cầu .SetDistanceUnits với đối số là đơn vị cần gán.</w:t>
      </w:r>
    </w:p>
    <w:p w14:paraId="1BC6C653"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myView.SetDistanceUnits(#UNITS_LINEAR_METERS)</w:t>
      </w:r>
    </w:p>
    <w:p w14:paraId="33B32855" w14:textId="77777777" w:rsidR="00F610CB" w:rsidRPr="00283743" w:rsidRDefault="00F610CB" w:rsidP="005F5568">
      <w:pPr>
        <w:pStyle w:val="Heading2"/>
        <w:numPr>
          <w:ilvl w:val="2"/>
          <w:numId w:val="42"/>
        </w:numPr>
        <w:spacing w:before="120" w:line="240" w:lineRule="auto"/>
        <w:rPr>
          <w:rFonts w:ascii="Times New Roman" w:eastAsiaTheme="minorHAnsi" w:hAnsi="Times New Roman" w:cs="Times New Roman"/>
          <w:b/>
          <w:color w:val="auto"/>
        </w:rPr>
      </w:pPr>
      <w:bookmarkStart w:id="1036" w:name="_Toc55285266"/>
      <w:bookmarkStart w:id="1037" w:name="_Toc533410061"/>
      <w:r w:rsidRPr="00283743">
        <w:rPr>
          <w:rFonts w:ascii="Times New Roman" w:eastAsiaTheme="minorHAnsi" w:hAnsi="Times New Roman" w:cs="Times New Roman"/>
          <w:b/>
          <w:color w:val="auto"/>
        </w:rPr>
        <w:t>Thêm lớp chủ đề (theme) vào khung nhìn</w:t>
      </w:r>
      <w:bookmarkEnd w:id="1036"/>
      <w:bookmarkEnd w:id="1037"/>
      <w:r w:rsidRPr="00283743">
        <w:rPr>
          <w:rFonts w:ascii="Times New Roman" w:eastAsiaTheme="minorHAnsi" w:hAnsi="Times New Roman" w:cs="Times New Roman"/>
          <w:b/>
          <w:color w:val="auto"/>
        </w:rPr>
        <w:t xml:space="preserve">  </w:t>
      </w:r>
    </w:p>
    <w:p w14:paraId="7B1F17F9" w14:textId="77777777" w:rsidR="00F610CB" w:rsidRPr="00283743" w:rsidRDefault="00F610CB" w:rsidP="00F610CB">
      <w:pPr>
        <w:spacing w:before="120"/>
        <w:ind w:firstLine="720"/>
        <w:jc w:val="both"/>
        <w:rPr>
          <w:rFonts w:ascii="Times New Roman" w:hAnsi="Times New Roman" w:cs="Times New Roman"/>
          <w:sz w:val="26"/>
          <w:szCs w:val="26"/>
        </w:rPr>
      </w:pPr>
      <w:r w:rsidRPr="00283743">
        <w:rPr>
          <w:rFonts w:ascii="Times New Roman" w:hAnsi="Times New Roman" w:cs="Times New Roman"/>
          <w:sz w:val="26"/>
          <w:szCs w:val="26"/>
        </w:rPr>
        <w:t>Một khi đã có đối tượng View, ta cần phải thêm một vài lớp chủ đề vào nó để có thể hiển thị được các đối tượng không gian. Các lớp chủ đề</w:t>
      </w:r>
      <w:r w:rsidRPr="00283743">
        <w:rPr>
          <w:rFonts w:ascii="Times New Roman" w:hAnsi="Times New Roman" w:cs="Times New Roman"/>
          <w:color w:val="FF6600"/>
          <w:sz w:val="26"/>
          <w:szCs w:val="26"/>
        </w:rPr>
        <w:t xml:space="preserve"> </w:t>
      </w:r>
      <w:r w:rsidRPr="00283743">
        <w:rPr>
          <w:rFonts w:ascii="Times New Roman" w:hAnsi="Times New Roman" w:cs="Times New Roman"/>
          <w:sz w:val="26"/>
          <w:szCs w:val="26"/>
        </w:rPr>
        <w:t>này có thể là shapefile, Image, Acad hoặc Arc/info coverage, những loại này được nhóm lại thành hai loại data source là feature data source và image data source. Mỗi loại data source này lại được phân thành các lớp trong Avenue, những lớp đó là FTheme (chủ đề dạng feature), ITheme (chủ đề dạng Image), DBTheme (chủ đề dạng Database), và GTheme (chủ đề dạng Grid)</w:t>
      </w:r>
    </w:p>
    <w:p w14:paraId="72E79627"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Khi thêm một lớp chủ đề vào một View, trước hết ta cần tìm đến View. Sử dụng yêu cầu tìm View ở trên</w:t>
      </w:r>
    </w:p>
    <w:p w14:paraId="3978492F"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iCs/>
          <w:sz w:val="26"/>
          <w:szCs w:val="26"/>
        </w:rPr>
        <w:tab/>
        <w:t>myView=av.GetProject.FindDoc(“Khung nhìn bài tập chương 6”)</w:t>
      </w:r>
    </w:p>
    <w:p w14:paraId="569C6305"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Tiếp theo cần tạo ra Theme. Để có thể tạo ra Theme,  sử dụng yêu cầu Make và gửi đến lớp SourceName để tạo ra đối tượng Sourcename. SourceName là một đối tượng của Avenue dùng để chỉ đến vị trí vật lý của tệp tin cần tạo nên Theme.</w:t>
      </w:r>
    </w:p>
    <w:p w14:paraId="488F9394"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theSrcName=SrcName.Make(“C: \Ditagis\Avenue\Data\hchinh.shp”)</w:t>
      </w:r>
    </w:p>
    <w:p w14:paraId="471D69A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 C: \Ditagis\Avenue\Data\hchinh.shp: vị trí tệp tin cần tạo thành Theme</w:t>
      </w:r>
    </w:p>
    <w:p w14:paraId="4E6B4A84"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if (theSrcName=nil) then</w:t>
      </w:r>
    </w:p>
    <w:p w14:paraId="051686CB"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Msgbox.Info(“Không tồn tại tệp tin”, “Thông báo”)</w:t>
      </w:r>
    </w:p>
    <w:p w14:paraId="4C3DCF3F"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exit</w:t>
      </w:r>
    </w:p>
    <w:p w14:paraId="7A4471E2"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end</w:t>
      </w:r>
    </w:p>
    <w:p w14:paraId="2ED1EEAD"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Dùng yêu cầu Make để tạo Theme với đối số là </w:t>
      </w:r>
      <w:r w:rsidRPr="00283743">
        <w:rPr>
          <w:rFonts w:ascii="Times New Roman" w:hAnsi="Times New Roman" w:cs="Times New Roman"/>
          <w:i/>
          <w:sz w:val="26"/>
          <w:szCs w:val="26"/>
        </w:rPr>
        <w:t>theSrcName</w:t>
      </w:r>
    </w:p>
    <w:p w14:paraId="46BE3B30"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
          <w:sz w:val="26"/>
          <w:szCs w:val="26"/>
        </w:rPr>
        <w:tab/>
      </w:r>
      <w:r w:rsidRPr="00283743">
        <w:rPr>
          <w:rFonts w:ascii="Times New Roman" w:hAnsi="Times New Roman" w:cs="Times New Roman"/>
          <w:iCs/>
          <w:sz w:val="26"/>
          <w:szCs w:val="26"/>
        </w:rPr>
        <w:t>theTheme = Theme.Make(theSrcName)</w:t>
      </w:r>
    </w:p>
    <w:p w14:paraId="0AF18033"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Khi đã có Theme,  dùng yêu cầu AddTheme để thêm mới tạo vào View</w:t>
      </w:r>
    </w:p>
    <w:p w14:paraId="6DCFDD3F"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
          <w:sz w:val="26"/>
          <w:szCs w:val="26"/>
        </w:rPr>
        <w:tab/>
      </w:r>
      <w:r w:rsidRPr="00283743">
        <w:rPr>
          <w:rFonts w:ascii="Times New Roman" w:hAnsi="Times New Roman" w:cs="Times New Roman"/>
          <w:iCs/>
          <w:sz w:val="26"/>
          <w:szCs w:val="26"/>
        </w:rPr>
        <w:t>myView.AddTheme(theTheme)</w:t>
      </w:r>
    </w:p>
    <w:p w14:paraId="5A67A6FB"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Đến lúc này, Theme mới đã được thêm vào View, tuy nhiên nó vẫn chưa hiển thị trên vùng bản đồ vì ta chưa có gán thuộc tính hiển thị cho Theme. Dùng yêu cầu SetVisible với đối số là true để gán thuộc tính hiển thị cho Theme. Nếu muốn Theme không hiển thị thì dùng yêu cầu SetVisible với đối số là false.</w:t>
      </w:r>
    </w:p>
    <w:p w14:paraId="557DD701"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theTheme.SetVisible (true)</w:t>
      </w:r>
    </w:p>
    <w:p w14:paraId="57AE29D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Nếu muốn cho Theme ở trạng thái kích hoạt, dùng yêu cầu SetActive với đối số là true, ngược lại thì dùng đối số là false.</w:t>
      </w:r>
    </w:p>
    <w:p w14:paraId="4F86F258"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theTheme.SetActive (true)</w:t>
      </w:r>
    </w:p>
    <w:p w14:paraId="070BF563"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Nếu muốn cấm người dùng không được phép thay đổi hai thuộc tính hiển thị và kích hoạt, dùng yêu cầu để khoá không cho hiển thị Theme là SetVisibleLocked(true) và yêu cầu khoá không cho kích hoạt là SetActiveLocked(true).</w:t>
      </w:r>
    </w:p>
    <w:p w14:paraId="70D17B27"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theTheme.SetVisibleLocked(true)</w:t>
      </w:r>
    </w:p>
    <w:p w14:paraId="2F6E7D1B"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 xml:space="preserve">     theTheme.SetActiveLocked(true)</w:t>
      </w:r>
    </w:p>
    <w:p w14:paraId="3CC24B0D" w14:textId="77777777" w:rsidR="00F610CB" w:rsidRPr="00283743" w:rsidRDefault="00F610CB" w:rsidP="00F610CB">
      <w:pPr>
        <w:pStyle w:val="BodyTextIndent"/>
        <w:spacing w:line="240" w:lineRule="auto"/>
        <w:rPr>
          <w:szCs w:val="26"/>
        </w:rPr>
      </w:pPr>
      <w:r w:rsidRPr="00283743">
        <w:rPr>
          <w:szCs w:val="26"/>
        </w:rPr>
        <w:t xml:space="preserve">Ta có thể kết nối nhiều nguồn dữ liệu khác nhau như là một chủ đề đến khung nhìn. Sau đây là một số ví dụ: </w:t>
      </w:r>
    </w:p>
    <w:p w14:paraId="04C60E30" w14:textId="77777777" w:rsidR="00F610CB" w:rsidRPr="00283743" w:rsidRDefault="00F610CB" w:rsidP="00F610CB">
      <w:pPr>
        <w:pStyle w:val="BodyTextIndent"/>
        <w:spacing w:line="240" w:lineRule="auto"/>
        <w:rPr>
          <w:szCs w:val="26"/>
        </w:rPr>
      </w:pPr>
      <w:r w:rsidRPr="00283743">
        <w:rPr>
          <w:szCs w:val="26"/>
        </w:rPr>
        <w:t>Đối với tập tin hình ảnh</w:t>
      </w:r>
    </w:p>
    <w:p w14:paraId="3D1B0075" w14:textId="77777777" w:rsidR="00F610CB" w:rsidRPr="00283743" w:rsidRDefault="00F610CB" w:rsidP="00F610CB">
      <w:pPr>
        <w:pStyle w:val="BodyTextIndent"/>
        <w:spacing w:line="240" w:lineRule="auto"/>
        <w:rPr>
          <w:szCs w:val="26"/>
        </w:rPr>
      </w:pPr>
      <w:r w:rsidRPr="00283743">
        <w:rPr>
          <w:szCs w:val="26"/>
        </w:rPr>
        <w:t>TheSrcName = SrcName.Make(“$AVDATA/ myimage.bmp”)</w:t>
      </w:r>
    </w:p>
    <w:p w14:paraId="4FED6B1C" w14:textId="77777777" w:rsidR="00F610CB" w:rsidRPr="00283743" w:rsidRDefault="00F610CB" w:rsidP="00F610CB">
      <w:pPr>
        <w:pStyle w:val="BodyTextIndent"/>
        <w:spacing w:line="240" w:lineRule="auto"/>
        <w:rPr>
          <w:szCs w:val="26"/>
        </w:rPr>
      </w:pPr>
      <w:r w:rsidRPr="00283743">
        <w:rPr>
          <w:szCs w:val="26"/>
        </w:rPr>
        <w:t>Đối với ArcView Shapefile</w:t>
      </w:r>
    </w:p>
    <w:p w14:paraId="6232EC82" w14:textId="77777777" w:rsidR="00F610CB" w:rsidRPr="00283743" w:rsidRDefault="00F610CB" w:rsidP="00F610CB">
      <w:pPr>
        <w:pStyle w:val="BodyTextIndent"/>
        <w:spacing w:line="240" w:lineRule="auto"/>
        <w:rPr>
          <w:szCs w:val="26"/>
        </w:rPr>
      </w:pPr>
      <w:r w:rsidRPr="00283743">
        <w:rPr>
          <w:szCs w:val="26"/>
        </w:rPr>
        <w:t>TheSrcName = SrcName.Make(“$AVDATA/ myshapefile.shp”)</w:t>
      </w:r>
    </w:p>
    <w:p w14:paraId="56A8212D" w14:textId="77777777" w:rsidR="00F610CB" w:rsidRPr="00283743" w:rsidRDefault="00F610CB" w:rsidP="00F610CB">
      <w:pPr>
        <w:pStyle w:val="BodyTextIndent"/>
        <w:spacing w:line="240" w:lineRule="auto"/>
        <w:rPr>
          <w:szCs w:val="26"/>
        </w:rPr>
      </w:pPr>
      <w:r w:rsidRPr="00283743">
        <w:rPr>
          <w:szCs w:val="26"/>
        </w:rPr>
        <w:t>Đối với CAD drawings</w:t>
      </w:r>
    </w:p>
    <w:p w14:paraId="0B0D8F0C" w14:textId="77777777" w:rsidR="00F610CB" w:rsidRPr="00283743" w:rsidRDefault="00F610CB" w:rsidP="00F610CB">
      <w:pPr>
        <w:pStyle w:val="BodyTextIndent"/>
        <w:spacing w:line="240" w:lineRule="auto"/>
        <w:rPr>
          <w:szCs w:val="26"/>
        </w:rPr>
      </w:pPr>
      <w:r w:rsidRPr="00283743">
        <w:rPr>
          <w:szCs w:val="26"/>
        </w:rPr>
        <w:t>TheSrcName = SrcName.Make(“$AVDATA/ drawings/pacels.dwg line”)</w:t>
      </w:r>
    </w:p>
    <w:p w14:paraId="22356EB7" w14:textId="77777777" w:rsidR="00F610CB" w:rsidRPr="00283743" w:rsidRDefault="00F610CB" w:rsidP="00F610CB">
      <w:pPr>
        <w:pStyle w:val="BodyTextIndent"/>
        <w:spacing w:line="240" w:lineRule="auto"/>
        <w:rPr>
          <w:szCs w:val="26"/>
        </w:rPr>
      </w:pPr>
      <w:r w:rsidRPr="00283743">
        <w:rPr>
          <w:szCs w:val="26"/>
        </w:rPr>
        <w:t>Arc/Info Librarian layer</w:t>
      </w:r>
    </w:p>
    <w:p w14:paraId="76E53486" w14:textId="77777777" w:rsidR="00F610CB" w:rsidRPr="00283743" w:rsidRDefault="00F610CB" w:rsidP="00F610CB">
      <w:pPr>
        <w:pStyle w:val="BodyTextIndent"/>
        <w:spacing w:line="240" w:lineRule="auto"/>
        <w:rPr>
          <w:szCs w:val="26"/>
        </w:rPr>
      </w:pPr>
      <w:r w:rsidRPr="00283743">
        <w:rPr>
          <w:szCs w:val="26"/>
        </w:rPr>
        <w:t>TheSrcName = SrcName.Make(“mylibrary.layer polygon”)</w:t>
      </w:r>
    </w:p>
    <w:p w14:paraId="521CF4E9" w14:textId="77777777" w:rsidR="00F610CB" w:rsidRPr="00283743" w:rsidRDefault="00F610CB" w:rsidP="00F610CB">
      <w:pPr>
        <w:pStyle w:val="BodyTextIndent"/>
        <w:spacing w:line="240" w:lineRule="auto"/>
        <w:rPr>
          <w:szCs w:val="26"/>
        </w:rPr>
      </w:pPr>
      <w:r w:rsidRPr="00283743">
        <w:rPr>
          <w:szCs w:val="26"/>
        </w:rPr>
        <w:t>Arc/Info ArcStorm layer</w:t>
      </w:r>
    </w:p>
    <w:p w14:paraId="3BEC6EC7" w14:textId="77777777" w:rsidR="00F610CB" w:rsidRPr="00283743" w:rsidRDefault="00F610CB" w:rsidP="00F610CB">
      <w:pPr>
        <w:pStyle w:val="BodyTextIndent"/>
        <w:spacing w:line="240" w:lineRule="auto"/>
        <w:rPr>
          <w:szCs w:val="26"/>
        </w:rPr>
      </w:pPr>
      <w:r w:rsidRPr="00283743">
        <w:rPr>
          <w:szCs w:val="26"/>
        </w:rPr>
        <w:t>TheSrcName = SrcName.Make(“mylibrary. mylibrary. layer polygon”)</w:t>
      </w:r>
    </w:p>
    <w:p w14:paraId="7862A3DA" w14:textId="77777777" w:rsidR="00F610CB" w:rsidRPr="00283743" w:rsidRDefault="00F610CB" w:rsidP="00F610CB">
      <w:pPr>
        <w:pStyle w:val="BodyTextIndent"/>
        <w:spacing w:line="240" w:lineRule="auto"/>
        <w:rPr>
          <w:szCs w:val="26"/>
        </w:rPr>
      </w:pPr>
      <w:r w:rsidRPr="00283743">
        <w:rPr>
          <w:szCs w:val="26"/>
        </w:rPr>
        <w:t xml:space="preserve">Ngoài ra chúng ta còn có thể tạo đối tượng SrcName từ bảng dữ liệu chứa tọa độ x,y. Ví dụ ta có bảng toạ độ có tên coords.txt, chứa hai trường là xcoord  và ycoord. Ta tiến hành tạo Theme như sau: </w:t>
      </w:r>
    </w:p>
    <w:p w14:paraId="7B34E10C" w14:textId="77777777" w:rsidR="00F610CB" w:rsidRPr="00283743" w:rsidRDefault="00F610CB" w:rsidP="00F610CB">
      <w:pPr>
        <w:pStyle w:val="BodyTextIndent"/>
        <w:spacing w:line="240" w:lineRule="auto"/>
        <w:rPr>
          <w:szCs w:val="26"/>
        </w:rPr>
      </w:pPr>
      <w:r w:rsidRPr="00283743">
        <w:rPr>
          <w:szCs w:val="26"/>
        </w:rPr>
        <w:t>TheView = av.GetActiveDoc</w:t>
      </w:r>
    </w:p>
    <w:p w14:paraId="36AA7721" w14:textId="77777777" w:rsidR="00F610CB" w:rsidRPr="00283743" w:rsidRDefault="00F610CB" w:rsidP="00F610CB">
      <w:pPr>
        <w:pStyle w:val="BodyTextIndent"/>
        <w:spacing w:line="240" w:lineRule="auto"/>
        <w:rPr>
          <w:szCs w:val="26"/>
        </w:rPr>
      </w:pPr>
      <w:r w:rsidRPr="00283743">
        <w:rPr>
          <w:szCs w:val="26"/>
        </w:rPr>
        <w:t>TheVtab=av.GetProject.FindDoc(“C: \Ditagis\Dulieu\Bang\qtrac_kk.dbf”).GetVTab</w:t>
      </w:r>
    </w:p>
    <w:p w14:paraId="44A90AE0" w14:textId="77777777" w:rsidR="00F610CB" w:rsidRPr="00283743" w:rsidRDefault="00F610CB" w:rsidP="00F610CB">
      <w:pPr>
        <w:pStyle w:val="BodyTextIndent"/>
        <w:spacing w:line="240" w:lineRule="auto"/>
        <w:rPr>
          <w:szCs w:val="26"/>
        </w:rPr>
      </w:pPr>
      <w:r w:rsidRPr="00283743">
        <w:rPr>
          <w:szCs w:val="26"/>
        </w:rPr>
        <w:t>xField = theVTab.FindField(“toadoX”)</w:t>
      </w:r>
    </w:p>
    <w:p w14:paraId="2412FDB5" w14:textId="77777777" w:rsidR="00F610CB" w:rsidRPr="00283743" w:rsidRDefault="00F610CB" w:rsidP="00F610CB">
      <w:pPr>
        <w:pStyle w:val="BodyTextIndent"/>
        <w:spacing w:line="240" w:lineRule="auto"/>
        <w:rPr>
          <w:szCs w:val="26"/>
        </w:rPr>
      </w:pPr>
      <w:r w:rsidRPr="00283743">
        <w:rPr>
          <w:szCs w:val="26"/>
        </w:rPr>
        <w:t>yField = theVTab.FindField(“toadoY”)</w:t>
      </w:r>
    </w:p>
    <w:p w14:paraId="079BC36D" w14:textId="77777777" w:rsidR="00F610CB" w:rsidRPr="00283743" w:rsidRDefault="00F610CB" w:rsidP="00F610CB">
      <w:pPr>
        <w:pStyle w:val="BodyTextIndent"/>
        <w:spacing w:line="240" w:lineRule="auto"/>
        <w:rPr>
          <w:szCs w:val="26"/>
        </w:rPr>
      </w:pPr>
      <w:r w:rsidRPr="00283743">
        <w:rPr>
          <w:szCs w:val="26"/>
        </w:rPr>
        <w:t>xySrc = XYName.Make(theVTab, xField, yField)</w:t>
      </w:r>
    </w:p>
    <w:p w14:paraId="7DA4E8B0" w14:textId="77777777" w:rsidR="00F610CB" w:rsidRPr="00283743" w:rsidRDefault="00F610CB" w:rsidP="00F610CB">
      <w:pPr>
        <w:pStyle w:val="BodyTextIndent"/>
        <w:spacing w:line="240" w:lineRule="auto"/>
        <w:rPr>
          <w:szCs w:val="26"/>
        </w:rPr>
      </w:pPr>
      <w:r w:rsidRPr="00283743">
        <w:rPr>
          <w:szCs w:val="26"/>
        </w:rPr>
        <w:t>theTheme = Theme.make(xySrc)</w:t>
      </w:r>
    </w:p>
    <w:p w14:paraId="3A7F9BB4" w14:textId="77777777" w:rsidR="00F610CB" w:rsidRPr="00283743" w:rsidRDefault="00F610CB" w:rsidP="00F610CB">
      <w:pPr>
        <w:pStyle w:val="BodyTextIndent"/>
        <w:spacing w:line="240" w:lineRule="auto"/>
        <w:rPr>
          <w:szCs w:val="26"/>
        </w:rPr>
      </w:pPr>
      <w:r w:rsidRPr="00283743">
        <w:rPr>
          <w:szCs w:val="26"/>
        </w:rPr>
        <w:t>theView.AddTheme(theTheme)</w:t>
      </w:r>
    </w:p>
    <w:p w14:paraId="4C85144B" w14:textId="77777777" w:rsidR="00F610CB" w:rsidRPr="00283743" w:rsidRDefault="00F610CB" w:rsidP="005F5568">
      <w:pPr>
        <w:pStyle w:val="Heading2"/>
        <w:numPr>
          <w:ilvl w:val="2"/>
          <w:numId w:val="42"/>
        </w:numPr>
        <w:spacing w:before="120" w:line="240" w:lineRule="auto"/>
        <w:rPr>
          <w:rFonts w:ascii="Times New Roman" w:eastAsiaTheme="minorHAnsi" w:hAnsi="Times New Roman" w:cs="Times New Roman"/>
          <w:b/>
          <w:color w:val="auto"/>
        </w:rPr>
      </w:pPr>
      <w:bookmarkStart w:id="1038" w:name="_Toc55285267"/>
      <w:bookmarkStart w:id="1039" w:name="_Toc533410062"/>
      <w:r w:rsidRPr="00283743">
        <w:rPr>
          <w:rFonts w:ascii="Times New Roman" w:eastAsiaTheme="minorHAnsi" w:hAnsi="Times New Roman" w:cs="Times New Roman"/>
          <w:b/>
          <w:color w:val="auto"/>
        </w:rPr>
        <w:t>Tìm một lớp chủ đề trong khung nhìn</w:t>
      </w:r>
      <w:bookmarkEnd w:id="1038"/>
      <w:bookmarkEnd w:id="1039"/>
    </w:p>
    <w:p w14:paraId="28685B29"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Theme được chứa trong View, vì vậy để tìm một Theme với một tên nào đó, chẳng hạn “hchinh.shp”, trước tiên phải tìm đến View và sau đó dùng yêu cầu FindTheme với đối số thuộc kiểu String là tên của Theme cần tìm</w:t>
      </w:r>
    </w:p>
    <w:p w14:paraId="467E0C8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 = av.GetProject..FindDoc(“Khung nhìn bài tập chương 6”)</w:t>
      </w:r>
    </w:p>
    <w:p w14:paraId="6CB3B90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hchanhTheme =  myView.FindTheme(“hchanh.shp”)</w:t>
      </w:r>
    </w:p>
    <w:p w14:paraId="45CE833C" w14:textId="77777777" w:rsidR="00F610CB" w:rsidRPr="00283743" w:rsidRDefault="00F610CB" w:rsidP="005F5568">
      <w:pPr>
        <w:pStyle w:val="Heading2"/>
        <w:numPr>
          <w:ilvl w:val="2"/>
          <w:numId w:val="42"/>
        </w:numPr>
        <w:spacing w:before="120" w:line="240" w:lineRule="auto"/>
        <w:jc w:val="both"/>
        <w:rPr>
          <w:rFonts w:ascii="Times New Roman" w:eastAsiaTheme="minorHAnsi" w:hAnsi="Times New Roman" w:cs="Times New Roman"/>
          <w:b/>
          <w:color w:val="auto"/>
        </w:rPr>
      </w:pPr>
      <w:bookmarkStart w:id="1040" w:name="_Toc55285268"/>
      <w:bookmarkStart w:id="1041" w:name="_Toc533410063"/>
      <w:r w:rsidRPr="00283743">
        <w:rPr>
          <w:rFonts w:ascii="Times New Roman" w:eastAsiaTheme="minorHAnsi" w:hAnsi="Times New Roman" w:cs="Times New Roman"/>
          <w:b/>
          <w:color w:val="auto"/>
        </w:rPr>
        <w:lastRenderedPageBreak/>
        <w:t>Thay đổi thứ tự của lớp chủ đề trong bảng nội dung (TOC) của khung nhìn</w:t>
      </w:r>
      <w:bookmarkEnd w:id="1040"/>
      <w:bookmarkEnd w:id="1041"/>
    </w:p>
    <w:p w14:paraId="1E8D5D1B" w14:textId="77777777" w:rsidR="00F610CB" w:rsidRPr="00283743" w:rsidRDefault="00F610CB" w:rsidP="00F610CB">
      <w:pPr>
        <w:tabs>
          <w:tab w:val="num" w:pos="360"/>
        </w:tabs>
        <w:spacing w:before="120"/>
        <w:jc w:val="both"/>
        <w:rPr>
          <w:rFonts w:ascii="Times New Roman" w:hAnsi="Times New Roman" w:cs="Times New Roman"/>
          <w:sz w:val="26"/>
          <w:szCs w:val="26"/>
        </w:rPr>
      </w:pPr>
      <w:r w:rsidRPr="00283743">
        <w:rPr>
          <w:rFonts w:ascii="Times New Roman" w:hAnsi="Times New Roman" w:cs="Times New Roman"/>
          <w:sz w:val="26"/>
          <w:szCs w:val="26"/>
        </w:rPr>
        <w:t>Khi thêm các Theme vào View, thứ tự của Theme trong View sẽ ảnh hưởng đến kết quả hiển thị trên vùng bản đồ. Nếu như Theme thuộc dạng điểm (Point) nằm dưới Theme thuộc dạng vùng (Polygon), thì các đối tượng của Theme thuộc dạng điểm sẽ bị che khuất không nhìn thấy trên vùng bản đồ. Để thay đổi thứ tự của các Theme, trước hết ta phải có danh sách các Theme và dùng yêu cầu Shuffle để thay đổi vị trí của Theme</w:t>
      </w:r>
    </w:p>
    <w:p w14:paraId="30399326" w14:textId="77777777" w:rsidR="00F610CB" w:rsidRPr="00283743" w:rsidRDefault="00F610CB" w:rsidP="00F610CB">
      <w:pPr>
        <w:tabs>
          <w:tab w:val="num" w:pos="360"/>
        </w:tabs>
        <w:spacing w:before="120"/>
        <w:jc w:val="both"/>
        <w:rPr>
          <w:rFonts w:ascii="Times New Roman" w:hAnsi="Times New Roman" w:cs="Times New Roman"/>
          <w:sz w:val="26"/>
          <w:szCs w:val="26"/>
        </w:rPr>
      </w:pPr>
      <w:r w:rsidRPr="00283743">
        <w:rPr>
          <w:rFonts w:ascii="Times New Roman" w:hAnsi="Times New Roman" w:cs="Times New Roman"/>
          <w:sz w:val="26"/>
          <w:szCs w:val="26"/>
        </w:rPr>
        <w:t>Lấy  danh sách Theme trong View bằng yêu cầu GetThemes</w:t>
      </w:r>
    </w:p>
    <w:p w14:paraId="2BCEF771"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theView = av.GetProject.FindDoc(“Khung nhìn bài tập chương 6”)</w:t>
      </w:r>
    </w:p>
    <w:p w14:paraId="3DF76D56"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theThemeList = theView.GetThemes</w:t>
      </w:r>
    </w:p>
    <w:p w14:paraId="582A5A6D" w14:textId="77777777" w:rsidR="00F610CB" w:rsidRPr="00283743" w:rsidRDefault="00F610CB" w:rsidP="00F610CB">
      <w:pPr>
        <w:tabs>
          <w:tab w:val="num" w:pos="360"/>
        </w:tabs>
        <w:spacing w:before="120"/>
        <w:jc w:val="both"/>
        <w:rPr>
          <w:rFonts w:ascii="Times New Roman" w:hAnsi="Times New Roman" w:cs="Times New Roman"/>
          <w:sz w:val="26"/>
          <w:szCs w:val="26"/>
        </w:rPr>
      </w:pPr>
      <w:r w:rsidRPr="00283743">
        <w:rPr>
          <w:rFonts w:ascii="Times New Roman" w:hAnsi="Times New Roman" w:cs="Times New Roman"/>
          <w:sz w:val="26"/>
          <w:szCs w:val="26"/>
        </w:rPr>
        <w:t>Giả sử ta cần đổi chỗ của Theme đầu tiên đến vị trí cuối</w:t>
      </w:r>
      <w:r w:rsidRPr="00283743">
        <w:rPr>
          <w:rFonts w:ascii="Times New Roman" w:hAnsi="Times New Roman" w:cs="Times New Roman"/>
          <w:sz w:val="26"/>
          <w:szCs w:val="26"/>
        </w:rPr>
        <w:tab/>
      </w:r>
    </w:p>
    <w:p w14:paraId="6BDBEDCC"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themeDau=theThemeList.Get(0)</w:t>
      </w:r>
    </w:p>
    <w:p w14:paraId="6F3EA205"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vitricuoi=theThemeList.Count</w:t>
      </w:r>
    </w:p>
    <w:p w14:paraId="50DA7DD8"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theThemeList.Shuffle(themeDau,vitricuoi)</w:t>
      </w:r>
    </w:p>
    <w:p w14:paraId="691AB430" w14:textId="77777777" w:rsidR="00F610CB" w:rsidRPr="00283743" w:rsidRDefault="00F610CB" w:rsidP="00F610CB">
      <w:pPr>
        <w:tabs>
          <w:tab w:val="num" w:pos="360"/>
        </w:tabs>
        <w:spacing w:before="120"/>
        <w:jc w:val="both"/>
        <w:rPr>
          <w:rFonts w:ascii="Times New Roman" w:hAnsi="Times New Roman" w:cs="Times New Roman"/>
          <w:sz w:val="26"/>
          <w:szCs w:val="26"/>
        </w:rPr>
      </w:pPr>
      <w:r w:rsidRPr="00283743">
        <w:rPr>
          <w:rFonts w:ascii="Times New Roman" w:hAnsi="Times New Roman" w:cs="Times New Roman"/>
          <w:sz w:val="26"/>
          <w:szCs w:val="26"/>
        </w:rPr>
        <w:t>Yêu cầu Shuffle cần hai đối số, đối số đầu là đối tượng cần thay đổi vị trí, đối số thứ hai là vị trí sẽ chuyển đối tượng đến trong danh sách.</w:t>
      </w:r>
    </w:p>
    <w:p w14:paraId="407F84C8" w14:textId="77777777" w:rsidR="00F610CB" w:rsidRPr="00283743" w:rsidRDefault="00F610CB" w:rsidP="00F610CB">
      <w:pPr>
        <w:tabs>
          <w:tab w:val="num" w:pos="360"/>
        </w:tabs>
        <w:spacing w:before="120"/>
        <w:jc w:val="both"/>
        <w:rPr>
          <w:rFonts w:ascii="Times New Roman" w:hAnsi="Times New Roman" w:cs="Times New Roman"/>
          <w:sz w:val="26"/>
          <w:szCs w:val="26"/>
        </w:rPr>
      </w:pPr>
      <w:r w:rsidRPr="00283743">
        <w:rPr>
          <w:rFonts w:ascii="Times New Roman" w:hAnsi="Times New Roman" w:cs="Times New Roman"/>
          <w:sz w:val="26"/>
          <w:szCs w:val="26"/>
        </w:rPr>
        <w:t>Sau khi thực hiện lệnh này, Theme đầu tiên sẽ được dịch chuyển đến vị trí cuối trong danh sách. Tuy nhiên vị trí của Theme trong bảng nội dung của View vẫn chưa tự động dịch chuyển và bản đồ vẫn chưa thay đổi. Để hiển thị kết quả trên vùng bản đồ  cần phải thực thi yêu cầu vẽ lại bản đồ (refresh) và bảng nội dung.</w:t>
      </w:r>
    </w:p>
    <w:p w14:paraId="7715C358"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theView.InvalidateTOC (nil)</w:t>
      </w:r>
    </w:p>
    <w:p w14:paraId="18F40D3E"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 xml:space="preserve">theDisplay=theView.GetDisplay </w:t>
      </w:r>
      <w:r w:rsidRPr="00283743">
        <w:rPr>
          <w:rFonts w:ascii="Times New Roman" w:hAnsi="Times New Roman" w:cs="Times New Roman"/>
          <w:iCs/>
          <w:sz w:val="26"/>
          <w:szCs w:val="26"/>
        </w:rPr>
        <w:tab/>
        <w:t>‘ lấy vùng hiển thị bản đồ</w:t>
      </w:r>
    </w:p>
    <w:p w14:paraId="65ACCA2E"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 xml:space="preserve">theView.Invalidate(true) </w:t>
      </w:r>
      <w:r w:rsidRPr="00283743">
        <w:rPr>
          <w:rFonts w:ascii="Times New Roman" w:hAnsi="Times New Roman" w:cs="Times New Roman"/>
          <w:iCs/>
          <w:sz w:val="26"/>
          <w:szCs w:val="26"/>
        </w:rPr>
        <w:tab/>
      </w:r>
      <w:r w:rsidRPr="00283743">
        <w:rPr>
          <w:rFonts w:ascii="Times New Roman" w:hAnsi="Times New Roman" w:cs="Times New Roman"/>
          <w:iCs/>
          <w:sz w:val="26"/>
          <w:szCs w:val="26"/>
        </w:rPr>
        <w:tab/>
        <w:t>‘vẽ lại</w:t>
      </w:r>
    </w:p>
    <w:p w14:paraId="30D52B91"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sz w:val="26"/>
          <w:szCs w:val="26"/>
        </w:rPr>
        <w:t xml:space="preserve">Sau khi thay đổi thứ tự của các Theme, nếu muốn cấm người dùng không được phép thay đổi thứ tự vị trí của các Theme, có thể khoá các Theme bằng yêu cầu SetOrderLocked </w:t>
      </w:r>
    </w:p>
    <w:p w14:paraId="7CF51FE1"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aTOC = aView.GetTOC</w:t>
      </w:r>
    </w:p>
    <w:p w14:paraId="62D50282"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aTOC.SetOrderLocked</w:t>
      </w:r>
    </w:p>
    <w:p w14:paraId="20CE142A" w14:textId="77777777" w:rsidR="00F610CB" w:rsidRPr="00283743" w:rsidRDefault="00F610CB" w:rsidP="005F5568">
      <w:pPr>
        <w:pStyle w:val="Heading2"/>
        <w:numPr>
          <w:ilvl w:val="2"/>
          <w:numId w:val="42"/>
        </w:numPr>
        <w:spacing w:before="120" w:line="240" w:lineRule="auto"/>
        <w:jc w:val="both"/>
        <w:rPr>
          <w:rFonts w:ascii="Times New Roman" w:eastAsiaTheme="minorHAnsi" w:hAnsi="Times New Roman" w:cs="Times New Roman"/>
          <w:b/>
          <w:color w:val="auto"/>
        </w:rPr>
      </w:pPr>
      <w:bookmarkStart w:id="1042" w:name="_Toc55285269"/>
      <w:bookmarkStart w:id="1043" w:name="_Toc533410064"/>
      <w:r w:rsidRPr="00283743">
        <w:rPr>
          <w:rFonts w:ascii="Times New Roman" w:eastAsiaTheme="minorHAnsi" w:hAnsi="Times New Roman" w:cs="Times New Roman"/>
          <w:b/>
          <w:color w:val="auto"/>
        </w:rPr>
        <w:t>Thay đổi biểu tượng của lớp chủ đề</w:t>
      </w:r>
      <w:bookmarkEnd w:id="1042"/>
      <w:bookmarkEnd w:id="1043"/>
    </w:p>
    <w:p w14:paraId="1CE8480E"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Biểu tượng là thành phần cơ bản của đối tượng đồ họa khi hiển thị trên khung nhìn. Ta sử dụng các biểu tượng khác nhau để phân biệt các đối tượng riêng biệt trong chủ đề. Ví dụ:  sử dụng các kiểu biểu tượng dạng đường (line symbols) để thể hiện các loại đường khác nhau.</w:t>
      </w:r>
    </w:p>
    <w:p w14:paraId="16210ECA"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Để lấy được các biểu tượng của Theme,  cần phải làm việc với Legend của Theme. Legend chứa đựng các biểu tượng mà Theme đang sử dụng. Với yêu cầu GetLegend gửi cho đối tượng Theme,  sẽ lấy được Legend của Theme.</w:t>
      </w:r>
    </w:p>
    <w:p w14:paraId="0D411CB9" w14:textId="77777777" w:rsidR="00F610CB" w:rsidRPr="00283743" w:rsidRDefault="00F610CB" w:rsidP="00F610CB">
      <w:pPr>
        <w:pStyle w:val="BodyText"/>
        <w:spacing w:before="120"/>
        <w:rPr>
          <w:szCs w:val="26"/>
        </w:rPr>
      </w:pPr>
      <w:r w:rsidRPr="00283743">
        <w:rPr>
          <w:szCs w:val="26"/>
        </w:rPr>
        <w:lastRenderedPageBreak/>
        <w:tab/>
        <w:t>theView = av.GetActiveDoc</w:t>
      </w:r>
    </w:p>
    <w:p w14:paraId="15F7A7AC" w14:textId="77777777" w:rsidR="00F610CB" w:rsidRPr="00283743" w:rsidRDefault="00F610CB" w:rsidP="00F610CB">
      <w:pPr>
        <w:pStyle w:val="BodyTextIndent"/>
        <w:spacing w:line="240" w:lineRule="auto"/>
        <w:rPr>
          <w:szCs w:val="26"/>
        </w:rPr>
      </w:pPr>
      <w:r w:rsidRPr="00283743">
        <w:rPr>
          <w:szCs w:val="26"/>
        </w:rPr>
        <w:t>theTheme = theView.GetThemes.Get(0)</w:t>
      </w:r>
      <w:r w:rsidRPr="00283743">
        <w:rPr>
          <w:szCs w:val="26"/>
        </w:rPr>
        <w:tab/>
        <w:t>‘ lấy Theme đầu tiên</w:t>
      </w:r>
    </w:p>
    <w:p w14:paraId="58E82961" w14:textId="77777777" w:rsidR="00F610CB" w:rsidRPr="00283743" w:rsidRDefault="00F610CB" w:rsidP="00F610CB">
      <w:pPr>
        <w:pStyle w:val="BodyTextIndent"/>
        <w:spacing w:line="240" w:lineRule="auto"/>
        <w:rPr>
          <w:szCs w:val="26"/>
        </w:rPr>
      </w:pPr>
      <w:r w:rsidRPr="00283743">
        <w:rPr>
          <w:szCs w:val="26"/>
        </w:rPr>
        <w:t>theLegend = theTheme.GetLegend</w:t>
      </w:r>
      <w:r w:rsidRPr="00283743">
        <w:rPr>
          <w:szCs w:val="26"/>
        </w:rPr>
        <w:tab/>
      </w:r>
      <w:r w:rsidRPr="00283743">
        <w:rPr>
          <w:szCs w:val="26"/>
        </w:rPr>
        <w:tab/>
        <w:t>‘ lấy Legend của Theme</w:t>
      </w:r>
    </w:p>
    <w:p w14:paraId="5D885B68"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Để lấy được biểu tượng, trước tiên  phải lấy danh sách các biểu tượng chứa trong Legend bằng yêu cầu GetSymbols</w:t>
      </w:r>
    </w:p>
    <w:p w14:paraId="53279792"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theListSymbol=theLegend.GetSymbols</w:t>
      </w:r>
    </w:p>
    <w:p w14:paraId="30EEA05F"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Giả sử, lấy biểu tượng đầu tiên và thay đổi màu sắc của nó thành màu xanh</w:t>
      </w:r>
    </w:p>
    <w:p w14:paraId="4D8B184E"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theSymbol=theListSymbol.Get(0)</w:t>
      </w:r>
    </w:p>
    <w:p w14:paraId="6C30403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theBlueColor=color.GetBlue</w:t>
      </w:r>
      <w:r w:rsidRPr="00283743">
        <w:rPr>
          <w:rFonts w:ascii="Times New Roman" w:hAnsi="Times New Roman" w:cs="Times New Roman"/>
          <w:iCs/>
          <w:sz w:val="26"/>
          <w:szCs w:val="26"/>
        </w:rPr>
        <w:tab/>
      </w:r>
      <w:r w:rsidRPr="00283743">
        <w:rPr>
          <w:rFonts w:ascii="Times New Roman" w:hAnsi="Times New Roman" w:cs="Times New Roman"/>
          <w:iCs/>
          <w:sz w:val="26"/>
          <w:szCs w:val="26"/>
        </w:rPr>
        <w:tab/>
        <w:t>‘ lấy màu xanh</w:t>
      </w:r>
    </w:p>
    <w:p w14:paraId="121CCD63"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theSymbol.SetColor(theBlueColor)</w:t>
      </w:r>
      <w:r w:rsidRPr="00283743">
        <w:rPr>
          <w:rFonts w:ascii="Times New Roman" w:hAnsi="Times New Roman" w:cs="Times New Roman"/>
          <w:iCs/>
          <w:sz w:val="26"/>
          <w:szCs w:val="26"/>
        </w:rPr>
        <w:tab/>
        <w:t>‘ gán màu symbol thành màu xanh</w:t>
      </w:r>
    </w:p>
    <w:p w14:paraId="75FFFA0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Để bản đồ thể hiện được sự thay đổi của biểu tượng,  cần tác động lên sự thay đổi của Theme bằng yêu cầu UpdateLegend</w:t>
      </w:r>
    </w:p>
    <w:p w14:paraId="78288934"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theTheme.UpdateLegend</w:t>
      </w:r>
    </w:p>
    <w:p w14:paraId="462490FE" w14:textId="77777777" w:rsidR="00F610CB" w:rsidRPr="00283743" w:rsidRDefault="00F610CB" w:rsidP="005F5568">
      <w:pPr>
        <w:pStyle w:val="Heading2"/>
        <w:numPr>
          <w:ilvl w:val="2"/>
          <w:numId w:val="42"/>
        </w:numPr>
        <w:spacing w:before="120" w:line="240" w:lineRule="auto"/>
        <w:jc w:val="both"/>
        <w:rPr>
          <w:rFonts w:ascii="Times New Roman" w:eastAsiaTheme="minorHAnsi" w:hAnsi="Times New Roman" w:cs="Times New Roman"/>
          <w:b/>
          <w:color w:val="auto"/>
        </w:rPr>
      </w:pPr>
      <w:bookmarkStart w:id="1044" w:name="_Toc55285270"/>
      <w:bookmarkStart w:id="1045" w:name="_Toc533410065"/>
      <w:r w:rsidRPr="00283743">
        <w:rPr>
          <w:rFonts w:ascii="Times New Roman" w:eastAsiaTheme="minorHAnsi" w:hAnsi="Times New Roman" w:cs="Times New Roman"/>
          <w:b/>
          <w:color w:val="auto"/>
        </w:rPr>
        <w:t>Xoá các lớp chủ đề khỏi khung nhìn</w:t>
      </w:r>
      <w:bookmarkEnd w:id="1044"/>
      <w:bookmarkEnd w:id="1045"/>
    </w:p>
    <w:p w14:paraId="03DB38EB"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Nếu  không muốn một Theme nào đó tiếp tục tồn tại trong View,  có thể xoá nó bằng yêu cầu DeleteTheme với đối số là Theme cần xoá và gửi đến đối tượng View</w:t>
      </w:r>
    </w:p>
    <w:p w14:paraId="0C233E48"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 = av.GetProject.FindDoc(“Khung nhìn bài tập chương 6”)</w:t>
      </w:r>
    </w:p>
    <w:p w14:paraId="3F18F865"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theTheme = myView.FindTheme(“hchanh.shp”)</w:t>
      </w:r>
    </w:p>
    <w:p w14:paraId="3BFE02E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Tuy nhiên việc xoá Theme là việc cần phải cân nhắc, vì vậy trước khi xoá cần phải xác nhận có thực sự xoá không, nếu đồng ý thì lúc đó mới xoá, nếu không đồng ý thì  không xoá.</w:t>
      </w:r>
    </w:p>
    <w:p w14:paraId="1AC2F57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xacnhan = Msgbox.YesNo(“ thực sự muốn xoá Theme ” + theTheme + “?”, “Xoá theme”, true)</w:t>
      </w:r>
    </w:p>
    <w:p w14:paraId="444FDF5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if (xacnhan=true) then</w:t>
      </w:r>
    </w:p>
    <w:p w14:paraId="4738429B"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myView.DeleteTheme(theTheme)</w:t>
      </w:r>
    </w:p>
    <w:p w14:paraId="54601604"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end</w:t>
      </w:r>
    </w:p>
    <w:p w14:paraId="05396BE7"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Bây giờ nếu  muốn xoá các Theme đang ở trạng thái kích hoạt, đầu tiên  phải gửi yêu cầu GetActiveThemes đến đối tượng View chứa các Theme đó để lấy danh sách các Theme cần xoá.</w:t>
      </w:r>
    </w:p>
    <w:p w14:paraId="06ED253C"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 = av.GetProject.FindDoc(“Khung nhìn bài tập chương 6”)</w:t>
      </w:r>
    </w:p>
    <w:p w14:paraId="52BA17A2"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listTheme=myView.GetActiveThemes</w:t>
      </w:r>
    </w:p>
    <w:p w14:paraId="48297B77"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Sau đó  dùng vòng lặp đi hết danh sách Theme này để  lần lượt xoá các Theme</w:t>
      </w:r>
    </w:p>
    <w:p w14:paraId="7A72675B"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For each theTheme in listTheme</w:t>
      </w:r>
    </w:p>
    <w:p w14:paraId="11F41A2D"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lastRenderedPageBreak/>
        <w:tab/>
      </w:r>
      <w:r w:rsidRPr="00283743">
        <w:rPr>
          <w:rFonts w:ascii="Times New Roman" w:hAnsi="Times New Roman" w:cs="Times New Roman"/>
          <w:iCs/>
          <w:sz w:val="26"/>
          <w:szCs w:val="26"/>
        </w:rPr>
        <w:tab/>
        <w:t>xacnhan = Msgbox.YesNo(“ thực sự muốn xoá Theme ” + theTheme + “?”, “Xoá theme”, true)</w:t>
      </w:r>
    </w:p>
    <w:p w14:paraId="5C9CFD9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if (xacnhan=true) then</w:t>
      </w:r>
    </w:p>
    <w:p w14:paraId="0DB9BAD7"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r>
      <w:r w:rsidRPr="00283743">
        <w:rPr>
          <w:rFonts w:ascii="Times New Roman" w:hAnsi="Times New Roman" w:cs="Times New Roman"/>
          <w:iCs/>
          <w:sz w:val="26"/>
          <w:szCs w:val="26"/>
        </w:rPr>
        <w:tab/>
        <w:t>myView.DeleteTheme(theTheme)</w:t>
      </w:r>
    </w:p>
    <w:p w14:paraId="29417EEE"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end</w:t>
      </w:r>
    </w:p>
    <w:p w14:paraId="50AF4C7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end</w:t>
      </w:r>
    </w:p>
    <w:p w14:paraId="701599E4"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Tương tự, nếu muốn xoá hết các Theme trong View thì dùng yêu cầu GetThemes để lấy danh sách Theme và sau đó dùng vòng lặp duyệt qua danh sách Theme và xoá nó ra khỏi View.</w:t>
      </w:r>
    </w:p>
    <w:p w14:paraId="07BDBB2A" w14:textId="77777777" w:rsidR="00F610CB" w:rsidRPr="00283743" w:rsidRDefault="00F610CB" w:rsidP="005F5568">
      <w:pPr>
        <w:pStyle w:val="Heading2"/>
        <w:numPr>
          <w:ilvl w:val="2"/>
          <w:numId w:val="42"/>
        </w:numPr>
        <w:spacing w:before="120" w:line="240" w:lineRule="auto"/>
        <w:jc w:val="both"/>
        <w:rPr>
          <w:rFonts w:ascii="Times New Roman" w:eastAsiaTheme="minorHAnsi" w:hAnsi="Times New Roman" w:cs="Times New Roman"/>
          <w:b/>
          <w:color w:val="auto"/>
        </w:rPr>
      </w:pPr>
      <w:bookmarkStart w:id="1046" w:name="_Toc55285271"/>
      <w:bookmarkStart w:id="1047" w:name="_Toc533410066"/>
      <w:r w:rsidRPr="00283743">
        <w:rPr>
          <w:rFonts w:ascii="Times New Roman" w:eastAsiaTheme="minorHAnsi" w:hAnsi="Times New Roman" w:cs="Times New Roman"/>
          <w:b/>
          <w:color w:val="auto"/>
        </w:rPr>
        <w:t>Chọn đối tượng không gian của lớp chủ đề bằng chuột</w:t>
      </w:r>
      <w:bookmarkEnd w:id="1046"/>
      <w:bookmarkEnd w:id="1047"/>
    </w:p>
    <w:p w14:paraId="14C1ED23"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Nếu như  đã từng sử dụng qua công cụ Select Feature trên thanh Toolbar của View trong ArcView, chắc hẳn  sẽ thấy công cụ trên cho phép ta chọn các đối tượng không gian của các Theme đang kích hoạt bằng chuột với 2 cách: chọn bằng điểm và chọn bằng hình chữ nhật.</w:t>
      </w:r>
    </w:p>
    <w:p w14:paraId="6EB31800"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Để có thể chọn được các đối tượng không gian của các Theme đang kích hoạt, trước hết  phải lấy danh sách các Theme đang được kích hoạt trong View, tiếp theo  lấy về điểm chọn hoặc vùng chọn và sau đó dùng điểm chọn hoặc vùng chọn này để chọn các đối tượng trên các Theme đang kích hoạt.</w:t>
      </w:r>
    </w:p>
    <w:p w14:paraId="67ACB25B"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xml:space="preserve">Lấy danh sách các Theme đang kích hoạt </w:t>
      </w:r>
    </w:p>
    <w:p w14:paraId="67433EB9"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 = av.GetProject.FindDoc(“Khung nhìn bài tập chương 6”)</w:t>
      </w:r>
    </w:p>
    <w:p w14:paraId="19CA2E1B"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t>listActiveThemes=myView.GetActiveThemes</w:t>
      </w:r>
    </w:p>
    <w:p w14:paraId="7C576EB0"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xml:space="preserve"> Lấy vùng chọn bằng cách gửi yêu cầu ReturnUserRect đến View</w:t>
      </w:r>
    </w:p>
    <w:p w14:paraId="413E4E93"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theRect = myView.GetDisplay.ReturnUserRect</w:t>
      </w:r>
    </w:p>
    <w:p w14:paraId="0E5921F7"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các Theme đang kích hoạt</w:t>
      </w:r>
    </w:p>
    <w:p w14:paraId="0C78BBED"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For each theTheme in listActiveThemes</w:t>
      </w:r>
    </w:p>
    <w:p w14:paraId="0ECE399C"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theTheme.SelectByRect(theRect, #VTAB_SELTYPE_NEW)</w:t>
      </w:r>
    </w:p>
    <w:p w14:paraId="1884C63A"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t>end</w:t>
      </w:r>
    </w:p>
    <w:p w14:paraId="38B56D85"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i/>
          <w:sz w:val="26"/>
          <w:szCs w:val="26"/>
        </w:rPr>
        <w:tab/>
        <w:t xml:space="preserve">‘ </w:t>
      </w:r>
      <w:r w:rsidRPr="00283743">
        <w:rPr>
          <w:rFonts w:ascii="Times New Roman" w:hAnsi="Times New Roman" w:cs="Times New Roman"/>
          <w:sz w:val="26"/>
          <w:szCs w:val="26"/>
        </w:rPr>
        <w:t>#VTAB_SELTYPE_NEW: hằng số kiểu chọn đối tượng do ArcView cung cấp</w:t>
      </w:r>
    </w:p>
    <w:p w14:paraId="233767FA"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xml:space="preserve">Bảng hằng số các kiểu chọn: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5936"/>
      </w:tblGrid>
      <w:tr w:rsidR="00F610CB" w:rsidRPr="00283743" w14:paraId="6A41E3D5" w14:textId="77777777" w:rsidTr="00C70258">
        <w:tc>
          <w:tcPr>
            <w:tcW w:w="3018" w:type="dxa"/>
            <w:shd w:val="clear" w:color="auto" w:fill="auto"/>
          </w:tcPr>
          <w:p w14:paraId="1F9CA170" w14:textId="77777777" w:rsidR="00F610CB" w:rsidRPr="00283743" w:rsidRDefault="00F610CB" w:rsidP="00C70258">
            <w:pPr>
              <w:jc w:val="center"/>
              <w:rPr>
                <w:rFonts w:ascii="Times New Roman" w:hAnsi="Times New Roman" w:cs="Times New Roman"/>
                <w:b/>
                <w:sz w:val="26"/>
                <w:szCs w:val="26"/>
              </w:rPr>
            </w:pPr>
            <w:r w:rsidRPr="00283743">
              <w:rPr>
                <w:rFonts w:ascii="Times New Roman" w:hAnsi="Times New Roman" w:cs="Times New Roman"/>
                <w:b/>
                <w:sz w:val="26"/>
                <w:szCs w:val="26"/>
              </w:rPr>
              <w:t>Kiểu chọn</w:t>
            </w:r>
          </w:p>
        </w:tc>
        <w:tc>
          <w:tcPr>
            <w:tcW w:w="6338" w:type="dxa"/>
            <w:shd w:val="clear" w:color="auto" w:fill="auto"/>
          </w:tcPr>
          <w:p w14:paraId="56EA0154" w14:textId="77777777" w:rsidR="00F610CB" w:rsidRPr="00283743" w:rsidRDefault="00F610CB" w:rsidP="00C70258">
            <w:pPr>
              <w:jc w:val="center"/>
              <w:rPr>
                <w:rFonts w:ascii="Times New Roman" w:hAnsi="Times New Roman" w:cs="Times New Roman"/>
                <w:b/>
                <w:sz w:val="26"/>
                <w:szCs w:val="26"/>
              </w:rPr>
            </w:pPr>
            <w:r w:rsidRPr="00283743">
              <w:rPr>
                <w:rFonts w:ascii="Times New Roman" w:hAnsi="Times New Roman" w:cs="Times New Roman"/>
                <w:b/>
                <w:sz w:val="26"/>
                <w:szCs w:val="26"/>
              </w:rPr>
              <w:t>Ý nghĩa</w:t>
            </w:r>
          </w:p>
        </w:tc>
      </w:tr>
      <w:tr w:rsidR="00F610CB" w:rsidRPr="00283743" w14:paraId="35545349" w14:textId="77777777" w:rsidTr="00C70258">
        <w:tc>
          <w:tcPr>
            <w:tcW w:w="3018" w:type="dxa"/>
            <w:shd w:val="clear" w:color="auto" w:fill="auto"/>
          </w:tcPr>
          <w:p w14:paraId="7CCE46EE"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 xml:space="preserve">#VTAB_SELTYPE_NEW </w:t>
            </w:r>
          </w:p>
        </w:tc>
        <w:tc>
          <w:tcPr>
            <w:tcW w:w="6338" w:type="dxa"/>
            <w:shd w:val="clear" w:color="auto" w:fill="auto"/>
          </w:tcPr>
          <w:p w14:paraId="10840F86"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thoả điều kiện trong tập toàn bộ đối tượng của Theme</w:t>
            </w:r>
          </w:p>
        </w:tc>
      </w:tr>
      <w:tr w:rsidR="00F610CB" w:rsidRPr="00283743" w14:paraId="76FE84BE" w14:textId="77777777" w:rsidTr="00C70258">
        <w:tc>
          <w:tcPr>
            <w:tcW w:w="3018" w:type="dxa"/>
            <w:shd w:val="clear" w:color="auto" w:fill="auto"/>
          </w:tcPr>
          <w:p w14:paraId="7F0BD58E"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#VTAB_SELTYPE_AND</w:t>
            </w:r>
          </w:p>
        </w:tc>
        <w:tc>
          <w:tcPr>
            <w:tcW w:w="6338" w:type="dxa"/>
            <w:shd w:val="clear" w:color="auto" w:fill="auto"/>
          </w:tcPr>
          <w:p w14:paraId="040CB814"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từ tập đã được chọn của Theme</w:t>
            </w:r>
          </w:p>
        </w:tc>
      </w:tr>
      <w:tr w:rsidR="00F610CB" w:rsidRPr="00283743" w14:paraId="405110D5" w14:textId="77777777" w:rsidTr="00C70258">
        <w:tc>
          <w:tcPr>
            <w:tcW w:w="3018" w:type="dxa"/>
            <w:shd w:val="clear" w:color="auto" w:fill="auto"/>
          </w:tcPr>
          <w:p w14:paraId="1D37770B"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lastRenderedPageBreak/>
              <w:t xml:space="preserve">#VTAB_SELTYPE_OR </w:t>
            </w:r>
          </w:p>
        </w:tc>
        <w:tc>
          <w:tcPr>
            <w:tcW w:w="6338" w:type="dxa"/>
            <w:shd w:val="clear" w:color="auto" w:fill="auto"/>
          </w:tcPr>
          <w:p w14:paraId="73DEAAF3"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thoả điều kiện trong tập toàn bộ đối tượng của Theme, sau đó thêm tập này vào tập đã chọn trước đó của Theme</w:t>
            </w:r>
          </w:p>
        </w:tc>
      </w:tr>
      <w:tr w:rsidR="00F610CB" w:rsidRPr="00283743" w14:paraId="0B716AF8" w14:textId="77777777" w:rsidTr="00C70258">
        <w:tc>
          <w:tcPr>
            <w:tcW w:w="3018" w:type="dxa"/>
            <w:shd w:val="clear" w:color="auto" w:fill="auto"/>
          </w:tcPr>
          <w:p w14:paraId="00FF8C3B"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 xml:space="preserve">#VTAB_SELTYPE_XOR </w:t>
            </w:r>
          </w:p>
        </w:tc>
        <w:tc>
          <w:tcPr>
            <w:tcW w:w="6338" w:type="dxa"/>
            <w:shd w:val="clear" w:color="auto" w:fill="auto"/>
          </w:tcPr>
          <w:p w14:paraId="66B36688"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thoả điều kiện trong tập toàn bộ đối tượng của Theme, sau đó XOR tập này với tập đã chọn trước đó của Theme</w:t>
            </w:r>
          </w:p>
        </w:tc>
      </w:tr>
    </w:tbl>
    <w:p w14:paraId="192158D4"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Bên trên là đoạn lệnh chọn đối tượng bằng cách dùng hình chữ nhật. Để có thể vừa dùng điểm vừa dùng hình chữ nhật như công cụ Select Feature của ArcView,  thêm yêu cầu ReturnUserPoint vào đoạn lệnh trên nếu như kiểm tra thấy hình chữ nhật trả về bằng Null</w:t>
      </w:r>
    </w:p>
    <w:p w14:paraId="2F59815A"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 = av.GetProject.FindDoc(“Khung nhìn bài tập chương 6”)</w:t>
      </w:r>
    </w:p>
    <w:p w14:paraId="17C4265A"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t>theRect = myView.ReturnUserRect</w:t>
      </w:r>
    </w:p>
    <w:p w14:paraId="5AFFF734"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t>if ( theRect.IsNull) then</w:t>
      </w:r>
    </w:p>
    <w:p w14:paraId="28BB5BAF"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thePoint=myView.GetDisplay.ReturnUserPoint</w:t>
      </w:r>
    </w:p>
    <w:p w14:paraId="36B92197"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listActiveThemes=myView.GetActiveThemes</w:t>
      </w:r>
    </w:p>
    <w:p w14:paraId="774A6F99"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For each theTheme in listActiveThemes</w:t>
      </w:r>
    </w:p>
    <w:p w14:paraId="7DA8474D"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r>
      <w:r w:rsidRPr="00283743">
        <w:rPr>
          <w:rFonts w:ascii="Times New Roman" w:hAnsi="Times New Roman" w:cs="Times New Roman"/>
          <w:iCs/>
          <w:sz w:val="26"/>
          <w:szCs w:val="26"/>
        </w:rPr>
        <w:tab/>
        <w:t>theTheme.SelectByPoint(thePoint, #VTAB_SELTYPE_NEW)</w:t>
      </w:r>
    </w:p>
    <w:p w14:paraId="3BC44597"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end</w:t>
      </w:r>
    </w:p>
    <w:p w14:paraId="73AE8BFE"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t>else</w:t>
      </w:r>
    </w:p>
    <w:p w14:paraId="0A3D7CD2"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For each theTheme in listActiveThemes</w:t>
      </w:r>
    </w:p>
    <w:p w14:paraId="73EA4D57"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r>
      <w:r w:rsidRPr="00283743">
        <w:rPr>
          <w:rFonts w:ascii="Times New Roman" w:hAnsi="Times New Roman" w:cs="Times New Roman"/>
          <w:iCs/>
          <w:sz w:val="26"/>
          <w:szCs w:val="26"/>
        </w:rPr>
        <w:tab/>
        <w:t>theTheme.SelectByRect(theRect, #VTAB_SELTYPE_NEW)</w:t>
      </w:r>
    </w:p>
    <w:p w14:paraId="7EA606A0"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end</w:t>
      </w:r>
    </w:p>
    <w:p w14:paraId="42592A6D"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t>end</w:t>
      </w:r>
    </w:p>
    <w:p w14:paraId="71BD6CA3"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Để chạy được Script này,  cần phải gán nó vào sự kiện Apply của công cụ Tool trong cửa sổ View.</w:t>
      </w:r>
    </w:p>
    <w:p w14:paraId="0AFDAFA4" w14:textId="77777777" w:rsidR="00F610CB" w:rsidRPr="00283743" w:rsidRDefault="00F610CB" w:rsidP="005F5568">
      <w:pPr>
        <w:pStyle w:val="Heading2"/>
        <w:numPr>
          <w:ilvl w:val="2"/>
          <w:numId w:val="42"/>
        </w:numPr>
        <w:spacing w:before="120" w:line="240" w:lineRule="auto"/>
        <w:jc w:val="both"/>
        <w:rPr>
          <w:rFonts w:ascii="Times New Roman" w:eastAsiaTheme="minorHAnsi" w:hAnsi="Times New Roman" w:cs="Times New Roman"/>
          <w:b/>
          <w:color w:val="auto"/>
        </w:rPr>
      </w:pPr>
      <w:bookmarkStart w:id="1048" w:name="_Toc55285272"/>
      <w:bookmarkStart w:id="1049" w:name="_Toc533410067"/>
      <w:r w:rsidRPr="00283743">
        <w:rPr>
          <w:rFonts w:ascii="Times New Roman" w:eastAsiaTheme="minorHAnsi" w:hAnsi="Times New Roman" w:cs="Times New Roman"/>
          <w:b/>
          <w:color w:val="auto"/>
        </w:rPr>
        <w:t>Chọn đối tượng không gian của lớp chủ đề bằng các hình đồ họa</w:t>
      </w:r>
      <w:bookmarkEnd w:id="1048"/>
      <w:bookmarkEnd w:id="1049"/>
    </w:p>
    <w:p w14:paraId="4147D4F6"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Có một cách khác để chọn các đối tượng trên Theme là sử dụng hình đồ hoạ như vòng tròn, đa giác hoặc đường thẳng. Ví dụ  muốn chọn các trường học trong phạm vi có bán kính 10 km từ trung tâm của thị trấn. Đầu tiên  phải vẽ ra một vòng tròn có tâm là trung tâm của thị trấn và có bán kính 10km. Tiếp theo  dùng vòng tròn này để chọn các trường học trong lớp chủ đề trường học.</w:t>
      </w:r>
    </w:p>
    <w:p w14:paraId="7BC1A58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Giả sử ta đã vẽ vòng tròn trên View bằng công cụ vẽ vòng tròn của ArcView và nó đang ở trạng thái kích hoạt (được chọn). Về cách tạo ra graphics,  sẽ được học trong chương kế. Bây giờ  muốn dùng vòng tròn này để chọn các đối tượng của lớp trường học. Để làm việc này, trước tiên  phải có được View hiện hành và lớp chủ đề trường học</w:t>
      </w:r>
    </w:p>
    <w:p w14:paraId="4EF8F74D"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lastRenderedPageBreak/>
        <w:tab/>
      </w:r>
      <w:r w:rsidRPr="00283743">
        <w:rPr>
          <w:rFonts w:ascii="Times New Roman" w:hAnsi="Times New Roman" w:cs="Times New Roman"/>
          <w:iCs/>
          <w:sz w:val="26"/>
          <w:szCs w:val="26"/>
        </w:rPr>
        <w:t>myView = av.GetProject.FindDoc(“Khung nhìn bài tập chương 6”)</w:t>
      </w:r>
    </w:p>
    <w:p w14:paraId="4034202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truongTheme=myView.FindTheme(“truong.shp”)</w:t>
      </w:r>
    </w:p>
    <w:p w14:paraId="2AC2A0E8"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Tiếp theo,  cần phải có được vòng tròn. Vì vòng tròn thuộc lớp Shape và được quản lý trong danh sách Graphics của View nên  cần phải có danh sách Graphics của View để có thể lấy được vòng tròn. Gửi yêu cầu GetGraphics đến View,  sẽ nhận lại danh sách các Graphics</w:t>
      </w:r>
    </w:p>
    <w:p w14:paraId="07A3C03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listGraphics = myView.GetGraphics</w:t>
      </w:r>
    </w:p>
    <w:p w14:paraId="3011F95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và với yêu cầu GetSelected,  sẽ có được danh sách các graphics đang ở trạng thái kích hoạt.</w:t>
      </w:r>
    </w:p>
    <w:p w14:paraId="3C964B27"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 xml:space="preserve">listSelGrp = listGraphics.GetSelected </w:t>
      </w:r>
    </w:p>
    <w:p w14:paraId="6CCDEFE1"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để lấy được vòng tròn,  gửi yêu cầu Get(0).GetShape đến listSelGrp</w:t>
      </w:r>
    </w:p>
    <w:p w14:paraId="33788D57"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theCircle = listSelGrp.Get(0).GetShape</w:t>
      </w:r>
    </w:p>
    <w:p w14:paraId="32D30D29" w14:textId="77777777" w:rsidR="00F610CB" w:rsidRPr="00283743" w:rsidRDefault="00017437" w:rsidP="00F610CB">
      <w:pPr>
        <w:spacing w:before="120"/>
        <w:jc w:val="both"/>
        <w:rPr>
          <w:rFonts w:ascii="Times New Roman" w:hAnsi="Times New Roman" w:cs="Times New Roman"/>
          <w:sz w:val="26"/>
          <w:szCs w:val="26"/>
        </w:rPr>
      </w:pPr>
      <w:r>
        <w:rPr>
          <w:rFonts w:ascii="Times New Roman" w:hAnsi="Times New Roman" w:cs="Times New Roman"/>
          <w:sz w:val="26"/>
          <w:szCs w:val="26"/>
        </w:rPr>
        <w:t>Lúc này ta c</w:t>
      </w:r>
      <w:r w:rsidR="00F610CB" w:rsidRPr="00283743">
        <w:rPr>
          <w:rFonts w:ascii="Times New Roman" w:hAnsi="Times New Roman" w:cs="Times New Roman"/>
          <w:sz w:val="26"/>
          <w:szCs w:val="26"/>
        </w:rPr>
        <w:t xml:space="preserve">ó thể chọn các đối tượng trên Theme nằm trong phạm vi của vòng tròn bằng cách gửi yêu cầu SelectByShapes đến Theme trường học với 2 đối số là danh sách các Shapes và kiểu chọn. Để tạo ra danh sách chứa các shapes (trong trường hợp này có một Shape là theCircle),  cần khởi tạo danh sách và thêm theCircle vào nó. </w:t>
      </w:r>
    </w:p>
    <w:p w14:paraId="65ACAD77"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t xml:space="preserve">  </w:t>
      </w:r>
      <w:r w:rsidRPr="00283743">
        <w:rPr>
          <w:rFonts w:ascii="Times New Roman" w:hAnsi="Times New Roman" w:cs="Times New Roman"/>
          <w:iCs/>
          <w:sz w:val="26"/>
          <w:szCs w:val="26"/>
        </w:rPr>
        <w:t>listShapes={}</w:t>
      </w:r>
    </w:p>
    <w:p w14:paraId="2C87AAB0"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 xml:space="preserve">       listShapes.Add(theCircle)</w:t>
      </w:r>
    </w:p>
    <w:p w14:paraId="6BABF076"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Gửi yêu cầu SelectByShapes đến Theme trường học</w:t>
      </w:r>
    </w:p>
    <w:p w14:paraId="3E34C67E"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TruongTheme.SelectByShapes(listShapes, #VTAB_SELTYPE_NEW)</w:t>
      </w:r>
    </w:p>
    <w:p w14:paraId="09AFB1B5" w14:textId="77777777" w:rsidR="00F610CB" w:rsidRPr="00283743" w:rsidRDefault="00F610CB" w:rsidP="005F5568">
      <w:pPr>
        <w:pStyle w:val="Heading2"/>
        <w:numPr>
          <w:ilvl w:val="2"/>
          <w:numId w:val="42"/>
        </w:numPr>
        <w:spacing w:before="120" w:line="240" w:lineRule="auto"/>
        <w:jc w:val="both"/>
        <w:rPr>
          <w:rFonts w:ascii="Times New Roman" w:eastAsiaTheme="minorHAnsi" w:hAnsi="Times New Roman" w:cs="Times New Roman"/>
          <w:b/>
          <w:color w:val="auto"/>
        </w:rPr>
      </w:pPr>
      <w:bookmarkStart w:id="1050" w:name="_Toc55285273"/>
      <w:bookmarkStart w:id="1051" w:name="_Toc533410068"/>
      <w:r w:rsidRPr="00283743">
        <w:rPr>
          <w:rFonts w:ascii="Times New Roman" w:eastAsiaTheme="minorHAnsi" w:hAnsi="Times New Roman" w:cs="Times New Roman"/>
          <w:b/>
          <w:color w:val="auto"/>
        </w:rPr>
        <w:t>Chọn đối tượng không gian lớp chủ đề bằng một lớp chủ đề khác</w:t>
      </w:r>
      <w:bookmarkEnd w:id="1050"/>
      <w:bookmarkEnd w:id="1051"/>
    </w:p>
    <w:p w14:paraId="34412FBE"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Giả sử có vài trung tâm thị trấn, để tìm các trường học cách các trung tâm thị trấn trên một bán kính 10km. Thay vì phải vẽ từng vòng tròn cho các thị trấn rồi dùng các vòng tròn này để chọn các trường học,  vẫn có một cách khác để thực hiện điều này, bằng cách sử dụng phương pháp chọn đối tượng trên một Theme nhờ vào các đối tượng của một Theme khác qua yêu cầu SelectByTheme.</w:t>
      </w:r>
    </w:p>
    <w:p w14:paraId="43D14E56"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Giả sử  đã có hai Theme tồn tại trên View là Theme trung tâm thị trấn (thitran.shp) và Theme trường học (truong.shp)</w:t>
      </w:r>
    </w:p>
    <w:p w14:paraId="4FB70991"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 = av.GetProject.FindDoc(“Khung nhìn bài tập chương 6”)</w:t>
      </w:r>
    </w:p>
    <w:p w14:paraId="3BF6CEBA"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thitranTheme = myView.FindTheme(“thitran.shp”)</w:t>
      </w:r>
    </w:p>
    <w:p w14:paraId="06658140"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 xml:space="preserve">      truongTheme = myView.FindTheme(“truong.shp”)</w:t>
      </w:r>
    </w:p>
    <w:p w14:paraId="7F1C3941"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gửi yêu cầu SelectByTheme đến Theme trường học với 4 đối số là theme thị trấn, kiểu quan hệ không gian, khoảng cách quan hệ và kiểu chọn.</w:t>
      </w:r>
    </w:p>
    <w:p w14:paraId="78CD7DFA"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truongTheme.SelectByTheme(thitranTheme, #FTAB_RELTYPE_ISWITHINDISTANCEOF, 10, #VTAB_SELTYPE_NEW)</w:t>
      </w:r>
    </w:p>
    <w:p w14:paraId="7E66DA53"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 xml:space="preserve">Các hằng số kiểu quan hệ không gian giữa 2 Theme: </w:t>
      </w:r>
    </w:p>
    <w:tbl>
      <w:tblPr>
        <w:tblW w:w="873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50"/>
        <w:gridCol w:w="6480"/>
      </w:tblGrid>
      <w:tr w:rsidR="00F610CB" w:rsidRPr="00283743" w14:paraId="0DC7C612" w14:textId="77777777" w:rsidTr="00C70258">
        <w:tc>
          <w:tcPr>
            <w:tcW w:w="2250" w:type="dxa"/>
            <w:shd w:val="clear" w:color="auto" w:fill="auto"/>
          </w:tcPr>
          <w:p w14:paraId="4AD2A1C1" w14:textId="77777777" w:rsidR="00F610CB" w:rsidRPr="00283743" w:rsidRDefault="00F610CB" w:rsidP="00C70258">
            <w:pPr>
              <w:spacing w:before="120"/>
              <w:jc w:val="center"/>
              <w:rPr>
                <w:rFonts w:ascii="Times New Roman" w:hAnsi="Times New Roman" w:cs="Times New Roman"/>
                <w:sz w:val="26"/>
                <w:szCs w:val="26"/>
              </w:rPr>
            </w:pPr>
            <w:r w:rsidRPr="00283743">
              <w:rPr>
                <w:rFonts w:ascii="Times New Roman" w:hAnsi="Times New Roman" w:cs="Times New Roman"/>
                <w:sz w:val="26"/>
                <w:szCs w:val="26"/>
              </w:rPr>
              <w:t>Kiểu quan hệ</w:t>
            </w:r>
          </w:p>
        </w:tc>
        <w:tc>
          <w:tcPr>
            <w:tcW w:w="6480" w:type="dxa"/>
            <w:shd w:val="clear" w:color="auto" w:fill="auto"/>
          </w:tcPr>
          <w:p w14:paraId="0D944FD8" w14:textId="77777777" w:rsidR="00F610CB" w:rsidRPr="00283743" w:rsidRDefault="00F610CB" w:rsidP="00C70258">
            <w:pPr>
              <w:spacing w:before="120"/>
              <w:jc w:val="center"/>
              <w:rPr>
                <w:rFonts w:ascii="Times New Roman" w:hAnsi="Times New Roman" w:cs="Times New Roman"/>
                <w:sz w:val="26"/>
                <w:szCs w:val="26"/>
              </w:rPr>
            </w:pPr>
            <w:r w:rsidRPr="00283743">
              <w:rPr>
                <w:rFonts w:ascii="Times New Roman" w:hAnsi="Times New Roman" w:cs="Times New Roman"/>
                <w:sz w:val="26"/>
                <w:szCs w:val="26"/>
              </w:rPr>
              <w:t>Ý nghĩa</w:t>
            </w:r>
          </w:p>
        </w:tc>
      </w:tr>
      <w:tr w:rsidR="00F610CB" w:rsidRPr="00283743" w14:paraId="09DFD75F" w14:textId="77777777" w:rsidTr="00C70258">
        <w:tc>
          <w:tcPr>
            <w:tcW w:w="2250" w:type="dxa"/>
            <w:shd w:val="clear" w:color="auto" w:fill="auto"/>
          </w:tcPr>
          <w:p w14:paraId="440667A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#FTAB_RELTYPE_INTERSECTS </w:t>
            </w:r>
          </w:p>
        </w:tc>
        <w:tc>
          <w:tcPr>
            <w:tcW w:w="6480" w:type="dxa"/>
            <w:shd w:val="clear" w:color="auto" w:fill="auto"/>
          </w:tcPr>
          <w:p w14:paraId="44C30D3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Theme cần chọn sao cho các đối tượng này giao nhau với các đối tượng trên Theme chọn</w:t>
            </w:r>
          </w:p>
        </w:tc>
      </w:tr>
      <w:tr w:rsidR="00F610CB" w:rsidRPr="00283743" w14:paraId="344B2645" w14:textId="77777777" w:rsidTr="00C70258">
        <w:tc>
          <w:tcPr>
            <w:tcW w:w="2250" w:type="dxa"/>
            <w:shd w:val="clear" w:color="auto" w:fill="auto"/>
          </w:tcPr>
          <w:p w14:paraId="6B5614CD"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#FTAB_RELTYPE_COMPLETELYCONTAINS </w:t>
            </w:r>
          </w:p>
        </w:tc>
        <w:tc>
          <w:tcPr>
            <w:tcW w:w="6480" w:type="dxa"/>
            <w:shd w:val="clear" w:color="auto" w:fill="auto"/>
          </w:tcPr>
          <w:p w14:paraId="6068ECA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Theme cần chọn sao cho các đối tượng này chứa một hoặc nhiều đối tượng đã được chọn trên Theme chọn</w:t>
            </w:r>
          </w:p>
        </w:tc>
      </w:tr>
      <w:tr w:rsidR="00F610CB" w:rsidRPr="00283743" w14:paraId="30AC7A2D" w14:textId="77777777" w:rsidTr="00C70258">
        <w:tc>
          <w:tcPr>
            <w:tcW w:w="2250" w:type="dxa"/>
            <w:shd w:val="clear" w:color="auto" w:fill="auto"/>
          </w:tcPr>
          <w:p w14:paraId="420804F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#FTAB_RELTYPE_CONTAINSTHECENTEROF</w:t>
            </w:r>
          </w:p>
        </w:tc>
        <w:tc>
          <w:tcPr>
            <w:tcW w:w="6480" w:type="dxa"/>
            <w:shd w:val="clear" w:color="auto" w:fill="auto"/>
          </w:tcPr>
          <w:p w14:paraId="48B3B17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Theme cần chọn sao cho các đối tượng này chứa trung điểm của một hoặc nhiều đối tượng đã được chọn trên Theme chọn</w:t>
            </w:r>
          </w:p>
        </w:tc>
      </w:tr>
      <w:tr w:rsidR="00F610CB" w:rsidRPr="00283743" w14:paraId="70007D34" w14:textId="77777777" w:rsidTr="00C70258">
        <w:tc>
          <w:tcPr>
            <w:tcW w:w="2250" w:type="dxa"/>
            <w:shd w:val="clear" w:color="auto" w:fill="auto"/>
          </w:tcPr>
          <w:p w14:paraId="63D7D68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#FTAB_RELTYPE_ISCOMPLETELYWITHIN</w:t>
            </w:r>
          </w:p>
        </w:tc>
        <w:tc>
          <w:tcPr>
            <w:tcW w:w="6480" w:type="dxa"/>
            <w:shd w:val="clear" w:color="auto" w:fill="auto"/>
          </w:tcPr>
          <w:p w14:paraId="6A4EE6F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Theme cần chọn sao cho các đối tượng này nằm hoàn toàn trong một hoặc nhiều đối tượng đã được chọn trên Theme chọn</w:t>
            </w:r>
          </w:p>
        </w:tc>
      </w:tr>
      <w:tr w:rsidR="00F610CB" w:rsidRPr="00283743" w14:paraId="203849B3" w14:textId="77777777" w:rsidTr="00C70258">
        <w:tc>
          <w:tcPr>
            <w:tcW w:w="2250" w:type="dxa"/>
            <w:shd w:val="clear" w:color="auto" w:fill="auto"/>
          </w:tcPr>
          <w:p w14:paraId="5DD0396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#FTAB_RELTYPE_HASCENTERWITHIN </w:t>
            </w:r>
          </w:p>
        </w:tc>
        <w:tc>
          <w:tcPr>
            <w:tcW w:w="6480" w:type="dxa"/>
            <w:shd w:val="clear" w:color="auto" w:fill="auto"/>
          </w:tcPr>
          <w:p w14:paraId="1837655C"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Theme cần chọn sao cho các đối tượng này có trung điểm nằm trong các đối tượng đã được chọn trên Theme chọn</w:t>
            </w:r>
          </w:p>
        </w:tc>
      </w:tr>
      <w:tr w:rsidR="00F610CB" w:rsidRPr="00283743" w14:paraId="3F4C0C52" w14:textId="77777777" w:rsidTr="00C70258">
        <w:tc>
          <w:tcPr>
            <w:tcW w:w="2250" w:type="dxa"/>
            <w:shd w:val="clear" w:color="auto" w:fill="auto"/>
          </w:tcPr>
          <w:p w14:paraId="2A701240"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#FTAB_RELTYPE_ISWITHINDISTANCEOF</w:t>
            </w:r>
          </w:p>
        </w:tc>
        <w:tc>
          <w:tcPr>
            <w:tcW w:w="6480" w:type="dxa"/>
            <w:shd w:val="clear" w:color="auto" w:fill="auto"/>
          </w:tcPr>
          <w:p w14:paraId="2878D9E6"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Theme cần chọn sao cho các đối tượng này nằm trong phạm vi bán kính tính từ các đối tượng đã được chọn trên Theme chọn một khoảng cho trước.</w:t>
            </w:r>
          </w:p>
        </w:tc>
      </w:tr>
    </w:tbl>
    <w:p w14:paraId="63816F5E"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Các yêu cầu thường được sử dụng với View</w:t>
      </w:r>
    </w:p>
    <w:tbl>
      <w:tblPr>
        <w:tblW w:w="8996"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20"/>
        <w:gridCol w:w="1623"/>
        <w:gridCol w:w="4253"/>
      </w:tblGrid>
      <w:tr w:rsidR="00F610CB" w:rsidRPr="00283743" w14:paraId="35B0B925" w14:textId="77777777" w:rsidTr="00C70258">
        <w:tc>
          <w:tcPr>
            <w:tcW w:w="3120" w:type="dxa"/>
            <w:shd w:val="clear" w:color="auto" w:fill="CCCCCC"/>
          </w:tcPr>
          <w:p w14:paraId="779A5139" w14:textId="77777777" w:rsidR="00F610CB" w:rsidRPr="00283743" w:rsidRDefault="00F610CB" w:rsidP="00C70258">
            <w:pPr>
              <w:spacing w:before="120"/>
              <w:jc w:val="center"/>
              <w:rPr>
                <w:rFonts w:ascii="Times New Roman" w:hAnsi="Times New Roman" w:cs="Times New Roman"/>
                <w:sz w:val="26"/>
                <w:szCs w:val="26"/>
              </w:rPr>
            </w:pPr>
            <w:r w:rsidRPr="00283743">
              <w:rPr>
                <w:rFonts w:ascii="Times New Roman" w:hAnsi="Times New Roman" w:cs="Times New Roman"/>
                <w:sz w:val="26"/>
                <w:szCs w:val="26"/>
              </w:rPr>
              <w:t>Yêu cầu</w:t>
            </w:r>
          </w:p>
        </w:tc>
        <w:tc>
          <w:tcPr>
            <w:tcW w:w="1623" w:type="dxa"/>
            <w:shd w:val="clear" w:color="auto" w:fill="CCCCCC"/>
          </w:tcPr>
          <w:p w14:paraId="762ADD02" w14:textId="77777777" w:rsidR="00F610CB" w:rsidRPr="00283743" w:rsidRDefault="00F610CB" w:rsidP="00C70258">
            <w:pPr>
              <w:spacing w:before="120"/>
              <w:jc w:val="center"/>
              <w:rPr>
                <w:rFonts w:ascii="Times New Roman" w:hAnsi="Times New Roman" w:cs="Times New Roman"/>
                <w:sz w:val="26"/>
                <w:szCs w:val="26"/>
              </w:rPr>
            </w:pPr>
            <w:r w:rsidRPr="00283743">
              <w:rPr>
                <w:rFonts w:ascii="Times New Roman" w:hAnsi="Times New Roman" w:cs="Times New Roman"/>
                <w:sz w:val="26"/>
                <w:szCs w:val="26"/>
              </w:rPr>
              <w:t>Kết quả</w:t>
            </w:r>
          </w:p>
        </w:tc>
        <w:tc>
          <w:tcPr>
            <w:tcW w:w="4253" w:type="dxa"/>
            <w:shd w:val="clear" w:color="auto" w:fill="CCCCCC"/>
          </w:tcPr>
          <w:p w14:paraId="656D85BE" w14:textId="77777777" w:rsidR="00F610CB" w:rsidRPr="00283743" w:rsidRDefault="00F610CB" w:rsidP="00C70258">
            <w:pPr>
              <w:spacing w:before="120"/>
              <w:jc w:val="center"/>
              <w:rPr>
                <w:rFonts w:ascii="Times New Roman" w:hAnsi="Times New Roman" w:cs="Times New Roman"/>
                <w:sz w:val="26"/>
                <w:szCs w:val="26"/>
              </w:rPr>
            </w:pPr>
            <w:r w:rsidRPr="00283743">
              <w:rPr>
                <w:rFonts w:ascii="Times New Roman" w:hAnsi="Times New Roman" w:cs="Times New Roman"/>
                <w:sz w:val="26"/>
                <w:szCs w:val="26"/>
              </w:rPr>
              <w:t>Ý nghĩa</w:t>
            </w:r>
          </w:p>
        </w:tc>
      </w:tr>
      <w:tr w:rsidR="00F610CB" w:rsidRPr="00283743" w14:paraId="0406EDEC" w14:textId="77777777" w:rsidTr="00C70258">
        <w:tc>
          <w:tcPr>
            <w:tcW w:w="3120" w:type="dxa"/>
            <w:shd w:val="clear" w:color="auto" w:fill="auto"/>
          </w:tcPr>
          <w:p w14:paraId="57BB823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View.Make</w:t>
            </w:r>
          </w:p>
        </w:tc>
        <w:tc>
          <w:tcPr>
            <w:tcW w:w="1623" w:type="dxa"/>
            <w:shd w:val="clear" w:color="auto" w:fill="auto"/>
          </w:tcPr>
          <w:p w14:paraId="4F7FD757"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View</w:t>
            </w:r>
          </w:p>
        </w:tc>
        <w:tc>
          <w:tcPr>
            <w:tcW w:w="4253" w:type="dxa"/>
            <w:shd w:val="clear" w:color="auto" w:fill="auto"/>
          </w:tcPr>
          <w:p w14:paraId="76751080"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Tạo mới một đối tượng View</w:t>
            </w:r>
          </w:p>
        </w:tc>
      </w:tr>
      <w:tr w:rsidR="00F610CB" w:rsidRPr="00283743" w14:paraId="01948934" w14:textId="77777777" w:rsidTr="00C70258">
        <w:tc>
          <w:tcPr>
            <w:tcW w:w="3120" w:type="dxa"/>
            <w:shd w:val="clear" w:color="auto" w:fill="auto"/>
          </w:tcPr>
          <w:p w14:paraId="18E22E1C"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aView.AddTheme (aTheme)</w:t>
            </w:r>
          </w:p>
        </w:tc>
        <w:tc>
          <w:tcPr>
            <w:tcW w:w="1623" w:type="dxa"/>
            <w:shd w:val="clear" w:color="auto" w:fill="auto"/>
          </w:tcPr>
          <w:p w14:paraId="380FA491" w14:textId="77777777" w:rsidR="00F610CB" w:rsidRPr="00283743" w:rsidRDefault="00F610CB" w:rsidP="00C70258">
            <w:pPr>
              <w:spacing w:before="120"/>
              <w:jc w:val="both"/>
              <w:rPr>
                <w:rFonts w:ascii="Times New Roman" w:hAnsi="Times New Roman" w:cs="Times New Roman"/>
                <w:sz w:val="26"/>
                <w:szCs w:val="26"/>
              </w:rPr>
            </w:pPr>
          </w:p>
        </w:tc>
        <w:tc>
          <w:tcPr>
            <w:tcW w:w="4253" w:type="dxa"/>
            <w:shd w:val="clear" w:color="auto" w:fill="auto"/>
          </w:tcPr>
          <w:p w14:paraId="4B291196"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Thêm mới một Theme vào View</w:t>
            </w:r>
          </w:p>
        </w:tc>
      </w:tr>
      <w:tr w:rsidR="00F610CB" w:rsidRPr="00283743" w14:paraId="316B3A0D" w14:textId="77777777" w:rsidTr="00C70258">
        <w:tc>
          <w:tcPr>
            <w:tcW w:w="3120" w:type="dxa"/>
            <w:shd w:val="clear" w:color="auto" w:fill="auto"/>
          </w:tcPr>
          <w:p w14:paraId="3A603DF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aView.DeleteTheme (aTheme)</w:t>
            </w:r>
          </w:p>
        </w:tc>
        <w:tc>
          <w:tcPr>
            <w:tcW w:w="1623" w:type="dxa"/>
            <w:shd w:val="clear" w:color="auto" w:fill="auto"/>
          </w:tcPr>
          <w:p w14:paraId="19364823" w14:textId="77777777" w:rsidR="00F610CB" w:rsidRPr="00283743" w:rsidRDefault="00F610CB" w:rsidP="00C70258">
            <w:pPr>
              <w:spacing w:before="120"/>
              <w:jc w:val="both"/>
              <w:rPr>
                <w:rFonts w:ascii="Times New Roman" w:hAnsi="Times New Roman" w:cs="Times New Roman"/>
                <w:sz w:val="26"/>
                <w:szCs w:val="26"/>
              </w:rPr>
            </w:pPr>
          </w:p>
        </w:tc>
        <w:tc>
          <w:tcPr>
            <w:tcW w:w="4253" w:type="dxa"/>
            <w:shd w:val="clear" w:color="auto" w:fill="auto"/>
          </w:tcPr>
          <w:p w14:paraId="527A1B04"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Xoá Theme khỏi View</w:t>
            </w:r>
          </w:p>
        </w:tc>
      </w:tr>
      <w:tr w:rsidR="00F610CB" w:rsidRPr="00283743" w14:paraId="3E57F036" w14:textId="77777777" w:rsidTr="00C70258">
        <w:tc>
          <w:tcPr>
            <w:tcW w:w="3120" w:type="dxa"/>
            <w:shd w:val="clear" w:color="auto" w:fill="auto"/>
          </w:tcPr>
          <w:p w14:paraId="799ED72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aView.FindTheme (aName)</w:t>
            </w:r>
          </w:p>
        </w:tc>
        <w:tc>
          <w:tcPr>
            <w:tcW w:w="1623" w:type="dxa"/>
            <w:shd w:val="clear" w:color="auto" w:fill="auto"/>
          </w:tcPr>
          <w:p w14:paraId="5DB078C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Theme</w:t>
            </w:r>
          </w:p>
        </w:tc>
        <w:tc>
          <w:tcPr>
            <w:tcW w:w="4253" w:type="dxa"/>
            <w:shd w:val="clear" w:color="auto" w:fill="auto"/>
          </w:tcPr>
          <w:p w14:paraId="5616A8D6"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Tìm một Theme trong View theo tên của Theme</w:t>
            </w:r>
          </w:p>
        </w:tc>
      </w:tr>
      <w:tr w:rsidR="00F610CB" w:rsidRPr="00283743" w14:paraId="73FD42CF" w14:textId="77777777" w:rsidTr="00C70258">
        <w:tc>
          <w:tcPr>
            <w:tcW w:w="3120" w:type="dxa"/>
            <w:shd w:val="clear" w:color="auto" w:fill="auto"/>
          </w:tcPr>
          <w:p w14:paraId="4EA7129F"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aView.GetActiveThemes</w:t>
            </w:r>
          </w:p>
        </w:tc>
        <w:tc>
          <w:tcPr>
            <w:tcW w:w="1623" w:type="dxa"/>
            <w:shd w:val="clear" w:color="auto" w:fill="auto"/>
          </w:tcPr>
          <w:p w14:paraId="7A8230C7"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List</w:t>
            </w:r>
          </w:p>
        </w:tc>
        <w:tc>
          <w:tcPr>
            <w:tcW w:w="4253" w:type="dxa"/>
            <w:shd w:val="clear" w:color="auto" w:fill="auto"/>
          </w:tcPr>
          <w:p w14:paraId="6F964C62"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danh sách các Theme đang ở trạng thái kích hoạt</w:t>
            </w:r>
          </w:p>
        </w:tc>
      </w:tr>
      <w:tr w:rsidR="00F610CB" w:rsidRPr="00283743" w14:paraId="428CD9B1" w14:textId="77777777" w:rsidTr="00C70258">
        <w:tc>
          <w:tcPr>
            <w:tcW w:w="3120" w:type="dxa"/>
            <w:shd w:val="clear" w:color="auto" w:fill="auto"/>
          </w:tcPr>
          <w:p w14:paraId="55F8FF1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aView.GetDisplay</w:t>
            </w:r>
          </w:p>
        </w:tc>
        <w:tc>
          <w:tcPr>
            <w:tcW w:w="1623" w:type="dxa"/>
            <w:shd w:val="clear" w:color="auto" w:fill="auto"/>
          </w:tcPr>
          <w:p w14:paraId="4C5F64A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GetDisplay</w:t>
            </w:r>
          </w:p>
        </w:tc>
        <w:tc>
          <w:tcPr>
            <w:tcW w:w="4253" w:type="dxa"/>
            <w:shd w:val="clear" w:color="auto" w:fill="auto"/>
          </w:tcPr>
          <w:p w14:paraId="02A6580F"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Display của View</w:t>
            </w:r>
          </w:p>
        </w:tc>
      </w:tr>
      <w:tr w:rsidR="00F610CB" w:rsidRPr="00283743" w14:paraId="7DF4F2D2" w14:textId="77777777" w:rsidTr="00C70258">
        <w:tc>
          <w:tcPr>
            <w:tcW w:w="3120" w:type="dxa"/>
            <w:shd w:val="clear" w:color="auto" w:fill="auto"/>
          </w:tcPr>
          <w:p w14:paraId="3088358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aView.GetGraphics</w:t>
            </w:r>
          </w:p>
        </w:tc>
        <w:tc>
          <w:tcPr>
            <w:tcW w:w="1623" w:type="dxa"/>
            <w:shd w:val="clear" w:color="auto" w:fill="auto"/>
          </w:tcPr>
          <w:p w14:paraId="7479EE1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List</w:t>
            </w:r>
          </w:p>
        </w:tc>
        <w:tc>
          <w:tcPr>
            <w:tcW w:w="4253" w:type="dxa"/>
            <w:shd w:val="clear" w:color="auto" w:fill="auto"/>
          </w:tcPr>
          <w:p w14:paraId="04B063E5"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danh sách các graphics đang có trên View</w:t>
            </w:r>
          </w:p>
        </w:tc>
      </w:tr>
      <w:tr w:rsidR="00F610CB" w:rsidRPr="00283743" w14:paraId="4B544CC3" w14:textId="77777777" w:rsidTr="00C70258">
        <w:tc>
          <w:tcPr>
            <w:tcW w:w="3120" w:type="dxa"/>
            <w:shd w:val="clear" w:color="auto" w:fill="auto"/>
          </w:tcPr>
          <w:p w14:paraId="3914700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aView.GetThemes</w:t>
            </w:r>
          </w:p>
        </w:tc>
        <w:tc>
          <w:tcPr>
            <w:tcW w:w="1623" w:type="dxa"/>
            <w:shd w:val="clear" w:color="auto" w:fill="auto"/>
          </w:tcPr>
          <w:p w14:paraId="601B960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List</w:t>
            </w:r>
          </w:p>
        </w:tc>
        <w:tc>
          <w:tcPr>
            <w:tcW w:w="4253" w:type="dxa"/>
            <w:shd w:val="clear" w:color="auto" w:fill="auto"/>
          </w:tcPr>
          <w:p w14:paraId="1D57C604"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danh sách các Theme trong View</w:t>
            </w:r>
          </w:p>
        </w:tc>
      </w:tr>
      <w:tr w:rsidR="00F610CB" w:rsidRPr="00283743" w14:paraId="521946B2" w14:textId="77777777" w:rsidTr="00C70258">
        <w:tc>
          <w:tcPr>
            <w:tcW w:w="3120" w:type="dxa"/>
            <w:shd w:val="clear" w:color="auto" w:fill="auto"/>
          </w:tcPr>
          <w:p w14:paraId="7C11AF5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aView.GetUnits</w:t>
            </w:r>
          </w:p>
        </w:tc>
        <w:tc>
          <w:tcPr>
            <w:tcW w:w="1623" w:type="dxa"/>
            <w:shd w:val="clear" w:color="auto" w:fill="auto"/>
          </w:tcPr>
          <w:p w14:paraId="4D80F9B8"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UnitsLinearEnum</w:t>
            </w:r>
          </w:p>
        </w:tc>
        <w:tc>
          <w:tcPr>
            <w:tcW w:w="4253" w:type="dxa"/>
            <w:shd w:val="clear" w:color="auto" w:fill="auto"/>
          </w:tcPr>
          <w:p w14:paraId="67F8E294"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đơn vị bản đồ đang được sử dụng trong View</w:t>
            </w:r>
          </w:p>
        </w:tc>
      </w:tr>
      <w:tr w:rsidR="00F610CB" w:rsidRPr="00283743" w14:paraId="1D3E8AE5" w14:textId="77777777" w:rsidTr="00C70258">
        <w:tc>
          <w:tcPr>
            <w:tcW w:w="3120" w:type="dxa"/>
            <w:shd w:val="clear" w:color="auto" w:fill="auto"/>
          </w:tcPr>
          <w:p w14:paraId="2EB9E8F7"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aView.ReturnScale</w:t>
            </w:r>
          </w:p>
        </w:tc>
        <w:tc>
          <w:tcPr>
            <w:tcW w:w="1623" w:type="dxa"/>
            <w:shd w:val="clear" w:color="auto" w:fill="auto"/>
          </w:tcPr>
          <w:p w14:paraId="2D2B1E7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Number</w:t>
            </w:r>
          </w:p>
        </w:tc>
        <w:tc>
          <w:tcPr>
            <w:tcW w:w="4253" w:type="dxa"/>
            <w:shd w:val="clear" w:color="auto" w:fill="auto"/>
          </w:tcPr>
          <w:p w14:paraId="6A3C0FFF"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tỷ lệ của bản đồ</w:t>
            </w:r>
          </w:p>
        </w:tc>
      </w:tr>
      <w:tr w:rsidR="00F610CB" w:rsidRPr="00283743" w14:paraId="53B704D4" w14:textId="77777777" w:rsidTr="00C70258">
        <w:tc>
          <w:tcPr>
            <w:tcW w:w="3120" w:type="dxa"/>
            <w:shd w:val="clear" w:color="auto" w:fill="auto"/>
          </w:tcPr>
          <w:p w14:paraId="03634431"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aView.ReturnUserCircle</w:t>
            </w:r>
          </w:p>
        </w:tc>
        <w:tc>
          <w:tcPr>
            <w:tcW w:w="1623" w:type="dxa"/>
            <w:shd w:val="clear" w:color="auto" w:fill="auto"/>
          </w:tcPr>
          <w:p w14:paraId="123BCCD7"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Circle</w:t>
            </w:r>
          </w:p>
        </w:tc>
        <w:tc>
          <w:tcPr>
            <w:tcW w:w="4253" w:type="dxa"/>
            <w:shd w:val="clear" w:color="auto" w:fill="auto"/>
          </w:tcPr>
          <w:p w14:paraId="1B2E210F"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vòng tròn do người dùng vẽ lên trên View, yêu cầu này phải được sử dụng với một Tool</w:t>
            </w:r>
          </w:p>
        </w:tc>
      </w:tr>
      <w:tr w:rsidR="00F610CB" w:rsidRPr="00283743" w14:paraId="78A14235" w14:textId="77777777" w:rsidTr="00C70258">
        <w:tc>
          <w:tcPr>
            <w:tcW w:w="3120" w:type="dxa"/>
            <w:shd w:val="clear" w:color="auto" w:fill="auto"/>
          </w:tcPr>
          <w:p w14:paraId="2F4124B0"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aView.ReturnUserLine</w:t>
            </w:r>
          </w:p>
        </w:tc>
        <w:tc>
          <w:tcPr>
            <w:tcW w:w="1623" w:type="dxa"/>
            <w:shd w:val="clear" w:color="auto" w:fill="auto"/>
          </w:tcPr>
          <w:p w14:paraId="71294E7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Line</w:t>
            </w:r>
          </w:p>
        </w:tc>
        <w:tc>
          <w:tcPr>
            <w:tcW w:w="4253" w:type="dxa"/>
            <w:shd w:val="clear" w:color="auto" w:fill="auto"/>
          </w:tcPr>
          <w:p w14:paraId="58B37BCD"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đường thẳng do người dùng vẽ trên View</w:t>
            </w:r>
          </w:p>
        </w:tc>
      </w:tr>
      <w:tr w:rsidR="00F610CB" w:rsidRPr="00283743" w14:paraId="7B58BD37" w14:textId="77777777" w:rsidTr="00C70258">
        <w:tc>
          <w:tcPr>
            <w:tcW w:w="3120" w:type="dxa"/>
            <w:shd w:val="clear" w:color="auto" w:fill="auto"/>
          </w:tcPr>
          <w:p w14:paraId="5D75EA2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aView.ReturnUserPolygon</w:t>
            </w:r>
          </w:p>
        </w:tc>
        <w:tc>
          <w:tcPr>
            <w:tcW w:w="1623" w:type="dxa"/>
            <w:shd w:val="clear" w:color="auto" w:fill="auto"/>
          </w:tcPr>
          <w:p w14:paraId="0FA5DB87"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Polygon</w:t>
            </w:r>
          </w:p>
        </w:tc>
        <w:tc>
          <w:tcPr>
            <w:tcW w:w="4253" w:type="dxa"/>
            <w:shd w:val="clear" w:color="auto" w:fill="auto"/>
          </w:tcPr>
          <w:p w14:paraId="68E38456"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vùng khép kín do người dùng vẽ trên View</w:t>
            </w:r>
          </w:p>
        </w:tc>
      </w:tr>
      <w:tr w:rsidR="00F610CB" w:rsidRPr="00283743" w14:paraId="59E49DC5" w14:textId="77777777" w:rsidTr="00C70258">
        <w:tc>
          <w:tcPr>
            <w:tcW w:w="3120" w:type="dxa"/>
            <w:shd w:val="clear" w:color="auto" w:fill="auto"/>
          </w:tcPr>
          <w:p w14:paraId="165FEF5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aView.ReturnUserPolyLine</w:t>
            </w:r>
          </w:p>
        </w:tc>
        <w:tc>
          <w:tcPr>
            <w:tcW w:w="1623" w:type="dxa"/>
            <w:shd w:val="clear" w:color="auto" w:fill="auto"/>
          </w:tcPr>
          <w:p w14:paraId="796E19A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PolyLine</w:t>
            </w:r>
          </w:p>
        </w:tc>
        <w:tc>
          <w:tcPr>
            <w:tcW w:w="4253" w:type="dxa"/>
            <w:shd w:val="clear" w:color="auto" w:fill="auto"/>
          </w:tcPr>
          <w:p w14:paraId="0FDAD9DD"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các đường thẳng do người dùng vẽ trên View</w:t>
            </w:r>
          </w:p>
        </w:tc>
      </w:tr>
      <w:tr w:rsidR="00F610CB" w:rsidRPr="00283743" w14:paraId="6993F49E" w14:textId="77777777" w:rsidTr="00C70258">
        <w:tc>
          <w:tcPr>
            <w:tcW w:w="3120" w:type="dxa"/>
            <w:shd w:val="clear" w:color="auto" w:fill="auto"/>
          </w:tcPr>
          <w:p w14:paraId="32856808"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aView.ReturnUserRect</w:t>
            </w:r>
          </w:p>
        </w:tc>
        <w:tc>
          <w:tcPr>
            <w:tcW w:w="1623" w:type="dxa"/>
            <w:shd w:val="clear" w:color="auto" w:fill="auto"/>
          </w:tcPr>
          <w:p w14:paraId="42F4D01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Rect</w:t>
            </w:r>
          </w:p>
        </w:tc>
        <w:tc>
          <w:tcPr>
            <w:tcW w:w="4253" w:type="dxa"/>
            <w:shd w:val="clear" w:color="auto" w:fill="auto"/>
          </w:tcPr>
          <w:p w14:paraId="44E03D14"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hình chữ nhật do người dùng vẽ trên View</w:t>
            </w:r>
          </w:p>
        </w:tc>
      </w:tr>
      <w:tr w:rsidR="00F610CB" w:rsidRPr="00283743" w14:paraId="0ECE5532" w14:textId="77777777" w:rsidTr="00C70258">
        <w:tc>
          <w:tcPr>
            <w:tcW w:w="3120" w:type="dxa"/>
            <w:shd w:val="clear" w:color="auto" w:fill="auto"/>
          </w:tcPr>
          <w:p w14:paraId="6C1C2EC2"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aView.Select</w:t>
            </w:r>
          </w:p>
        </w:tc>
        <w:tc>
          <w:tcPr>
            <w:tcW w:w="1623" w:type="dxa"/>
            <w:shd w:val="clear" w:color="auto" w:fill="auto"/>
          </w:tcPr>
          <w:p w14:paraId="103AAEC2" w14:textId="77777777" w:rsidR="00F610CB" w:rsidRPr="00283743" w:rsidRDefault="00F610CB" w:rsidP="00C70258">
            <w:pPr>
              <w:spacing w:before="120"/>
              <w:jc w:val="both"/>
              <w:rPr>
                <w:rFonts w:ascii="Times New Roman" w:hAnsi="Times New Roman" w:cs="Times New Roman"/>
                <w:sz w:val="26"/>
                <w:szCs w:val="26"/>
              </w:rPr>
            </w:pPr>
          </w:p>
        </w:tc>
        <w:tc>
          <w:tcPr>
            <w:tcW w:w="4253" w:type="dxa"/>
            <w:shd w:val="clear" w:color="auto" w:fill="auto"/>
          </w:tcPr>
          <w:p w14:paraId="364EF9B5"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Cho phép người dùng kích hoạt một đối tượng graphic trên View</w:t>
            </w:r>
          </w:p>
        </w:tc>
      </w:tr>
    </w:tbl>
    <w:p w14:paraId="1CA71ABC" w14:textId="77777777" w:rsidR="003B6AC7" w:rsidRPr="00283743" w:rsidRDefault="003B6AC7" w:rsidP="00F610CB">
      <w:pPr>
        <w:spacing w:before="120"/>
        <w:rPr>
          <w:rFonts w:ascii="Times New Roman" w:hAnsi="Times New Roman" w:cs="Times New Roman"/>
          <w:b/>
          <w:i/>
          <w:sz w:val="26"/>
          <w:szCs w:val="26"/>
        </w:rPr>
      </w:pPr>
    </w:p>
    <w:p w14:paraId="51B96148" w14:textId="77777777" w:rsidR="00F610CB" w:rsidRPr="00283743" w:rsidRDefault="00F610CB" w:rsidP="00F610CB">
      <w:pPr>
        <w:spacing w:before="120"/>
        <w:rPr>
          <w:rFonts w:ascii="Times New Roman" w:hAnsi="Times New Roman" w:cs="Times New Roman"/>
          <w:b/>
          <w:i/>
          <w:sz w:val="26"/>
          <w:szCs w:val="26"/>
        </w:rPr>
      </w:pPr>
      <w:r w:rsidRPr="00283743">
        <w:rPr>
          <w:rFonts w:ascii="Times New Roman" w:hAnsi="Times New Roman" w:cs="Times New Roman"/>
          <w:b/>
          <w:i/>
          <w:sz w:val="26"/>
          <w:szCs w:val="26"/>
        </w:rPr>
        <w:t>Ví dụ:</w:t>
      </w:r>
    </w:p>
    <w:p w14:paraId="4FD5EFD5" w14:textId="77777777" w:rsidR="00F610CB" w:rsidRPr="00283743" w:rsidRDefault="00F610CB" w:rsidP="00F610CB">
      <w:pPr>
        <w:spacing w:before="120"/>
        <w:jc w:val="both"/>
        <w:rPr>
          <w:rFonts w:ascii="Times New Roman" w:hAnsi="Times New Roman" w:cs="Times New Roman"/>
          <w:b/>
          <w:i/>
          <w:sz w:val="26"/>
          <w:szCs w:val="26"/>
        </w:rPr>
      </w:pPr>
      <w:r w:rsidRPr="00283743">
        <w:rPr>
          <w:rFonts w:ascii="Times New Roman" w:hAnsi="Times New Roman" w:cs="Times New Roman"/>
          <w:b/>
          <w:i/>
          <w:sz w:val="26"/>
          <w:szCs w:val="26"/>
        </w:rPr>
        <w:t>Ví dụ 1:  Thực hiện thay đổi Legend cho lớp Huyen</w:t>
      </w:r>
    </w:p>
    <w:p w14:paraId="5D5E8EB3" w14:textId="77777777" w:rsidR="00F610CB" w:rsidRPr="00283743" w:rsidRDefault="00D922B8" w:rsidP="003B6AC7">
      <w:pPr>
        <w:spacing w:before="120"/>
        <w:jc w:val="both"/>
        <w:rPr>
          <w:rFonts w:ascii="Times New Roman" w:hAnsi="Times New Roman" w:cs="Times New Roman"/>
          <w:sz w:val="26"/>
          <w:szCs w:val="26"/>
        </w:rPr>
      </w:pPr>
      <w:r w:rsidRPr="00283743">
        <w:rPr>
          <w:rFonts w:ascii="Times New Roman" w:hAnsi="Times New Roman" w:cs="Times New Roman"/>
          <w:noProof/>
          <w:sz w:val="26"/>
          <w:szCs w:val="26"/>
          <w:lang w:eastAsia="zh-CN"/>
        </w:rPr>
        <w:lastRenderedPageBreak/>
        <mc:AlternateContent>
          <mc:Choice Requires="wpg">
            <w:drawing>
              <wp:anchor distT="0" distB="0" distL="114300" distR="114300" simplePos="0" relativeHeight="251731968" behindDoc="0" locked="0" layoutInCell="1" allowOverlap="1" wp14:anchorId="4D89DBE7" wp14:editId="3CC5FCB8">
                <wp:simplePos x="0" y="0"/>
                <wp:positionH relativeFrom="column">
                  <wp:posOffset>2972486</wp:posOffset>
                </wp:positionH>
                <wp:positionV relativeFrom="paragraph">
                  <wp:posOffset>-105613</wp:posOffset>
                </wp:positionV>
                <wp:extent cx="2640787" cy="3767099"/>
                <wp:effectExtent l="38100" t="0" r="26670" b="24130"/>
                <wp:wrapNone/>
                <wp:docPr id="2560" name="Group 2560"/>
                <wp:cNvGraphicFramePr/>
                <a:graphic xmlns:a="http://schemas.openxmlformats.org/drawingml/2006/main">
                  <a:graphicData uri="http://schemas.microsoft.com/office/word/2010/wordprocessingGroup">
                    <wpg:wgp>
                      <wpg:cNvGrpSpPr/>
                      <wpg:grpSpPr>
                        <a:xfrm>
                          <a:off x="0" y="0"/>
                          <a:ext cx="2640787" cy="3767099"/>
                          <a:chOff x="0" y="0"/>
                          <a:chExt cx="2640787" cy="3767099"/>
                        </a:xfrm>
                      </wpg:grpSpPr>
                      <wps:wsp>
                        <wps:cNvPr id="45" name="Straight Connector 45"/>
                        <wps:cNvCnPr>
                          <a:cxnSpLocks noChangeShapeType="1"/>
                        </wps:cNvCnPr>
                        <wps:spPr bwMode="auto">
                          <a:xfrm>
                            <a:off x="226771" y="680313"/>
                            <a:ext cx="160020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51" name="Text Box 51"/>
                        <wps:cNvSpPr txBox="1">
                          <a:spLocks noChangeArrowheads="1"/>
                        </wps:cNvSpPr>
                        <wps:spPr bwMode="auto">
                          <a:xfrm>
                            <a:off x="1602029" y="475488"/>
                            <a:ext cx="1038758" cy="457200"/>
                          </a:xfrm>
                          <a:prstGeom prst="rect">
                            <a:avLst/>
                          </a:prstGeom>
                          <a:solidFill>
                            <a:srgbClr val="FFFFFF"/>
                          </a:solidFill>
                          <a:ln w="9525">
                            <a:solidFill>
                              <a:srgbClr val="FFFFFF"/>
                            </a:solidFill>
                            <a:miter lim="800000"/>
                            <a:headEnd/>
                            <a:tailEnd/>
                          </a:ln>
                        </wps:spPr>
                        <wps:txbx>
                          <w:txbxContent>
                            <w:p w14:paraId="3F329C48" w14:textId="77777777" w:rsidR="004D6677" w:rsidRPr="00A9636B" w:rsidRDefault="004D6677" w:rsidP="00F610CB">
                              <w:pPr>
                                <w:jc w:val="center"/>
                              </w:pPr>
                              <w:r>
                                <w:t>Lo</w:t>
                              </w:r>
                              <w:r w:rsidRPr="00A9636B">
                                <w:t>ạ</w:t>
                              </w:r>
                              <w:r>
                                <w:t>i ch</w:t>
                              </w:r>
                              <w:r w:rsidRPr="00A9636B">
                                <w:t>ú</w:t>
                              </w:r>
                              <w:r>
                                <w:t xml:space="preserve"> gi</w:t>
                              </w:r>
                              <w:r w:rsidRPr="00A9636B">
                                <w:t>ả</w:t>
                              </w:r>
                              <w:r>
                                <w:t>i</w:t>
                              </w:r>
                            </w:p>
                          </w:txbxContent>
                        </wps:txbx>
                        <wps:bodyPr rot="0" vert="horz" wrap="square" lIns="91440" tIns="45720" rIns="91440" bIns="45720" anchor="t" anchorCtr="0" upright="1">
                          <a:noAutofit/>
                        </wps:bodyPr>
                      </wps:wsp>
                      <wps:wsp>
                        <wps:cNvPr id="47" name="Text Box 47"/>
                        <wps:cNvSpPr txBox="1">
                          <a:spLocks noChangeArrowheads="1"/>
                        </wps:cNvSpPr>
                        <wps:spPr bwMode="auto">
                          <a:xfrm>
                            <a:off x="1623974" y="3452774"/>
                            <a:ext cx="781050" cy="314325"/>
                          </a:xfrm>
                          <a:prstGeom prst="rect">
                            <a:avLst/>
                          </a:prstGeom>
                          <a:solidFill>
                            <a:srgbClr val="FFFFFF"/>
                          </a:solidFill>
                          <a:ln w="9525">
                            <a:solidFill>
                              <a:srgbClr val="FFFFFF"/>
                            </a:solidFill>
                            <a:miter lim="800000"/>
                            <a:headEnd/>
                            <a:tailEnd/>
                          </a:ln>
                        </wps:spPr>
                        <wps:txbx>
                          <w:txbxContent>
                            <w:p w14:paraId="525FD847" w14:textId="77777777" w:rsidR="004D6677" w:rsidRPr="00034D28" w:rsidRDefault="004D6677" w:rsidP="00F610CB">
                              <w:r>
                                <w:t>Sch</w:t>
                              </w:r>
                              <w:r w:rsidRPr="00034D28">
                                <w:t>em</w:t>
                              </w:r>
                              <w:r>
                                <w:t>e</w:t>
                              </w:r>
                            </w:p>
                          </w:txbxContent>
                        </wps:txbx>
                        <wps:bodyPr rot="0" vert="horz" wrap="square" lIns="91440" tIns="45720" rIns="91440" bIns="45720" anchor="t" anchorCtr="0" upright="1">
                          <a:noAutofit/>
                        </wps:bodyPr>
                      </wps:wsp>
                      <wps:wsp>
                        <wps:cNvPr id="48" name="Straight Connector 48"/>
                        <wps:cNvCnPr>
                          <a:cxnSpLocks noChangeShapeType="1"/>
                        </wps:cNvCnPr>
                        <wps:spPr bwMode="auto">
                          <a:xfrm>
                            <a:off x="0" y="1177747"/>
                            <a:ext cx="16002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 name="Text Box 49"/>
                        <wps:cNvSpPr txBox="1">
                          <a:spLocks noChangeArrowheads="1"/>
                        </wps:cNvSpPr>
                        <wps:spPr bwMode="auto">
                          <a:xfrm>
                            <a:off x="1602029" y="1024128"/>
                            <a:ext cx="965606" cy="571500"/>
                          </a:xfrm>
                          <a:prstGeom prst="rect">
                            <a:avLst/>
                          </a:prstGeom>
                          <a:solidFill>
                            <a:srgbClr val="FFFFFF"/>
                          </a:solidFill>
                          <a:ln w="9525">
                            <a:solidFill>
                              <a:srgbClr val="FFFFFF"/>
                            </a:solidFill>
                            <a:miter lim="800000"/>
                            <a:headEnd/>
                            <a:tailEnd/>
                          </a:ln>
                        </wps:spPr>
                        <wps:txbx>
                          <w:txbxContent>
                            <w:p w14:paraId="073ED62A" w14:textId="77777777" w:rsidR="004D6677" w:rsidRPr="00A412F3" w:rsidRDefault="004D6677" w:rsidP="00F610CB">
                              <w:pPr>
                                <w:jc w:val="center"/>
                              </w:pPr>
                              <w:r>
                                <w:t>T</w:t>
                              </w:r>
                              <w:r w:rsidRPr="00A412F3">
                                <w:t>ê</w:t>
                              </w:r>
                              <w:r>
                                <w:t>n tr</w:t>
                              </w:r>
                              <w:r w:rsidRPr="00A412F3">
                                <w:t>ường</w:t>
                              </w:r>
                            </w:p>
                          </w:txbxContent>
                        </wps:txbx>
                        <wps:bodyPr rot="0" vert="horz" wrap="square" lIns="91440" tIns="45720" rIns="91440" bIns="45720" anchor="t" anchorCtr="0" upright="1">
                          <a:noAutofit/>
                        </wps:bodyPr>
                      </wps:wsp>
                      <wps:wsp>
                        <wps:cNvPr id="50" name="Straight Connector 50"/>
                        <wps:cNvCnPr>
                          <a:cxnSpLocks noChangeShapeType="1"/>
                        </wps:cNvCnPr>
                        <wps:spPr bwMode="auto">
                          <a:xfrm flipV="1">
                            <a:off x="109728" y="219456"/>
                            <a:ext cx="1714500" cy="2286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52" name="Text Box 52"/>
                        <wps:cNvSpPr txBox="1">
                          <a:spLocks noChangeArrowheads="1"/>
                        </wps:cNvSpPr>
                        <wps:spPr bwMode="auto">
                          <a:xfrm>
                            <a:off x="1667865" y="0"/>
                            <a:ext cx="929031" cy="457200"/>
                          </a:xfrm>
                          <a:prstGeom prst="rect">
                            <a:avLst/>
                          </a:prstGeom>
                          <a:solidFill>
                            <a:srgbClr val="FFFFFF"/>
                          </a:solidFill>
                          <a:ln w="9525">
                            <a:solidFill>
                              <a:srgbClr val="FFFFFF"/>
                            </a:solidFill>
                            <a:miter lim="800000"/>
                            <a:headEnd/>
                            <a:tailEnd/>
                          </a:ln>
                        </wps:spPr>
                        <wps:txbx>
                          <w:txbxContent>
                            <w:p w14:paraId="0236BD0A" w14:textId="77777777" w:rsidR="004D6677" w:rsidRPr="00A412F3" w:rsidRDefault="004D6677" w:rsidP="00F610CB">
                              <w:pPr>
                                <w:jc w:val="center"/>
                              </w:pPr>
                              <w:r>
                                <w:t>T</w:t>
                              </w:r>
                              <w:r w:rsidRPr="00A412F3">
                                <w:t>ê</w:t>
                              </w:r>
                              <w:r>
                                <w:t>n ch</w:t>
                              </w:r>
                              <w:r w:rsidRPr="00A9636B">
                                <w:t>ủ</w:t>
                              </w:r>
                              <w:r>
                                <w:t xml:space="preserve"> </w:t>
                              </w:r>
                              <w:r w:rsidRPr="00A9636B">
                                <w:t>đề</w:t>
                              </w:r>
                              <w:r>
                                <w:t xml:space="preserve"> </w:t>
                              </w:r>
                            </w:p>
                          </w:txbxContent>
                        </wps:txbx>
                        <wps:bodyPr rot="0" vert="horz" wrap="square" lIns="91440" tIns="45720" rIns="91440" bIns="45720" anchor="t" anchorCtr="0" upright="1">
                          <a:noAutofit/>
                        </wps:bodyPr>
                      </wps:wsp>
                    </wpg:wgp>
                  </a:graphicData>
                </a:graphic>
              </wp:anchor>
            </w:drawing>
          </mc:Choice>
          <mc:Fallback>
            <w:pict>
              <v:group w14:anchorId="4D89DBE7" id="Group 2560" o:spid="_x0000_s2686" style="position:absolute;left:0;text-align:left;margin-left:234.05pt;margin-top:-8.3pt;width:207.95pt;height:296.6pt;z-index:251731968;mso-position-horizontal-relative:text;mso-position-vertical-relative:text" coordsize="26407,37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">
                <v:line id="Straight Connector 45" o:spid="_x0000_s2687" style="position:absolute;visibility:visible;mso-wrap-style:square" from="2267,6803" to="18269,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NF8IAAADbAAAADwAAAGRycy9kb3ducmV2LnhtbESPS4vCMBSF9wP+h3AFd2NaX2g1ivjA&#10;md34ALfX5toWm5vSRK3/3gwMzPJwHh9ntmhMKR5Uu8KygrgbgSBOrS44U3A6bj/HIJxH1lhaJgUv&#10;crCYtz5mmGj75D09Dj4TYYRdggpy76tESpfmZNB1bUUcvKutDfog60zqGp9h3JSyF0UjabDgQMix&#10;olVO6e1wN4F7vfRpc4uLn2G0W5/tdzzhrFSq026WUxCeGv8f/mt/aQWDIfx+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zNF8IAAADbAAAADwAAAAAAAAAAAAAA&#10;AAChAgAAZHJzL2Rvd25yZXYueG1sUEsFBgAAAAAEAAQA+QAAAJADAAAAAA==&#10;">
                  <v:stroke startarrow="open"/>
                </v:line>
                <v:shape id="Text Box 51" o:spid="_x0000_s2688" type="#_x0000_t202" style="position:absolute;left:16020;top:4754;width:103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abcEA&#10;AADbAAAADwAAAGRycy9kb3ducmV2LnhtbESPQYvCMBSE7wv+h/AEL4umFly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b2m3BAAAA2wAAAA8AAAAAAAAAAAAAAAAAmAIAAGRycy9kb3du&#10;cmV2LnhtbFBLBQYAAAAABAAEAPUAAACGAwAAAAA=&#10;" strokecolor="white">
                  <v:textbox>
                    <w:txbxContent>
                      <w:p w14:paraId="3F329C48" w14:textId="77777777" w:rsidR="004D6677" w:rsidRPr="00A9636B" w:rsidRDefault="004D6677" w:rsidP="00F610CB">
                        <w:pPr>
                          <w:jc w:val="center"/>
                        </w:pPr>
                        <w:r>
                          <w:t>Lo</w:t>
                        </w:r>
                        <w:r w:rsidRPr="00A9636B">
                          <w:t>ạ</w:t>
                        </w:r>
                        <w:r>
                          <w:t>i ch</w:t>
                        </w:r>
                        <w:r w:rsidRPr="00A9636B">
                          <w:t>ú</w:t>
                        </w:r>
                        <w:r>
                          <w:t xml:space="preserve"> gi</w:t>
                        </w:r>
                        <w:r w:rsidRPr="00A9636B">
                          <w:t>ả</w:t>
                        </w:r>
                        <w:r>
                          <w:t>i</w:t>
                        </w:r>
                      </w:p>
                    </w:txbxContent>
                  </v:textbox>
                </v:shape>
                <v:shape id="Text Box 47" o:spid="_x0000_s2689" type="#_x0000_t202" style="position:absolute;left:16239;top:34527;width:7811;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dxX8IA&#10;AADbAAAADwAAAGRycy9kb3ducmV2LnhtbESPT4vCMBTE74LfITzBi2hqEZWuUUQUveruxdujef3D&#10;Ni9tE23dT79ZWPA4zMxvmM2uN5V4UutKywrmswgEcWp1ybmCr8/TdA3CeWSNlWVS8CIHu+1wsMFE&#10;246v9Lz5XAQIuwQVFN7XiZQuLcigm9maOHiZbQ36INtc6ha7ADeVjKNoKQ2WHBYKrOlQUPp9exgF&#10;tju+jKUmiif3H3M+7JtrFjdKjUf9/gOEp96/w//ti1awWMH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3FfwgAAANsAAAAPAAAAAAAAAAAAAAAAAJgCAABkcnMvZG93&#10;bnJldi54bWxQSwUGAAAAAAQABAD1AAAAhwMAAAAA&#10;" strokecolor="white">
                  <v:textbox>
                    <w:txbxContent>
                      <w:p w14:paraId="525FD847" w14:textId="77777777" w:rsidR="004D6677" w:rsidRPr="00034D28" w:rsidRDefault="004D6677" w:rsidP="00F610CB">
                        <w:r>
                          <w:t>Sch</w:t>
                        </w:r>
                        <w:r w:rsidRPr="00034D28">
                          <w:t>em</w:t>
                        </w:r>
                        <w:r>
                          <w:t>e</w:t>
                        </w:r>
                      </w:p>
                    </w:txbxContent>
                  </v:textbox>
                </v:shape>
                <v:line id="Straight Connector 48" o:spid="_x0000_s2690" style="position:absolute;visibility:visible;mso-wrap-style:square" from="0,11777" to="16002,1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Jzzr0AAADbAAAADwAAAGRycy9kb3ducmV2LnhtbERP3QoBQRS+V95hOsodsySxDEkpUcpf&#10;uTx2jt3NzpltZ7A8vblQLr++/+m8NoV4UuVyywp63QgEcWJ1zqmC03HVGYFwHlljYZkUvMnBfNZs&#10;TDHW9sV7eh58KkIIuxgVZN6XsZQuycig69qSOHA3Wxn0AVap1BW+QrgpZD+KhtJgzqEhw5KWGSX3&#10;w8MoQLn8+NG+3g7GZyMvu8XwfP1slGq36sUEhKfa/8U/91orGISx4Uv4AX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Mic869AAAA2wAAAA8AAAAAAAAAAAAAAAAAoQIA&#10;AGRycy9kb3ducmV2LnhtbFBLBQYAAAAABAAEAPkAAACLAwAAAAA=&#10;">
                  <v:stroke startarrow="block"/>
                </v:line>
                <v:shape id="Text Box 49" o:spid="_x0000_s2691" type="#_x0000_t202" style="position:absolute;left:16020;top:10241;width:9656;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AtsIA&#10;AADbAAAADwAAAGRycy9kb3ducmV2LnhtbESPT4vCMBTE74LfITzBi2hqEdGuUUQUveruxdujef3D&#10;Ni9tE23dT79ZWPA4zMxvmM2uN5V4UutKywrmswgEcWp1ybmCr8/TdAXCeWSNlWVS8CIHu+1wsMFE&#10;246v9Lz5XAQIuwQVFN7XiZQuLcigm9maOHiZbQ36INtc6ha7ADeVjKNoKQ2WHBYKrOlQUPp9exgF&#10;tju+jKUmiif3H3M+7JtrFjdKjUf9/gOEp96/w//ti1awWMP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EC2wgAAANsAAAAPAAAAAAAAAAAAAAAAAJgCAABkcnMvZG93&#10;bnJldi54bWxQSwUGAAAAAAQABAD1AAAAhwMAAAAA&#10;" strokecolor="white">
                  <v:textbox>
                    <w:txbxContent>
                      <w:p w14:paraId="073ED62A" w14:textId="77777777" w:rsidR="004D6677" w:rsidRPr="00A412F3" w:rsidRDefault="004D6677" w:rsidP="00F610CB">
                        <w:pPr>
                          <w:jc w:val="center"/>
                        </w:pPr>
                        <w:r>
                          <w:t>T</w:t>
                        </w:r>
                        <w:r w:rsidRPr="00A412F3">
                          <w:t>ê</w:t>
                        </w:r>
                        <w:r>
                          <w:t>n tr</w:t>
                        </w:r>
                        <w:r w:rsidRPr="00A412F3">
                          <w:t>ường</w:t>
                        </w:r>
                      </w:p>
                    </w:txbxContent>
                  </v:textbox>
                </v:shape>
                <v:line id="Straight Connector 50" o:spid="_x0000_s2692" style="position:absolute;flip:y;visibility:visible;mso-wrap-style:square" from="1097,2194" to="18242,4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g98sEAAADbAAAADwAAAGRycy9kb3ducmV2LnhtbERPz2vCMBS+D/wfwhN2GZquMJFqLKIU&#10;PGwH3cDro3k20ealJJl2//1yGOz48f1e16PrxZ1CtJ4VvM4LEMSt15Y7BV+fzWwJIiZkjb1nUvBD&#10;EerN5GmNlfYPPtL9lDqRQzhWqMCkNFRSxtaQwzj3A3HmLj44TBmGTuqAjxzuelkWxUI6tJwbDA60&#10;M9TeTt9OQXFtPsJwtmXbG/3+YkuzOOyPSj1Px+0KRKIx/Yv/3Aet4C2vz1/yD5C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WD3ywQAAANsAAAAPAAAAAAAAAAAAAAAA&#10;AKECAABkcnMvZG93bnJldi54bWxQSwUGAAAAAAQABAD5AAAAjwMAAAAA&#10;">
                  <v:stroke startarrow="open"/>
                </v:line>
                <v:shape id="Text Box 52" o:spid="_x0000_s2693" type="#_x0000_t202" style="position:absolute;left:16678;width:929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lEGsMA&#10;AADbAAAADwAAAGRycy9kb3ducmV2LnhtbESPQWvCQBSE74X+h+UJXkrdNNAiqWsIUtFrrBdvj+wz&#10;CWbfJtmtSfz1bkHwOMzMN8wqHU0jrtS72rKCj0UEgriwuuZSwfF3+74E4TyyxsYyKZjIQbp+fVlh&#10;ou3AOV0PvhQBwi5BBZX3bSKlKyoy6Ba2JQ7e2fYGfZB9KXWPQ4CbRsZR9CUN1hwWKmxpU1FxOfwZ&#10;BXb4mYylLorfTjez22Rdfo47peazMfsG4Wn0z/CjvdcKPmP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lEGsMAAADbAAAADwAAAAAAAAAAAAAAAACYAgAAZHJzL2Rv&#10;d25yZXYueG1sUEsFBgAAAAAEAAQA9QAAAIgDAAAAAA==&#10;" strokecolor="white">
                  <v:textbox>
                    <w:txbxContent>
                      <w:p w14:paraId="0236BD0A" w14:textId="77777777" w:rsidR="004D6677" w:rsidRPr="00A412F3" w:rsidRDefault="004D6677" w:rsidP="00F610CB">
                        <w:pPr>
                          <w:jc w:val="center"/>
                        </w:pPr>
                        <w:r>
                          <w:t>T</w:t>
                        </w:r>
                        <w:r w:rsidRPr="00A412F3">
                          <w:t>ê</w:t>
                        </w:r>
                        <w:r>
                          <w:t>n ch</w:t>
                        </w:r>
                        <w:r w:rsidRPr="00A9636B">
                          <w:t>ủ</w:t>
                        </w:r>
                        <w:r>
                          <w:t xml:space="preserve"> </w:t>
                        </w:r>
                        <w:r w:rsidRPr="00A9636B">
                          <w:t>đề</w:t>
                        </w:r>
                        <w:r>
                          <w:t xml:space="preserve"> </w:t>
                        </w:r>
                      </w:p>
                    </w:txbxContent>
                  </v:textbox>
                </v:shape>
              </v:group>
            </w:pict>
          </mc:Fallback>
        </mc:AlternateContent>
      </w:r>
      <w:r w:rsidR="00F610CB" w:rsidRPr="00283743">
        <w:rPr>
          <w:rFonts w:ascii="Times New Roman" w:hAnsi="Times New Roman" w:cs="Times New Roman"/>
          <w:noProof/>
          <w:sz w:val="26"/>
          <w:szCs w:val="26"/>
          <w:lang w:eastAsia="zh-CN"/>
        </w:rPr>
        <mc:AlternateContent>
          <mc:Choice Requires="wps">
            <w:drawing>
              <wp:anchor distT="0" distB="0" distL="114300" distR="114300" simplePos="0" relativeHeight="251725824" behindDoc="0" locked="0" layoutInCell="1" allowOverlap="1" wp14:anchorId="127CE37B" wp14:editId="5C2FA7D8">
                <wp:simplePos x="0" y="0"/>
                <wp:positionH relativeFrom="column">
                  <wp:posOffset>3886200</wp:posOffset>
                </wp:positionH>
                <wp:positionV relativeFrom="paragraph">
                  <wp:posOffset>3495675</wp:posOffset>
                </wp:positionV>
                <wp:extent cx="800100" cy="0"/>
                <wp:effectExtent l="14605" t="60325" r="13970" b="5397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14D27" id="Straight Connector 4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75.25pt" to="369pt,2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">
                <v:stroke startarrow="block"/>
              </v:line>
            </w:pict>
          </mc:Fallback>
        </mc:AlternateContent>
      </w:r>
      <w:r w:rsidR="00F610CB" w:rsidRPr="00283743">
        <w:rPr>
          <w:rFonts w:ascii="Times New Roman" w:hAnsi="Times New Roman" w:cs="Times New Roman"/>
          <w:sz w:val="26"/>
          <w:szCs w:val="26"/>
        </w:rPr>
        <w:t xml:space="preserve">                </w:t>
      </w:r>
      <w:r w:rsidR="00F610CB" w:rsidRPr="00283743">
        <w:rPr>
          <w:rFonts w:ascii="Times New Roman" w:hAnsi="Times New Roman" w:cs="Times New Roman"/>
          <w:noProof/>
          <w:sz w:val="26"/>
          <w:szCs w:val="26"/>
          <w:lang w:eastAsia="zh-CN"/>
        </w:rPr>
        <w:drawing>
          <wp:inline distT="0" distB="0" distL="0" distR="0" wp14:anchorId="2B46F238" wp14:editId="5BC725A2">
            <wp:extent cx="3511550" cy="397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11550" cy="3971925"/>
                    </a:xfrm>
                    <a:prstGeom prst="rect">
                      <a:avLst/>
                    </a:prstGeom>
                    <a:noFill/>
                    <a:ln>
                      <a:noFill/>
                    </a:ln>
                  </pic:spPr>
                </pic:pic>
              </a:graphicData>
            </a:graphic>
          </wp:inline>
        </w:drawing>
      </w:r>
      <w:r w:rsidR="00F610CB" w:rsidRPr="00283743">
        <w:rPr>
          <w:rFonts w:ascii="Times New Roman" w:hAnsi="Times New Roman" w:cs="Times New Roman"/>
          <w:sz w:val="26"/>
          <w:szCs w:val="26"/>
        </w:rPr>
        <w:t>Script được viết như sau</w:t>
      </w:r>
    </w:p>
    <w:p w14:paraId="0F955E71"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theView = av.GetActiveDoc</w:t>
      </w:r>
    </w:p>
    <w:p w14:paraId="7054E0BA"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theTheme = theView.FindTheme(“huyen”) ‘ lấy về theme</w:t>
      </w:r>
    </w:p>
    <w:p w14:paraId="033E2AF2"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theLegend = theTheme.GetLegend  ‘ lấy về Legend hiện thời của huyện</w:t>
      </w:r>
    </w:p>
    <w:p w14:paraId="030244A2"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 thiết lập kiểu Legend là Unique Value </w:t>
      </w:r>
    </w:p>
    <w:p w14:paraId="090FAF9B" w14:textId="77777777" w:rsidR="00F610CB" w:rsidRPr="00283743" w:rsidRDefault="00F610CB" w:rsidP="00F610CB">
      <w:pPr>
        <w:spacing w:beforeLines="40" w:before="96" w:afterLines="40" w:after="96"/>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theLegend.SetLegendType(#LEGEND_TYPE_UNIQUE)</w:t>
      </w:r>
    </w:p>
    <w:p w14:paraId="39D092FD"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theLegend.Unique(theTheme,"Ten_huyen")</w:t>
      </w:r>
    </w:p>
    <w:p w14:paraId="11A3C348"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Bỏ đi những giá trị Null nếu có</w:t>
      </w:r>
    </w:p>
    <w:p w14:paraId="52875A7A"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theLegend.SetNullValue("Ten_huyen","")</w:t>
      </w:r>
    </w:p>
    <w:p w14:paraId="2DA6D270"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Lấy danh sách Scheme màu sắc</w:t>
      </w:r>
    </w:p>
    <w:p w14:paraId="73E3DD8A"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theColorSchemes = SymbolList.GetPreDefined(#SYMLIST_TYPE_COLORSCHEME)</w:t>
      </w:r>
    </w:p>
    <w:p w14:paraId="07B6E295"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tìm Scheme màu có tên là “Cool Tones”</w:t>
      </w:r>
    </w:p>
    <w:p w14:paraId="0E1F33E4"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for each scheme in theColorSchemes</w:t>
      </w:r>
    </w:p>
    <w:p w14:paraId="5E16696C"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  if (scheme.GetName = "Cool Tones") then</w:t>
      </w:r>
    </w:p>
    <w:p w14:paraId="1CD74BE6"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    theColorScheme = scheme</w:t>
      </w:r>
    </w:p>
    <w:p w14:paraId="0A876D1B"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  end</w:t>
      </w:r>
    </w:p>
    <w:p w14:paraId="08716148"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end</w:t>
      </w:r>
    </w:p>
    <w:p w14:paraId="00ADAAAD"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thiết lập Scheme màu cho Legend</w:t>
      </w:r>
    </w:p>
    <w:p w14:paraId="21796612"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theLegend.GetSymbols.RandomSavedSymbols(theColorScheme)</w:t>
      </w:r>
    </w:p>
    <w:p w14:paraId="494D955C"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lastRenderedPageBreak/>
        <w:t>' Cập nhật lại bảng TOC</w:t>
      </w:r>
    </w:p>
    <w:p w14:paraId="4067C114"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theTheme.UpdateLegend</w:t>
      </w:r>
    </w:p>
    <w:p w14:paraId="6766E58B" w14:textId="77777777" w:rsidR="00F610CB" w:rsidRPr="00283743" w:rsidRDefault="00F610CB" w:rsidP="00F610CB">
      <w:pPr>
        <w:spacing w:beforeLines="40" w:before="96" w:afterLines="40" w:after="96"/>
        <w:jc w:val="both"/>
        <w:rPr>
          <w:rFonts w:ascii="Times New Roman" w:hAnsi="Times New Roman" w:cs="Times New Roman"/>
          <w:b/>
          <w:i/>
          <w:sz w:val="26"/>
          <w:szCs w:val="26"/>
        </w:rPr>
      </w:pPr>
      <w:r w:rsidRPr="00283743">
        <w:rPr>
          <w:rFonts w:ascii="Times New Roman" w:hAnsi="Times New Roman" w:cs="Times New Roman"/>
          <w:b/>
          <w:i/>
          <w:sz w:val="26"/>
          <w:szCs w:val="26"/>
        </w:rPr>
        <w:t>Ví dụ 2:  Ví dụ sau thiết lập Font cho TOC</w:t>
      </w:r>
    </w:p>
    <w:p w14:paraId="7180F80F"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 tạo bộ quản lý danh sách các Font </w:t>
      </w:r>
    </w:p>
    <w:p w14:paraId="7BB94D3C"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theFM = FontManager.The             </w:t>
      </w:r>
    </w:p>
    <w:p w14:paraId="0ED4E552"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 Lấy về danh sách các Font </w:t>
      </w:r>
    </w:p>
    <w:p w14:paraId="186E2B45"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theFontlist = theFM.ReturnFamilies</w:t>
      </w:r>
    </w:p>
    <w:p w14:paraId="557EBD8C"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Dùng một hộp danh sách liệt kê các Font để cho người sử dụng có thể chọn</w:t>
      </w:r>
    </w:p>
    <w:p w14:paraId="7A3A88A2"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theFont = msgbox.ListAsString (theFontlist,"Select a Font", "Set TOC Font")</w:t>
      </w:r>
    </w:p>
    <w:p w14:paraId="3298BAD2"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if (theFont = nil) then                          ‘ trường hợp không chọn Font nào</w:t>
      </w:r>
    </w:p>
    <w:p w14:paraId="2843C975"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    exit</w:t>
      </w:r>
    </w:p>
    <w:p w14:paraId="4B9445B3"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end</w:t>
      </w:r>
    </w:p>
    <w:p w14:paraId="1242C6B6"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lấy về danh sách các kiểu của Font</w:t>
      </w:r>
    </w:p>
    <w:p w14:paraId="26CDF010"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theStyles = theFM.ReturnStyles (theFont)</w:t>
      </w:r>
    </w:p>
    <w:p w14:paraId="457F5547"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Dùng một hộp danh sách liệt kê các kiểu của Font cho người dùng chọn</w:t>
      </w:r>
    </w:p>
    <w:p w14:paraId="40F758DD"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theStyle = msgbox.ListAsString (theStyles,"Select a Font Style","Set TOC Font")</w:t>
      </w:r>
    </w:p>
    <w:p w14:paraId="6C18E87B"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if (theStyle = nil) then exit end          ‘ không chọn kiểu nào</w:t>
      </w:r>
    </w:p>
    <w:p w14:paraId="129B9A7E"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chọn kích thước Font</w:t>
      </w:r>
    </w:p>
    <w:p w14:paraId="76828526"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theSize = msgbox.input("Enter a Font Size","Set TOC Font","12")</w:t>
      </w:r>
    </w:p>
    <w:p w14:paraId="083AF78C"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if (theSize = nil) then exit end            ‘ trường hợp không chọn kích thước</w:t>
      </w:r>
    </w:p>
    <w:p w14:paraId="59376955"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 thiết lập Font cho TOC</w:t>
      </w:r>
    </w:p>
    <w:p w14:paraId="3DD0D9EA"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TOCFont = TextSymbol.Make</w:t>
      </w:r>
    </w:p>
    <w:p w14:paraId="1044BF67"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TOCFont.SetFont (NFont.Make(TheFont.AsString,TheStyle.AsString))</w:t>
      </w:r>
    </w:p>
    <w:p w14:paraId="386F7A48"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TOCFont.SetSize( theSize.AsNumber)</w:t>
      </w:r>
    </w:p>
    <w:p w14:paraId="27B2E7E9"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TOC.SetDefaultSymbol(TOCFont)</w:t>
      </w:r>
    </w:p>
    <w:p w14:paraId="1577A1A0"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 Cập nhật lại các View đang mở</w:t>
      </w:r>
    </w:p>
    <w:p w14:paraId="298031A5"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allDocs = av.GetProject.GetDocs</w:t>
      </w:r>
    </w:p>
    <w:p w14:paraId="35FD5B76"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for each v in allDocs</w:t>
      </w:r>
    </w:p>
    <w:p w14:paraId="53AA9382"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 xml:space="preserve">  if (v.is(View) and (v.GetWin.IsOpen)) then</w:t>
      </w:r>
    </w:p>
    <w:p w14:paraId="51E9D3AB"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 xml:space="preserve">    'only open views already open or iconized</w:t>
      </w:r>
    </w:p>
    <w:p w14:paraId="126A211D"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 xml:space="preserve">    v.GetWin.Close</w:t>
      </w:r>
    </w:p>
    <w:p w14:paraId="0C850EC9"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 xml:space="preserve">    v.GetWin.Open</w:t>
      </w:r>
    </w:p>
    <w:p w14:paraId="6794DFCD"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 xml:space="preserve">  end</w:t>
      </w:r>
    </w:p>
    <w:p w14:paraId="555AB0CF"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end</w:t>
      </w:r>
    </w:p>
    <w:p w14:paraId="133DE046" w14:textId="77777777" w:rsidR="00F610CB" w:rsidRPr="00283743" w:rsidRDefault="00F610CB" w:rsidP="00F610CB">
      <w:pPr>
        <w:spacing w:beforeLines="40" w:before="96" w:afterLines="40" w:after="96"/>
        <w:jc w:val="both"/>
        <w:rPr>
          <w:rFonts w:ascii="Times New Roman" w:hAnsi="Times New Roman" w:cs="Times New Roman"/>
          <w:b/>
          <w:bCs/>
          <w:i/>
          <w:iCs/>
          <w:sz w:val="26"/>
          <w:szCs w:val="26"/>
        </w:rPr>
      </w:pPr>
      <w:r w:rsidRPr="00283743">
        <w:rPr>
          <w:rFonts w:ascii="Times New Roman" w:hAnsi="Times New Roman" w:cs="Times New Roman"/>
          <w:b/>
          <w:bCs/>
          <w:i/>
          <w:iCs/>
          <w:sz w:val="26"/>
          <w:szCs w:val="26"/>
        </w:rPr>
        <w:t>Bài tập</w:t>
      </w:r>
    </w:p>
    <w:p w14:paraId="47D1A68F"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Bài tập 1. Viết script tạo một View mới có tên là DongThap1, trong View này thêm vào các theme lớp huyen, truong và lớp dgt</w:t>
      </w:r>
    </w:p>
    <w:p w14:paraId="50EFA094"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lastRenderedPageBreak/>
        <w:t>Bài tập 2.Với các trường học trong View DongThap1, đổi biểu tượng cho theme truonghoc.shp sang màu đỏ.</w:t>
      </w:r>
    </w:p>
    <w:p w14:paraId="13F0256F"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Bài tập 3. Viết Script cho biết trong thị xã Sa Đéc có bao nhiêu trường học.</w:t>
      </w:r>
    </w:p>
    <w:p w14:paraId="7ED8DABA" w14:textId="77777777" w:rsidR="00F610CB" w:rsidRPr="00283743" w:rsidRDefault="00F610CB" w:rsidP="00F610CB">
      <w:pPr>
        <w:spacing w:beforeLines="40" w:before="96" w:afterLines="40" w:after="96"/>
        <w:jc w:val="both"/>
        <w:rPr>
          <w:rFonts w:ascii="Times New Roman" w:hAnsi="Times New Roman" w:cs="Times New Roman"/>
          <w:b/>
          <w:sz w:val="26"/>
          <w:szCs w:val="26"/>
        </w:rPr>
      </w:pPr>
      <w:r w:rsidRPr="00283743">
        <w:rPr>
          <w:rFonts w:ascii="Times New Roman" w:hAnsi="Times New Roman" w:cs="Times New Roman"/>
          <w:sz w:val="26"/>
          <w:szCs w:val="26"/>
        </w:rPr>
        <w:t>Bài tập 4.Viết Script hiển thị các trường học nằm cách quốc lộ 1A là 500 m.</w:t>
      </w:r>
      <w:r w:rsidRPr="00283743">
        <w:rPr>
          <w:rFonts w:ascii="Times New Roman" w:hAnsi="Times New Roman" w:cs="Times New Roman"/>
          <w:b/>
          <w:sz w:val="26"/>
          <w:szCs w:val="26"/>
        </w:rPr>
        <w:t xml:space="preserve"> </w:t>
      </w:r>
    </w:p>
    <w:p w14:paraId="604C15BE" w14:textId="77777777" w:rsidR="00F610CB" w:rsidRPr="00283743" w:rsidRDefault="00F610CB" w:rsidP="003B6AC7">
      <w:pPr>
        <w:spacing w:beforeLines="40" w:before="96" w:afterLines="40" w:after="96"/>
        <w:jc w:val="center"/>
        <w:rPr>
          <w:rFonts w:ascii="Times New Roman" w:hAnsi="Times New Roman" w:cs="Times New Roman"/>
          <w:b/>
          <w:sz w:val="26"/>
          <w:szCs w:val="26"/>
        </w:rPr>
      </w:pPr>
      <w:r w:rsidRPr="00283743">
        <w:rPr>
          <w:rFonts w:ascii="Times New Roman" w:hAnsi="Times New Roman" w:cs="Times New Roman"/>
          <w:b/>
          <w:sz w:val="26"/>
          <w:szCs w:val="26"/>
        </w:rPr>
        <w:br w:type="page"/>
      </w:r>
      <w:bookmarkStart w:id="1052" w:name="_Toc373715614"/>
      <w:r w:rsidRPr="00283743">
        <w:rPr>
          <w:rFonts w:ascii="Times New Roman" w:hAnsi="Times New Roman" w:cs="Times New Roman"/>
          <w:b/>
          <w:sz w:val="26"/>
          <w:szCs w:val="26"/>
        </w:rPr>
        <w:lastRenderedPageBreak/>
        <w:t>TÀI LIỆU THAM KHẢO</w:t>
      </w:r>
      <w:bookmarkEnd w:id="1052"/>
    </w:p>
    <w:p w14:paraId="61EB03BF" w14:textId="77777777" w:rsidR="00F610CB" w:rsidRPr="00283743" w:rsidRDefault="00F610CB" w:rsidP="00F610CB">
      <w:pPr>
        <w:spacing w:before="120"/>
        <w:ind w:left="357"/>
        <w:rPr>
          <w:rFonts w:ascii="Times New Roman" w:hAnsi="Times New Roman" w:cs="Times New Roman"/>
          <w:sz w:val="26"/>
          <w:szCs w:val="26"/>
        </w:rPr>
      </w:pPr>
    </w:p>
    <w:p w14:paraId="0FFB9B8B" w14:textId="77777777" w:rsidR="00F610CB" w:rsidRPr="00283743" w:rsidRDefault="00F610CB"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Trần Vĩnh Phước, </w:t>
      </w:r>
      <w:r w:rsidRPr="00283743">
        <w:rPr>
          <w:rFonts w:ascii="Times New Roman" w:hAnsi="Times New Roman" w:cs="Times New Roman"/>
          <w:i/>
          <w:sz w:val="26"/>
          <w:szCs w:val="26"/>
        </w:rPr>
        <w:t>GIS đại cương - phần lý thuyết</w:t>
      </w:r>
      <w:r w:rsidRPr="00283743">
        <w:rPr>
          <w:rFonts w:ascii="Times New Roman" w:hAnsi="Times New Roman" w:cs="Times New Roman"/>
          <w:sz w:val="26"/>
          <w:szCs w:val="26"/>
        </w:rPr>
        <w:t xml:space="preserve">, NXB Đại học Quốc gia Tp. HCM, 2003 </w:t>
      </w:r>
    </w:p>
    <w:p w14:paraId="428ADF37" w14:textId="77777777" w:rsidR="00F610CB" w:rsidRPr="00283743" w:rsidRDefault="00F610CB"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Trần Vĩnh Phước, </w:t>
      </w:r>
      <w:r w:rsidRPr="00283743">
        <w:rPr>
          <w:rFonts w:ascii="Times New Roman" w:hAnsi="Times New Roman" w:cs="Times New Roman"/>
          <w:i/>
          <w:sz w:val="26"/>
          <w:szCs w:val="26"/>
        </w:rPr>
        <w:t>GIS đại cương - phần thực hành</w:t>
      </w:r>
      <w:r w:rsidRPr="00283743">
        <w:rPr>
          <w:rFonts w:ascii="Times New Roman" w:hAnsi="Times New Roman" w:cs="Times New Roman"/>
          <w:sz w:val="26"/>
          <w:szCs w:val="26"/>
        </w:rPr>
        <w:t>, NXB Đại học Quốc gia Tp. HCM, 2005</w:t>
      </w:r>
      <w:r w:rsidR="003B6AC7" w:rsidRPr="00283743">
        <w:rPr>
          <w:rFonts w:ascii="Times New Roman" w:hAnsi="Times New Roman" w:cs="Times New Roman"/>
          <w:sz w:val="26"/>
          <w:szCs w:val="26"/>
        </w:rPr>
        <w:t>.</w:t>
      </w:r>
    </w:p>
    <w:p w14:paraId="64A211E7" w14:textId="77777777" w:rsidR="003B6AC7" w:rsidRPr="00283743" w:rsidRDefault="003B6AC7"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Lập trình Avenue, Đại học Bách Khoa TP.HCM.</w:t>
      </w:r>
    </w:p>
    <w:p w14:paraId="3895AB5A" w14:textId="77777777" w:rsidR="00F610CB" w:rsidRPr="00283743" w:rsidRDefault="00F610CB"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Đặng Văn Đức, </w:t>
      </w:r>
      <w:r w:rsidRPr="00283743">
        <w:rPr>
          <w:rFonts w:ascii="Times New Roman" w:hAnsi="Times New Roman" w:cs="Times New Roman"/>
          <w:i/>
          <w:sz w:val="26"/>
          <w:szCs w:val="26"/>
        </w:rPr>
        <w:t>Hệ thống thông tin địa lý, NXB. Khoa học và Kỹ thuật</w:t>
      </w:r>
      <w:r w:rsidRPr="00283743">
        <w:rPr>
          <w:rFonts w:ascii="Times New Roman" w:hAnsi="Times New Roman" w:cs="Times New Roman"/>
          <w:sz w:val="26"/>
          <w:szCs w:val="26"/>
        </w:rPr>
        <w:t>, Hà Nội, 2001.</w:t>
      </w:r>
    </w:p>
    <w:p w14:paraId="60DB6CC4" w14:textId="77777777" w:rsidR="00F610CB" w:rsidRPr="00283743" w:rsidRDefault="00F610CB"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Ngô Đạt Tam: “Bản đồ học”, Nhà xuất bản Giáo dục 1986.</w:t>
      </w:r>
    </w:p>
    <w:p w14:paraId="5CE88992" w14:textId="77777777" w:rsidR="003B6AC7" w:rsidRPr="00283743" w:rsidRDefault="003B6AC7"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Trần Tấn Lộc, Lê Tiến Thuần, Bản đồ học chuyên đề, NXB Đại học Quốc gia TP. HCM, 2004. </w:t>
      </w:r>
    </w:p>
    <w:p w14:paraId="5FF2953B" w14:textId="77777777" w:rsidR="003B6AC7" w:rsidRPr="00283743" w:rsidRDefault="003B6AC7"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Nguyễn Thế Thận, Cơ sở hệ thống thông tin địa lý, NXB Khoa học &amp; Kỹ thuật, Hà Nội, 2002.</w:t>
      </w:r>
    </w:p>
    <w:p w14:paraId="7853E78D" w14:textId="77777777" w:rsidR="003B6AC7" w:rsidRPr="00283743" w:rsidRDefault="003B6AC7"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Ngô Đạt Tam: “Bản đồ học”, Nhà xuất bản Giáo dục 1986.</w:t>
      </w:r>
    </w:p>
    <w:p w14:paraId="45E6F45F" w14:textId="77777777" w:rsidR="00F610CB" w:rsidRPr="00283743" w:rsidRDefault="00F610CB"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Keith C. Clarke: Getting Started with Geographic Information Systems, Prentice Hall 1999.</w:t>
      </w:r>
    </w:p>
    <w:p w14:paraId="4839CCEF"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6C77C04B"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4918E46C"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5AFFE1B8"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25832B8F"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342ACD04"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6907D18A"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6BFE9916"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2143C7CC"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405498AD"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08720E33"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1A977CD7"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409D146E"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65258F02"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6CEC31C4"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3C3E1793"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351B477B"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729214CB"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6934AB27"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2496D74E"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49CE8089"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1225E043"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521931AC"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2B936A54"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5162DFFF"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59381E6A"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58F3AE1C"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176B4DB4"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0A90AA97"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6AED1F2C"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25D1BD4B"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7A57A5B5"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0F7D0B31"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4B2302C9"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192EA466"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2D65AC8E"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309992B6"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0E9E22C4"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63A87A17"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5160A9BC"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045C61EC"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67255F4B" w14:textId="77777777" w:rsidR="00226579" w:rsidRPr="00283743" w:rsidRDefault="00226579" w:rsidP="00A56F6E">
      <w:pPr>
        <w:pStyle w:val="Header"/>
        <w:tabs>
          <w:tab w:val="clear" w:pos="4680"/>
          <w:tab w:val="clear" w:pos="9360"/>
          <w:tab w:val="left" w:pos="993"/>
        </w:tabs>
        <w:rPr>
          <w:rFonts w:ascii="Times New Roman" w:hAnsi="Times New Roman" w:cs="Times New Roman"/>
          <w:sz w:val="26"/>
          <w:szCs w:val="26"/>
        </w:rPr>
      </w:pPr>
    </w:p>
    <w:p w14:paraId="1FC5A1CE" w14:textId="77777777" w:rsidR="00BC3B76" w:rsidRPr="00283743" w:rsidRDefault="00BC3B76" w:rsidP="00BC3B76">
      <w:pPr>
        <w:rPr>
          <w:rFonts w:ascii="Times New Roman" w:hAnsi="Times New Roman" w:cs="Times New Roman"/>
          <w:sz w:val="26"/>
          <w:szCs w:val="26"/>
        </w:rPr>
      </w:pPr>
    </w:p>
    <w:p w14:paraId="7BDD2257" w14:textId="77777777" w:rsidR="00BC3B76" w:rsidRPr="00283743" w:rsidRDefault="00BC3B76" w:rsidP="00A56F6E">
      <w:pPr>
        <w:pStyle w:val="Header"/>
        <w:tabs>
          <w:tab w:val="clear" w:pos="4680"/>
          <w:tab w:val="clear" w:pos="9360"/>
          <w:tab w:val="left" w:pos="993"/>
        </w:tabs>
        <w:rPr>
          <w:rFonts w:ascii="Times New Roman" w:hAnsi="Times New Roman" w:cs="Times New Roman"/>
          <w:sz w:val="26"/>
          <w:szCs w:val="26"/>
        </w:rPr>
      </w:pPr>
    </w:p>
    <w:sectPr w:rsidR="00BC3B76" w:rsidRPr="00283743" w:rsidSect="00C70258">
      <w:headerReference w:type="even" r:id="rId70"/>
      <w:headerReference w:type="default" r:id="rId71"/>
      <w:pgSz w:w="11907" w:h="16840" w:code="9"/>
      <w:pgMar w:top="1134" w:right="1134" w:bottom="1134" w:left="1701"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0" w:author="Windows User" w:date="2019-02-20T13:28:00Z" w:initials="WU">
    <w:p w14:paraId="5B5F6F2C" w14:textId="77777777" w:rsidR="004D6677" w:rsidRDefault="004D6677">
      <w:pPr>
        <w:pStyle w:val="CommentText"/>
      </w:pPr>
      <w:r>
        <w:rPr>
          <w:rStyle w:val="CommentReference"/>
        </w:rPr>
        <w:annotationRef/>
      </w:r>
      <w:r>
        <w:t>Mình viết rõ hơn chỗ này cô nha</w:t>
      </w:r>
    </w:p>
  </w:comment>
  <w:comment w:id="57" w:author="Windows User" w:date="2019-02-20T13:30:00Z" w:initials="WU">
    <w:p w14:paraId="7738C99E" w14:textId="77777777" w:rsidR="004D6677" w:rsidRDefault="004D6677">
      <w:pPr>
        <w:pStyle w:val="CommentText"/>
      </w:pPr>
      <w:r>
        <w:rPr>
          <w:rStyle w:val="CommentReference"/>
        </w:rPr>
        <w:annotationRef/>
      </w:r>
      <w:r>
        <w:t>Lặp lại giống đoạn trên cô nha nên xem xét lại đoạn trên để viết lại cho ngắn gọn lại để sang ý này chi tiết được không cô?</w:t>
      </w:r>
    </w:p>
  </w:comment>
  <w:comment w:id="64" w:author="Windows User" w:date="2019-02-20T13:34:00Z" w:initials="WU">
    <w:p w14:paraId="589B9C0C" w14:textId="77777777" w:rsidR="004D6677" w:rsidRDefault="004D6677">
      <w:pPr>
        <w:pStyle w:val="CommentText"/>
      </w:pPr>
      <w:r>
        <w:rPr>
          <w:rStyle w:val="CommentReference"/>
        </w:rPr>
        <w:annotationRef/>
      </w:r>
      <w:r>
        <w:t>Phối hợp những thành phần nào?</w:t>
      </w:r>
    </w:p>
  </w:comment>
  <w:comment w:id="245" w:author="Windows User" w:date="2019-02-20T14:10:00Z" w:initials="WU">
    <w:p w14:paraId="236F9A5B" w14:textId="7BEC18CD" w:rsidR="004D6677" w:rsidRDefault="004D6677">
      <w:pPr>
        <w:pStyle w:val="CommentText"/>
      </w:pPr>
      <w:r>
        <w:rPr>
          <w:rStyle w:val="CommentReference"/>
        </w:rPr>
        <w:annotationRef/>
      </w:r>
      <w:r>
        <w:t>Chưa được rõ ý cô nha</w:t>
      </w:r>
    </w:p>
  </w:comment>
  <w:comment w:id="500" w:author="Windows User" w:date="2019-02-20T14:42:00Z" w:initials="WU">
    <w:p w14:paraId="38B6A83F" w14:textId="779EBE8C" w:rsidR="004D6677" w:rsidRDefault="004D6677">
      <w:pPr>
        <w:pStyle w:val="CommentText"/>
      </w:pPr>
      <w:r>
        <w:rPr>
          <w:rStyle w:val="CommentReference"/>
        </w:rPr>
        <w:annotationRef/>
      </w:r>
      <w:r>
        <w:t>Các hình đánh số chưa được đúng cô nha</w:t>
      </w:r>
    </w:p>
  </w:comment>
  <w:comment w:id="575" w:author="Windows User" w:date="2019-02-20T14:59:00Z" w:initials="WU">
    <w:p w14:paraId="2FA23AF6" w14:textId="4EE74345" w:rsidR="004D6677" w:rsidRDefault="004D6677">
      <w:pPr>
        <w:pStyle w:val="CommentText"/>
      </w:pPr>
      <w:r>
        <w:rPr>
          <w:rStyle w:val="CommentReference"/>
        </w:rPr>
        <w:annotationRef/>
      </w:r>
      <w:r>
        <w:t>Cái này được trình bày y chang như chương 1 nên chăng bỏ đi cho gọn được ko cô?</w:t>
      </w:r>
    </w:p>
  </w:comment>
  <w:comment w:id="584" w:author="Windows User" w:date="2019-02-20T15:01:00Z" w:initials="WU">
    <w:p w14:paraId="2409754D" w14:textId="1DBF73D7" w:rsidR="004D6677" w:rsidRDefault="004D6677">
      <w:pPr>
        <w:pStyle w:val="CommentText"/>
      </w:pPr>
      <w:r>
        <w:rPr>
          <w:rStyle w:val="CommentReference"/>
        </w:rPr>
        <w:annotationRef/>
      </w:r>
      <w:r>
        <w:t>Co cho công thức của câu này nhé</w:t>
      </w:r>
    </w:p>
  </w:comment>
  <w:comment w:id="654" w:author="Windows User" w:date="2019-02-20T15:04:00Z" w:initials="WU">
    <w:p w14:paraId="582AF72E" w14:textId="1C6D72D1" w:rsidR="004D6677" w:rsidRDefault="004D6677">
      <w:pPr>
        <w:pStyle w:val="CommentText"/>
      </w:pPr>
      <w:r>
        <w:rPr>
          <w:rStyle w:val="CommentReference"/>
        </w:rPr>
        <w:annotationRef/>
      </w:r>
      <w:r>
        <w:t>Cũng được đề cập ở Chương 1</w:t>
      </w:r>
    </w:p>
  </w:comment>
  <w:comment w:id="711" w:author="Windows User" w:date="2019-02-20T15:14:00Z" w:initials="WU">
    <w:p w14:paraId="59D2C8E8" w14:textId="7D980F95" w:rsidR="004D6677" w:rsidRDefault="004D6677">
      <w:pPr>
        <w:pStyle w:val="CommentText"/>
      </w:pPr>
      <w:r>
        <w:rPr>
          <w:rStyle w:val="CommentReference"/>
        </w:rPr>
        <w:annotationRef/>
      </w:r>
      <w:r>
        <w:t>Xem lại số hình nha cô</w:t>
      </w:r>
    </w:p>
  </w:comment>
  <w:comment w:id="714" w:author="Windows User" w:date="2019-02-20T15:14:00Z" w:initials="WU">
    <w:p w14:paraId="4D9AC622" w14:textId="068C113C" w:rsidR="004D6677" w:rsidRDefault="004D6677">
      <w:pPr>
        <w:pStyle w:val="CommentText"/>
      </w:pPr>
      <w:r>
        <w:rPr>
          <w:rStyle w:val="CommentReference"/>
        </w:rPr>
        <w:annotationRef/>
      </w:r>
      <w:r>
        <w:t>Truy xuất tài liệu tham khảo chưa đồng nhất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5F6F2C" w15:done="0"/>
  <w15:commentEx w15:paraId="7738C99E" w15:done="0"/>
  <w15:commentEx w15:paraId="589B9C0C" w15:done="0"/>
  <w15:commentEx w15:paraId="236F9A5B" w15:done="0"/>
  <w15:commentEx w15:paraId="38B6A83F" w15:done="0"/>
  <w15:commentEx w15:paraId="2FA23AF6" w15:done="0"/>
  <w15:commentEx w15:paraId="2409754D" w15:done="0"/>
  <w15:commentEx w15:paraId="582AF72E" w15:done="0"/>
  <w15:commentEx w15:paraId="59D2C8E8" w15:done="0"/>
  <w15:commentEx w15:paraId="4D9AC6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BC65D6" w14:textId="77777777" w:rsidR="00AE3481" w:rsidRDefault="00AE3481" w:rsidP="00FA3684">
      <w:pPr>
        <w:spacing w:after="0" w:line="240" w:lineRule="auto"/>
      </w:pPr>
      <w:r>
        <w:separator/>
      </w:r>
    </w:p>
  </w:endnote>
  <w:endnote w:type="continuationSeparator" w:id="0">
    <w:p w14:paraId="7E695022" w14:textId="77777777" w:rsidR="00AE3481" w:rsidRDefault="00AE3481" w:rsidP="00FA3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de Latin">
    <w:panose1 w:val="020A0A070505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等线">
    <w:panose1 w:val="00000000000000000000"/>
    <w:charset w:val="86"/>
    <w:family w:val="roman"/>
    <w:notTrueType/>
    <w:pitch w:val="default"/>
  </w:font>
  <w:font w:name="Gungsuh">
    <w:altName w:val="Arial Unicode MS"/>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BFCCC5" w14:textId="77777777" w:rsidR="00AE3481" w:rsidRDefault="00AE3481" w:rsidP="00FA3684">
      <w:pPr>
        <w:spacing w:after="0" w:line="240" w:lineRule="auto"/>
      </w:pPr>
      <w:r>
        <w:separator/>
      </w:r>
    </w:p>
  </w:footnote>
  <w:footnote w:type="continuationSeparator" w:id="0">
    <w:p w14:paraId="6CDD23D9" w14:textId="77777777" w:rsidR="00AE3481" w:rsidRDefault="00AE3481" w:rsidP="00FA36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6C42" w14:textId="77777777" w:rsidR="004D6677" w:rsidRDefault="004D6677">
    <w:pPr>
      <w:pStyle w:val="Header"/>
    </w:pPr>
    <w:r>
      <w:rPr>
        <w:noProof/>
        <w:lang w:eastAsia="zh-CN"/>
      </w:rPr>
      <mc:AlternateContent>
        <mc:Choice Requires="wps">
          <w:drawing>
            <wp:anchor distT="0" distB="0" distL="114300" distR="114300" simplePos="0" relativeHeight="251663360" behindDoc="0" locked="0" layoutInCell="0" allowOverlap="1" wp14:anchorId="0A4B91EB" wp14:editId="102997B3">
              <wp:simplePos x="0" y="0"/>
              <wp:positionH relativeFrom="margin">
                <wp:align>left</wp:align>
              </wp:positionH>
              <wp:positionV relativeFrom="topMargin">
                <wp:align>center</wp:align>
              </wp:positionV>
              <wp:extent cx="5940425" cy="208915"/>
              <wp:effectExtent l="0" t="0" r="0" b="952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614C" w14:textId="77777777" w:rsidR="004D6677" w:rsidRPr="00BF7A9A" w:rsidRDefault="004D6677" w:rsidP="00BB4397">
                          <w:pPr>
                            <w:pBdr>
                              <w:bottom w:val="single" w:sz="4" w:space="1" w:color="auto"/>
                            </w:pBdr>
                            <w:spacing w:after="0" w:line="240" w:lineRule="auto"/>
                            <w:rPr>
                              <w:rFonts w:ascii="Times New Roman" w:hAnsi="Times New Roman" w:cs="Times New Roman"/>
                              <w:i/>
                              <w:sz w:val="26"/>
                              <w:szCs w:val="26"/>
                              <w:lang w:val="en-GB"/>
                            </w:rPr>
                          </w:pPr>
                          <w:r>
                            <w:rPr>
                              <w:rFonts w:ascii="Times New Roman" w:hAnsi="Times New Roman" w:cs="Times New Roman"/>
                              <w:i/>
                              <w:sz w:val="26"/>
                              <w:szCs w:val="26"/>
                              <w:lang w:val="en-GB"/>
                            </w:rPr>
                            <w:t>Hệ thống thông tin địa lý</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A4B91EB" id="_x0000_t202" coordsize="21600,21600" o:spt="202" path="m,l,21600r21600,l21600,xe">
              <v:stroke joinstyle="miter"/>
              <v:path gradientshapeok="t" o:connecttype="rect"/>
            </v:shapetype>
            <v:shape id="Text Box 218" o:spid="_x0000_s2694" type="#_x0000_t202" style="position:absolute;margin-left:0;margin-top:0;width:467.75pt;height:16.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" o:allowincell="f" filled="f" stroked="f">
              <v:textbox style="mso-fit-shape-to-text:t" inset=",0,,0">
                <w:txbxContent>
                  <w:p w14:paraId="2846614C" w14:textId="77777777" w:rsidR="004D6677" w:rsidRPr="00BF7A9A" w:rsidRDefault="004D6677" w:rsidP="00BB4397">
                    <w:pPr>
                      <w:pBdr>
                        <w:bottom w:val="single" w:sz="4" w:space="1" w:color="auto"/>
                      </w:pBdr>
                      <w:spacing w:after="0" w:line="240" w:lineRule="auto"/>
                      <w:rPr>
                        <w:rFonts w:ascii="Times New Roman" w:hAnsi="Times New Roman" w:cs="Times New Roman"/>
                        <w:i/>
                        <w:sz w:val="26"/>
                        <w:szCs w:val="26"/>
                        <w:lang w:val="en-GB"/>
                      </w:rPr>
                    </w:pPr>
                    <w:r>
                      <w:rPr>
                        <w:rFonts w:ascii="Times New Roman" w:hAnsi="Times New Roman" w:cs="Times New Roman"/>
                        <w:i/>
                        <w:sz w:val="26"/>
                        <w:szCs w:val="26"/>
                        <w:lang w:val="en-GB"/>
                      </w:rPr>
                      <w:t>Hệ thống thông tin địa lý</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62336" behindDoc="0" locked="0" layoutInCell="0" allowOverlap="1" wp14:anchorId="26AD71C4" wp14:editId="66F22778">
              <wp:simplePos x="0" y="0"/>
              <wp:positionH relativeFrom="page">
                <wp:align>left</wp:align>
              </wp:positionH>
              <wp:positionV relativeFrom="topMargin">
                <wp:align>center</wp:align>
              </wp:positionV>
              <wp:extent cx="720090" cy="201295"/>
              <wp:effectExtent l="0" t="0" r="0" b="952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01295"/>
                      </a:xfrm>
                      <a:prstGeom prst="rect">
                        <a:avLst/>
                      </a:prstGeom>
                      <a:solidFill>
                        <a:schemeClr val="accent5"/>
                      </a:solidFill>
                      <a:ln>
                        <a:noFill/>
                      </a:ln>
                    </wps:spPr>
                    <wps:txbx>
                      <w:txbxContent>
                        <w:p w14:paraId="7F2167B9" w14:textId="77777777" w:rsidR="004D6677" w:rsidRPr="004B242E" w:rsidRDefault="004D6677">
                          <w:pPr>
                            <w:spacing w:after="0" w:line="240" w:lineRule="auto"/>
                            <w:jc w:val="right"/>
                            <w:rPr>
                              <w:color w:val="FFFFFF" w:themeColor="background1"/>
                              <w:sz w:val="26"/>
                              <w:szCs w:val="26"/>
                            </w:rPr>
                          </w:pPr>
                          <w:r w:rsidRPr="004B242E">
                            <w:rPr>
                              <w:sz w:val="26"/>
                              <w:szCs w:val="26"/>
                            </w:rPr>
                            <w:fldChar w:fldCharType="begin"/>
                          </w:r>
                          <w:r w:rsidRPr="004B242E">
                            <w:rPr>
                              <w:sz w:val="26"/>
                              <w:szCs w:val="26"/>
                            </w:rPr>
                            <w:instrText xml:space="preserve"> PAGE   \* MERGEFORMAT </w:instrText>
                          </w:r>
                          <w:r w:rsidRPr="004B242E">
                            <w:rPr>
                              <w:sz w:val="26"/>
                              <w:szCs w:val="26"/>
                            </w:rPr>
                            <w:fldChar w:fldCharType="separate"/>
                          </w:r>
                          <w:r w:rsidR="008E5096" w:rsidRPr="008E5096">
                            <w:rPr>
                              <w:noProof/>
                              <w:color w:val="FFFFFF" w:themeColor="background1"/>
                              <w:sz w:val="26"/>
                              <w:szCs w:val="26"/>
                            </w:rPr>
                            <w:t>40</w:t>
                          </w:r>
                          <w:r w:rsidRPr="004B242E">
                            <w:rPr>
                              <w:noProof/>
                              <w:color w:val="FFFFFF" w:themeColor="background1"/>
                              <w:sz w:val="26"/>
                              <w:szCs w:val="26"/>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6AD71C4" id="Text Box 219" o:spid="_x0000_s2695" type="#_x0000_t202" style="position:absolute;margin-left:0;margin-top:0;width:56.7pt;height:15.8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" o:allowincell="f" fillcolor="#4472c4 [3208]" stroked="f">
              <v:textbox style="mso-fit-shape-to-text:t" inset=",0,,0">
                <w:txbxContent>
                  <w:p w14:paraId="7F2167B9" w14:textId="77777777" w:rsidR="004D6677" w:rsidRPr="004B242E" w:rsidRDefault="004D6677">
                    <w:pPr>
                      <w:spacing w:after="0" w:line="240" w:lineRule="auto"/>
                      <w:jc w:val="right"/>
                      <w:rPr>
                        <w:color w:val="FFFFFF" w:themeColor="background1"/>
                        <w:sz w:val="26"/>
                        <w:szCs w:val="26"/>
                      </w:rPr>
                    </w:pPr>
                    <w:r w:rsidRPr="004B242E">
                      <w:rPr>
                        <w:sz w:val="26"/>
                        <w:szCs w:val="26"/>
                      </w:rPr>
                      <w:fldChar w:fldCharType="begin"/>
                    </w:r>
                    <w:r w:rsidRPr="004B242E">
                      <w:rPr>
                        <w:sz w:val="26"/>
                        <w:szCs w:val="26"/>
                      </w:rPr>
                      <w:instrText xml:space="preserve"> PAGE   \* MERGEFORMAT </w:instrText>
                    </w:r>
                    <w:r w:rsidRPr="004B242E">
                      <w:rPr>
                        <w:sz w:val="26"/>
                        <w:szCs w:val="26"/>
                      </w:rPr>
                      <w:fldChar w:fldCharType="separate"/>
                    </w:r>
                    <w:r w:rsidR="008E5096" w:rsidRPr="008E5096">
                      <w:rPr>
                        <w:noProof/>
                        <w:color w:val="FFFFFF" w:themeColor="background1"/>
                        <w:sz w:val="26"/>
                        <w:szCs w:val="26"/>
                      </w:rPr>
                      <w:t>40</w:t>
                    </w:r>
                    <w:r w:rsidRPr="004B242E">
                      <w:rPr>
                        <w:noProof/>
                        <w:color w:val="FFFFFF" w:themeColor="background1"/>
                        <w:sz w:val="26"/>
                        <w:szCs w:val="26"/>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4428F" w14:textId="77777777" w:rsidR="004D6677" w:rsidRPr="00BB4397" w:rsidRDefault="004D6677" w:rsidP="00BB4397">
    <w:pPr>
      <w:pStyle w:val="Header"/>
    </w:pPr>
    <w:r>
      <w:rPr>
        <w:noProof/>
        <w:lang w:eastAsia="zh-CN"/>
      </w:rPr>
      <mc:AlternateContent>
        <mc:Choice Requires="wps">
          <w:drawing>
            <wp:anchor distT="0" distB="0" distL="114300" distR="114300" simplePos="0" relativeHeight="251659264" behindDoc="0" locked="0" layoutInCell="0" allowOverlap="1" wp14:anchorId="72E11A6E" wp14:editId="40BFE71F">
              <wp:simplePos x="0" y="0"/>
              <wp:positionH relativeFrom="page">
                <wp:align>right</wp:align>
              </wp:positionH>
              <wp:positionV relativeFrom="topMargin">
                <wp:align>center</wp:align>
              </wp:positionV>
              <wp:extent cx="716915" cy="201295"/>
              <wp:effectExtent l="0" t="0" r="0" b="952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915" cy="201295"/>
                      </a:xfrm>
                      <a:prstGeom prst="rect">
                        <a:avLst/>
                      </a:prstGeom>
                      <a:solidFill>
                        <a:schemeClr val="accent5"/>
                      </a:solidFill>
                      <a:ln>
                        <a:noFill/>
                      </a:ln>
                    </wps:spPr>
                    <wps:txbx>
                      <w:txbxContent>
                        <w:p w14:paraId="56D96AF1" w14:textId="77777777" w:rsidR="004D6677" w:rsidRPr="004B242E" w:rsidRDefault="004D6677">
                          <w:pPr>
                            <w:spacing w:after="0" w:line="240" w:lineRule="auto"/>
                            <w:rPr>
                              <w:color w:val="FFFFFF" w:themeColor="background1"/>
                              <w:sz w:val="26"/>
                              <w:szCs w:val="26"/>
                            </w:rPr>
                          </w:pPr>
                          <w:r w:rsidRPr="004B242E">
                            <w:rPr>
                              <w:sz w:val="26"/>
                              <w:szCs w:val="26"/>
                            </w:rPr>
                            <w:fldChar w:fldCharType="begin"/>
                          </w:r>
                          <w:r w:rsidRPr="004B242E">
                            <w:rPr>
                              <w:sz w:val="26"/>
                              <w:szCs w:val="26"/>
                            </w:rPr>
                            <w:instrText xml:space="preserve"> PAGE   \* MERGEFORMAT </w:instrText>
                          </w:r>
                          <w:r w:rsidRPr="004B242E">
                            <w:rPr>
                              <w:sz w:val="26"/>
                              <w:szCs w:val="26"/>
                            </w:rPr>
                            <w:fldChar w:fldCharType="separate"/>
                          </w:r>
                          <w:r w:rsidR="008E5096" w:rsidRPr="008E5096">
                            <w:rPr>
                              <w:noProof/>
                              <w:color w:val="FFFFFF" w:themeColor="background1"/>
                              <w:sz w:val="26"/>
                              <w:szCs w:val="26"/>
                            </w:rPr>
                            <w:t>39</w:t>
                          </w:r>
                          <w:r w:rsidRPr="004B242E">
                            <w:rPr>
                              <w:noProof/>
                              <w:color w:val="FFFFFF" w:themeColor="background1"/>
                              <w:sz w:val="26"/>
                              <w:szCs w:val="26"/>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2E11A6E" id="_x0000_t202" coordsize="21600,21600" o:spt="202" path="m,l,21600r21600,l21600,xe">
              <v:stroke joinstyle="miter"/>
              <v:path gradientshapeok="t" o:connecttype="rect"/>
            </v:shapetype>
            <v:shape id="Text Box 221" o:spid="_x0000_s2696" type="#_x0000_t202" style="position:absolute;margin-left:5.25pt;margin-top:0;width:56.45pt;height:15.8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" o:allowincell="f" fillcolor="#4472c4 [3208]" stroked="f">
              <v:textbox style="mso-fit-shape-to-text:t" inset=",0,,0">
                <w:txbxContent>
                  <w:p w14:paraId="56D96AF1" w14:textId="77777777" w:rsidR="004D6677" w:rsidRPr="004B242E" w:rsidRDefault="004D6677">
                    <w:pPr>
                      <w:spacing w:after="0" w:line="240" w:lineRule="auto"/>
                      <w:rPr>
                        <w:color w:val="FFFFFF" w:themeColor="background1"/>
                        <w:sz w:val="26"/>
                        <w:szCs w:val="26"/>
                      </w:rPr>
                    </w:pPr>
                    <w:r w:rsidRPr="004B242E">
                      <w:rPr>
                        <w:sz w:val="26"/>
                        <w:szCs w:val="26"/>
                      </w:rPr>
                      <w:fldChar w:fldCharType="begin"/>
                    </w:r>
                    <w:r w:rsidRPr="004B242E">
                      <w:rPr>
                        <w:sz w:val="26"/>
                        <w:szCs w:val="26"/>
                      </w:rPr>
                      <w:instrText xml:space="preserve"> PAGE   \* MERGEFORMAT </w:instrText>
                    </w:r>
                    <w:r w:rsidRPr="004B242E">
                      <w:rPr>
                        <w:sz w:val="26"/>
                        <w:szCs w:val="26"/>
                      </w:rPr>
                      <w:fldChar w:fldCharType="separate"/>
                    </w:r>
                    <w:r w:rsidR="008E5096" w:rsidRPr="008E5096">
                      <w:rPr>
                        <w:noProof/>
                        <w:color w:val="FFFFFF" w:themeColor="background1"/>
                        <w:sz w:val="26"/>
                        <w:szCs w:val="26"/>
                      </w:rPr>
                      <w:t>39</w:t>
                    </w:r>
                    <w:r w:rsidRPr="004B242E">
                      <w:rPr>
                        <w:noProof/>
                        <w:color w:val="FFFFFF" w:themeColor="background1"/>
                        <w:sz w:val="26"/>
                        <w:szCs w:val="26"/>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A4A6E"/>
    <w:multiLevelType w:val="hybridMultilevel"/>
    <w:tmpl w:val="FDAEBD5A"/>
    <w:lvl w:ilvl="0" w:tplc="F1981402">
      <w:start w:val="4"/>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CD6ECD"/>
    <w:multiLevelType w:val="multilevel"/>
    <w:tmpl w:val="58AAEB02"/>
    <w:lvl w:ilvl="0">
      <w:start w:val="1"/>
      <w:numFmt w:val="none"/>
      <w:lvlText w:val="2.1."/>
      <w:lvlJc w:val="left"/>
      <w:pPr>
        <w:tabs>
          <w:tab w:val="num" w:pos="360"/>
        </w:tabs>
        <w:ind w:left="360" w:hanging="360"/>
      </w:pPr>
      <w:rPr>
        <w:rFonts w:hint="default"/>
      </w:rPr>
    </w:lvl>
    <w:lvl w:ilvl="1">
      <w:start w:val="1"/>
      <w:numFmt w:val="decimal"/>
      <w:lvlText w:val="2.%2."/>
      <w:lvlJc w:val="left"/>
      <w:pPr>
        <w:tabs>
          <w:tab w:val="num" w:pos="792"/>
        </w:tabs>
        <w:ind w:left="792" w:hanging="432"/>
      </w:pPr>
      <w:rPr>
        <w:rFonts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BEC7CE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C9305DB"/>
    <w:multiLevelType w:val="multilevel"/>
    <w:tmpl w:val="049C1544"/>
    <w:lvl w:ilvl="0">
      <w:start w:val="1"/>
      <w:numFmt w:val="decimal"/>
      <w:lvlText w:val="%1."/>
      <w:lvlJc w:val="left"/>
      <w:pPr>
        <w:tabs>
          <w:tab w:val="num" w:pos="720"/>
        </w:tabs>
        <w:ind w:left="720" w:hanging="360"/>
      </w:pPr>
    </w:lvl>
    <w:lvl w:ilvl="1">
      <w:start w:val="1"/>
      <w:numFmt w:val="upperRoman"/>
      <w:lvlText w:val="%2."/>
      <w:lvlJc w:val="left"/>
      <w:pPr>
        <w:tabs>
          <w:tab w:val="num" w:pos="1800"/>
        </w:tabs>
        <w:ind w:left="1800" w:hanging="720"/>
      </w:pPr>
      <w:rPr>
        <w:rFonts w:hint="default"/>
      </w:rPr>
    </w:lvl>
    <w:lvl w:ilvl="2">
      <w:start w:val="1"/>
      <w:numFmt w:val="lowerLetter"/>
      <w:lvlText w:val="%3."/>
      <w:lvlJc w:val="left"/>
      <w:pPr>
        <w:ind w:left="2340" w:hanging="36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nsid w:val="0C985415"/>
    <w:multiLevelType w:val="hybridMultilevel"/>
    <w:tmpl w:val="C37E6E12"/>
    <w:lvl w:ilvl="0" w:tplc="12FA6832">
      <w:numFmt w:val="bullet"/>
      <w:suff w:val="space"/>
      <w:lvlText w:val="-"/>
      <w:lvlJc w:val="left"/>
      <w:pPr>
        <w:ind w:left="722" w:hanging="360"/>
      </w:pPr>
      <w:rPr>
        <w:rFonts w:ascii="Times New Roman" w:hAnsi="Times New Roman" w:cs="Times New Roman" w:hint="default"/>
      </w:rPr>
    </w:lvl>
    <w:lvl w:ilvl="1" w:tplc="04090003" w:tentative="1">
      <w:start w:val="1"/>
      <w:numFmt w:val="bullet"/>
      <w:lvlText w:val="o"/>
      <w:lvlJc w:val="left"/>
      <w:pPr>
        <w:tabs>
          <w:tab w:val="num" w:pos="1802"/>
        </w:tabs>
        <w:ind w:left="1802" w:hanging="360"/>
      </w:pPr>
      <w:rPr>
        <w:rFonts w:ascii="Courier New" w:hAnsi="Courier New" w:hint="default"/>
      </w:rPr>
    </w:lvl>
    <w:lvl w:ilvl="2" w:tplc="04090005" w:tentative="1">
      <w:start w:val="1"/>
      <w:numFmt w:val="bullet"/>
      <w:lvlText w:val=""/>
      <w:lvlJc w:val="left"/>
      <w:pPr>
        <w:tabs>
          <w:tab w:val="num" w:pos="2522"/>
        </w:tabs>
        <w:ind w:left="2522" w:hanging="360"/>
      </w:pPr>
      <w:rPr>
        <w:rFonts w:ascii="Times New Roman" w:hAnsi="Times New Roman" w:hint="default"/>
      </w:rPr>
    </w:lvl>
    <w:lvl w:ilvl="3" w:tplc="04090001" w:tentative="1">
      <w:start w:val="1"/>
      <w:numFmt w:val="bullet"/>
      <w:lvlText w:val=""/>
      <w:lvlJc w:val="left"/>
      <w:pPr>
        <w:tabs>
          <w:tab w:val="num" w:pos="3242"/>
        </w:tabs>
        <w:ind w:left="3242" w:hanging="360"/>
      </w:pPr>
      <w:rPr>
        <w:rFonts w:ascii="Times New Roman" w:hAnsi="Times New Roman" w:hint="default"/>
      </w:rPr>
    </w:lvl>
    <w:lvl w:ilvl="4" w:tplc="04090003" w:tentative="1">
      <w:start w:val="1"/>
      <w:numFmt w:val="bullet"/>
      <w:lvlText w:val="o"/>
      <w:lvlJc w:val="left"/>
      <w:pPr>
        <w:tabs>
          <w:tab w:val="num" w:pos="3962"/>
        </w:tabs>
        <w:ind w:left="3962" w:hanging="360"/>
      </w:pPr>
      <w:rPr>
        <w:rFonts w:ascii="Courier New" w:hAnsi="Courier New" w:hint="default"/>
      </w:rPr>
    </w:lvl>
    <w:lvl w:ilvl="5" w:tplc="04090005" w:tentative="1">
      <w:start w:val="1"/>
      <w:numFmt w:val="bullet"/>
      <w:lvlText w:val=""/>
      <w:lvlJc w:val="left"/>
      <w:pPr>
        <w:tabs>
          <w:tab w:val="num" w:pos="4682"/>
        </w:tabs>
        <w:ind w:left="4682" w:hanging="360"/>
      </w:pPr>
      <w:rPr>
        <w:rFonts w:ascii="Times New Roman" w:hAnsi="Times New Roman" w:hint="default"/>
      </w:rPr>
    </w:lvl>
    <w:lvl w:ilvl="6" w:tplc="04090001" w:tentative="1">
      <w:start w:val="1"/>
      <w:numFmt w:val="bullet"/>
      <w:lvlText w:val=""/>
      <w:lvlJc w:val="left"/>
      <w:pPr>
        <w:tabs>
          <w:tab w:val="num" w:pos="5402"/>
        </w:tabs>
        <w:ind w:left="5402" w:hanging="360"/>
      </w:pPr>
      <w:rPr>
        <w:rFonts w:ascii="Times New Roman" w:hAnsi="Times New Roman" w:hint="default"/>
      </w:rPr>
    </w:lvl>
    <w:lvl w:ilvl="7" w:tplc="04090003" w:tentative="1">
      <w:start w:val="1"/>
      <w:numFmt w:val="bullet"/>
      <w:lvlText w:val="o"/>
      <w:lvlJc w:val="left"/>
      <w:pPr>
        <w:tabs>
          <w:tab w:val="num" w:pos="6122"/>
        </w:tabs>
        <w:ind w:left="6122" w:hanging="360"/>
      </w:pPr>
      <w:rPr>
        <w:rFonts w:ascii="Courier New" w:hAnsi="Courier New" w:hint="default"/>
      </w:rPr>
    </w:lvl>
    <w:lvl w:ilvl="8" w:tplc="04090005" w:tentative="1">
      <w:start w:val="1"/>
      <w:numFmt w:val="bullet"/>
      <w:lvlText w:val=""/>
      <w:lvlJc w:val="left"/>
      <w:pPr>
        <w:tabs>
          <w:tab w:val="num" w:pos="6842"/>
        </w:tabs>
        <w:ind w:left="6842" w:hanging="360"/>
      </w:pPr>
      <w:rPr>
        <w:rFonts w:ascii="Times New Roman" w:hAnsi="Times New Roman" w:hint="default"/>
      </w:rPr>
    </w:lvl>
  </w:abstractNum>
  <w:abstractNum w:abstractNumId="5">
    <w:nsid w:val="0FA72098"/>
    <w:multiLevelType w:val="hybridMultilevel"/>
    <w:tmpl w:val="192ABC90"/>
    <w:lvl w:ilvl="0" w:tplc="FFFFFFFF">
      <w:start w:val="2"/>
      <w:numFmt w:val="bullet"/>
      <w:lvlText w:val="-"/>
      <w:lvlJc w:val="left"/>
      <w:pPr>
        <w:tabs>
          <w:tab w:val="num" w:pos="965"/>
        </w:tabs>
        <w:ind w:left="965" w:hanging="360"/>
      </w:pPr>
      <w:rPr>
        <w:rFonts w:ascii="Times New Roman" w:eastAsia="Times New Roman" w:hAnsi="Times New Roman" w:hint="default"/>
      </w:rPr>
    </w:lvl>
    <w:lvl w:ilvl="1" w:tplc="04090003" w:tentative="1">
      <w:start w:val="1"/>
      <w:numFmt w:val="bullet"/>
      <w:lvlText w:val="o"/>
      <w:lvlJc w:val="left"/>
      <w:pPr>
        <w:tabs>
          <w:tab w:val="num" w:pos="1505"/>
        </w:tabs>
        <w:ind w:left="1505" w:hanging="360"/>
      </w:pPr>
      <w:rPr>
        <w:rFonts w:ascii="Courier New" w:hAnsi="Courier New" w:hint="default"/>
      </w:rPr>
    </w:lvl>
    <w:lvl w:ilvl="2" w:tplc="04090005" w:tentative="1">
      <w:start w:val="1"/>
      <w:numFmt w:val="bullet"/>
      <w:lvlText w:val=""/>
      <w:lvlJc w:val="left"/>
      <w:pPr>
        <w:tabs>
          <w:tab w:val="num" w:pos="2225"/>
        </w:tabs>
        <w:ind w:left="2225" w:hanging="360"/>
      </w:pPr>
      <w:rPr>
        <w:rFonts w:ascii="Times New Roman" w:hAnsi="Times New Roman" w:hint="default"/>
      </w:rPr>
    </w:lvl>
    <w:lvl w:ilvl="3" w:tplc="04090001" w:tentative="1">
      <w:start w:val="1"/>
      <w:numFmt w:val="bullet"/>
      <w:lvlText w:val=""/>
      <w:lvlJc w:val="left"/>
      <w:pPr>
        <w:tabs>
          <w:tab w:val="num" w:pos="2945"/>
        </w:tabs>
        <w:ind w:left="2945" w:hanging="360"/>
      </w:pPr>
      <w:rPr>
        <w:rFonts w:ascii="Times New Roman" w:hAnsi="Times New Roman" w:hint="default"/>
      </w:rPr>
    </w:lvl>
    <w:lvl w:ilvl="4" w:tplc="04090003" w:tentative="1">
      <w:start w:val="1"/>
      <w:numFmt w:val="bullet"/>
      <w:lvlText w:val="o"/>
      <w:lvlJc w:val="left"/>
      <w:pPr>
        <w:tabs>
          <w:tab w:val="num" w:pos="3665"/>
        </w:tabs>
        <w:ind w:left="3665" w:hanging="360"/>
      </w:pPr>
      <w:rPr>
        <w:rFonts w:ascii="Courier New" w:hAnsi="Courier New" w:hint="default"/>
      </w:rPr>
    </w:lvl>
    <w:lvl w:ilvl="5" w:tplc="04090005" w:tentative="1">
      <w:start w:val="1"/>
      <w:numFmt w:val="bullet"/>
      <w:lvlText w:val=""/>
      <w:lvlJc w:val="left"/>
      <w:pPr>
        <w:tabs>
          <w:tab w:val="num" w:pos="4385"/>
        </w:tabs>
        <w:ind w:left="4385" w:hanging="360"/>
      </w:pPr>
      <w:rPr>
        <w:rFonts w:ascii="Times New Roman" w:hAnsi="Times New Roman" w:hint="default"/>
      </w:rPr>
    </w:lvl>
    <w:lvl w:ilvl="6" w:tplc="04090001" w:tentative="1">
      <w:start w:val="1"/>
      <w:numFmt w:val="bullet"/>
      <w:lvlText w:val=""/>
      <w:lvlJc w:val="left"/>
      <w:pPr>
        <w:tabs>
          <w:tab w:val="num" w:pos="5105"/>
        </w:tabs>
        <w:ind w:left="5105" w:hanging="360"/>
      </w:pPr>
      <w:rPr>
        <w:rFonts w:ascii="Times New Roman" w:hAnsi="Times New Roman" w:hint="default"/>
      </w:rPr>
    </w:lvl>
    <w:lvl w:ilvl="7" w:tplc="04090003" w:tentative="1">
      <w:start w:val="1"/>
      <w:numFmt w:val="bullet"/>
      <w:lvlText w:val="o"/>
      <w:lvlJc w:val="left"/>
      <w:pPr>
        <w:tabs>
          <w:tab w:val="num" w:pos="5825"/>
        </w:tabs>
        <w:ind w:left="5825" w:hanging="360"/>
      </w:pPr>
      <w:rPr>
        <w:rFonts w:ascii="Courier New" w:hAnsi="Courier New" w:hint="default"/>
      </w:rPr>
    </w:lvl>
    <w:lvl w:ilvl="8" w:tplc="04090005" w:tentative="1">
      <w:start w:val="1"/>
      <w:numFmt w:val="bullet"/>
      <w:lvlText w:val=""/>
      <w:lvlJc w:val="left"/>
      <w:pPr>
        <w:tabs>
          <w:tab w:val="num" w:pos="6545"/>
        </w:tabs>
        <w:ind w:left="6545" w:hanging="360"/>
      </w:pPr>
      <w:rPr>
        <w:rFonts w:ascii="Times New Roman" w:hAnsi="Times New Roman" w:hint="default"/>
      </w:rPr>
    </w:lvl>
  </w:abstractNum>
  <w:abstractNum w:abstractNumId="6">
    <w:nsid w:val="13025632"/>
    <w:multiLevelType w:val="hybridMultilevel"/>
    <w:tmpl w:val="10B8CC14"/>
    <w:lvl w:ilvl="0" w:tplc="536E141A">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7C044E6"/>
    <w:multiLevelType w:val="multilevel"/>
    <w:tmpl w:val="6824C6D0"/>
    <w:lvl w:ilvl="0">
      <w:start w:val="1"/>
      <w:numFmt w:val="decimal"/>
      <w:suff w:val="space"/>
      <w:lvlText w:val="%1."/>
      <w:lvlJc w:val="left"/>
      <w:pPr>
        <w:ind w:left="900" w:hanging="360"/>
      </w:pPr>
      <w:rPr>
        <w:rFonts w:cs="Times New Roman"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8">
    <w:nsid w:val="182E5A05"/>
    <w:multiLevelType w:val="hybridMultilevel"/>
    <w:tmpl w:val="58262B14"/>
    <w:lvl w:ilvl="0" w:tplc="F79EF5C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AF314A2"/>
    <w:multiLevelType w:val="hybridMultilevel"/>
    <w:tmpl w:val="70667BB2"/>
    <w:lvl w:ilvl="0" w:tplc="FFFFFFFF">
      <w:start w:val="2"/>
      <w:numFmt w:val="bullet"/>
      <w:lvlText w:val="-"/>
      <w:lvlJc w:val="left"/>
      <w:pPr>
        <w:tabs>
          <w:tab w:val="num" w:pos="1467"/>
        </w:tabs>
        <w:ind w:left="1467" w:hanging="360"/>
      </w:pPr>
      <w:rPr>
        <w:rFonts w:ascii="Times New Roman" w:eastAsia="Times New Roman" w:hAnsi="Times New Roman"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Times New Roman" w:hAnsi="Times New Roman" w:hint="default"/>
      </w:rPr>
    </w:lvl>
    <w:lvl w:ilvl="3" w:tplc="FFFFFFFF" w:tentative="1">
      <w:start w:val="1"/>
      <w:numFmt w:val="bullet"/>
      <w:lvlText w:val=""/>
      <w:lvlJc w:val="left"/>
      <w:pPr>
        <w:tabs>
          <w:tab w:val="num" w:pos="3447"/>
        </w:tabs>
        <w:ind w:left="3447" w:hanging="360"/>
      </w:pPr>
      <w:rPr>
        <w:rFonts w:ascii="Times New Roman" w:hAnsi="Times New Roman"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Times New Roman" w:hAnsi="Times New Roman" w:hint="default"/>
      </w:rPr>
    </w:lvl>
    <w:lvl w:ilvl="6" w:tplc="FFFFFFFF" w:tentative="1">
      <w:start w:val="1"/>
      <w:numFmt w:val="bullet"/>
      <w:lvlText w:val=""/>
      <w:lvlJc w:val="left"/>
      <w:pPr>
        <w:tabs>
          <w:tab w:val="num" w:pos="5607"/>
        </w:tabs>
        <w:ind w:left="5607" w:hanging="360"/>
      </w:pPr>
      <w:rPr>
        <w:rFonts w:ascii="Times New Roman" w:hAnsi="Times New Roman"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Times New Roman" w:hAnsi="Times New Roman" w:hint="default"/>
      </w:rPr>
    </w:lvl>
  </w:abstractNum>
  <w:abstractNum w:abstractNumId="10">
    <w:nsid w:val="1E376865"/>
    <w:multiLevelType w:val="hybridMultilevel"/>
    <w:tmpl w:val="344CCDA0"/>
    <w:lvl w:ilvl="0" w:tplc="FFFFFFFF">
      <w:start w:val="2"/>
      <w:numFmt w:val="bullet"/>
      <w:lvlText w:val="-"/>
      <w:lvlJc w:val="left"/>
      <w:pPr>
        <w:tabs>
          <w:tab w:val="num" w:pos="900"/>
        </w:tabs>
        <w:ind w:left="90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11">
    <w:nsid w:val="2060484B"/>
    <w:multiLevelType w:val="singleLevel"/>
    <w:tmpl w:val="F6BE8FB2"/>
    <w:lvl w:ilvl="0">
      <w:start w:val="1"/>
      <w:numFmt w:val="bullet"/>
      <w:lvlText w:val="-"/>
      <w:lvlJc w:val="left"/>
      <w:pPr>
        <w:tabs>
          <w:tab w:val="num" w:pos="360"/>
        </w:tabs>
        <w:ind w:left="360" w:hanging="360"/>
      </w:pPr>
      <w:rPr>
        <w:rFonts w:ascii="Palatino Linotype" w:hAnsi="Palatino Linotype" w:hint="default"/>
        <w:sz w:val="16"/>
      </w:rPr>
    </w:lvl>
  </w:abstractNum>
  <w:abstractNum w:abstractNumId="12">
    <w:nsid w:val="24626C75"/>
    <w:multiLevelType w:val="singleLevel"/>
    <w:tmpl w:val="1EECAE84"/>
    <w:lvl w:ilvl="0">
      <w:numFmt w:val="bullet"/>
      <w:suff w:val="space"/>
      <w:lvlText w:val="-"/>
      <w:lvlJc w:val="left"/>
      <w:pPr>
        <w:ind w:left="720" w:hanging="360"/>
      </w:pPr>
      <w:rPr>
        <w:rFonts w:ascii="Times New Roman" w:hAnsi="Times New Roman" w:cs="Times New Roman" w:hint="default"/>
      </w:rPr>
    </w:lvl>
  </w:abstractNum>
  <w:abstractNum w:abstractNumId="13">
    <w:nsid w:val="25961813"/>
    <w:multiLevelType w:val="hybridMultilevel"/>
    <w:tmpl w:val="AA3075D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nsid w:val="274E0B6D"/>
    <w:multiLevelType w:val="multilevel"/>
    <w:tmpl w:val="50AC60A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98C1A8A"/>
    <w:multiLevelType w:val="hybridMultilevel"/>
    <w:tmpl w:val="A890512A"/>
    <w:lvl w:ilvl="0" w:tplc="851AD6DE">
      <w:start w:val="1"/>
      <w:numFmt w:val="bullet"/>
      <w:suff w:val="space"/>
      <w:lvlText w:val="-"/>
      <w:lvlJc w:val="left"/>
      <w:pPr>
        <w:ind w:left="90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16">
    <w:nsid w:val="2C334C9A"/>
    <w:multiLevelType w:val="singleLevel"/>
    <w:tmpl w:val="04090001"/>
    <w:lvl w:ilvl="0">
      <w:start w:val="1"/>
      <w:numFmt w:val="bullet"/>
      <w:lvlText w:val=""/>
      <w:lvlJc w:val="left"/>
      <w:pPr>
        <w:tabs>
          <w:tab w:val="num" w:pos="360"/>
        </w:tabs>
        <w:ind w:left="360" w:hanging="360"/>
      </w:pPr>
      <w:rPr>
        <w:rFonts w:ascii="Times New Roman" w:hAnsi="Times New Roman" w:hint="default"/>
      </w:rPr>
    </w:lvl>
  </w:abstractNum>
  <w:abstractNum w:abstractNumId="17">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8">
    <w:nsid w:val="35D73004"/>
    <w:multiLevelType w:val="multilevel"/>
    <w:tmpl w:val="87068A8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9FE036A"/>
    <w:multiLevelType w:val="multilevel"/>
    <w:tmpl w:val="54049108"/>
    <w:lvl w:ilvl="0">
      <w:numFmt w:val="none"/>
      <w:pStyle w:val="chuong"/>
      <w:lvlText w:val=""/>
      <w:lvlJc w:val="left"/>
      <w:pPr>
        <w:tabs>
          <w:tab w:val="num" w:pos="360"/>
        </w:tabs>
      </w:pPr>
      <w:rPr>
        <w:rFonts w:cs="Times New Roman"/>
      </w:rPr>
    </w:lvl>
    <w:lvl w:ilvl="1">
      <w:start w:val="1"/>
      <w:numFmt w:val="decimal"/>
      <w:pStyle w:val="phan"/>
      <w:lvlText w:val="%1.%2"/>
      <w:lvlJc w:val="left"/>
      <w:pPr>
        <w:tabs>
          <w:tab w:val="num" w:pos="720"/>
        </w:tabs>
        <w:ind w:left="720" w:hanging="720"/>
      </w:pPr>
      <w:rPr>
        <w:rFonts w:cs="Times New Roman" w:hint="default"/>
      </w:rPr>
    </w:lvl>
    <w:lvl w:ilvl="2">
      <w:start w:val="1"/>
      <w:numFmt w:val="decimal"/>
      <w:pStyle w:val="muclon0"/>
      <w:lvlText w:val="%1.%2.%3"/>
      <w:lvlJc w:val="left"/>
      <w:pPr>
        <w:tabs>
          <w:tab w:val="num" w:pos="108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numFmt w:val="none"/>
      <w:lvlText w:val=""/>
      <w:lvlJc w:val="left"/>
      <w:pPr>
        <w:tabs>
          <w:tab w:val="num" w:pos="360"/>
        </w:tabs>
      </w:pPr>
      <w:rPr>
        <w:rFonts w:cs="Times New Roman"/>
      </w:rPr>
    </w:lvl>
    <w:lvl w:ilvl="5">
      <w:start w:val="1"/>
      <w:numFmt w:val="decimal"/>
      <w:lvlText w:val="%1.%2.%3.%4.%5.%6"/>
      <w:lvlJc w:val="left"/>
      <w:pPr>
        <w:tabs>
          <w:tab w:val="num" w:pos="1080"/>
        </w:tabs>
        <w:ind w:left="1080" w:hanging="1080"/>
      </w:pPr>
      <w:rPr>
        <w:rFonts w:cs="Times New Roman" w:hint="default"/>
      </w:rPr>
    </w:lvl>
    <w:lvl w:ilvl="6">
      <w:numFmt w:val="none"/>
      <w:lvlText w:val=""/>
      <w:lvlJc w:val="left"/>
      <w:pPr>
        <w:tabs>
          <w:tab w:val="num" w:pos="360"/>
        </w:tabs>
      </w:pPr>
      <w:rPr>
        <w:rFonts w:cs="Times New Roman"/>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0">
    <w:nsid w:val="3B1E2831"/>
    <w:multiLevelType w:val="singleLevel"/>
    <w:tmpl w:val="E3EC5D86"/>
    <w:lvl w:ilvl="0">
      <w:numFmt w:val="bullet"/>
      <w:suff w:val="space"/>
      <w:lvlText w:val="-"/>
      <w:lvlJc w:val="left"/>
      <w:pPr>
        <w:ind w:left="1080" w:hanging="360"/>
      </w:pPr>
      <w:rPr>
        <w:rFonts w:ascii="Times New Roman" w:hAnsi="Times New Roman" w:cs="Times New Roman" w:hint="default"/>
      </w:rPr>
    </w:lvl>
  </w:abstractNum>
  <w:abstractNum w:abstractNumId="21">
    <w:nsid w:val="3BC22FBD"/>
    <w:multiLevelType w:val="hybridMultilevel"/>
    <w:tmpl w:val="687E4762"/>
    <w:lvl w:ilvl="0" w:tplc="CBCAB0BE">
      <w:start w:val="1"/>
      <w:numFmt w:val="bullet"/>
      <w:pStyle w:val="BlockQuotationFirst"/>
      <w:lvlText w:val=""/>
      <w:lvlJc w:val="left"/>
      <w:pPr>
        <w:tabs>
          <w:tab w:val="num" w:pos="720"/>
        </w:tabs>
        <w:ind w:left="720" w:hanging="360"/>
      </w:pPr>
      <w:rPr>
        <w:rFonts w:ascii="Wingdings" w:hAnsi="Wingdings" w:hint="default"/>
      </w:rPr>
    </w:lvl>
    <w:lvl w:ilvl="1" w:tplc="DCA0A93E" w:tentative="1">
      <w:start w:val="1"/>
      <w:numFmt w:val="bullet"/>
      <w:lvlText w:val=""/>
      <w:lvlJc w:val="left"/>
      <w:pPr>
        <w:tabs>
          <w:tab w:val="num" w:pos="1440"/>
        </w:tabs>
        <w:ind w:left="1440" w:hanging="360"/>
      </w:pPr>
      <w:rPr>
        <w:rFonts w:ascii="Wingdings" w:hAnsi="Wingdings" w:hint="default"/>
      </w:rPr>
    </w:lvl>
    <w:lvl w:ilvl="2" w:tplc="34AE49A4">
      <w:start w:val="1"/>
      <w:numFmt w:val="bullet"/>
      <w:lvlText w:val=""/>
      <w:lvlJc w:val="left"/>
      <w:pPr>
        <w:tabs>
          <w:tab w:val="num" w:pos="2160"/>
        </w:tabs>
        <w:ind w:left="2160" w:hanging="360"/>
      </w:pPr>
      <w:rPr>
        <w:rFonts w:ascii="Wingdings" w:hAnsi="Wingdings" w:hint="default"/>
      </w:rPr>
    </w:lvl>
    <w:lvl w:ilvl="3" w:tplc="921A998C" w:tentative="1">
      <w:start w:val="1"/>
      <w:numFmt w:val="bullet"/>
      <w:lvlText w:val=""/>
      <w:lvlJc w:val="left"/>
      <w:pPr>
        <w:tabs>
          <w:tab w:val="num" w:pos="2880"/>
        </w:tabs>
        <w:ind w:left="2880" w:hanging="360"/>
      </w:pPr>
      <w:rPr>
        <w:rFonts w:ascii="Wingdings" w:hAnsi="Wingdings" w:hint="default"/>
      </w:rPr>
    </w:lvl>
    <w:lvl w:ilvl="4" w:tplc="F8E053A0" w:tentative="1">
      <w:start w:val="1"/>
      <w:numFmt w:val="bullet"/>
      <w:lvlText w:val=""/>
      <w:lvlJc w:val="left"/>
      <w:pPr>
        <w:tabs>
          <w:tab w:val="num" w:pos="3600"/>
        </w:tabs>
        <w:ind w:left="3600" w:hanging="360"/>
      </w:pPr>
      <w:rPr>
        <w:rFonts w:ascii="Wingdings" w:hAnsi="Wingdings" w:hint="default"/>
      </w:rPr>
    </w:lvl>
    <w:lvl w:ilvl="5" w:tplc="78DE54A0" w:tentative="1">
      <w:start w:val="1"/>
      <w:numFmt w:val="bullet"/>
      <w:lvlText w:val=""/>
      <w:lvlJc w:val="left"/>
      <w:pPr>
        <w:tabs>
          <w:tab w:val="num" w:pos="4320"/>
        </w:tabs>
        <w:ind w:left="4320" w:hanging="360"/>
      </w:pPr>
      <w:rPr>
        <w:rFonts w:ascii="Wingdings" w:hAnsi="Wingdings" w:hint="default"/>
      </w:rPr>
    </w:lvl>
    <w:lvl w:ilvl="6" w:tplc="DA349606" w:tentative="1">
      <w:start w:val="1"/>
      <w:numFmt w:val="bullet"/>
      <w:lvlText w:val=""/>
      <w:lvlJc w:val="left"/>
      <w:pPr>
        <w:tabs>
          <w:tab w:val="num" w:pos="5040"/>
        </w:tabs>
        <w:ind w:left="5040" w:hanging="360"/>
      </w:pPr>
      <w:rPr>
        <w:rFonts w:ascii="Wingdings" w:hAnsi="Wingdings" w:hint="default"/>
      </w:rPr>
    </w:lvl>
    <w:lvl w:ilvl="7" w:tplc="12DC093E" w:tentative="1">
      <w:start w:val="1"/>
      <w:numFmt w:val="bullet"/>
      <w:lvlText w:val=""/>
      <w:lvlJc w:val="left"/>
      <w:pPr>
        <w:tabs>
          <w:tab w:val="num" w:pos="5760"/>
        </w:tabs>
        <w:ind w:left="5760" w:hanging="360"/>
      </w:pPr>
      <w:rPr>
        <w:rFonts w:ascii="Wingdings" w:hAnsi="Wingdings" w:hint="default"/>
      </w:rPr>
    </w:lvl>
    <w:lvl w:ilvl="8" w:tplc="010202B6" w:tentative="1">
      <w:start w:val="1"/>
      <w:numFmt w:val="bullet"/>
      <w:lvlText w:val=""/>
      <w:lvlJc w:val="left"/>
      <w:pPr>
        <w:tabs>
          <w:tab w:val="num" w:pos="6480"/>
        </w:tabs>
        <w:ind w:left="6480" w:hanging="360"/>
      </w:pPr>
      <w:rPr>
        <w:rFonts w:ascii="Wingdings" w:hAnsi="Wingdings" w:hint="default"/>
      </w:rPr>
    </w:lvl>
  </w:abstractNum>
  <w:abstractNum w:abstractNumId="22">
    <w:nsid w:val="3FB67AE4"/>
    <w:multiLevelType w:val="hybridMultilevel"/>
    <w:tmpl w:val="5D1C5910"/>
    <w:lvl w:ilvl="0" w:tplc="1910FB18">
      <w:start w:val="2"/>
      <w:numFmt w:val="bullet"/>
      <w:suff w:val="space"/>
      <w:lvlText w:val="-"/>
      <w:lvlJc w:val="left"/>
      <w:pPr>
        <w:ind w:left="90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2C36D03"/>
    <w:multiLevelType w:val="hybridMultilevel"/>
    <w:tmpl w:val="928A1A2A"/>
    <w:lvl w:ilvl="0" w:tplc="FFFFFFFF">
      <w:start w:val="2"/>
      <w:numFmt w:val="bullet"/>
      <w:lvlText w:val="-"/>
      <w:lvlJc w:val="left"/>
      <w:pPr>
        <w:tabs>
          <w:tab w:val="num" w:pos="900"/>
        </w:tabs>
        <w:ind w:left="90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24">
    <w:nsid w:val="43986895"/>
    <w:multiLevelType w:val="singleLevel"/>
    <w:tmpl w:val="33B88A3A"/>
    <w:lvl w:ilvl="0">
      <w:start w:val="4"/>
      <w:numFmt w:val="bullet"/>
      <w:suff w:val="space"/>
      <w:lvlText w:val="-"/>
      <w:lvlJc w:val="left"/>
      <w:pPr>
        <w:ind w:left="1080" w:hanging="360"/>
      </w:pPr>
      <w:rPr>
        <w:rFonts w:ascii="Times New Roman" w:hAnsi="Times New Roman" w:cs="Times New Roman" w:hint="default"/>
      </w:rPr>
    </w:lvl>
  </w:abstractNum>
  <w:abstractNum w:abstractNumId="25">
    <w:nsid w:val="442032DE"/>
    <w:multiLevelType w:val="hybridMultilevel"/>
    <w:tmpl w:val="751E7EEC"/>
    <w:lvl w:ilvl="0" w:tplc="FFFFFFFF">
      <w:start w:val="2"/>
      <w:numFmt w:val="bullet"/>
      <w:lvlText w:val="-"/>
      <w:lvlJc w:val="left"/>
      <w:pPr>
        <w:tabs>
          <w:tab w:val="num" w:pos="900"/>
        </w:tabs>
        <w:ind w:left="90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26">
    <w:nsid w:val="459947E1"/>
    <w:multiLevelType w:val="hybridMultilevel"/>
    <w:tmpl w:val="A88EED76"/>
    <w:lvl w:ilvl="0" w:tplc="452C06DA">
      <w:start w:val="12"/>
      <w:numFmt w:val="bullet"/>
      <w:lvlText w:val="-"/>
      <w:lvlJc w:val="left"/>
      <w:pPr>
        <w:tabs>
          <w:tab w:val="num" w:pos="720"/>
        </w:tabs>
        <w:ind w:left="720" w:hanging="360"/>
      </w:pPr>
      <w:rPr>
        <w:rFonts w:ascii="Arial" w:eastAsia="Times New Roman" w:hAnsi="Arial" w:cs="Tahoma" w:hint="default"/>
        <w:b w:val="0"/>
      </w:rPr>
    </w:lvl>
    <w:lvl w:ilvl="1" w:tplc="C76E61B2">
      <w:start w:val="1"/>
      <w:numFmt w:val="bullet"/>
      <w:pStyle w:val="StyleCaptionTimesNewRoman12ptAuto"/>
      <w:lvlText w:val="o"/>
      <w:lvlJc w:val="left"/>
      <w:pPr>
        <w:tabs>
          <w:tab w:val="num" w:pos="1440"/>
        </w:tabs>
        <w:ind w:left="1440" w:hanging="360"/>
      </w:pPr>
      <w:rPr>
        <w:rFonts w:ascii="Courier New" w:hAnsi="Courier New" w:cs="Courier New" w:hint="default"/>
        <w:b w:val="0"/>
      </w:rPr>
    </w:lvl>
    <w:lvl w:ilvl="2" w:tplc="16028886">
      <w:numFmt w:val="bullet"/>
      <w:lvlText w:val="•"/>
      <w:lvlJc w:val="left"/>
      <w:pPr>
        <w:ind w:left="2160" w:hanging="360"/>
      </w:pPr>
      <w:rPr>
        <w:rFonts w:ascii="Wide Latin" w:eastAsia="Times New Roman" w:hAnsi="Wide Latin" w:cs="Tahoma" w:hint="default"/>
        <w:sz w:val="32"/>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71779AA"/>
    <w:multiLevelType w:val="hybridMultilevel"/>
    <w:tmpl w:val="8C088A6C"/>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1440"/>
        </w:tabs>
        <w:ind w:left="1440" w:hanging="360"/>
      </w:pPr>
      <w:rPr>
        <w:rFonts w:ascii="Wingdings" w:hAnsi="Wingdings" w:hint="default"/>
      </w:rPr>
    </w:lvl>
    <w:lvl w:ilvl="3" w:tplc="FFFFFFFF" w:tentative="1">
      <w:start w:val="1"/>
      <w:numFmt w:val="bullet"/>
      <w:lvlText w:val=""/>
      <w:lvlJc w:val="left"/>
      <w:pPr>
        <w:tabs>
          <w:tab w:val="num" w:pos="2160"/>
        </w:tabs>
        <w:ind w:left="2160" w:hanging="360"/>
      </w:pPr>
      <w:rPr>
        <w:rFonts w:ascii="Symbol" w:hAnsi="Symbol" w:hint="default"/>
      </w:rPr>
    </w:lvl>
    <w:lvl w:ilvl="4" w:tplc="FFFFFFFF" w:tentative="1">
      <w:start w:val="1"/>
      <w:numFmt w:val="bullet"/>
      <w:lvlText w:val="o"/>
      <w:lvlJc w:val="left"/>
      <w:pPr>
        <w:tabs>
          <w:tab w:val="num" w:pos="2880"/>
        </w:tabs>
        <w:ind w:left="2880" w:hanging="360"/>
      </w:pPr>
      <w:rPr>
        <w:rFonts w:ascii="Courier New" w:hAnsi="Courier New" w:hint="default"/>
      </w:rPr>
    </w:lvl>
    <w:lvl w:ilvl="5" w:tplc="FFFFFFFF" w:tentative="1">
      <w:start w:val="1"/>
      <w:numFmt w:val="bullet"/>
      <w:lvlText w:val=""/>
      <w:lvlJc w:val="left"/>
      <w:pPr>
        <w:tabs>
          <w:tab w:val="num" w:pos="3600"/>
        </w:tabs>
        <w:ind w:left="3600" w:hanging="360"/>
      </w:pPr>
      <w:rPr>
        <w:rFonts w:ascii="Wingdings" w:hAnsi="Wingdings" w:hint="default"/>
      </w:rPr>
    </w:lvl>
    <w:lvl w:ilvl="6" w:tplc="FFFFFFFF" w:tentative="1">
      <w:start w:val="1"/>
      <w:numFmt w:val="bullet"/>
      <w:lvlText w:val=""/>
      <w:lvlJc w:val="left"/>
      <w:pPr>
        <w:tabs>
          <w:tab w:val="num" w:pos="4320"/>
        </w:tabs>
        <w:ind w:left="4320" w:hanging="360"/>
      </w:pPr>
      <w:rPr>
        <w:rFonts w:ascii="Symbol" w:hAnsi="Symbol" w:hint="default"/>
      </w:rPr>
    </w:lvl>
    <w:lvl w:ilvl="7" w:tplc="FFFFFFFF" w:tentative="1">
      <w:start w:val="1"/>
      <w:numFmt w:val="bullet"/>
      <w:lvlText w:val="o"/>
      <w:lvlJc w:val="left"/>
      <w:pPr>
        <w:tabs>
          <w:tab w:val="num" w:pos="5040"/>
        </w:tabs>
        <w:ind w:left="5040" w:hanging="360"/>
      </w:pPr>
      <w:rPr>
        <w:rFonts w:ascii="Courier New" w:hAnsi="Courier New" w:hint="default"/>
      </w:rPr>
    </w:lvl>
    <w:lvl w:ilvl="8" w:tplc="FFFFFFFF" w:tentative="1">
      <w:start w:val="1"/>
      <w:numFmt w:val="bullet"/>
      <w:lvlText w:val=""/>
      <w:lvlJc w:val="left"/>
      <w:pPr>
        <w:tabs>
          <w:tab w:val="num" w:pos="5760"/>
        </w:tabs>
        <w:ind w:left="5760" w:hanging="360"/>
      </w:pPr>
      <w:rPr>
        <w:rFonts w:ascii="Wingdings" w:hAnsi="Wingdings" w:hint="default"/>
      </w:rPr>
    </w:lvl>
  </w:abstractNum>
  <w:abstractNum w:abstractNumId="28">
    <w:nsid w:val="4FBE6D91"/>
    <w:multiLevelType w:val="hybridMultilevel"/>
    <w:tmpl w:val="41721AD0"/>
    <w:lvl w:ilvl="0" w:tplc="04090019">
      <w:start w:val="2"/>
      <w:numFmt w:val="bullet"/>
      <w:lvlText w:val="-"/>
      <w:lvlJc w:val="left"/>
      <w:pPr>
        <w:tabs>
          <w:tab w:val="num" w:pos="900"/>
        </w:tabs>
        <w:ind w:left="90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29">
    <w:nsid w:val="51BF4945"/>
    <w:multiLevelType w:val="multilevel"/>
    <w:tmpl w:val="21EEEF2A"/>
    <w:lvl w:ilvl="0">
      <w:start w:val="3"/>
      <w:numFmt w:val="decimal"/>
      <w:lvlText w:val="%1."/>
      <w:lvlJc w:val="left"/>
      <w:pPr>
        <w:ind w:left="390" w:hanging="390"/>
      </w:pPr>
      <w:rPr>
        <w:rFonts w:hint="default"/>
      </w:rPr>
    </w:lvl>
    <w:lvl w:ilvl="1">
      <w:start w:val="1"/>
      <w:numFmt w:val="decimal"/>
      <w:lvlText w:val="%1.%2."/>
      <w:lvlJc w:val="left"/>
      <w:pPr>
        <w:ind w:left="709" w:hanging="720"/>
      </w:pPr>
      <w:rPr>
        <w:rFonts w:hint="default"/>
      </w:rPr>
    </w:lvl>
    <w:lvl w:ilvl="2">
      <w:start w:val="1"/>
      <w:numFmt w:val="decimal"/>
      <w:lvlText w:val="%1.%2.%3."/>
      <w:lvlJc w:val="left"/>
      <w:pPr>
        <w:ind w:left="698" w:hanging="720"/>
      </w:pPr>
      <w:rPr>
        <w:rFonts w:hint="default"/>
      </w:rPr>
    </w:lvl>
    <w:lvl w:ilvl="3">
      <w:start w:val="1"/>
      <w:numFmt w:val="decimal"/>
      <w:lvlText w:val="%1.%2.%3.%4."/>
      <w:lvlJc w:val="left"/>
      <w:pPr>
        <w:ind w:left="1047" w:hanging="1080"/>
      </w:pPr>
      <w:rPr>
        <w:rFonts w:hint="default"/>
      </w:rPr>
    </w:lvl>
    <w:lvl w:ilvl="4">
      <w:start w:val="1"/>
      <w:numFmt w:val="decimal"/>
      <w:lvlText w:val="%1.%2.%3.%4.%5."/>
      <w:lvlJc w:val="left"/>
      <w:pPr>
        <w:ind w:left="1036" w:hanging="1080"/>
      </w:pPr>
      <w:rPr>
        <w:rFonts w:hint="default"/>
      </w:rPr>
    </w:lvl>
    <w:lvl w:ilvl="5">
      <w:start w:val="1"/>
      <w:numFmt w:val="decimal"/>
      <w:lvlText w:val="%1.%2.%3.%4.%5.%6."/>
      <w:lvlJc w:val="left"/>
      <w:pPr>
        <w:ind w:left="1385" w:hanging="1440"/>
      </w:pPr>
      <w:rPr>
        <w:rFonts w:hint="default"/>
      </w:rPr>
    </w:lvl>
    <w:lvl w:ilvl="6">
      <w:start w:val="1"/>
      <w:numFmt w:val="decimal"/>
      <w:lvlText w:val="%1.%2.%3.%4.%5.%6.%7."/>
      <w:lvlJc w:val="left"/>
      <w:pPr>
        <w:ind w:left="1374" w:hanging="1440"/>
      </w:pPr>
      <w:rPr>
        <w:rFonts w:hint="default"/>
      </w:rPr>
    </w:lvl>
    <w:lvl w:ilvl="7">
      <w:start w:val="1"/>
      <w:numFmt w:val="decimal"/>
      <w:lvlText w:val="%1.%2.%3.%4.%5.%6.%7.%8."/>
      <w:lvlJc w:val="left"/>
      <w:pPr>
        <w:ind w:left="1723" w:hanging="1800"/>
      </w:pPr>
      <w:rPr>
        <w:rFonts w:hint="default"/>
      </w:rPr>
    </w:lvl>
    <w:lvl w:ilvl="8">
      <w:start w:val="1"/>
      <w:numFmt w:val="decimal"/>
      <w:lvlText w:val="%1.%2.%3.%4.%5.%6.%7.%8.%9."/>
      <w:lvlJc w:val="left"/>
      <w:pPr>
        <w:ind w:left="1712" w:hanging="1800"/>
      </w:pPr>
      <w:rPr>
        <w:rFonts w:hint="default"/>
      </w:rPr>
    </w:lvl>
  </w:abstractNum>
  <w:abstractNum w:abstractNumId="30">
    <w:nsid w:val="53E41409"/>
    <w:multiLevelType w:val="multilevel"/>
    <w:tmpl w:val="E26C07A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nsid w:val="54DC3BAC"/>
    <w:multiLevelType w:val="multilevel"/>
    <w:tmpl w:val="D0A87DFE"/>
    <w:lvl w:ilvl="0">
      <w:start w:val="1"/>
      <w:numFmt w:val="bullet"/>
      <w:suff w:val="space"/>
      <w:lvlText w:val="-"/>
      <w:lvlJc w:val="left"/>
      <w:pPr>
        <w:ind w:left="1080" w:hanging="360"/>
      </w:pPr>
      <w:rPr>
        <w:rFonts w:ascii="Times New Roman" w:hAnsi="Times New Roman"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2">
    <w:nsid w:val="55D22606"/>
    <w:multiLevelType w:val="hybridMultilevel"/>
    <w:tmpl w:val="C924EA74"/>
    <w:lvl w:ilvl="0" w:tplc="FFFFFFFF">
      <w:start w:val="2"/>
      <w:numFmt w:val="bullet"/>
      <w:lvlText w:val="-"/>
      <w:lvlJc w:val="left"/>
      <w:pPr>
        <w:tabs>
          <w:tab w:val="num" w:pos="1325"/>
        </w:tabs>
        <w:ind w:left="1325" w:hanging="360"/>
      </w:pPr>
      <w:rPr>
        <w:rFonts w:ascii="Times New Roman" w:eastAsia="Times New Roman" w:hAnsi="Times New Roman" w:hint="default"/>
      </w:rPr>
    </w:lvl>
    <w:lvl w:ilvl="1" w:tplc="FFFFFFFF" w:tentative="1">
      <w:start w:val="1"/>
      <w:numFmt w:val="bullet"/>
      <w:lvlText w:val="o"/>
      <w:lvlJc w:val="left"/>
      <w:pPr>
        <w:tabs>
          <w:tab w:val="num" w:pos="1865"/>
        </w:tabs>
        <w:ind w:left="1865" w:hanging="360"/>
      </w:pPr>
      <w:rPr>
        <w:rFonts w:ascii="Courier New" w:hAnsi="Courier New" w:hint="default"/>
      </w:rPr>
    </w:lvl>
    <w:lvl w:ilvl="2" w:tplc="FFFFFFFF" w:tentative="1">
      <w:start w:val="1"/>
      <w:numFmt w:val="bullet"/>
      <w:lvlText w:val=""/>
      <w:lvlJc w:val="left"/>
      <w:pPr>
        <w:tabs>
          <w:tab w:val="num" w:pos="2585"/>
        </w:tabs>
        <w:ind w:left="2585" w:hanging="360"/>
      </w:pPr>
      <w:rPr>
        <w:rFonts w:ascii="Times New Roman" w:hAnsi="Times New Roman" w:hint="default"/>
      </w:rPr>
    </w:lvl>
    <w:lvl w:ilvl="3" w:tplc="FFFFFFFF" w:tentative="1">
      <w:start w:val="1"/>
      <w:numFmt w:val="bullet"/>
      <w:lvlText w:val=""/>
      <w:lvlJc w:val="left"/>
      <w:pPr>
        <w:tabs>
          <w:tab w:val="num" w:pos="3305"/>
        </w:tabs>
        <w:ind w:left="3305" w:hanging="360"/>
      </w:pPr>
      <w:rPr>
        <w:rFonts w:ascii="Times New Roman" w:hAnsi="Times New Roman" w:hint="default"/>
      </w:rPr>
    </w:lvl>
    <w:lvl w:ilvl="4" w:tplc="FFFFFFFF" w:tentative="1">
      <w:start w:val="1"/>
      <w:numFmt w:val="bullet"/>
      <w:lvlText w:val="o"/>
      <w:lvlJc w:val="left"/>
      <w:pPr>
        <w:tabs>
          <w:tab w:val="num" w:pos="4025"/>
        </w:tabs>
        <w:ind w:left="4025" w:hanging="360"/>
      </w:pPr>
      <w:rPr>
        <w:rFonts w:ascii="Courier New" w:hAnsi="Courier New" w:hint="default"/>
      </w:rPr>
    </w:lvl>
    <w:lvl w:ilvl="5" w:tplc="FFFFFFFF" w:tentative="1">
      <w:start w:val="1"/>
      <w:numFmt w:val="bullet"/>
      <w:lvlText w:val=""/>
      <w:lvlJc w:val="left"/>
      <w:pPr>
        <w:tabs>
          <w:tab w:val="num" w:pos="4745"/>
        </w:tabs>
        <w:ind w:left="4745" w:hanging="360"/>
      </w:pPr>
      <w:rPr>
        <w:rFonts w:ascii="Times New Roman" w:hAnsi="Times New Roman" w:hint="default"/>
      </w:rPr>
    </w:lvl>
    <w:lvl w:ilvl="6" w:tplc="FFFFFFFF" w:tentative="1">
      <w:start w:val="1"/>
      <w:numFmt w:val="bullet"/>
      <w:lvlText w:val=""/>
      <w:lvlJc w:val="left"/>
      <w:pPr>
        <w:tabs>
          <w:tab w:val="num" w:pos="5465"/>
        </w:tabs>
        <w:ind w:left="5465" w:hanging="360"/>
      </w:pPr>
      <w:rPr>
        <w:rFonts w:ascii="Times New Roman" w:hAnsi="Times New Roman" w:hint="default"/>
      </w:rPr>
    </w:lvl>
    <w:lvl w:ilvl="7" w:tplc="FFFFFFFF" w:tentative="1">
      <w:start w:val="1"/>
      <w:numFmt w:val="bullet"/>
      <w:lvlText w:val="o"/>
      <w:lvlJc w:val="left"/>
      <w:pPr>
        <w:tabs>
          <w:tab w:val="num" w:pos="6185"/>
        </w:tabs>
        <w:ind w:left="6185" w:hanging="360"/>
      </w:pPr>
      <w:rPr>
        <w:rFonts w:ascii="Courier New" w:hAnsi="Courier New" w:hint="default"/>
      </w:rPr>
    </w:lvl>
    <w:lvl w:ilvl="8" w:tplc="FFFFFFFF" w:tentative="1">
      <w:start w:val="1"/>
      <w:numFmt w:val="bullet"/>
      <w:lvlText w:val=""/>
      <w:lvlJc w:val="left"/>
      <w:pPr>
        <w:tabs>
          <w:tab w:val="num" w:pos="6905"/>
        </w:tabs>
        <w:ind w:left="6905" w:hanging="360"/>
      </w:pPr>
      <w:rPr>
        <w:rFonts w:ascii="Times New Roman" w:hAnsi="Times New Roman" w:hint="default"/>
      </w:rPr>
    </w:lvl>
  </w:abstractNum>
  <w:abstractNum w:abstractNumId="33">
    <w:nsid w:val="59B111B1"/>
    <w:multiLevelType w:val="hybridMultilevel"/>
    <w:tmpl w:val="C12EAECC"/>
    <w:lvl w:ilvl="0" w:tplc="486CEA1C">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nsid w:val="59E44B6C"/>
    <w:multiLevelType w:val="hybridMultilevel"/>
    <w:tmpl w:val="42ECA700"/>
    <w:lvl w:ilvl="0" w:tplc="FFFFFFFF">
      <w:start w:val="1"/>
      <w:numFmt w:val="decimal"/>
      <w:lvlText w:val="%1."/>
      <w:lvlJc w:val="left"/>
      <w:pPr>
        <w:tabs>
          <w:tab w:val="num" w:pos="720"/>
        </w:tabs>
        <w:ind w:left="720" w:hanging="360"/>
      </w:pPr>
      <w:rPr>
        <w:rFonts w:cs="Times New Roman" w:hint="default"/>
      </w:rPr>
    </w:lvl>
    <w:lvl w:ilvl="1" w:tplc="8C3AF84C">
      <w:start w:val="2"/>
      <w:numFmt w:val="bullet"/>
      <w:suff w:val="space"/>
      <w:lvlText w:val="-"/>
      <w:lvlJc w:val="left"/>
      <w:pPr>
        <w:ind w:left="900" w:hanging="360"/>
      </w:pPr>
      <w:rPr>
        <w:rFonts w:ascii="Times New Roman" w:eastAsia="Times New Roman" w:hAnsi="Times New Roman"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5">
    <w:nsid w:val="5F306D14"/>
    <w:multiLevelType w:val="hybridMultilevel"/>
    <w:tmpl w:val="A8287DC8"/>
    <w:lvl w:ilvl="0" w:tplc="BF3C1082">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06D77A5"/>
    <w:multiLevelType w:val="hybridMultilevel"/>
    <w:tmpl w:val="76AC233E"/>
    <w:lvl w:ilvl="0" w:tplc="42BC72A4">
      <w:start w:val="2"/>
      <w:numFmt w:val="bullet"/>
      <w:suff w:val="space"/>
      <w:lvlText w:val="-"/>
      <w:lvlJc w:val="left"/>
      <w:pPr>
        <w:ind w:left="1467" w:hanging="360"/>
      </w:pPr>
      <w:rPr>
        <w:rFonts w:ascii="Times New Roman" w:eastAsia="Times New Roman" w:hAnsi="Times New Roman" w:cs="Times New Roman" w:hint="default"/>
      </w:rPr>
    </w:lvl>
    <w:lvl w:ilvl="1" w:tplc="FFFFFFFF" w:tentative="1">
      <w:start w:val="1"/>
      <w:numFmt w:val="bullet"/>
      <w:lvlText w:val="o"/>
      <w:lvlJc w:val="left"/>
      <w:pPr>
        <w:tabs>
          <w:tab w:val="num" w:pos="1865"/>
        </w:tabs>
        <w:ind w:left="1865" w:hanging="360"/>
      </w:pPr>
      <w:rPr>
        <w:rFonts w:ascii="Courier New" w:hAnsi="Courier New" w:hint="default"/>
      </w:rPr>
    </w:lvl>
    <w:lvl w:ilvl="2" w:tplc="FFFFFFFF" w:tentative="1">
      <w:start w:val="1"/>
      <w:numFmt w:val="bullet"/>
      <w:lvlText w:val=""/>
      <w:lvlJc w:val="left"/>
      <w:pPr>
        <w:tabs>
          <w:tab w:val="num" w:pos="2585"/>
        </w:tabs>
        <w:ind w:left="2585" w:hanging="360"/>
      </w:pPr>
      <w:rPr>
        <w:rFonts w:ascii="Times New Roman" w:hAnsi="Times New Roman" w:hint="default"/>
      </w:rPr>
    </w:lvl>
    <w:lvl w:ilvl="3" w:tplc="FFFFFFFF" w:tentative="1">
      <w:start w:val="1"/>
      <w:numFmt w:val="bullet"/>
      <w:lvlText w:val=""/>
      <w:lvlJc w:val="left"/>
      <w:pPr>
        <w:tabs>
          <w:tab w:val="num" w:pos="3305"/>
        </w:tabs>
        <w:ind w:left="3305" w:hanging="360"/>
      </w:pPr>
      <w:rPr>
        <w:rFonts w:ascii="Times New Roman" w:hAnsi="Times New Roman" w:hint="default"/>
      </w:rPr>
    </w:lvl>
    <w:lvl w:ilvl="4" w:tplc="FFFFFFFF" w:tentative="1">
      <w:start w:val="1"/>
      <w:numFmt w:val="bullet"/>
      <w:lvlText w:val="o"/>
      <w:lvlJc w:val="left"/>
      <w:pPr>
        <w:tabs>
          <w:tab w:val="num" w:pos="4025"/>
        </w:tabs>
        <w:ind w:left="4025" w:hanging="360"/>
      </w:pPr>
      <w:rPr>
        <w:rFonts w:ascii="Courier New" w:hAnsi="Courier New" w:hint="default"/>
      </w:rPr>
    </w:lvl>
    <w:lvl w:ilvl="5" w:tplc="FFFFFFFF" w:tentative="1">
      <w:start w:val="1"/>
      <w:numFmt w:val="bullet"/>
      <w:lvlText w:val=""/>
      <w:lvlJc w:val="left"/>
      <w:pPr>
        <w:tabs>
          <w:tab w:val="num" w:pos="4745"/>
        </w:tabs>
        <w:ind w:left="4745" w:hanging="360"/>
      </w:pPr>
      <w:rPr>
        <w:rFonts w:ascii="Times New Roman" w:hAnsi="Times New Roman" w:hint="default"/>
      </w:rPr>
    </w:lvl>
    <w:lvl w:ilvl="6" w:tplc="FFFFFFFF" w:tentative="1">
      <w:start w:val="1"/>
      <w:numFmt w:val="bullet"/>
      <w:lvlText w:val=""/>
      <w:lvlJc w:val="left"/>
      <w:pPr>
        <w:tabs>
          <w:tab w:val="num" w:pos="5465"/>
        </w:tabs>
        <w:ind w:left="5465" w:hanging="360"/>
      </w:pPr>
      <w:rPr>
        <w:rFonts w:ascii="Times New Roman" w:hAnsi="Times New Roman" w:hint="default"/>
      </w:rPr>
    </w:lvl>
    <w:lvl w:ilvl="7" w:tplc="FFFFFFFF" w:tentative="1">
      <w:start w:val="1"/>
      <w:numFmt w:val="bullet"/>
      <w:lvlText w:val="o"/>
      <w:lvlJc w:val="left"/>
      <w:pPr>
        <w:tabs>
          <w:tab w:val="num" w:pos="6185"/>
        </w:tabs>
        <w:ind w:left="6185" w:hanging="360"/>
      </w:pPr>
      <w:rPr>
        <w:rFonts w:ascii="Courier New" w:hAnsi="Courier New" w:hint="default"/>
      </w:rPr>
    </w:lvl>
    <w:lvl w:ilvl="8" w:tplc="FFFFFFFF" w:tentative="1">
      <w:start w:val="1"/>
      <w:numFmt w:val="bullet"/>
      <w:lvlText w:val=""/>
      <w:lvlJc w:val="left"/>
      <w:pPr>
        <w:tabs>
          <w:tab w:val="num" w:pos="6905"/>
        </w:tabs>
        <w:ind w:left="6905" w:hanging="360"/>
      </w:pPr>
      <w:rPr>
        <w:rFonts w:ascii="Times New Roman" w:hAnsi="Times New Roman" w:hint="default"/>
      </w:rPr>
    </w:lvl>
  </w:abstractNum>
  <w:abstractNum w:abstractNumId="37">
    <w:nsid w:val="6213371B"/>
    <w:multiLevelType w:val="multilevel"/>
    <w:tmpl w:val="50AC60A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62262597"/>
    <w:multiLevelType w:val="multilevel"/>
    <w:tmpl w:val="80CA651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50709F8"/>
    <w:multiLevelType w:val="hybridMultilevel"/>
    <w:tmpl w:val="48AEBC5E"/>
    <w:lvl w:ilvl="0" w:tplc="FFFFFFFF">
      <w:start w:val="2"/>
      <w:numFmt w:val="bullet"/>
      <w:lvlText w:val="-"/>
      <w:lvlJc w:val="left"/>
      <w:pPr>
        <w:tabs>
          <w:tab w:val="num" w:pos="900"/>
        </w:tabs>
        <w:ind w:left="90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40">
    <w:nsid w:val="6EF02E4F"/>
    <w:multiLevelType w:val="hybridMultilevel"/>
    <w:tmpl w:val="BC8E144E"/>
    <w:lvl w:ilvl="0" w:tplc="36E42564">
      <w:start w:val="2"/>
      <w:numFmt w:val="bullet"/>
      <w:suff w:val="space"/>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41">
    <w:nsid w:val="6F473E98"/>
    <w:multiLevelType w:val="multilevel"/>
    <w:tmpl w:val="3C4241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
    <w:nsid w:val="702E522C"/>
    <w:multiLevelType w:val="hybridMultilevel"/>
    <w:tmpl w:val="3664F3FA"/>
    <w:lvl w:ilvl="0" w:tplc="FFFFFFFF">
      <w:start w:val="2"/>
      <w:numFmt w:val="bullet"/>
      <w:lvlText w:val="-"/>
      <w:lvlJc w:val="left"/>
      <w:pPr>
        <w:tabs>
          <w:tab w:val="num" w:pos="1262"/>
        </w:tabs>
        <w:ind w:left="1262" w:hanging="360"/>
      </w:pPr>
      <w:rPr>
        <w:rFonts w:ascii="Times New Roman" w:eastAsia="Times New Roman" w:hAnsi="Times New Roman" w:hint="default"/>
      </w:rPr>
    </w:lvl>
    <w:lvl w:ilvl="1" w:tplc="FFFFFFFF" w:tentative="1">
      <w:start w:val="1"/>
      <w:numFmt w:val="bullet"/>
      <w:lvlText w:val="o"/>
      <w:lvlJc w:val="left"/>
      <w:pPr>
        <w:tabs>
          <w:tab w:val="num" w:pos="1802"/>
        </w:tabs>
        <w:ind w:left="1802" w:hanging="360"/>
      </w:pPr>
      <w:rPr>
        <w:rFonts w:ascii="Courier New" w:hAnsi="Courier New" w:hint="default"/>
      </w:rPr>
    </w:lvl>
    <w:lvl w:ilvl="2" w:tplc="FFFFFFFF" w:tentative="1">
      <w:start w:val="1"/>
      <w:numFmt w:val="bullet"/>
      <w:lvlText w:val=""/>
      <w:lvlJc w:val="left"/>
      <w:pPr>
        <w:tabs>
          <w:tab w:val="num" w:pos="2522"/>
        </w:tabs>
        <w:ind w:left="2522" w:hanging="360"/>
      </w:pPr>
      <w:rPr>
        <w:rFonts w:ascii="Times New Roman" w:hAnsi="Times New Roman" w:hint="default"/>
      </w:rPr>
    </w:lvl>
    <w:lvl w:ilvl="3" w:tplc="FFFFFFFF" w:tentative="1">
      <w:start w:val="1"/>
      <w:numFmt w:val="bullet"/>
      <w:lvlText w:val=""/>
      <w:lvlJc w:val="left"/>
      <w:pPr>
        <w:tabs>
          <w:tab w:val="num" w:pos="3242"/>
        </w:tabs>
        <w:ind w:left="3242" w:hanging="360"/>
      </w:pPr>
      <w:rPr>
        <w:rFonts w:ascii="Times New Roman" w:hAnsi="Times New Roman" w:hint="default"/>
      </w:rPr>
    </w:lvl>
    <w:lvl w:ilvl="4" w:tplc="FFFFFFFF" w:tentative="1">
      <w:start w:val="1"/>
      <w:numFmt w:val="bullet"/>
      <w:lvlText w:val="o"/>
      <w:lvlJc w:val="left"/>
      <w:pPr>
        <w:tabs>
          <w:tab w:val="num" w:pos="3962"/>
        </w:tabs>
        <w:ind w:left="3962" w:hanging="360"/>
      </w:pPr>
      <w:rPr>
        <w:rFonts w:ascii="Courier New" w:hAnsi="Courier New" w:hint="default"/>
      </w:rPr>
    </w:lvl>
    <w:lvl w:ilvl="5" w:tplc="FFFFFFFF" w:tentative="1">
      <w:start w:val="1"/>
      <w:numFmt w:val="bullet"/>
      <w:lvlText w:val=""/>
      <w:lvlJc w:val="left"/>
      <w:pPr>
        <w:tabs>
          <w:tab w:val="num" w:pos="4682"/>
        </w:tabs>
        <w:ind w:left="4682" w:hanging="360"/>
      </w:pPr>
      <w:rPr>
        <w:rFonts w:ascii="Times New Roman" w:hAnsi="Times New Roman" w:hint="default"/>
      </w:rPr>
    </w:lvl>
    <w:lvl w:ilvl="6" w:tplc="FFFFFFFF" w:tentative="1">
      <w:start w:val="1"/>
      <w:numFmt w:val="bullet"/>
      <w:lvlText w:val=""/>
      <w:lvlJc w:val="left"/>
      <w:pPr>
        <w:tabs>
          <w:tab w:val="num" w:pos="5402"/>
        </w:tabs>
        <w:ind w:left="5402" w:hanging="360"/>
      </w:pPr>
      <w:rPr>
        <w:rFonts w:ascii="Times New Roman" w:hAnsi="Times New Roman" w:hint="default"/>
      </w:rPr>
    </w:lvl>
    <w:lvl w:ilvl="7" w:tplc="FFFFFFFF" w:tentative="1">
      <w:start w:val="1"/>
      <w:numFmt w:val="bullet"/>
      <w:lvlText w:val="o"/>
      <w:lvlJc w:val="left"/>
      <w:pPr>
        <w:tabs>
          <w:tab w:val="num" w:pos="6122"/>
        </w:tabs>
        <w:ind w:left="6122" w:hanging="360"/>
      </w:pPr>
      <w:rPr>
        <w:rFonts w:ascii="Courier New" w:hAnsi="Courier New" w:hint="default"/>
      </w:rPr>
    </w:lvl>
    <w:lvl w:ilvl="8" w:tplc="FFFFFFFF" w:tentative="1">
      <w:start w:val="1"/>
      <w:numFmt w:val="bullet"/>
      <w:lvlText w:val=""/>
      <w:lvlJc w:val="left"/>
      <w:pPr>
        <w:tabs>
          <w:tab w:val="num" w:pos="6842"/>
        </w:tabs>
        <w:ind w:left="6842" w:hanging="360"/>
      </w:pPr>
      <w:rPr>
        <w:rFonts w:ascii="Times New Roman" w:hAnsi="Times New Roman" w:hint="default"/>
      </w:rPr>
    </w:lvl>
  </w:abstractNum>
  <w:abstractNum w:abstractNumId="43">
    <w:nsid w:val="733D412B"/>
    <w:multiLevelType w:val="hybridMultilevel"/>
    <w:tmpl w:val="A866E4DA"/>
    <w:lvl w:ilvl="0" w:tplc="FFFFFFFF">
      <w:numFmt w:val="bullet"/>
      <w:lvlText w:val="-"/>
      <w:lvlJc w:val="left"/>
      <w:pPr>
        <w:tabs>
          <w:tab w:val="num" w:pos="722"/>
        </w:tabs>
        <w:ind w:left="722" w:hanging="360"/>
      </w:pPr>
      <w:rPr>
        <w:rFonts w:ascii="Times New Roman" w:hAnsi="Times New Roman" w:hint="default"/>
      </w:rPr>
    </w:lvl>
    <w:lvl w:ilvl="1" w:tplc="04090019" w:tentative="1">
      <w:start w:val="1"/>
      <w:numFmt w:val="bullet"/>
      <w:lvlText w:val="o"/>
      <w:lvlJc w:val="left"/>
      <w:pPr>
        <w:tabs>
          <w:tab w:val="num" w:pos="1802"/>
        </w:tabs>
        <w:ind w:left="1802" w:hanging="360"/>
      </w:pPr>
      <w:rPr>
        <w:rFonts w:ascii="Courier New" w:hAnsi="Courier New" w:hint="default"/>
      </w:rPr>
    </w:lvl>
    <w:lvl w:ilvl="2" w:tplc="0409001B" w:tentative="1">
      <w:start w:val="1"/>
      <w:numFmt w:val="bullet"/>
      <w:lvlText w:val=""/>
      <w:lvlJc w:val="left"/>
      <w:pPr>
        <w:tabs>
          <w:tab w:val="num" w:pos="2522"/>
        </w:tabs>
        <w:ind w:left="2522" w:hanging="360"/>
      </w:pPr>
      <w:rPr>
        <w:rFonts w:ascii="Times New Roman" w:hAnsi="Times New Roman" w:hint="default"/>
      </w:rPr>
    </w:lvl>
    <w:lvl w:ilvl="3" w:tplc="0409000F" w:tentative="1">
      <w:start w:val="1"/>
      <w:numFmt w:val="bullet"/>
      <w:lvlText w:val=""/>
      <w:lvlJc w:val="left"/>
      <w:pPr>
        <w:tabs>
          <w:tab w:val="num" w:pos="3242"/>
        </w:tabs>
        <w:ind w:left="3242" w:hanging="360"/>
      </w:pPr>
      <w:rPr>
        <w:rFonts w:ascii="Times New Roman" w:hAnsi="Times New Roman" w:hint="default"/>
      </w:rPr>
    </w:lvl>
    <w:lvl w:ilvl="4" w:tplc="04090019" w:tentative="1">
      <w:start w:val="1"/>
      <w:numFmt w:val="bullet"/>
      <w:lvlText w:val="o"/>
      <w:lvlJc w:val="left"/>
      <w:pPr>
        <w:tabs>
          <w:tab w:val="num" w:pos="3962"/>
        </w:tabs>
        <w:ind w:left="3962" w:hanging="360"/>
      </w:pPr>
      <w:rPr>
        <w:rFonts w:ascii="Courier New" w:hAnsi="Courier New" w:hint="default"/>
      </w:rPr>
    </w:lvl>
    <w:lvl w:ilvl="5" w:tplc="0409001B" w:tentative="1">
      <w:start w:val="1"/>
      <w:numFmt w:val="bullet"/>
      <w:lvlText w:val=""/>
      <w:lvlJc w:val="left"/>
      <w:pPr>
        <w:tabs>
          <w:tab w:val="num" w:pos="4682"/>
        </w:tabs>
        <w:ind w:left="4682" w:hanging="360"/>
      </w:pPr>
      <w:rPr>
        <w:rFonts w:ascii="Times New Roman" w:hAnsi="Times New Roman" w:hint="default"/>
      </w:rPr>
    </w:lvl>
    <w:lvl w:ilvl="6" w:tplc="0409000F" w:tentative="1">
      <w:start w:val="1"/>
      <w:numFmt w:val="bullet"/>
      <w:lvlText w:val=""/>
      <w:lvlJc w:val="left"/>
      <w:pPr>
        <w:tabs>
          <w:tab w:val="num" w:pos="5402"/>
        </w:tabs>
        <w:ind w:left="5402" w:hanging="360"/>
      </w:pPr>
      <w:rPr>
        <w:rFonts w:ascii="Times New Roman" w:hAnsi="Times New Roman" w:hint="default"/>
      </w:rPr>
    </w:lvl>
    <w:lvl w:ilvl="7" w:tplc="04090019" w:tentative="1">
      <w:start w:val="1"/>
      <w:numFmt w:val="bullet"/>
      <w:lvlText w:val="o"/>
      <w:lvlJc w:val="left"/>
      <w:pPr>
        <w:tabs>
          <w:tab w:val="num" w:pos="6122"/>
        </w:tabs>
        <w:ind w:left="6122" w:hanging="360"/>
      </w:pPr>
      <w:rPr>
        <w:rFonts w:ascii="Courier New" w:hAnsi="Courier New" w:hint="default"/>
      </w:rPr>
    </w:lvl>
    <w:lvl w:ilvl="8" w:tplc="0409001B" w:tentative="1">
      <w:start w:val="1"/>
      <w:numFmt w:val="bullet"/>
      <w:lvlText w:val=""/>
      <w:lvlJc w:val="left"/>
      <w:pPr>
        <w:tabs>
          <w:tab w:val="num" w:pos="6842"/>
        </w:tabs>
        <w:ind w:left="6842" w:hanging="360"/>
      </w:pPr>
      <w:rPr>
        <w:rFonts w:ascii="Times New Roman" w:hAnsi="Times New Roman" w:hint="default"/>
      </w:rPr>
    </w:lvl>
  </w:abstractNum>
  <w:abstractNum w:abstractNumId="44">
    <w:nsid w:val="77F65E08"/>
    <w:multiLevelType w:val="hybridMultilevel"/>
    <w:tmpl w:val="FEDCFF8C"/>
    <w:lvl w:ilvl="0" w:tplc="C14ACA00">
      <w:numFmt w:val="bullet"/>
      <w:suff w:val="space"/>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nsid w:val="781D3105"/>
    <w:multiLevelType w:val="hybridMultilevel"/>
    <w:tmpl w:val="AA3075D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1"/>
  </w:num>
  <w:num w:numId="2">
    <w:abstractNumId w:val="20"/>
  </w:num>
  <w:num w:numId="3">
    <w:abstractNumId w:val="31"/>
  </w:num>
  <w:num w:numId="4">
    <w:abstractNumId w:val="41"/>
  </w:num>
  <w:num w:numId="5">
    <w:abstractNumId w:val="1"/>
  </w:num>
  <w:num w:numId="6">
    <w:abstractNumId w:val="3"/>
  </w:num>
  <w:num w:numId="7">
    <w:abstractNumId w:val="30"/>
  </w:num>
  <w:num w:numId="8">
    <w:abstractNumId w:val="24"/>
  </w:num>
  <w:num w:numId="9">
    <w:abstractNumId w:val="2"/>
  </w:num>
  <w:num w:numId="10">
    <w:abstractNumId w:val="8"/>
  </w:num>
  <w:num w:numId="11">
    <w:abstractNumId w:val="34"/>
  </w:num>
  <w:num w:numId="12">
    <w:abstractNumId w:val="40"/>
  </w:num>
  <w:num w:numId="13">
    <w:abstractNumId w:val="22"/>
  </w:num>
  <w:num w:numId="14">
    <w:abstractNumId w:val="17"/>
  </w:num>
  <w:num w:numId="15">
    <w:abstractNumId w:val="19"/>
  </w:num>
  <w:num w:numId="16">
    <w:abstractNumId w:val="16"/>
  </w:num>
  <w:num w:numId="17">
    <w:abstractNumId w:val="43"/>
  </w:num>
  <w:num w:numId="18">
    <w:abstractNumId w:val="4"/>
  </w:num>
  <w:num w:numId="19">
    <w:abstractNumId w:val="9"/>
  </w:num>
  <w:num w:numId="20">
    <w:abstractNumId w:val="36"/>
  </w:num>
  <w:num w:numId="21">
    <w:abstractNumId w:val="42"/>
  </w:num>
  <w:num w:numId="22">
    <w:abstractNumId w:val="10"/>
  </w:num>
  <w:num w:numId="23">
    <w:abstractNumId w:val="7"/>
  </w:num>
  <w:num w:numId="24">
    <w:abstractNumId w:val="23"/>
  </w:num>
  <w:num w:numId="25">
    <w:abstractNumId w:val="5"/>
  </w:num>
  <w:num w:numId="26">
    <w:abstractNumId w:val="32"/>
  </w:num>
  <w:num w:numId="27">
    <w:abstractNumId w:val="26"/>
  </w:num>
  <w:num w:numId="28">
    <w:abstractNumId w:val="6"/>
  </w:num>
  <w:num w:numId="29">
    <w:abstractNumId w:val="35"/>
  </w:num>
  <w:num w:numId="30">
    <w:abstractNumId w:val="12"/>
  </w:num>
  <w:num w:numId="31">
    <w:abstractNumId w:val="27"/>
  </w:num>
  <w:num w:numId="32">
    <w:abstractNumId w:val="44"/>
  </w:num>
  <w:num w:numId="33">
    <w:abstractNumId w:val="25"/>
  </w:num>
  <w:num w:numId="34">
    <w:abstractNumId w:val="28"/>
  </w:num>
  <w:num w:numId="35">
    <w:abstractNumId w:val="39"/>
  </w:num>
  <w:num w:numId="36">
    <w:abstractNumId w:val="15"/>
  </w:num>
  <w:num w:numId="37">
    <w:abstractNumId w:val="11"/>
  </w:num>
  <w:num w:numId="38">
    <w:abstractNumId w:val="14"/>
  </w:num>
  <w:num w:numId="39">
    <w:abstractNumId w:val="37"/>
  </w:num>
  <w:num w:numId="40">
    <w:abstractNumId w:val="38"/>
  </w:num>
  <w:num w:numId="41">
    <w:abstractNumId w:val="29"/>
  </w:num>
  <w:num w:numId="42">
    <w:abstractNumId w:val="18"/>
  </w:num>
  <w:num w:numId="43">
    <w:abstractNumId w:val="33"/>
  </w:num>
  <w:num w:numId="44">
    <w:abstractNumId w:val="0"/>
  </w:num>
  <w:num w:numId="45">
    <w:abstractNumId w:val="13"/>
  </w:num>
  <w:num w:numId="46">
    <w:abstractNumId w:val="45"/>
  </w:num>
  <w:numIdMacAtCleanup w:val="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trackRevisions/>
  <w:defaultTabStop w:val="720"/>
  <w:evenAndOddHeaders/>
  <w:characterSpacingControl w:val="doNotCompress"/>
  <w:hdrShapeDefaults>
    <o:shapedefaults v:ext="edit" spidmax="38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E83"/>
    <w:rsid w:val="000128F1"/>
    <w:rsid w:val="00015A95"/>
    <w:rsid w:val="00017437"/>
    <w:rsid w:val="00017AA8"/>
    <w:rsid w:val="00021649"/>
    <w:rsid w:val="00033308"/>
    <w:rsid w:val="00041932"/>
    <w:rsid w:val="00041EA2"/>
    <w:rsid w:val="0004448A"/>
    <w:rsid w:val="00046CFC"/>
    <w:rsid w:val="0005068F"/>
    <w:rsid w:val="00066B77"/>
    <w:rsid w:val="000709A4"/>
    <w:rsid w:val="000A3434"/>
    <w:rsid w:val="000A5C99"/>
    <w:rsid w:val="000B1AB5"/>
    <w:rsid w:val="000B2503"/>
    <w:rsid w:val="000B2FC9"/>
    <w:rsid w:val="000C0552"/>
    <w:rsid w:val="000C07EA"/>
    <w:rsid w:val="000C2AAA"/>
    <w:rsid w:val="000C41DE"/>
    <w:rsid w:val="000D1FBB"/>
    <w:rsid w:val="000E15AB"/>
    <w:rsid w:val="000F1254"/>
    <w:rsid w:val="001011B0"/>
    <w:rsid w:val="00101B06"/>
    <w:rsid w:val="001047CE"/>
    <w:rsid w:val="00105595"/>
    <w:rsid w:val="00106A79"/>
    <w:rsid w:val="00110F96"/>
    <w:rsid w:val="00111B06"/>
    <w:rsid w:val="00114663"/>
    <w:rsid w:val="00117CFF"/>
    <w:rsid w:val="00121AF6"/>
    <w:rsid w:val="0012367C"/>
    <w:rsid w:val="0012616A"/>
    <w:rsid w:val="001306BF"/>
    <w:rsid w:val="00130CFB"/>
    <w:rsid w:val="00131A2C"/>
    <w:rsid w:val="00141C06"/>
    <w:rsid w:val="001463C2"/>
    <w:rsid w:val="00152D79"/>
    <w:rsid w:val="001560C3"/>
    <w:rsid w:val="00163BD3"/>
    <w:rsid w:val="001707C1"/>
    <w:rsid w:val="00170DFE"/>
    <w:rsid w:val="00175D0C"/>
    <w:rsid w:val="00177093"/>
    <w:rsid w:val="00190101"/>
    <w:rsid w:val="001A5A29"/>
    <w:rsid w:val="001A7245"/>
    <w:rsid w:val="001B2AE1"/>
    <w:rsid w:val="001B336E"/>
    <w:rsid w:val="001B5C5B"/>
    <w:rsid w:val="001B6769"/>
    <w:rsid w:val="001C7A91"/>
    <w:rsid w:val="001D285C"/>
    <w:rsid w:val="001D36F2"/>
    <w:rsid w:val="001D3BF7"/>
    <w:rsid w:val="001E56A0"/>
    <w:rsid w:val="001E5EDC"/>
    <w:rsid w:val="001E71CC"/>
    <w:rsid w:val="001F09D9"/>
    <w:rsid w:val="00201861"/>
    <w:rsid w:val="00201EC1"/>
    <w:rsid w:val="0020292E"/>
    <w:rsid w:val="00211927"/>
    <w:rsid w:val="00212CFF"/>
    <w:rsid w:val="00226579"/>
    <w:rsid w:val="0023003C"/>
    <w:rsid w:val="0023005A"/>
    <w:rsid w:val="00254AA6"/>
    <w:rsid w:val="00257C1A"/>
    <w:rsid w:val="002605D4"/>
    <w:rsid w:val="002620ED"/>
    <w:rsid w:val="0027108E"/>
    <w:rsid w:val="00272F5E"/>
    <w:rsid w:val="00283743"/>
    <w:rsid w:val="00285339"/>
    <w:rsid w:val="002A2448"/>
    <w:rsid w:val="002A3707"/>
    <w:rsid w:val="002C0108"/>
    <w:rsid w:val="002C2039"/>
    <w:rsid w:val="002C7096"/>
    <w:rsid w:val="002D0068"/>
    <w:rsid w:val="002D02E1"/>
    <w:rsid w:val="002D42FA"/>
    <w:rsid w:val="002E0968"/>
    <w:rsid w:val="002E7FEA"/>
    <w:rsid w:val="002F3456"/>
    <w:rsid w:val="002F76ED"/>
    <w:rsid w:val="002F7A2B"/>
    <w:rsid w:val="003041AA"/>
    <w:rsid w:val="00310BDE"/>
    <w:rsid w:val="00311456"/>
    <w:rsid w:val="00325523"/>
    <w:rsid w:val="00343CFB"/>
    <w:rsid w:val="00354AD2"/>
    <w:rsid w:val="00367A7E"/>
    <w:rsid w:val="00367BCD"/>
    <w:rsid w:val="00367F38"/>
    <w:rsid w:val="00374369"/>
    <w:rsid w:val="00377889"/>
    <w:rsid w:val="003872B1"/>
    <w:rsid w:val="0039054D"/>
    <w:rsid w:val="00390CC1"/>
    <w:rsid w:val="003A0DCC"/>
    <w:rsid w:val="003A190A"/>
    <w:rsid w:val="003A377A"/>
    <w:rsid w:val="003A3816"/>
    <w:rsid w:val="003B3CCB"/>
    <w:rsid w:val="003B6AC7"/>
    <w:rsid w:val="003B6EB0"/>
    <w:rsid w:val="003C6F33"/>
    <w:rsid w:val="003D43C4"/>
    <w:rsid w:val="003E00B9"/>
    <w:rsid w:val="003F0486"/>
    <w:rsid w:val="003F1FF3"/>
    <w:rsid w:val="003F3A0B"/>
    <w:rsid w:val="003F5FCF"/>
    <w:rsid w:val="0040074B"/>
    <w:rsid w:val="004026EC"/>
    <w:rsid w:val="004040D6"/>
    <w:rsid w:val="00407E72"/>
    <w:rsid w:val="00414237"/>
    <w:rsid w:val="00414758"/>
    <w:rsid w:val="004149B5"/>
    <w:rsid w:val="00420C95"/>
    <w:rsid w:val="00421A09"/>
    <w:rsid w:val="00424F93"/>
    <w:rsid w:val="004310CC"/>
    <w:rsid w:val="00435D0F"/>
    <w:rsid w:val="00435DE1"/>
    <w:rsid w:val="00441E88"/>
    <w:rsid w:val="0044689C"/>
    <w:rsid w:val="00472E0C"/>
    <w:rsid w:val="00472EB2"/>
    <w:rsid w:val="00481FD3"/>
    <w:rsid w:val="004935AD"/>
    <w:rsid w:val="00494A02"/>
    <w:rsid w:val="004A0E26"/>
    <w:rsid w:val="004A2A47"/>
    <w:rsid w:val="004A6891"/>
    <w:rsid w:val="004B242E"/>
    <w:rsid w:val="004B4E89"/>
    <w:rsid w:val="004C6E93"/>
    <w:rsid w:val="004D2587"/>
    <w:rsid w:val="004D2DC3"/>
    <w:rsid w:val="004D4D35"/>
    <w:rsid w:val="004D6677"/>
    <w:rsid w:val="004D7E91"/>
    <w:rsid w:val="004E576A"/>
    <w:rsid w:val="004F7C55"/>
    <w:rsid w:val="00503416"/>
    <w:rsid w:val="00505B22"/>
    <w:rsid w:val="00513C1D"/>
    <w:rsid w:val="00514633"/>
    <w:rsid w:val="00516610"/>
    <w:rsid w:val="00526950"/>
    <w:rsid w:val="00527AA2"/>
    <w:rsid w:val="00532944"/>
    <w:rsid w:val="00536992"/>
    <w:rsid w:val="00540FCA"/>
    <w:rsid w:val="0054243B"/>
    <w:rsid w:val="00543B6C"/>
    <w:rsid w:val="0054402F"/>
    <w:rsid w:val="0054613C"/>
    <w:rsid w:val="0055779F"/>
    <w:rsid w:val="00561FC7"/>
    <w:rsid w:val="005664B2"/>
    <w:rsid w:val="00566692"/>
    <w:rsid w:val="00574CA2"/>
    <w:rsid w:val="00595DF0"/>
    <w:rsid w:val="005A0480"/>
    <w:rsid w:val="005A3016"/>
    <w:rsid w:val="005C3EF3"/>
    <w:rsid w:val="005D755B"/>
    <w:rsid w:val="005E03EF"/>
    <w:rsid w:val="005E1077"/>
    <w:rsid w:val="005E4077"/>
    <w:rsid w:val="005F5568"/>
    <w:rsid w:val="005F7D13"/>
    <w:rsid w:val="005F7F74"/>
    <w:rsid w:val="006050CA"/>
    <w:rsid w:val="00606326"/>
    <w:rsid w:val="00612E37"/>
    <w:rsid w:val="0061484C"/>
    <w:rsid w:val="00615A2B"/>
    <w:rsid w:val="00615F93"/>
    <w:rsid w:val="00616E1C"/>
    <w:rsid w:val="006202D8"/>
    <w:rsid w:val="0062597C"/>
    <w:rsid w:val="00637097"/>
    <w:rsid w:val="00637AF2"/>
    <w:rsid w:val="00637C5F"/>
    <w:rsid w:val="0064211B"/>
    <w:rsid w:val="006465D2"/>
    <w:rsid w:val="00647DA2"/>
    <w:rsid w:val="00651CBE"/>
    <w:rsid w:val="00664E8D"/>
    <w:rsid w:val="0066728B"/>
    <w:rsid w:val="006708FE"/>
    <w:rsid w:val="00677432"/>
    <w:rsid w:val="00677D1E"/>
    <w:rsid w:val="00680E20"/>
    <w:rsid w:val="00681428"/>
    <w:rsid w:val="00681E4C"/>
    <w:rsid w:val="00682EE5"/>
    <w:rsid w:val="00686ECF"/>
    <w:rsid w:val="0069205A"/>
    <w:rsid w:val="006B294B"/>
    <w:rsid w:val="006B2B85"/>
    <w:rsid w:val="006C4AEE"/>
    <w:rsid w:val="006C5BE3"/>
    <w:rsid w:val="006C5F4D"/>
    <w:rsid w:val="006C624C"/>
    <w:rsid w:val="006D7782"/>
    <w:rsid w:val="006E4471"/>
    <w:rsid w:val="006F151C"/>
    <w:rsid w:val="006F62DC"/>
    <w:rsid w:val="007006D6"/>
    <w:rsid w:val="00710CDC"/>
    <w:rsid w:val="00715D22"/>
    <w:rsid w:val="007236A6"/>
    <w:rsid w:val="00726DC4"/>
    <w:rsid w:val="00730401"/>
    <w:rsid w:val="00731AD2"/>
    <w:rsid w:val="007361BF"/>
    <w:rsid w:val="00737E85"/>
    <w:rsid w:val="00737F05"/>
    <w:rsid w:val="00747C1A"/>
    <w:rsid w:val="00762B10"/>
    <w:rsid w:val="00764513"/>
    <w:rsid w:val="00770A6A"/>
    <w:rsid w:val="0077680E"/>
    <w:rsid w:val="007873E9"/>
    <w:rsid w:val="00793F23"/>
    <w:rsid w:val="0079745E"/>
    <w:rsid w:val="00797D49"/>
    <w:rsid w:val="007B2B6A"/>
    <w:rsid w:val="007B58AF"/>
    <w:rsid w:val="007B6944"/>
    <w:rsid w:val="007B7F93"/>
    <w:rsid w:val="007C1BDE"/>
    <w:rsid w:val="007C31C1"/>
    <w:rsid w:val="007C5BA4"/>
    <w:rsid w:val="007C7F31"/>
    <w:rsid w:val="007D0E67"/>
    <w:rsid w:val="007D75F1"/>
    <w:rsid w:val="007D7FEC"/>
    <w:rsid w:val="007E1F94"/>
    <w:rsid w:val="007E4A1E"/>
    <w:rsid w:val="007E6A1E"/>
    <w:rsid w:val="007F3E14"/>
    <w:rsid w:val="007F4330"/>
    <w:rsid w:val="007F49C1"/>
    <w:rsid w:val="007F4EE2"/>
    <w:rsid w:val="007F6183"/>
    <w:rsid w:val="007F6EB7"/>
    <w:rsid w:val="00800B74"/>
    <w:rsid w:val="00801ABE"/>
    <w:rsid w:val="00804725"/>
    <w:rsid w:val="0081149E"/>
    <w:rsid w:val="0082067D"/>
    <w:rsid w:val="00821D1A"/>
    <w:rsid w:val="00826587"/>
    <w:rsid w:val="008301BC"/>
    <w:rsid w:val="00833466"/>
    <w:rsid w:val="00833575"/>
    <w:rsid w:val="008350A8"/>
    <w:rsid w:val="008371B2"/>
    <w:rsid w:val="00843232"/>
    <w:rsid w:val="0084337B"/>
    <w:rsid w:val="00845D90"/>
    <w:rsid w:val="00846618"/>
    <w:rsid w:val="008624ED"/>
    <w:rsid w:val="0086578C"/>
    <w:rsid w:val="00867305"/>
    <w:rsid w:val="00871B99"/>
    <w:rsid w:val="008801DB"/>
    <w:rsid w:val="0088452F"/>
    <w:rsid w:val="00892488"/>
    <w:rsid w:val="00893B94"/>
    <w:rsid w:val="008A523B"/>
    <w:rsid w:val="008A6019"/>
    <w:rsid w:val="008B1A06"/>
    <w:rsid w:val="008B35EC"/>
    <w:rsid w:val="008C46CC"/>
    <w:rsid w:val="008C59CB"/>
    <w:rsid w:val="008D5CEB"/>
    <w:rsid w:val="008E5096"/>
    <w:rsid w:val="008E610D"/>
    <w:rsid w:val="008E705D"/>
    <w:rsid w:val="008F18B5"/>
    <w:rsid w:val="008F518F"/>
    <w:rsid w:val="0090269B"/>
    <w:rsid w:val="00905189"/>
    <w:rsid w:val="00910179"/>
    <w:rsid w:val="009124BF"/>
    <w:rsid w:val="00916196"/>
    <w:rsid w:val="00924322"/>
    <w:rsid w:val="009325B0"/>
    <w:rsid w:val="009412EE"/>
    <w:rsid w:val="00943E83"/>
    <w:rsid w:val="009500B4"/>
    <w:rsid w:val="00962DA0"/>
    <w:rsid w:val="00974603"/>
    <w:rsid w:val="0098019A"/>
    <w:rsid w:val="00983F47"/>
    <w:rsid w:val="009845B2"/>
    <w:rsid w:val="0099137A"/>
    <w:rsid w:val="009917F2"/>
    <w:rsid w:val="00991A34"/>
    <w:rsid w:val="009942AA"/>
    <w:rsid w:val="00994EB2"/>
    <w:rsid w:val="009A06DA"/>
    <w:rsid w:val="009A0D4D"/>
    <w:rsid w:val="009A3C03"/>
    <w:rsid w:val="009A63B8"/>
    <w:rsid w:val="009B665B"/>
    <w:rsid w:val="009B7BF0"/>
    <w:rsid w:val="009B7E0D"/>
    <w:rsid w:val="009C0C7D"/>
    <w:rsid w:val="009C4303"/>
    <w:rsid w:val="009C5118"/>
    <w:rsid w:val="009C691A"/>
    <w:rsid w:val="009D344B"/>
    <w:rsid w:val="009E254C"/>
    <w:rsid w:val="009F33FD"/>
    <w:rsid w:val="00A0145F"/>
    <w:rsid w:val="00A05B66"/>
    <w:rsid w:val="00A05E17"/>
    <w:rsid w:val="00A101A6"/>
    <w:rsid w:val="00A1415D"/>
    <w:rsid w:val="00A1620E"/>
    <w:rsid w:val="00A20F2B"/>
    <w:rsid w:val="00A22A1D"/>
    <w:rsid w:val="00A25265"/>
    <w:rsid w:val="00A25349"/>
    <w:rsid w:val="00A3247B"/>
    <w:rsid w:val="00A34991"/>
    <w:rsid w:val="00A412A5"/>
    <w:rsid w:val="00A5255A"/>
    <w:rsid w:val="00A530C3"/>
    <w:rsid w:val="00A56171"/>
    <w:rsid w:val="00A56F6E"/>
    <w:rsid w:val="00A676A8"/>
    <w:rsid w:val="00A71CBE"/>
    <w:rsid w:val="00A820C1"/>
    <w:rsid w:val="00A83807"/>
    <w:rsid w:val="00A87F8A"/>
    <w:rsid w:val="00AA55F0"/>
    <w:rsid w:val="00AB4587"/>
    <w:rsid w:val="00AB570B"/>
    <w:rsid w:val="00AC677C"/>
    <w:rsid w:val="00AE10C8"/>
    <w:rsid w:val="00AE1FFB"/>
    <w:rsid w:val="00AE3481"/>
    <w:rsid w:val="00AE426F"/>
    <w:rsid w:val="00AE6B64"/>
    <w:rsid w:val="00AF0B9E"/>
    <w:rsid w:val="00AF3D59"/>
    <w:rsid w:val="00B029CE"/>
    <w:rsid w:val="00B05386"/>
    <w:rsid w:val="00B06706"/>
    <w:rsid w:val="00B16D65"/>
    <w:rsid w:val="00B20121"/>
    <w:rsid w:val="00B25DB1"/>
    <w:rsid w:val="00B313E2"/>
    <w:rsid w:val="00B3372A"/>
    <w:rsid w:val="00B34171"/>
    <w:rsid w:val="00B36EAE"/>
    <w:rsid w:val="00B46535"/>
    <w:rsid w:val="00B5353F"/>
    <w:rsid w:val="00B53F0E"/>
    <w:rsid w:val="00B57A0D"/>
    <w:rsid w:val="00B60ED2"/>
    <w:rsid w:val="00B622CF"/>
    <w:rsid w:val="00B623F2"/>
    <w:rsid w:val="00B67BE4"/>
    <w:rsid w:val="00B84BE3"/>
    <w:rsid w:val="00B87A03"/>
    <w:rsid w:val="00B91EC7"/>
    <w:rsid w:val="00B95F33"/>
    <w:rsid w:val="00BA291D"/>
    <w:rsid w:val="00BA3E51"/>
    <w:rsid w:val="00BA4D57"/>
    <w:rsid w:val="00BA53DC"/>
    <w:rsid w:val="00BA6A8E"/>
    <w:rsid w:val="00BA7D90"/>
    <w:rsid w:val="00BB2AE8"/>
    <w:rsid w:val="00BB41C5"/>
    <w:rsid w:val="00BB4397"/>
    <w:rsid w:val="00BB5EC0"/>
    <w:rsid w:val="00BB70BB"/>
    <w:rsid w:val="00BC2424"/>
    <w:rsid w:val="00BC3B76"/>
    <w:rsid w:val="00BC4C0F"/>
    <w:rsid w:val="00BC5710"/>
    <w:rsid w:val="00BC6F63"/>
    <w:rsid w:val="00BD36E8"/>
    <w:rsid w:val="00BD5D1F"/>
    <w:rsid w:val="00BE3A27"/>
    <w:rsid w:val="00BF7A9A"/>
    <w:rsid w:val="00C001D2"/>
    <w:rsid w:val="00C00437"/>
    <w:rsid w:val="00C009DF"/>
    <w:rsid w:val="00C00A5E"/>
    <w:rsid w:val="00C01586"/>
    <w:rsid w:val="00C15509"/>
    <w:rsid w:val="00C15FD4"/>
    <w:rsid w:val="00C239B2"/>
    <w:rsid w:val="00C330EF"/>
    <w:rsid w:val="00C53915"/>
    <w:rsid w:val="00C549FF"/>
    <w:rsid w:val="00C618BD"/>
    <w:rsid w:val="00C63155"/>
    <w:rsid w:val="00C63655"/>
    <w:rsid w:val="00C64583"/>
    <w:rsid w:val="00C65229"/>
    <w:rsid w:val="00C70258"/>
    <w:rsid w:val="00C70AD2"/>
    <w:rsid w:val="00C77810"/>
    <w:rsid w:val="00C920FC"/>
    <w:rsid w:val="00C97965"/>
    <w:rsid w:val="00CA09D2"/>
    <w:rsid w:val="00CA287C"/>
    <w:rsid w:val="00CA45E6"/>
    <w:rsid w:val="00CA6FFF"/>
    <w:rsid w:val="00CB6389"/>
    <w:rsid w:val="00CC10D4"/>
    <w:rsid w:val="00CC1CDD"/>
    <w:rsid w:val="00CC5379"/>
    <w:rsid w:val="00CC57D2"/>
    <w:rsid w:val="00CD1BF4"/>
    <w:rsid w:val="00CD586B"/>
    <w:rsid w:val="00CD5BC6"/>
    <w:rsid w:val="00CE23F4"/>
    <w:rsid w:val="00CE4FF4"/>
    <w:rsid w:val="00CE6336"/>
    <w:rsid w:val="00CF079A"/>
    <w:rsid w:val="00CF1153"/>
    <w:rsid w:val="00CF20A8"/>
    <w:rsid w:val="00CF7116"/>
    <w:rsid w:val="00D02AEA"/>
    <w:rsid w:val="00D10348"/>
    <w:rsid w:val="00D13228"/>
    <w:rsid w:val="00D13F7D"/>
    <w:rsid w:val="00D140FB"/>
    <w:rsid w:val="00D176C2"/>
    <w:rsid w:val="00D17877"/>
    <w:rsid w:val="00D25B0B"/>
    <w:rsid w:val="00D36E88"/>
    <w:rsid w:val="00D37E27"/>
    <w:rsid w:val="00D508AD"/>
    <w:rsid w:val="00D53EA0"/>
    <w:rsid w:val="00D60798"/>
    <w:rsid w:val="00D620FA"/>
    <w:rsid w:val="00D63752"/>
    <w:rsid w:val="00D741E4"/>
    <w:rsid w:val="00D753D6"/>
    <w:rsid w:val="00D7736A"/>
    <w:rsid w:val="00D80F2F"/>
    <w:rsid w:val="00D87CDC"/>
    <w:rsid w:val="00D922B8"/>
    <w:rsid w:val="00DA4CCF"/>
    <w:rsid w:val="00DA5CE6"/>
    <w:rsid w:val="00DC0A7B"/>
    <w:rsid w:val="00DC120B"/>
    <w:rsid w:val="00DC1AC7"/>
    <w:rsid w:val="00DC50F9"/>
    <w:rsid w:val="00DC7448"/>
    <w:rsid w:val="00DD337A"/>
    <w:rsid w:val="00DE5903"/>
    <w:rsid w:val="00DF1461"/>
    <w:rsid w:val="00DF5A91"/>
    <w:rsid w:val="00DF5AD9"/>
    <w:rsid w:val="00DF5E23"/>
    <w:rsid w:val="00E02D88"/>
    <w:rsid w:val="00E03E1E"/>
    <w:rsid w:val="00E04001"/>
    <w:rsid w:val="00E05DA9"/>
    <w:rsid w:val="00E22B4E"/>
    <w:rsid w:val="00E31EB5"/>
    <w:rsid w:val="00E44231"/>
    <w:rsid w:val="00E531FF"/>
    <w:rsid w:val="00E53F5E"/>
    <w:rsid w:val="00E60F23"/>
    <w:rsid w:val="00E622AC"/>
    <w:rsid w:val="00E64F10"/>
    <w:rsid w:val="00E64F72"/>
    <w:rsid w:val="00E6697F"/>
    <w:rsid w:val="00E722A5"/>
    <w:rsid w:val="00E73DAD"/>
    <w:rsid w:val="00E91E3B"/>
    <w:rsid w:val="00EA36F5"/>
    <w:rsid w:val="00EA3CA6"/>
    <w:rsid w:val="00EB5277"/>
    <w:rsid w:val="00EC0E32"/>
    <w:rsid w:val="00EC171C"/>
    <w:rsid w:val="00EC1881"/>
    <w:rsid w:val="00EC1E08"/>
    <w:rsid w:val="00EC4E05"/>
    <w:rsid w:val="00EC5272"/>
    <w:rsid w:val="00ED00D9"/>
    <w:rsid w:val="00ED04D8"/>
    <w:rsid w:val="00EE0769"/>
    <w:rsid w:val="00EF4A50"/>
    <w:rsid w:val="00F06AFA"/>
    <w:rsid w:val="00F12922"/>
    <w:rsid w:val="00F1726B"/>
    <w:rsid w:val="00F21982"/>
    <w:rsid w:val="00F22E4C"/>
    <w:rsid w:val="00F3014A"/>
    <w:rsid w:val="00F33164"/>
    <w:rsid w:val="00F364AF"/>
    <w:rsid w:val="00F36932"/>
    <w:rsid w:val="00F42D9C"/>
    <w:rsid w:val="00F464A9"/>
    <w:rsid w:val="00F47795"/>
    <w:rsid w:val="00F50675"/>
    <w:rsid w:val="00F52B6A"/>
    <w:rsid w:val="00F542AE"/>
    <w:rsid w:val="00F56522"/>
    <w:rsid w:val="00F57939"/>
    <w:rsid w:val="00F610CB"/>
    <w:rsid w:val="00F64F02"/>
    <w:rsid w:val="00F74ADA"/>
    <w:rsid w:val="00F80E37"/>
    <w:rsid w:val="00F94294"/>
    <w:rsid w:val="00FA3684"/>
    <w:rsid w:val="00FB3E77"/>
    <w:rsid w:val="00FD1548"/>
    <w:rsid w:val="00FD1B7B"/>
    <w:rsid w:val="00FD38D8"/>
    <w:rsid w:val="00FE5510"/>
    <w:rsid w:val="00FF5B02"/>
    <w:rsid w:val="00FF65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3801"/>
    <o:shapelayout v:ext="edit">
      <o:idmap v:ext="edit" data="1,3"/>
    </o:shapelayout>
  </w:shapeDefaults>
  <w:decimalSymbol w:val=","/>
  <w:listSeparator w:val=","/>
  <w14:docId w14:val="167176B8"/>
  <w15:docId w15:val="{772BE2CE-2F38-4AF7-93C7-D1E0A03A9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iPriority="0"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0552"/>
  </w:style>
  <w:style w:type="paragraph" w:styleId="Heading1">
    <w:name w:val="heading 1"/>
    <w:aliases w:val="Noi dung"/>
    <w:basedOn w:val="Normal"/>
    <w:next w:val="Normal"/>
    <w:link w:val="Heading1Char"/>
    <w:uiPriority w:val="9"/>
    <w:qFormat/>
    <w:rsid w:val="004E57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57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37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F610CB"/>
    <w:pPr>
      <w:keepNext/>
      <w:spacing w:before="120" w:after="0" w:line="360" w:lineRule="auto"/>
      <w:outlineLvl w:val="3"/>
    </w:pPr>
    <w:rPr>
      <w:rFonts w:ascii="Times New Roman" w:eastAsia="Times New Roman" w:hAnsi="Times New Roman" w:cs="Times New Roman"/>
      <w:i/>
      <w:kern w:val="28"/>
      <w:sz w:val="26"/>
      <w:szCs w:val="20"/>
    </w:rPr>
  </w:style>
  <w:style w:type="paragraph" w:styleId="Heading5">
    <w:name w:val="heading 5"/>
    <w:basedOn w:val="Normal"/>
    <w:next w:val="Normal"/>
    <w:link w:val="Heading5Char"/>
    <w:unhideWhenUsed/>
    <w:qFormat/>
    <w:rsid w:val="00F610C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F610CB"/>
    <w:pPr>
      <w:keepNext/>
      <w:spacing w:after="0" w:line="360" w:lineRule="auto"/>
      <w:jc w:val="both"/>
      <w:outlineLvl w:val="5"/>
    </w:pPr>
    <w:rPr>
      <w:rFonts w:ascii="Times New Roman" w:eastAsia="Times New Roman" w:hAnsi="Times New Roman" w:cs="Times New Roman"/>
      <w:b/>
      <w:i/>
      <w:kern w:val="28"/>
      <w:sz w:val="26"/>
      <w:szCs w:val="20"/>
    </w:rPr>
  </w:style>
  <w:style w:type="paragraph" w:styleId="Heading7">
    <w:name w:val="heading 7"/>
    <w:basedOn w:val="Normal"/>
    <w:next w:val="Normal"/>
    <w:link w:val="Heading7Char"/>
    <w:qFormat/>
    <w:rsid w:val="00F610CB"/>
    <w:pPr>
      <w:keepNext/>
      <w:spacing w:after="0" w:line="240" w:lineRule="auto"/>
      <w:jc w:val="center"/>
      <w:outlineLvl w:val="6"/>
    </w:pPr>
    <w:rPr>
      <w:rFonts w:ascii="Times New Roman" w:eastAsia="Times New Roman" w:hAnsi="Times New Roman" w:cs="Times New Roman"/>
      <w:b/>
      <w:i/>
      <w:snapToGrid w:val="0"/>
      <w:color w:val="000000"/>
      <w:kern w:val="28"/>
      <w:sz w:val="26"/>
      <w:szCs w:val="20"/>
    </w:rPr>
  </w:style>
  <w:style w:type="paragraph" w:styleId="Heading8">
    <w:name w:val="heading 8"/>
    <w:basedOn w:val="Normal"/>
    <w:next w:val="Normal"/>
    <w:link w:val="Heading8Char"/>
    <w:qFormat/>
    <w:rsid w:val="00F610CB"/>
    <w:pPr>
      <w:keepNext/>
      <w:spacing w:before="120" w:after="0" w:line="360" w:lineRule="auto"/>
      <w:jc w:val="both"/>
      <w:outlineLvl w:val="7"/>
    </w:pPr>
    <w:rPr>
      <w:rFonts w:ascii="Times New Roman" w:eastAsia="Times New Roman" w:hAnsi="Times New Roman" w:cs="Times New Roman"/>
      <w:b/>
      <w:kern w:val="28"/>
      <w:sz w:val="26"/>
      <w:szCs w:val="20"/>
    </w:rPr>
  </w:style>
  <w:style w:type="paragraph" w:styleId="Heading9">
    <w:name w:val="heading 9"/>
    <w:basedOn w:val="Normal"/>
    <w:next w:val="Normal"/>
    <w:link w:val="Heading9Char"/>
    <w:qFormat/>
    <w:rsid w:val="00F610CB"/>
    <w:pPr>
      <w:keepNext/>
      <w:spacing w:after="0" w:line="240" w:lineRule="auto"/>
      <w:jc w:val="both"/>
      <w:outlineLvl w:val="8"/>
    </w:pPr>
    <w:rPr>
      <w:rFonts w:ascii="Times New Roman" w:eastAsia="Times New Roman" w:hAnsi="Times New Roman" w:cs="Times New Roman"/>
      <w:i/>
      <w:kern w:val="28"/>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oi dung Char"/>
    <w:basedOn w:val="DefaultParagraphFont"/>
    <w:link w:val="Heading1"/>
    <w:uiPriority w:val="9"/>
    <w:rsid w:val="004E576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576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375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F610CB"/>
    <w:rPr>
      <w:rFonts w:ascii="Times New Roman" w:eastAsia="Times New Roman" w:hAnsi="Times New Roman" w:cs="Times New Roman"/>
      <w:i/>
      <w:kern w:val="28"/>
      <w:sz w:val="26"/>
      <w:szCs w:val="20"/>
    </w:rPr>
  </w:style>
  <w:style w:type="character" w:customStyle="1" w:styleId="Heading5Char">
    <w:name w:val="Heading 5 Char"/>
    <w:basedOn w:val="DefaultParagraphFont"/>
    <w:link w:val="Heading5"/>
    <w:uiPriority w:val="9"/>
    <w:semiHidden/>
    <w:rsid w:val="00F610C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rsid w:val="00F610CB"/>
    <w:rPr>
      <w:rFonts w:ascii="Times New Roman" w:eastAsia="Times New Roman" w:hAnsi="Times New Roman" w:cs="Times New Roman"/>
      <w:b/>
      <w:i/>
      <w:kern w:val="28"/>
      <w:sz w:val="26"/>
      <w:szCs w:val="20"/>
    </w:rPr>
  </w:style>
  <w:style w:type="character" w:customStyle="1" w:styleId="Heading7Char">
    <w:name w:val="Heading 7 Char"/>
    <w:basedOn w:val="DefaultParagraphFont"/>
    <w:link w:val="Heading7"/>
    <w:rsid w:val="00F610CB"/>
    <w:rPr>
      <w:rFonts w:ascii="Times New Roman" w:eastAsia="Times New Roman" w:hAnsi="Times New Roman" w:cs="Times New Roman"/>
      <w:b/>
      <w:i/>
      <w:snapToGrid w:val="0"/>
      <w:color w:val="000000"/>
      <w:kern w:val="28"/>
      <w:sz w:val="26"/>
      <w:szCs w:val="20"/>
    </w:rPr>
  </w:style>
  <w:style w:type="character" w:customStyle="1" w:styleId="Heading8Char">
    <w:name w:val="Heading 8 Char"/>
    <w:basedOn w:val="DefaultParagraphFont"/>
    <w:link w:val="Heading8"/>
    <w:rsid w:val="00F610CB"/>
    <w:rPr>
      <w:rFonts w:ascii="Times New Roman" w:eastAsia="Times New Roman" w:hAnsi="Times New Roman" w:cs="Times New Roman"/>
      <w:b/>
      <w:kern w:val="28"/>
      <w:sz w:val="26"/>
      <w:szCs w:val="20"/>
    </w:rPr>
  </w:style>
  <w:style w:type="character" w:customStyle="1" w:styleId="Heading9Char">
    <w:name w:val="Heading 9 Char"/>
    <w:basedOn w:val="DefaultParagraphFont"/>
    <w:link w:val="Heading9"/>
    <w:rsid w:val="00F610CB"/>
    <w:rPr>
      <w:rFonts w:ascii="Times New Roman" w:eastAsia="Times New Roman" w:hAnsi="Times New Roman" w:cs="Times New Roman"/>
      <w:i/>
      <w:kern w:val="28"/>
      <w:sz w:val="26"/>
      <w:szCs w:val="20"/>
    </w:rPr>
  </w:style>
  <w:style w:type="paragraph" w:styleId="Header">
    <w:name w:val="header"/>
    <w:basedOn w:val="Normal"/>
    <w:link w:val="HeaderChar"/>
    <w:unhideWhenUsed/>
    <w:rsid w:val="00FA3684"/>
    <w:pPr>
      <w:tabs>
        <w:tab w:val="center" w:pos="4680"/>
        <w:tab w:val="right" w:pos="9360"/>
      </w:tabs>
      <w:spacing w:after="0" w:line="240" w:lineRule="auto"/>
    </w:pPr>
  </w:style>
  <w:style w:type="character" w:customStyle="1" w:styleId="HeaderChar">
    <w:name w:val="Header Char"/>
    <w:basedOn w:val="DefaultParagraphFont"/>
    <w:link w:val="Header"/>
    <w:rsid w:val="00FA3684"/>
  </w:style>
  <w:style w:type="paragraph" w:styleId="Footer">
    <w:name w:val="footer"/>
    <w:basedOn w:val="Normal"/>
    <w:link w:val="FooterChar"/>
    <w:unhideWhenUsed/>
    <w:rsid w:val="00FA36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684"/>
  </w:style>
  <w:style w:type="paragraph" w:styleId="ListParagraph">
    <w:name w:val="List Paragraph"/>
    <w:basedOn w:val="Normal"/>
    <w:uiPriority w:val="34"/>
    <w:qFormat/>
    <w:rsid w:val="009B7BF0"/>
    <w:pPr>
      <w:ind w:left="720"/>
      <w:contextualSpacing/>
    </w:pPr>
  </w:style>
  <w:style w:type="paragraph" w:styleId="Caption">
    <w:name w:val="caption"/>
    <w:basedOn w:val="Normal"/>
    <w:next w:val="Normal"/>
    <w:unhideWhenUsed/>
    <w:qFormat/>
    <w:rsid w:val="00AC677C"/>
    <w:pPr>
      <w:spacing w:after="200" w:line="240" w:lineRule="auto"/>
    </w:pPr>
    <w:rPr>
      <w:i/>
      <w:iCs/>
      <w:color w:val="44546A" w:themeColor="text2"/>
      <w:sz w:val="18"/>
      <w:szCs w:val="18"/>
    </w:rPr>
  </w:style>
  <w:style w:type="table" w:styleId="TableGrid">
    <w:name w:val="Table Grid"/>
    <w:basedOn w:val="TableNormal"/>
    <w:rsid w:val="008A60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901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0101"/>
    <w:rPr>
      <w:sz w:val="20"/>
      <w:szCs w:val="20"/>
    </w:rPr>
  </w:style>
  <w:style w:type="character" w:styleId="FootnoteReference">
    <w:name w:val="footnote reference"/>
    <w:basedOn w:val="DefaultParagraphFont"/>
    <w:uiPriority w:val="99"/>
    <w:semiHidden/>
    <w:unhideWhenUsed/>
    <w:rsid w:val="00190101"/>
    <w:rPr>
      <w:vertAlign w:val="superscript"/>
    </w:rPr>
  </w:style>
  <w:style w:type="character" w:styleId="Strong">
    <w:name w:val="Strong"/>
    <w:basedOn w:val="DefaultParagraphFont"/>
    <w:uiPriority w:val="22"/>
    <w:qFormat/>
    <w:rsid w:val="007C31C1"/>
    <w:rPr>
      <w:b/>
      <w:bCs/>
    </w:rPr>
  </w:style>
  <w:style w:type="paragraph" w:styleId="NormalWeb">
    <w:name w:val="Normal (Web)"/>
    <w:basedOn w:val="Normal"/>
    <w:uiPriority w:val="99"/>
    <w:rsid w:val="000B2FC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1">
    <w:name w:val="content1"/>
    <w:basedOn w:val="Normal"/>
    <w:rsid w:val="000A34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56F6E"/>
  </w:style>
  <w:style w:type="character" w:styleId="Hyperlink">
    <w:name w:val="Hyperlink"/>
    <w:basedOn w:val="DefaultParagraphFont"/>
    <w:uiPriority w:val="99"/>
    <w:unhideWhenUsed/>
    <w:rsid w:val="00BC3B76"/>
    <w:rPr>
      <w:color w:val="0563C1" w:themeColor="hyperlink"/>
      <w:u w:val="single"/>
    </w:rPr>
  </w:style>
  <w:style w:type="paragraph" w:customStyle="1" w:styleId="Muctext">
    <w:name w:val="Muc text"/>
    <w:basedOn w:val="Normal"/>
    <w:link w:val="MuctextChar"/>
    <w:rsid w:val="00BB5EC0"/>
    <w:pPr>
      <w:spacing w:after="0" w:line="360" w:lineRule="auto"/>
      <w:ind w:left="567"/>
      <w:jc w:val="both"/>
    </w:pPr>
    <w:rPr>
      <w:rFonts w:ascii="Times New Roman" w:eastAsia="Times New Roman" w:hAnsi="Times New Roman" w:cs="Times New Roman"/>
      <w:szCs w:val="26"/>
    </w:rPr>
  </w:style>
  <w:style w:type="character" w:customStyle="1" w:styleId="MuctextChar">
    <w:name w:val="Muc text Char"/>
    <w:link w:val="Muctext"/>
    <w:rsid w:val="00BB5EC0"/>
    <w:rPr>
      <w:rFonts w:ascii="Times New Roman" w:eastAsia="Times New Roman" w:hAnsi="Times New Roman" w:cs="Times New Roman"/>
      <w:szCs w:val="26"/>
    </w:rPr>
  </w:style>
  <w:style w:type="paragraph" w:customStyle="1" w:styleId="CharChar4">
    <w:name w:val="Char Char4"/>
    <w:basedOn w:val="Normal"/>
    <w:autoRedefine/>
    <w:rsid w:val="00BB2AE8"/>
    <w:pPr>
      <w:spacing w:line="240" w:lineRule="exact"/>
    </w:pPr>
    <w:rPr>
      <w:rFonts w:ascii="Verdana" w:eastAsia="Times New Roman" w:hAnsi="Verdana" w:cs="Verdana"/>
      <w:sz w:val="20"/>
      <w:szCs w:val="20"/>
    </w:rPr>
  </w:style>
  <w:style w:type="paragraph" w:styleId="Title">
    <w:name w:val="Title"/>
    <w:basedOn w:val="Normal"/>
    <w:link w:val="TitleChar"/>
    <w:qFormat/>
    <w:rsid w:val="00F610CB"/>
    <w:pPr>
      <w:spacing w:after="0" w:line="240" w:lineRule="auto"/>
      <w:jc w:val="center"/>
    </w:pPr>
    <w:rPr>
      <w:rFonts w:ascii="Times New Roman" w:eastAsia="Times New Roman" w:hAnsi="Times New Roman" w:cs="Times New Roman"/>
      <w:kern w:val="28"/>
      <w:sz w:val="26"/>
      <w:szCs w:val="20"/>
      <w:u w:val="single"/>
    </w:rPr>
  </w:style>
  <w:style w:type="character" w:customStyle="1" w:styleId="TitleChar">
    <w:name w:val="Title Char"/>
    <w:basedOn w:val="DefaultParagraphFont"/>
    <w:link w:val="Title"/>
    <w:rsid w:val="00F610CB"/>
    <w:rPr>
      <w:rFonts w:ascii="Times New Roman" w:eastAsia="Times New Roman" w:hAnsi="Times New Roman" w:cs="Times New Roman"/>
      <w:kern w:val="28"/>
      <w:sz w:val="26"/>
      <w:szCs w:val="20"/>
      <w:u w:val="single"/>
    </w:rPr>
  </w:style>
  <w:style w:type="paragraph" w:styleId="BodyText">
    <w:name w:val="Body Text"/>
    <w:aliases w:val="bt,ändrad,body text,BODY TEXT,t, ändrad"/>
    <w:basedOn w:val="Normal"/>
    <w:link w:val="BodyTextChar"/>
    <w:rsid w:val="00F610CB"/>
    <w:pPr>
      <w:tabs>
        <w:tab w:val="left" w:pos="567"/>
      </w:tabs>
      <w:spacing w:after="0" w:line="240" w:lineRule="auto"/>
      <w:jc w:val="both"/>
    </w:pPr>
    <w:rPr>
      <w:rFonts w:ascii="Times New Roman" w:eastAsia="Times New Roman" w:hAnsi="Times New Roman" w:cs="Times New Roman"/>
      <w:kern w:val="28"/>
      <w:sz w:val="26"/>
      <w:szCs w:val="20"/>
    </w:rPr>
  </w:style>
  <w:style w:type="character" w:customStyle="1" w:styleId="BodyTextChar">
    <w:name w:val="Body Text Char"/>
    <w:aliases w:val="bt Char,ändrad Char,body text Char,BODY TEXT Char,t Char, ändrad Char"/>
    <w:basedOn w:val="DefaultParagraphFont"/>
    <w:link w:val="BodyText"/>
    <w:rsid w:val="00F610CB"/>
    <w:rPr>
      <w:rFonts w:ascii="Times New Roman" w:eastAsia="Times New Roman" w:hAnsi="Times New Roman" w:cs="Times New Roman"/>
      <w:kern w:val="28"/>
      <w:sz w:val="26"/>
      <w:szCs w:val="20"/>
    </w:rPr>
  </w:style>
  <w:style w:type="paragraph" w:styleId="BodyText3">
    <w:name w:val="Body Text 3"/>
    <w:basedOn w:val="Normal"/>
    <w:link w:val="BodyText3Char"/>
    <w:rsid w:val="00F610CB"/>
    <w:pPr>
      <w:spacing w:before="120" w:after="0" w:line="360" w:lineRule="auto"/>
      <w:jc w:val="both"/>
    </w:pPr>
    <w:rPr>
      <w:rFonts w:ascii="Times New Roman" w:eastAsia="Times New Roman" w:hAnsi="Times New Roman" w:cs="Times New Roman"/>
      <w:kern w:val="28"/>
      <w:sz w:val="26"/>
      <w:szCs w:val="20"/>
    </w:rPr>
  </w:style>
  <w:style w:type="character" w:customStyle="1" w:styleId="BodyText3Char">
    <w:name w:val="Body Text 3 Char"/>
    <w:basedOn w:val="DefaultParagraphFont"/>
    <w:link w:val="BodyText3"/>
    <w:rsid w:val="00F610CB"/>
    <w:rPr>
      <w:rFonts w:ascii="Times New Roman" w:eastAsia="Times New Roman" w:hAnsi="Times New Roman" w:cs="Times New Roman"/>
      <w:kern w:val="28"/>
      <w:sz w:val="26"/>
      <w:szCs w:val="20"/>
    </w:rPr>
  </w:style>
  <w:style w:type="paragraph" w:styleId="BodyTextIndent">
    <w:name w:val="Body Text Indent"/>
    <w:basedOn w:val="Normal"/>
    <w:link w:val="BodyTextIndentChar"/>
    <w:rsid w:val="00F610CB"/>
    <w:pPr>
      <w:spacing w:before="120" w:after="0" w:line="360" w:lineRule="auto"/>
      <w:ind w:firstLine="567"/>
      <w:jc w:val="both"/>
    </w:pPr>
    <w:rPr>
      <w:rFonts w:ascii="Times New Roman" w:eastAsia="Times New Roman" w:hAnsi="Times New Roman" w:cs="Times New Roman"/>
      <w:kern w:val="28"/>
      <w:sz w:val="26"/>
      <w:szCs w:val="20"/>
    </w:rPr>
  </w:style>
  <w:style w:type="character" w:customStyle="1" w:styleId="BodyTextIndentChar">
    <w:name w:val="Body Text Indent Char"/>
    <w:basedOn w:val="DefaultParagraphFont"/>
    <w:link w:val="BodyTextIndent"/>
    <w:rsid w:val="00F610CB"/>
    <w:rPr>
      <w:rFonts w:ascii="Times New Roman" w:eastAsia="Times New Roman" w:hAnsi="Times New Roman" w:cs="Times New Roman"/>
      <w:kern w:val="28"/>
      <w:sz w:val="26"/>
      <w:szCs w:val="20"/>
    </w:rPr>
  </w:style>
  <w:style w:type="paragraph" w:styleId="BodyTextIndent3">
    <w:name w:val="Body Text Indent 3"/>
    <w:basedOn w:val="Normal"/>
    <w:link w:val="BodyTextIndent3Char"/>
    <w:rsid w:val="00F610CB"/>
    <w:pPr>
      <w:spacing w:before="120" w:after="0" w:line="360" w:lineRule="auto"/>
      <w:ind w:firstLine="360"/>
      <w:jc w:val="both"/>
    </w:pPr>
    <w:rPr>
      <w:rFonts w:ascii="Times New Roman" w:eastAsia="Times New Roman" w:hAnsi="Times New Roman" w:cs="Times New Roman"/>
      <w:sz w:val="26"/>
      <w:szCs w:val="20"/>
    </w:rPr>
  </w:style>
  <w:style w:type="character" w:customStyle="1" w:styleId="BodyTextIndent3Char">
    <w:name w:val="Body Text Indent 3 Char"/>
    <w:basedOn w:val="DefaultParagraphFont"/>
    <w:link w:val="BodyTextIndent3"/>
    <w:rsid w:val="00F610CB"/>
    <w:rPr>
      <w:rFonts w:ascii="Times New Roman" w:eastAsia="Times New Roman" w:hAnsi="Times New Roman" w:cs="Times New Roman"/>
      <w:sz w:val="26"/>
      <w:szCs w:val="20"/>
    </w:rPr>
  </w:style>
  <w:style w:type="paragraph" w:styleId="BodyText2">
    <w:name w:val="Body Text 2"/>
    <w:basedOn w:val="Normal"/>
    <w:link w:val="BodyText2Char"/>
    <w:rsid w:val="00F610CB"/>
    <w:pPr>
      <w:spacing w:after="0" w:line="240" w:lineRule="auto"/>
      <w:jc w:val="center"/>
    </w:pPr>
    <w:rPr>
      <w:rFonts w:ascii="Times New Roman" w:eastAsia="Times New Roman" w:hAnsi="Times New Roman" w:cs="Times New Roman"/>
      <w:kern w:val="28"/>
      <w:sz w:val="26"/>
      <w:szCs w:val="20"/>
    </w:rPr>
  </w:style>
  <w:style w:type="character" w:customStyle="1" w:styleId="BodyText2Char">
    <w:name w:val="Body Text 2 Char"/>
    <w:basedOn w:val="DefaultParagraphFont"/>
    <w:link w:val="BodyText2"/>
    <w:rsid w:val="00F610CB"/>
    <w:rPr>
      <w:rFonts w:ascii="Times New Roman" w:eastAsia="Times New Roman" w:hAnsi="Times New Roman" w:cs="Times New Roman"/>
      <w:kern w:val="28"/>
      <w:sz w:val="26"/>
      <w:szCs w:val="20"/>
    </w:rPr>
  </w:style>
  <w:style w:type="paragraph" w:styleId="BodyTextIndent2">
    <w:name w:val="Body Text Indent 2"/>
    <w:basedOn w:val="Normal"/>
    <w:link w:val="BodyTextIndent2Char"/>
    <w:rsid w:val="00F610CB"/>
    <w:pPr>
      <w:spacing w:before="120" w:after="0" w:line="360" w:lineRule="auto"/>
      <w:ind w:firstLine="567"/>
    </w:pPr>
    <w:rPr>
      <w:rFonts w:ascii="Times New Roman" w:eastAsia="Times New Roman" w:hAnsi="Times New Roman" w:cs="Times New Roman"/>
      <w:kern w:val="28"/>
      <w:sz w:val="26"/>
      <w:szCs w:val="20"/>
    </w:rPr>
  </w:style>
  <w:style w:type="character" w:customStyle="1" w:styleId="BodyTextIndent2Char">
    <w:name w:val="Body Text Indent 2 Char"/>
    <w:basedOn w:val="DefaultParagraphFont"/>
    <w:link w:val="BodyTextIndent2"/>
    <w:rsid w:val="00F610CB"/>
    <w:rPr>
      <w:rFonts w:ascii="Times New Roman" w:eastAsia="Times New Roman" w:hAnsi="Times New Roman" w:cs="Times New Roman"/>
      <w:kern w:val="28"/>
      <w:sz w:val="26"/>
      <w:szCs w:val="20"/>
    </w:rPr>
  </w:style>
  <w:style w:type="paragraph" w:styleId="Subtitle">
    <w:name w:val="Subtitle"/>
    <w:basedOn w:val="Normal"/>
    <w:link w:val="SubtitleChar"/>
    <w:qFormat/>
    <w:rsid w:val="00F610CB"/>
    <w:pPr>
      <w:spacing w:before="120" w:after="0" w:line="240" w:lineRule="auto"/>
      <w:ind w:firstLine="720"/>
      <w:jc w:val="center"/>
    </w:pPr>
    <w:rPr>
      <w:rFonts w:ascii="Times New Roman" w:eastAsia="Times New Roman" w:hAnsi="Times New Roman" w:cs="Times New Roman"/>
      <w:b/>
      <w:kern w:val="28"/>
      <w:sz w:val="38"/>
      <w:szCs w:val="20"/>
    </w:rPr>
  </w:style>
  <w:style w:type="character" w:customStyle="1" w:styleId="SubtitleChar">
    <w:name w:val="Subtitle Char"/>
    <w:basedOn w:val="DefaultParagraphFont"/>
    <w:link w:val="Subtitle"/>
    <w:rsid w:val="00F610CB"/>
    <w:rPr>
      <w:rFonts w:ascii="Times New Roman" w:eastAsia="Times New Roman" w:hAnsi="Times New Roman" w:cs="Times New Roman"/>
      <w:b/>
      <w:kern w:val="28"/>
      <w:sz w:val="38"/>
      <w:szCs w:val="20"/>
    </w:rPr>
  </w:style>
  <w:style w:type="character" w:styleId="PageNumber">
    <w:name w:val="page number"/>
    <w:basedOn w:val="DefaultParagraphFont"/>
    <w:rsid w:val="00F610CB"/>
  </w:style>
  <w:style w:type="paragraph" w:styleId="TOC1">
    <w:name w:val="toc 1"/>
    <w:basedOn w:val="Normal"/>
    <w:next w:val="Normal"/>
    <w:autoRedefine/>
    <w:uiPriority w:val="39"/>
    <w:rsid w:val="007D7FEC"/>
    <w:pPr>
      <w:tabs>
        <w:tab w:val="right" w:leader="dot" w:pos="9356"/>
      </w:tabs>
      <w:spacing w:after="0" w:line="240" w:lineRule="auto"/>
    </w:pPr>
    <w:rPr>
      <w:rFonts w:ascii="Cambria" w:eastAsia="Times New Roman" w:hAnsi="Cambria" w:cs="Cambria"/>
      <w:b/>
      <w:noProof/>
      <w:kern w:val="28"/>
      <w:sz w:val="26"/>
      <w:szCs w:val="20"/>
    </w:rPr>
  </w:style>
  <w:style w:type="paragraph" w:styleId="TOC2">
    <w:name w:val="toc 2"/>
    <w:basedOn w:val="Normal"/>
    <w:next w:val="Normal"/>
    <w:autoRedefine/>
    <w:uiPriority w:val="39"/>
    <w:rsid w:val="00F610CB"/>
    <w:pPr>
      <w:tabs>
        <w:tab w:val="left" w:pos="810"/>
        <w:tab w:val="right" w:leader="dot" w:pos="9345"/>
      </w:tabs>
      <w:spacing w:after="0" w:line="240" w:lineRule="auto"/>
      <w:ind w:left="260"/>
    </w:pPr>
    <w:rPr>
      <w:rFonts w:ascii="Times New Roman" w:eastAsia="Times New Roman" w:hAnsi="Times New Roman" w:cs="Times New Roman"/>
      <w:kern w:val="28"/>
      <w:sz w:val="26"/>
      <w:szCs w:val="20"/>
    </w:rPr>
  </w:style>
  <w:style w:type="paragraph" w:styleId="TOC3">
    <w:name w:val="toc 3"/>
    <w:basedOn w:val="Normal"/>
    <w:next w:val="Normal"/>
    <w:autoRedefine/>
    <w:uiPriority w:val="39"/>
    <w:rsid w:val="00F610CB"/>
    <w:pPr>
      <w:spacing w:after="0" w:line="240" w:lineRule="auto"/>
      <w:ind w:left="520"/>
    </w:pPr>
    <w:rPr>
      <w:rFonts w:ascii="Times New Roman" w:eastAsia="Times New Roman" w:hAnsi="Times New Roman" w:cs="Times New Roman"/>
      <w:kern w:val="28"/>
      <w:sz w:val="26"/>
      <w:szCs w:val="20"/>
    </w:rPr>
  </w:style>
  <w:style w:type="paragraph" w:styleId="TOC4">
    <w:name w:val="toc 4"/>
    <w:basedOn w:val="Normal"/>
    <w:next w:val="Normal"/>
    <w:autoRedefine/>
    <w:uiPriority w:val="39"/>
    <w:rsid w:val="00F610CB"/>
    <w:pPr>
      <w:spacing w:after="0" w:line="240" w:lineRule="auto"/>
      <w:ind w:left="780"/>
    </w:pPr>
    <w:rPr>
      <w:rFonts w:ascii="Times New Roman" w:eastAsia="Times New Roman" w:hAnsi="Times New Roman" w:cs="Times New Roman"/>
      <w:kern w:val="28"/>
      <w:sz w:val="26"/>
      <w:szCs w:val="20"/>
    </w:rPr>
  </w:style>
  <w:style w:type="paragraph" w:styleId="TOC5">
    <w:name w:val="toc 5"/>
    <w:basedOn w:val="Normal"/>
    <w:next w:val="Normal"/>
    <w:autoRedefine/>
    <w:uiPriority w:val="39"/>
    <w:rsid w:val="00F610CB"/>
    <w:pPr>
      <w:spacing w:after="0" w:line="240" w:lineRule="auto"/>
      <w:ind w:left="1040"/>
    </w:pPr>
    <w:rPr>
      <w:rFonts w:ascii="Times New Roman" w:eastAsia="Times New Roman" w:hAnsi="Times New Roman" w:cs="Times New Roman"/>
      <w:kern w:val="28"/>
      <w:sz w:val="26"/>
      <w:szCs w:val="20"/>
    </w:rPr>
  </w:style>
  <w:style w:type="paragraph" w:styleId="TOC6">
    <w:name w:val="toc 6"/>
    <w:basedOn w:val="Normal"/>
    <w:next w:val="Normal"/>
    <w:autoRedefine/>
    <w:uiPriority w:val="39"/>
    <w:rsid w:val="00F610CB"/>
    <w:pPr>
      <w:spacing w:after="0" w:line="240" w:lineRule="auto"/>
      <w:ind w:left="1300"/>
    </w:pPr>
    <w:rPr>
      <w:rFonts w:ascii="Times New Roman" w:eastAsia="Times New Roman" w:hAnsi="Times New Roman" w:cs="Times New Roman"/>
      <w:kern w:val="28"/>
      <w:sz w:val="26"/>
      <w:szCs w:val="20"/>
    </w:rPr>
  </w:style>
  <w:style w:type="paragraph" w:styleId="TOC7">
    <w:name w:val="toc 7"/>
    <w:basedOn w:val="Normal"/>
    <w:next w:val="Normal"/>
    <w:autoRedefine/>
    <w:uiPriority w:val="39"/>
    <w:rsid w:val="00F610CB"/>
    <w:pPr>
      <w:spacing w:after="0" w:line="240" w:lineRule="auto"/>
      <w:ind w:left="1560"/>
    </w:pPr>
    <w:rPr>
      <w:rFonts w:ascii="Times New Roman" w:eastAsia="Times New Roman" w:hAnsi="Times New Roman" w:cs="Times New Roman"/>
      <w:kern w:val="28"/>
      <w:sz w:val="26"/>
      <w:szCs w:val="20"/>
    </w:rPr>
  </w:style>
  <w:style w:type="paragraph" w:styleId="TOC8">
    <w:name w:val="toc 8"/>
    <w:basedOn w:val="Normal"/>
    <w:next w:val="Normal"/>
    <w:autoRedefine/>
    <w:uiPriority w:val="39"/>
    <w:rsid w:val="00F610CB"/>
    <w:pPr>
      <w:spacing w:after="0" w:line="240" w:lineRule="auto"/>
      <w:ind w:left="1820"/>
    </w:pPr>
    <w:rPr>
      <w:rFonts w:ascii="Times New Roman" w:eastAsia="Times New Roman" w:hAnsi="Times New Roman" w:cs="Times New Roman"/>
      <w:kern w:val="28"/>
      <w:sz w:val="26"/>
      <w:szCs w:val="20"/>
    </w:rPr>
  </w:style>
  <w:style w:type="paragraph" w:styleId="TOC9">
    <w:name w:val="toc 9"/>
    <w:basedOn w:val="Normal"/>
    <w:next w:val="Normal"/>
    <w:autoRedefine/>
    <w:uiPriority w:val="39"/>
    <w:rsid w:val="00F610CB"/>
    <w:pPr>
      <w:spacing w:after="0" w:line="240" w:lineRule="auto"/>
      <w:ind w:left="2080"/>
    </w:pPr>
    <w:rPr>
      <w:rFonts w:ascii="Times New Roman" w:eastAsia="Times New Roman" w:hAnsi="Times New Roman" w:cs="Times New Roman"/>
      <w:kern w:val="28"/>
      <w:sz w:val="26"/>
      <w:szCs w:val="20"/>
    </w:rPr>
  </w:style>
  <w:style w:type="character" w:customStyle="1" w:styleId="StyleTimesNewRoman">
    <w:name w:val="Style Times New Roman"/>
    <w:rsid w:val="00F610CB"/>
    <w:rPr>
      <w:rFonts w:ascii="Times New Roman" w:hAnsi="Times New Roman" w:cs="Times New Roman"/>
    </w:rPr>
  </w:style>
  <w:style w:type="paragraph" w:customStyle="1" w:styleId="Muclon">
    <w:name w:val="Muclon"/>
    <w:basedOn w:val="Normal"/>
    <w:rsid w:val="00F610CB"/>
    <w:pPr>
      <w:numPr>
        <w:numId w:val="14"/>
      </w:numPr>
      <w:spacing w:before="120" w:after="120" w:line="240" w:lineRule="auto"/>
      <w:jc w:val="both"/>
    </w:pPr>
    <w:rPr>
      <w:rFonts w:ascii="Times New Roman" w:eastAsia="Times New Roman" w:hAnsi="Times New Roman" w:cs="Times New Roman"/>
      <w:b/>
      <w:i/>
      <w:sz w:val="24"/>
      <w:szCs w:val="24"/>
    </w:rPr>
  </w:style>
  <w:style w:type="paragraph" w:customStyle="1" w:styleId="Chapter">
    <w:name w:val="Chapter"/>
    <w:basedOn w:val="Normal"/>
    <w:autoRedefine/>
    <w:rsid w:val="00F610CB"/>
    <w:pPr>
      <w:widowControl w:val="0"/>
      <w:spacing w:before="240" w:after="0" w:line="240" w:lineRule="auto"/>
      <w:jc w:val="center"/>
    </w:pPr>
    <w:rPr>
      <w:rFonts w:ascii="Times New Roman" w:eastAsia="Times New Roman" w:hAnsi="Times New Roman" w:cs="Times New Roman"/>
      <w:b/>
      <w:iCs/>
      <w:caps/>
      <w:sz w:val="36"/>
      <w:szCs w:val="44"/>
    </w:rPr>
  </w:style>
  <w:style w:type="character" w:styleId="Emphasis">
    <w:name w:val="Emphasis"/>
    <w:qFormat/>
    <w:rsid w:val="00F610CB"/>
    <w:rPr>
      <w:rFonts w:cs="Times New Roman"/>
      <w:i/>
      <w:iCs/>
    </w:rPr>
  </w:style>
  <w:style w:type="character" w:styleId="HTMLCite">
    <w:name w:val="HTML Cite"/>
    <w:rsid w:val="00F610CB"/>
    <w:rPr>
      <w:rFonts w:cs="Times New Roman"/>
      <w:i/>
      <w:iCs/>
    </w:rPr>
  </w:style>
  <w:style w:type="character" w:customStyle="1" w:styleId="Heading3Char1">
    <w:name w:val="Heading 3 Char1"/>
    <w:aliases w:val="Heading 3 Char Char"/>
    <w:locked/>
    <w:rsid w:val="00F610CB"/>
    <w:rPr>
      <w:b/>
      <w:i/>
      <w:kern w:val="28"/>
      <w:sz w:val="26"/>
      <w:lang w:val="en-US" w:eastAsia="en-US" w:bidi="ar-SA"/>
    </w:rPr>
  </w:style>
  <w:style w:type="paragraph" w:customStyle="1" w:styleId="chuong">
    <w:name w:val="chuong"/>
    <w:basedOn w:val="Heading1"/>
    <w:rsid w:val="00F610CB"/>
    <w:pPr>
      <w:keepLines w:val="0"/>
      <w:numPr>
        <w:numId w:val="15"/>
      </w:numPr>
      <w:tabs>
        <w:tab w:val="clear" w:pos="360"/>
        <w:tab w:val="num" w:pos="1440"/>
      </w:tabs>
      <w:spacing w:before="0" w:line="240" w:lineRule="auto"/>
      <w:ind w:left="720" w:hanging="720"/>
      <w:jc w:val="both"/>
    </w:pPr>
    <w:rPr>
      <w:rFonts w:ascii="Times New Roman" w:eastAsia="Times New Roman" w:hAnsi="Times New Roman" w:cs="Times New Roman"/>
      <w:i/>
      <w:iCs/>
      <w:color w:val="auto"/>
      <w:sz w:val="28"/>
      <w:szCs w:val="28"/>
    </w:rPr>
  </w:style>
  <w:style w:type="paragraph" w:styleId="PlainText">
    <w:name w:val="Plain Text"/>
    <w:basedOn w:val="Normal"/>
    <w:link w:val="PlainTextChar"/>
    <w:rsid w:val="00F610CB"/>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F610CB"/>
    <w:rPr>
      <w:rFonts w:ascii="Courier New" w:eastAsia="Times New Roman" w:hAnsi="Courier New" w:cs="Courier New"/>
      <w:sz w:val="20"/>
      <w:szCs w:val="20"/>
    </w:rPr>
  </w:style>
  <w:style w:type="paragraph" w:customStyle="1" w:styleId="phan">
    <w:name w:val="phan"/>
    <w:basedOn w:val="Heading2"/>
    <w:next w:val="chuong"/>
    <w:autoRedefine/>
    <w:rsid w:val="00F610CB"/>
    <w:pPr>
      <w:keepLines w:val="0"/>
      <w:numPr>
        <w:ilvl w:val="1"/>
        <w:numId w:val="15"/>
      </w:numPr>
      <w:spacing w:before="0" w:line="240" w:lineRule="auto"/>
      <w:jc w:val="both"/>
    </w:pPr>
    <w:rPr>
      <w:rFonts w:ascii="Times New Roman" w:eastAsia="Times New Roman" w:hAnsi="Times New Roman" w:cs="Times New Roman"/>
      <w:b/>
      <w:bCs/>
      <w:color w:val="auto"/>
      <w:sz w:val="24"/>
      <w:szCs w:val="24"/>
    </w:rPr>
  </w:style>
  <w:style w:type="paragraph" w:customStyle="1" w:styleId="muclon0">
    <w:name w:val="muclon"/>
    <w:basedOn w:val="Heading3"/>
    <w:next w:val="phan"/>
    <w:autoRedefine/>
    <w:rsid w:val="00F610CB"/>
    <w:pPr>
      <w:keepLines w:val="0"/>
      <w:numPr>
        <w:ilvl w:val="2"/>
        <w:numId w:val="15"/>
      </w:numPr>
      <w:spacing w:before="0" w:line="240" w:lineRule="auto"/>
      <w:jc w:val="both"/>
    </w:pPr>
    <w:rPr>
      <w:rFonts w:ascii="Times New Roman" w:eastAsia="Times New Roman" w:hAnsi="Times New Roman" w:cs="Times New Roman"/>
      <w:b/>
      <w:bCs/>
      <w:color w:val="auto"/>
    </w:rPr>
  </w:style>
  <w:style w:type="paragraph" w:customStyle="1" w:styleId="Muc">
    <w:name w:val="Muc"/>
    <w:basedOn w:val="Heading2"/>
    <w:rsid w:val="00F610CB"/>
    <w:pPr>
      <w:keepLines w:val="0"/>
      <w:spacing w:before="60" w:after="60" w:line="240" w:lineRule="auto"/>
      <w:jc w:val="both"/>
    </w:pPr>
    <w:rPr>
      <w:rFonts w:ascii="Times New Roman" w:eastAsia="Times New Roman" w:hAnsi="Times New Roman" w:cs="Times New Roman"/>
      <w:color w:val="auto"/>
      <w:sz w:val="24"/>
      <w:szCs w:val="20"/>
    </w:rPr>
  </w:style>
  <w:style w:type="paragraph" w:customStyle="1" w:styleId="Tenmuclon">
    <w:name w:val="Ten muc lon"/>
    <w:basedOn w:val="Heading3"/>
    <w:rsid w:val="00F610CB"/>
    <w:pPr>
      <w:keepLines w:val="0"/>
      <w:spacing w:before="240" w:after="120" w:line="240" w:lineRule="auto"/>
      <w:jc w:val="both"/>
    </w:pPr>
    <w:rPr>
      <w:rFonts w:ascii="Times New Roman" w:eastAsia="Times New Roman" w:hAnsi="Times New Roman" w:cs="Times New Roman"/>
      <w:b/>
      <w:color w:val="auto"/>
      <w:szCs w:val="20"/>
    </w:rPr>
  </w:style>
  <w:style w:type="paragraph" w:customStyle="1" w:styleId="Tenmucnho">
    <w:name w:val="Ten muc nho"/>
    <w:basedOn w:val="Heading4"/>
    <w:rsid w:val="00F610CB"/>
    <w:pPr>
      <w:tabs>
        <w:tab w:val="num" w:pos="864"/>
      </w:tabs>
      <w:spacing w:before="240" w:line="240" w:lineRule="auto"/>
      <w:ind w:left="864" w:hanging="864"/>
      <w:jc w:val="both"/>
    </w:pPr>
    <w:rPr>
      <w:b/>
      <w:kern w:val="0"/>
      <w:sz w:val="24"/>
    </w:rPr>
  </w:style>
  <w:style w:type="paragraph" w:customStyle="1" w:styleId="Tenmuccon">
    <w:name w:val="Ten muc con"/>
    <w:basedOn w:val="Heading5"/>
    <w:rsid w:val="00F610CB"/>
    <w:pPr>
      <w:keepNext w:val="0"/>
      <w:keepLines w:val="0"/>
      <w:tabs>
        <w:tab w:val="num" w:pos="1008"/>
      </w:tabs>
      <w:spacing w:before="240" w:after="60" w:line="240" w:lineRule="auto"/>
      <w:ind w:left="1008" w:hanging="1008"/>
      <w:jc w:val="both"/>
    </w:pPr>
    <w:rPr>
      <w:rFonts w:ascii="Times New Roman" w:eastAsia="Times New Roman" w:hAnsi="Times New Roman" w:cs="Times New Roman"/>
      <w:i/>
      <w:color w:val="auto"/>
      <w:sz w:val="24"/>
      <w:szCs w:val="20"/>
    </w:rPr>
  </w:style>
  <w:style w:type="paragraph" w:customStyle="1" w:styleId="NormalD">
    <w:name w:val="NormalD"/>
    <w:basedOn w:val="Normal"/>
    <w:rsid w:val="00F610CB"/>
    <w:pPr>
      <w:spacing w:after="0" w:line="240" w:lineRule="auto"/>
      <w:jc w:val="both"/>
    </w:pPr>
    <w:rPr>
      <w:rFonts w:ascii="Times New Roman" w:eastAsia="Times New Roman" w:hAnsi="Times New Roman" w:cs="Times New Roman"/>
      <w:sz w:val="24"/>
      <w:szCs w:val="24"/>
    </w:rPr>
  </w:style>
  <w:style w:type="character" w:customStyle="1" w:styleId="postbody1">
    <w:name w:val="postbody1"/>
    <w:rsid w:val="00F610CB"/>
    <w:rPr>
      <w:rFonts w:cs="Times New Roman"/>
      <w:sz w:val="18"/>
      <w:szCs w:val="18"/>
    </w:rPr>
  </w:style>
  <w:style w:type="character" w:styleId="FollowedHyperlink">
    <w:name w:val="FollowedHyperlink"/>
    <w:rsid w:val="00F610CB"/>
    <w:rPr>
      <w:color w:val="800080"/>
      <w:u w:val="single"/>
    </w:rPr>
  </w:style>
  <w:style w:type="paragraph" w:styleId="DocumentMap">
    <w:name w:val="Document Map"/>
    <w:basedOn w:val="Normal"/>
    <w:link w:val="DocumentMapChar"/>
    <w:rsid w:val="00F610CB"/>
    <w:pPr>
      <w:shd w:val="clear" w:color="auto" w:fill="00008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rsid w:val="00F610CB"/>
    <w:rPr>
      <w:rFonts w:ascii="Tahoma" w:eastAsia="Times New Roman" w:hAnsi="Tahoma" w:cs="Tahoma"/>
      <w:sz w:val="20"/>
      <w:szCs w:val="20"/>
      <w:shd w:val="clear" w:color="auto" w:fill="000080"/>
    </w:rPr>
  </w:style>
  <w:style w:type="paragraph" w:customStyle="1" w:styleId="BlockQuotationFirst">
    <w:name w:val="Block Quotation First"/>
    <w:basedOn w:val="Normal"/>
    <w:next w:val="Normal"/>
    <w:rsid w:val="00F610CB"/>
    <w:pPr>
      <w:keepNext/>
      <w:keepLines/>
      <w:numPr>
        <w:numId w:val="1"/>
      </w:numPr>
      <w:pBdr>
        <w:top w:val="single" w:sz="2" w:space="6" w:color="000000"/>
        <w:left w:val="single" w:sz="2" w:space="6" w:color="000000"/>
        <w:bottom w:val="single" w:sz="2" w:space="1" w:color="000000"/>
        <w:right w:val="single" w:sz="2" w:space="6" w:color="000000"/>
      </w:pBdr>
      <w:shd w:val="pct30" w:color="FFFF00" w:fill="auto"/>
      <w:spacing w:after="120" w:line="240" w:lineRule="auto"/>
      <w:ind w:right="480"/>
      <w:jc w:val="both"/>
    </w:pPr>
    <w:rPr>
      <w:rFonts w:ascii="Arial Black" w:eastAsia="Times New Roman" w:hAnsi="Arial Black" w:cs="Times New Roman"/>
      <w:snapToGrid w:val="0"/>
      <w:spacing w:val="-10"/>
      <w:position w:val="16"/>
      <w:sz w:val="21"/>
      <w:szCs w:val="20"/>
    </w:rPr>
  </w:style>
  <w:style w:type="paragraph" w:customStyle="1" w:styleId="DCDocumentTitleheading">
    <w:name w:val="DC Document Title heading"/>
    <w:rsid w:val="00F610CB"/>
    <w:pPr>
      <w:pBdr>
        <w:bottom w:val="single" w:sz="4" w:space="1" w:color="000080"/>
      </w:pBdr>
      <w:spacing w:after="0" w:line="240" w:lineRule="auto"/>
    </w:pPr>
    <w:rPr>
      <w:rFonts w:ascii="Arial" w:eastAsia="Times New Roman" w:hAnsi="Arial" w:cs="Times New Roman"/>
      <w:color w:val="808080"/>
      <w:sz w:val="16"/>
      <w:szCs w:val="20"/>
      <w:lang w:val="en-NZ"/>
    </w:rPr>
  </w:style>
  <w:style w:type="paragraph" w:customStyle="1" w:styleId="DCFootersmall">
    <w:name w:val="DC Footer small"/>
    <w:rsid w:val="00F610CB"/>
    <w:pPr>
      <w:spacing w:after="0" w:line="240" w:lineRule="auto"/>
      <w:ind w:right="-39" w:firstLine="840"/>
      <w:jc w:val="both"/>
    </w:pPr>
    <w:rPr>
      <w:rFonts w:ascii="Arial Black" w:eastAsia="Times New Roman" w:hAnsi="Arial Black" w:cs="Times New Roman"/>
      <w:color w:val="808080"/>
      <w:sz w:val="12"/>
      <w:szCs w:val="20"/>
      <w:lang w:val="en-NZ"/>
    </w:rPr>
  </w:style>
  <w:style w:type="character" w:customStyle="1" w:styleId="DCPageNumber">
    <w:name w:val="DC Page Number"/>
    <w:rsid w:val="00F610CB"/>
    <w:rPr>
      <w:rFonts w:ascii="Arial Black" w:hAnsi="Arial Black"/>
      <w:b/>
      <w:noProof w:val="0"/>
      <w:color w:val="808080"/>
      <w:sz w:val="16"/>
      <w:lang w:val="en-NZ"/>
    </w:rPr>
  </w:style>
  <w:style w:type="paragraph" w:styleId="Date">
    <w:name w:val="Date"/>
    <w:basedOn w:val="BodyText"/>
    <w:link w:val="DateChar"/>
    <w:rsid w:val="00F610CB"/>
    <w:pPr>
      <w:tabs>
        <w:tab w:val="clear" w:pos="567"/>
        <w:tab w:val="num" w:pos="720"/>
      </w:tabs>
      <w:spacing w:before="480" w:after="160" w:line="360" w:lineRule="auto"/>
      <w:jc w:val="center"/>
    </w:pPr>
    <w:rPr>
      <w:b/>
      <w:kern w:val="0"/>
      <w:sz w:val="20"/>
    </w:rPr>
  </w:style>
  <w:style w:type="character" w:customStyle="1" w:styleId="DateChar">
    <w:name w:val="Date Char"/>
    <w:basedOn w:val="DefaultParagraphFont"/>
    <w:link w:val="Date"/>
    <w:rsid w:val="00F610CB"/>
    <w:rPr>
      <w:rFonts w:ascii="Times New Roman" w:eastAsia="Times New Roman" w:hAnsi="Times New Roman" w:cs="Times New Roman"/>
      <w:b/>
      <w:sz w:val="20"/>
      <w:szCs w:val="20"/>
    </w:rPr>
  </w:style>
  <w:style w:type="paragraph" w:customStyle="1" w:styleId="StyleCaptionTimesNewRoman12ptAuto">
    <w:name w:val="Style Caption + Times New Roman 12 pt Auto"/>
    <w:basedOn w:val="Normal"/>
    <w:rsid w:val="00F610CB"/>
    <w:pPr>
      <w:numPr>
        <w:ilvl w:val="1"/>
        <w:numId w:val="27"/>
      </w:numPr>
      <w:spacing w:after="0" w:line="240" w:lineRule="auto"/>
    </w:pPr>
    <w:rPr>
      <w:rFonts w:ascii="Times New Roman" w:eastAsia="Times New Roman" w:hAnsi="Times New Roman" w:cs="Times New Roman"/>
      <w:sz w:val="24"/>
      <w:szCs w:val="24"/>
    </w:rPr>
  </w:style>
  <w:style w:type="character" w:customStyle="1" w:styleId="Heading2Char1">
    <w:name w:val="Heading 2 Char1"/>
    <w:aliases w:val="Heading 2 Char Char"/>
    <w:rsid w:val="00F610CB"/>
    <w:rPr>
      <w:b/>
      <w:i/>
      <w:sz w:val="26"/>
      <w:lang w:val="en-US" w:eastAsia="en-US" w:bidi="ar-SA"/>
    </w:rPr>
  </w:style>
  <w:style w:type="paragraph" w:styleId="BalloonText">
    <w:name w:val="Balloon Text"/>
    <w:basedOn w:val="Normal"/>
    <w:link w:val="BalloonTextChar"/>
    <w:rsid w:val="00F610CB"/>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F610CB"/>
    <w:rPr>
      <w:rFonts w:ascii="Tahoma" w:eastAsia="Times New Roman" w:hAnsi="Tahoma" w:cs="Tahoma"/>
      <w:sz w:val="16"/>
      <w:szCs w:val="16"/>
    </w:rPr>
  </w:style>
  <w:style w:type="paragraph" w:customStyle="1" w:styleId="CharChar40">
    <w:name w:val="Char Char4"/>
    <w:basedOn w:val="Normal"/>
    <w:autoRedefine/>
    <w:rsid w:val="0081149E"/>
    <w:pPr>
      <w:spacing w:line="240" w:lineRule="exact"/>
    </w:pPr>
    <w:rPr>
      <w:rFonts w:ascii="Verdana" w:eastAsia="Times New Roman" w:hAnsi="Verdana" w:cs="Verdana"/>
      <w:sz w:val="20"/>
      <w:szCs w:val="20"/>
    </w:rPr>
  </w:style>
  <w:style w:type="paragraph" w:customStyle="1" w:styleId="Char">
    <w:name w:val="Char"/>
    <w:basedOn w:val="Normal"/>
    <w:autoRedefine/>
    <w:rsid w:val="00B36EAE"/>
    <w:pPr>
      <w:spacing w:line="240" w:lineRule="exact"/>
    </w:pPr>
    <w:rPr>
      <w:rFonts w:ascii="Verdana" w:eastAsia="Times New Roman" w:hAnsi="Verdana" w:cs="Verdana"/>
      <w:sz w:val="20"/>
      <w:szCs w:val="20"/>
    </w:rPr>
  </w:style>
  <w:style w:type="paragraph" w:customStyle="1" w:styleId="CharChar41">
    <w:name w:val="Char Char4"/>
    <w:basedOn w:val="Normal"/>
    <w:autoRedefine/>
    <w:rsid w:val="008371B2"/>
    <w:pPr>
      <w:spacing w:line="240" w:lineRule="exact"/>
    </w:pPr>
    <w:rPr>
      <w:rFonts w:ascii="Verdana" w:eastAsia="Times New Roman" w:hAnsi="Verdana" w:cs="Verdana"/>
      <w:sz w:val="20"/>
      <w:szCs w:val="20"/>
    </w:rPr>
  </w:style>
  <w:style w:type="paragraph" w:customStyle="1" w:styleId="Char0">
    <w:name w:val="Char"/>
    <w:basedOn w:val="Normal"/>
    <w:autoRedefine/>
    <w:rsid w:val="004D4D35"/>
    <w:pPr>
      <w:spacing w:line="240" w:lineRule="exact"/>
    </w:pPr>
    <w:rPr>
      <w:rFonts w:ascii="Verdana" w:eastAsia="Times New Roman" w:hAnsi="Verdana" w:cs="Verdana"/>
      <w:sz w:val="20"/>
      <w:szCs w:val="20"/>
    </w:rPr>
  </w:style>
  <w:style w:type="paragraph" w:styleId="TOCHeading">
    <w:name w:val="TOC Heading"/>
    <w:basedOn w:val="Heading1"/>
    <w:next w:val="Normal"/>
    <w:uiPriority w:val="39"/>
    <w:unhideWhenUsed/>
    <w:qFormat/>
    <w:rsid w:val="00CF7116"/>
    <w:pPr>
      <w:outlineLvl w:val="9"/>
    </w:pPr>
  </w:style>
  <w:style w:type="paragraph" w:customStyle="1" w:styleId="Char1">
    <w:name w:val="Char"/>
    <w:basedOn w:val="Normal"/>
    <w:autoRedefine/>
    <w:rsid w:val="00212CFF"/>
    <w:pPr>
      <w:spacing w:line="240" w:lineRule="exact"/>
    </w:pPr>
    <w:rPr>
      <w:rFonts w:ascii="Verdana" w:eastAsia="Times New Roman" w:hAnsi="Verdana" w:cs="Verdana"/>
      <w:sz w:val="20"/>
      <w:szCs w:val="20"/>
    </w:rPr>
  </w:style>
  <w:style w:type="character" w:styleId="CommentReference">
    <w:name w:val="annotation reference"/>
    <w:basedOn w:val="DefaultParagraphFont"/>
    <w:uiPriority w:val="99"/>
    <w:semiHidden/>
    <w:unhideWhenUsed/>
    <w:rsid w:val="00CD586B"/>
    <w:rPr>
      <w:sz w:val="16"/>
      <w:szCs w:val="16"/>
    </w:rPr>
  </w:style>
  <w:style w:type="paragraph" w:styleId="CommentText">
    <w:name w:val="annotation text"/>
    <w:basedOn w:val="Normal"/>
    <w:link w:val="CommentTextChar"/>
    <w:uiPriority w:val="99"/>
    <w:semiHidden/>
    <w:unhideWhenUsed/>
    <w:rsid w:val="00CD586B"/>
    <w:pPr>
      <w:spacing w:line="240" w:lineRule="auto"/>
    </w:pPr>
    <w:rPr>
      <w:sz w:val="20"/>
      <w:szCs w:val="20"/>
    </w:rPr>
  </w:style>
  <w:style w:type="character" w:customStyle="1" w:styleId="CommentTextChar">
    <w:name w:val="Comment Text Char"/>
    <w:basedOn w:val="DefaultParagraphFont"/>
    <w:link w:val="CommentText"/>
    <w:uiPriority w:val="99"/>
    <w:semiHidden/>
    <w:rsid w:val="00CD586B"/>
    <w:rPr>
      <w:sz w:val="20"/>
      <w:szCs w:val="20"/>
    </w:rPr>
  </w:style>
  <w:style w:type="paragraph" w:styleId="CommentSubject">
    <w:name w:val="annotation subject"/>
    <w:basedOn w:val="CommentText"/>
    <w:next w:val="CommentText"/>
    <w:link w:val="CommentSubjectChar"/>
    <w:uiPriority w:val="99"/>
    <w:semiHidden/>
    <w:unhideWhenUsed/>
    <w:rsid w:val="00CD586B"/>
    <w:rPr>
      <w:b/>
      <w:bCs/>
    </w:rPr>
  </w:style>
  <w:style w:type="character" w:customStyle="1" w:styleId="CommentSubjectChar">
    <w:name w:val="Comment Subject Char"/>
    <w:basedOn w:val="CommentTextChar"/>
    <w:link w:val="CommentSubject"/>
    <w:uiPriority w:val="99"/>
    <w:semiHidden/>
    <w:rsid w:val="00CD58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6374">
      <w:bodyDiv w:val="1"/>
      <w:marLeft w:val="0"/>
      <w:marRight w:val="0"/>
      <w:marTop w:val="0"/>
      <w:marBottom w:val="0"/>
      <w:divBdr>
        <w:top w:val="none" w:sz="0" w:space="0" w:color="auto"/>
        <w:left w:val="none" w:sz="0" w:space="0" w:color="auto"/>
        <w:bottom w:val="none" w:sz="0" w:space="0" w:color="auto"/>
        <w:right w:val="none" w:sz="0" w:space="0" w:color="auto"/>
      </w:divBdr>
      <w:divsChild>
        <w:div w:id="691611450">
          <w:marLeft w:val="547"/>
          <w:marRight w:val="0"/>
          <w:marTop w:val="96"/>
          <w:marBottom w:val="0"/>
          <w:divBdr>
            <w:top w:val="none" w:sz="0" w:space="0" w:color="auto"/>
            <w:left w:val="none" w:sz="0" w:space="0" w:color="auto"/>
            <w:bottom w:val="none" w:sz="0" w:space="0" w:color="auto"/>
            <w:right w:val="none" w:sz="0" w:space="0" w:color="auto"/>
          </w:divBdr>
        </w:div>
      </w:divsChild>
    </w:div>
    <w:div w:id="31999487">
      <w:bodyDiv w:val="1"/>
      <w:marLeft w:val="0"/>
      <w:marRight w:val="0"/>
      <w:marTop w:val="0"/>
      <w:marBottom w:val="0"/>
      <w:divBdr>
        <w:top w:val="none" w:sz="0" w:space="0" w:color="auto"/>
        <w:left w:val="none" w:sz="0" w:space="0" w:color="auto"/>
        <w:bottom w:val="none" w:sz="0" w:space="0" w:color="auto"/>
        <w:right w:val="none" w:sz="0" w:space="0" w:color="auto"/>
      </w:divBdr>
    </w:div>
    <w:div w:id="45031635">
      <w:bodyDiv w:val="1"/>
      <w:marLeft w:val="0"/>
      <w:marRight w:val="0"/>
      <w:marTop w:val="0"/>
      <w:marBottom w:val="0"/>
      <w:divBdr>
        <w:top w:val="none" w:sz="0" w:space="0" w:color="auto"/>
        <w:left w:val="none" w:sz="0" w:space="0" w:color="auto"/>
        <w:bottom w:val="none" w:sz="0" w:space="0" w:color="auto"/>
        <w:right w:val="none" w:sz="0" w:space="0" w:color="auto"/>
      </w:divBdr>
      <w:divsChild>
        <w:div w:id="804738110">
          <w:marLeft w:val="1498"/>
          <w:marRight w:val="0"/>
          <w:marTop w:val="115"/>
          <w:marBottom w:val="0"/>
          <w:divBdr>
            <w:top w:val="none" w:sz="0" w:space="0" w:color="auto"/>
            <w:left w:val="none" w:sz="0" w:space="0" w:color="auto"/>
            <w:bottom w:val="none" w:sz="0" w:space="0" w:color="auto"/>
            <w:right w:val="none" w:sz="0" w:space="0" w:color="auto"/>
          </w:divBdr>
        </w:div>
        <w:div w:id="777915136">
          <w:marLeft w:val="1498"/>
          <w:marRight w:val="0"/>
          <w:marTop w:val="115"/>
          <w:marBottom w:val="0"/>
          <w:divBdr>
            <w:top w:val="none" w:sz="0" w:space="0" w:color="auto"/>
            <w:left w:val="none" w:sz="0" w:space="0" w:color="auto"/>
            <w:bottom w:val="none" w:sz="0" w:space="0" w:color="auto"/>
            <w:right w:val="none" w:sz="0" w:space="0" w:color="auto"/>
          </w:divBdr>
        </w:div>
        <w:div w:id="780490231">
          <w:marLeft w:val="1498"/>
          <w:marRight w:val="0"/>
          <w:marTop w:val="115"/>
          <w:marBottom w:val="0"/>
          <w:divBdr>
            <w:top w:val="none" w:sz="0" w:space="0" w:color="auto"/>
            <w:left w:val="none" w:sz="0" w:space="0" w:color="auto"/>
            <w:bottom w:val="none" w:sz="0" w:space="0" w:color="auto"/>
            <w:right w:val="none" w:sz="0" w:space="0" w:color="auto"/>
          </w:divBdr>
        </w:div>
      </w:divsChild>
    </w:div>
    <w:div w:id="86390956">
      <w:bodyDiv w:val="1"/>
      <w:marLeft w:val="0"/>
      <w:marRight w:val="0"/>
      <w:marTop w:val="0"/>
      <w:marBottom w:val="0"/>
      <w:divBdr>
        <w:top w:val="none" w:sz="0" w:space="0" w:color="auto"/>
        <w:left w:val="none" w:sz="0" w:space="0" w:color="auto"/>
        <w:bottom w:val="none" w:sz="0" w:space="0" w:color="auto"/>
        <w:right w:val="none" w:sz="0" w:space="0" w:color="auto"/>
      </w:divBdr>
      <w:divsChild>
        <w:div w:id="948241903">
          <w:marLeft w:val="1498"/>
          <w:marRight w:val="0"/>
          <w:marTop w:val="86"/>
          <w:marBottom w:val="0"/>
          <w:divBdr>
            <w:top w:val="none" w:sz="0" w:space="0" w:color="auto"/>
            <w:left w:val="none" w:sz="0" w:space="0" w:color="auto"/>
            <w:bottom w:val="none" w:sz="0" w:space="0" w:color="auto"/>
            <w:right w:val="none" w:sz="0" w:space="0" w:color="auto"/>
          </w:divBdr>
        </w:div>
        <w:div w:id="1586457014">
          <w:marLeft w:val="1498"/>
          <w:marRight w:val="0"/>
          <w:marTop w:val="86"/>
          <w:marBottom w:val="0"/>
          <w:divBdr>
            <w:top w:val="none" w:sz="0" w:space="0" w:color="auto"/>
            <w:left w:val="none" w:sz="0" w:space="0" w:color="auto"/>
            <w:bottom w:val="none" w:sz="0" w:space="0" w:color="auto"/>
            <w:right w:val="none" w:sz="0" w:space="0" w:color="auto"/>
          </w:divBdr>
        </w:div>
      </w:divsChild>
    </w:div>
    <w:div w:id="123893069">
      <w:bodyDiv w:val="1"/>
      <w:marLeft w:val="0"/>
      <w:marRight w:val="0"/>
      <w:marTop w:val="0"/>
      <w:marBottom w:val="0"/>
      <w:divBdr>
        <w:top w:val="none" w:sz="0" w:space="0" w:color="auto"/>
        <w:left w:val="none" w:sz="0" w:space="0" w:color="auto"/>
        <w:bottom w:val="none" w:sz="0" w:space="0" w:color="auto"/>
        <w:right w:val="none" w:sz="0" w:space="0" w:color="auto"/>
      </w:divBdr>
      <w:divsChild>
        <w:div w:id="319625892">
          <w:marLeft w:val="0"/>
          <w:marRight w:val="0"/>
          <w:marTop w:val="0"/>
          <w:marBottom w:val="0"/>
          <w:divBdr>
            <w:top w:val="none" w:sz="0" w:space="0" w:color="auto"/>
            <w:left w:val="none" w:sz="0" w:space="0" w:color="auto"/>
            <w:bottom w:val="none" w:sz="0" w:space="0" w:color="auto"/>
            <w:right w:val="none" w:sz="0" w:space="0" w:color="auto"/>
          </w:divBdr>
          <w:divsChild>
            <w:div w:id="244726465">
              <w:marLeft w:val="0"/>
              <w:marRight w:val="0"/>
              <w:marTop w:val="0"/>
              <w:marBottom w:val="0"/>
              <w:divBdr>
                <w:top w:val="none" w:sz="0" w:space="0" w:color="auto"/>
                <w:left w:val="none" w:sz="0" w:space="0" w:color="auto"/>
                <w:bottom w:val="none" w:sz="0" w:space="0" w:color="auto"/>
                <w:right w:val="none" w:sz="0" w:space="0" w:color="auto"/>
              </w:divBdr>
              <w:divsChild>
                <w:div w:id="788668919">
                  <w:marLeft w:val="0"/>
                  <w:marRight w:val="0"/>
                  <w:marTop w:val="0"/>
                  <w:marBottom w:val="0"/>
                  <w:divBdr>
                    <w:top w:val="none" w:sz="0" w:space="0" w:color="auto"/>
                    <w:left w:val="none" w:sz="0" w:space="0" w:color="auto"/>
                    <w:bottom w:val="none" w:sz="0" w:space="0" w:color="auto"/>
                    <w:right w:val="none" w:sz="0" w:space="0" w:color="auto"/>
                  </w:divBdr>
                  <w:divsChild>
                    <w:div w:id="443235510">
                      <w:marLeft w:val="0"/>
                      <w:marRight w:val="0"/>
                      <w:marTop w:val="0"/>
                      <w:marBottom w:val="0"/>
                      <w:divBdr>
                        <w:top w:val="none" w:sz="0" w:space="0" w:color="auto"/>
                        <w:left w:val="none" w:sz="0" w:space="0" w:color="auto"/>
                        <w:bottom w:val="none" w:sz="0" w:space="0" w:color="auto"/>
                        <w:right w:val="none" w:sz="0" w:space="0" w:color="auto"/>
                      </w:divBdr>
                      <w:divsChild>
                        <w:div w:id="2140343311">
                          <w:marLeft w:val="0"/>
                          <w:marRight w:val="0"/>
                          <w:marTop w:val="0"/>
                          <w:marBottom w:val="0"/>
                          <w:divBdr>
                            <w:top w:val="none" w:sz="0" w:space="0" w:color="auto"/>
                            <w:left w:val="none" w:sz="0" w:space="0" w:color="auto"/>
                            <w:bottom w:val="none" w:sz="0" w:space="0" w:color="auto"/>
                            <w:right w:val="none" w:sz="0" w:space="0" w:color="auto"/>
                          </w:divBdr>
                          <w:divsChild>
                            <w:div w:id="488057298">
                              <w:marLeft w:val="0"/>
                              <w:marRight w:val="0"/>
                              <w:marTop w:val="0"/>
                              <w:marBottom w:val="0"/>
                              <w:divBdr>
                                <w:top w:val="none" w:sz="0" w:space="0" w:color="auto"/>
                                <w:left w:val="none" w:sz="0" w:space="0" w:color="auto"/>
                                <w:bottom w:val="none" w:sz="0" w:space="0" w:color="auto"/>
                                <w:right w:val="none" w:sz="0" w:space="0" w:color="auto"/>
                              </w:divBdr>
                              <w:divsChild>
                                <w:div w:id="992368587">
                                  <w:marLeft w:val="0"/>
                                  <w:marRight w:val="0"/>
                                  <w:marTop w:val="0"/>
                                  <w:marBottom w:val="0"/>
                                  <w:divBdr>
                                    <w:top w:val="none" w:sz="0" w:space="0" w:color="auto"/>
                                    <w:left w:val="none" w:sz="0" w:space="0" w:color="auto"/>
                                    <w:bottom w:val="none" w:sz="0" w:space="0" w:color="auto"/>
                                    <w:right w:val="none" w:sz="0" w:space="0" w:color="auto"/>
                                  </w:divBdr>
                                  <w:divsChild>
                                    <w:div w:id="376204330">
                                      <w:marLeft w:val="0"/>
                                      <w:marRight w:val="0"/>
                                      <w:marTop w:val="0"/>
                                      <w:marBottom w:val="0"/>
                                      <w:divBdr>
                                        <w:top w:val="none" w:sz="0" w:space="0" w:color="auto"/>
                                        <w:left w:val="none" w:sz="0" w:space="0" w:color="auto"/>
                                        <w:bottom w:val="none" w:sz="0" w:space="0" w:color="auto"/>
                                        <w:right w:val="none" w:sz="0" w:space="0" w:color="auto"/>
                                      </w:divBdr>
                                      <w:divsChild>
                                        <w:div w:id="339282545">
                                          <w:marLeft w:val="0"/>
                                          <w:marRight w:val="0"/>
                                          <w:marTop w:val="0"/>
                                          <w:marBottom w:val="360"/>
                                          <w:divBdr>
                                            <w:top w:val="none" w:sz="0" w:space="0" w:color="auto"/>
                                            <w:left w:val="none" w:sz="0" w:space="0" w:color="auto"/>
                                            <w:bottom w:val="none" w:sz="0" w:space="0" w:color="auto"/>
                                            <w:right w:val="none" w:sz="0" w:space="0" w:color="auto"/>
                                          </w:divBdr>
                                          <w:divsChild>
                                            <w:div w:id="1626083316">
                                              <w:marLeft w:val="0"/>
                                              <w:marRight w:val="0"/>
                                              <w:marTop w:val="0"/>
                                              <w:marBottom w:val="0"/>
                                              <w:divBdr>
                                                <w:top w:val="none" w:sz="0" w:space="0" w:color="auto"/>
                                                <w:left w:val="none" w:sz="0" w:space="0" w:color="auto"/>
                                                <w:bottom w:val="none" w:sz="0" w:space="0" w:color="auto"/>
                                                <w:right w:val="none" w:sz="0" w:space="0" w:color="auto"/>
                                              </w:divBdr>
                                              <w:divsChild>
                                                <w:div w:id="9948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005442">
      <w:bodyDiv w:val="1"/>
      <w:marLeft w:val="0"/>
      <w:marRight w:val="0"/>
      <w:marTop w:val="0"/>
      <w:marBottom w:val="0"/>
      <w:divBdr>
        <w:top w:val="none" w:sz="0" w:space="0" w:color="auto"/>
        <w:left w:val="none" w:sz="0" w:space="0" w:color="auto"/>
        <w:bottom w:val="none" w:sz="0" w:space="0" w:color="auto"/>
        <w:right w:val="none" w:sz="0" w:space="0" w:color="auto"/>
      </w:divBdr>
      <w:divsChild>
        <w:div w:id="738864680">
          <w:marLeft w:val="720"/>
          <w:marRight w:val="0"/>
          <w:marTop w:val="115"/>
          <w:marBottom w:val="0"/>
          <w:divBdr>
            <w:top w:val="none" w:sz="0" w:space="0" w:color="auto"/>
            <w:left w:val="none" w:sz="0" w:space="0" w:color="auto"/>
            <w:bottom w:val="none" w:sz="0" w:space="0" w:color="auto"/>
            <w:right w:val="none" w:sz="0" w:space="0" w:color="auto"/>
          </w:divBdr>
        </w:div>
        <w:div w:id="2004157215">
          <w:marLeft w:val="720"/>
          <w:marRight w:val="0"/>
          <w:marTop w:val="115"/>
          <w:marBottom w:val="0"/>
          <w:divBdr>
            <w:top w:val="none" w:sz="0" w:space="0" w:color="auto"/>
            <w:left w:val="none" w:sz="0" w:space="0" w:color="auto"/>
            <w:bottom w:val="none" w:sz="0" w:space="0" w:color="auto"/>
            <w:right w:val="none" w:sz="0" w:space="0" w:color="auto"/>
          </w:divBdr>
        </w:div>
        <w:div w:id="484516173">
          <w:marLeft w:val="720"/>
          <w:marRight w:val="0"/>
          <w:marTop w:val="115"/>
          <w:marBottom w:val="0"/>
          <w:divBdr>
            <w:top w:val="none" w:sz="0" w:space="0" w:color="auto"/>
            <w:left w:val="none" w:sz="0" w:space="0" w:color="auto"/>
            <w:bottom w:val="none" w:sz="0" w:space="0" w:color="auto"/>
            <w:right w:val="none" w:sz="0" w:space="0" w:color="auto"/>
          </w:divBdr>
        </w:div>
        <w:div w:id="1927878094">
          <w:marLeft w:val="720"/>
          <w:marRight w:val="0"/>
          <w:marTop w:val="115"/>
          <w:marBottom w:val="0"/>
          <w:divBdr>
            <w:top w:val="none" w:sz="0" w:space="0" w:color="auto"/>
            <w:left w:val="none" w:sz="0" w:space="0" w:color="auto"/>
            <w:bottom w:val="none" w:sz="0" w:space="0" w:color="auto"/>
            <w:right w:val="none" w:sz="0" w:space="0" w:color="auto"/>
          </w:divBdr>
        </w:div>
      </w:divsChild>
    </w:div>
    <w:div w:id="190149352">
      <w:bodyDiv w:val="1"/>
      <w:marLeft w:val="0"/>
      <w:marRight w:val="0"/>
      <w:marTop w:val="0"/>
      <w:marBottom w:val="0"/>
      <w:divBdr>
        <w:top w:val="none" w:sz="0" w:space="0" w:color="auto"/>
        <w:left w:val="none" w:sz="0" w:space="0" w:color="auto"/>
        <w:bottom w:val="none" w:sz="0" w:space="0" w:color="auto"/>
        <w:right w:val="none" w:sz="0" w:space="0" w:color="auto"/>
      </w:divBdr>
      <w:divsChild>
        <w:div w:id="1177422559">
          <w:marLeft w:val="1166"/>
          <w:marRight w:val="0"/>
          <w:marTop w:val="125"/>
          <w:marBottom w:val="0"/>
          <w:divBdr>
            <w:top w:val="none" w:sz="0" w:space="0" w:color="auto"/>
            <w:left w:val="none" w:sz="0" w:space="0" w:color="auto"/>
            <w:bottom w:val="none" w:sz="0" w:space="0" w:color="auto"/>
            <w:right w:val="none" w:sz="0" w:space="0" w:color="auto"/>
          </w:divBdr>
        </w:div>
        <w:div w:id="2018993584">
          <w:marLeft w:val="1166"/>
          <w:marRight w:val="0"/>
          <w:marTop w:val="125"/>
          <w:marBottom w:val="0"/>
          <w:divBdr>
            <w:top w:val="none" w:sz="0" w:space="0" w:color="auto"/>
            <w:left w:val="none" w:sz="0" w:space="0" w:color="auto"/>
            <w:bottom w:val="none" w:sz="0" w:space="0" w:color="auto"/>
            <w:right w:val="none" w:sz="0" w:space="0" w:color="auto"/>
          </w:divBdr>
        </w:div>
        <w:div w:id="1835338706">
          <w:marLeft w:val="547"/>
          <w:marRight w:val="0"/>
          <w:marTop w:val="134"/>
          <w:marBottom w:val="0"/>
          <w:divBdr>
            <w:top w:val="none" w:sz="0" w:space="0" w:color="auto"/>
            <w:left w:val="none" w:sz="0" w:space="0" w:color="auto"/>
            <w:bottom w:val="none" w:sz="0" w:space="0" w:color="auto"/>
            <w:right w:val="none" w:sz="0" w:space="0" w:color="auto"/>
          </w:divBdr>
        </w:div>
      </w:divsChild>
    </w:div>
    <w:div w:id="261881886">
      <w:bodyDiv w:val="1"/>
      <w:marLeft w:val="0"/>
      <w:marRight w:val="0"/>
      <w:marTop w:val="0"/>
      <w:marBottom w:val="0"/>
      <w:divBdr>
        <w:top w:val="none" w:sz="0" w:space="0" w:color="auto"/>
        <w:left w:val="none" w:sz="0" w:space="0" w:color="auto"/>
        <w:bottom w:val="none" w:sz="0" w:space="0" w:color="auto"/>
        <w:right w:val="none" w:sz="0" w:space="0" w:color="auto"/>
      </w:divBdr>
    </w:div>
    <w:div w:id="268007909">
      <w:bodyDiv w:val="1"/>
      <w:marLeft w:val="0"/>
      <w:marRight w:val="0"/>
      <w:marTop w:val="0"/>
      <w:marBottom w:val="0"/>
      <w:divBdr>
        <w:top w:val="none" w:sz="0" w:space="0" w:color="auto"/>
        <w:left w:val="none" w:sz="0" w:space="0" w:color="auto"/>
        <w:bottom w:val="none" w:sz="0" w:space="0" w:color="auto"/>
        <w:right w:val="none" w:sz="0" w:space="0" w:color="auto"/>
      </w:divBdr>
      <w:divsChild>
        <w:div w:id="876116998">
          <w:marLeft w:val="1166"/>
          <w:marRight w:val="0"/>
          <w:marTop w:val="96"/>
          <w:marBottom w:val="0"/>
          <w:divBdr>
            <w:top w:val="none" w:sz="0" w:space="0" w:color="auto"/>
            <w:left w:val="none" w:sz="0" w:space="0" w:color="auto"/>
            <w:bottom w:val="none" w:sz="0" w:space="0" w:color="auto"/>
            <w:right w:val="none" w:sz="0" w:space="0" w:color="auto"/>
          </w:divBdr>
        </w:div>
      </w:divsChild>
    </w:div>
    <w:div w:id="287780161">
      <w:bodyDiv w:val="1"/>
      <w:marLeft w:val="0"/>
      <w:marRight w:val="0"/>
      <w:marTop w:val="0"/>
      <w:marBottom w:val="0"/>
      <w:divBdr>
        <w:top w:val="none" w:sz="0" w:space="0" w:color="auto"/>
        <w:left w:val="none" w:sz="0" w:space="0" w:color="auto"/>
        <w:bottom w:val="none" w:sz="0" w:space="0" w:color="auto"/>
        <w:right w:val="none" w:sz="0" w:space="0" w:color="auto"/>
      </w:divBdr>
    </w:div>
    <w:div w:id="389957540">
      <w:bodyDiv w:val="1"/>
      <w:marLeft w:val="0"/>
      <w:marRight w:val="0"/>
      <w:marTop w:val="0"/>
      <w:marBottom w:val="0"/>
      <w:divBdr>
        <w:top w:val="none" w:sz="0" w:space="0" w:color="auto"/>
        <w:left w:val="none" w:sz="0" w:space="0" w:color="auto"/>
        <w:bottom w:val="none" w:sz="0" w:space="0" w:color="auto"/>
        <w:right w:val="none" w:sz="0" w:space="0" w:color="auto"/>
      </w:divBdr>
      <w:divsChild>
        <w:div w:id="1300459051">
          <w:marLeft w:val="2160"/>
          <w:marRight w:val="0"/>
          <w:marTop w:val="96"/>
          <w:marBottom w:val="0"/>
          <w:divBdr>
            <w:top w:val="none" w:sz="0" w:space="0" w:color="auto"/>
            <w:left w:val="none" w:sz="0" w:space="0" w:color="auto"/>
            <w:bottom w:val="none" w:sz="0" w:space="0" w:color="auto"/>
            <w:right w:val="none" w:sz="0" w:space="0" w:color="auto"/>
          </w:divBdr>
        </w:div>
      </w:divsChild>
    </w:div>
    <w:div w:id="463744021">
      <w:bodyDiv w:val="1"/>
      <w:marLeft w:val="0"/>
      <w:marRight w:val="0"/>
      <w:marTop w:val="0"/>
      <w:marBottom w:val="0"/>
      <w:divBdr>
        <w:top w:val="none" w:sz="0" w:space="0" w:color="auto"/>
        <w:left w:val="none" w:sz="0" w:space="0" w:color="auto"/>
        <w:bottom w:val="none" w:sz="0" w:space="0" w:color="auto"/>
        <w:right w:val="none" w:sz="0" w:space="0" w:color="auto"/>
      </w:divBdr>
      <w:divsChild>
        <w:div w:id="1444299261">
          <w:marLeft w:val="547"/>
          <w:marRight w:val="0"/>
          <w:marTop w:val="106"/>
          <w:marBottom w:val="0"/>
          <w:divBdr>
            <w:top w:val="none" w:sz="0" w:space="0" w:color="auto"/>
            <w:left w:val="none" w:sz="0" w:space="0" w:color="auto"/>
            <w:bottom w:val="none" w:sz="0" w:space="0" w:color="auto"/>
            <w:right w:val="none" w:sz="0" w:space="0" w:color="auto"/>
          </w:divBdr>
        </w:div>
        <w:div w:id="304555573">
          <w:marLeft w:val="1166"/>
          <w:marRight w:val="0"/>
          <w:marTop w:val="106"/>
          <w:marBottom w:val="0"/>
          <w:divBdr>
            <w:top w:val="none" w:sz="0" w:space="0" w:color="auto"/>
            <w:left w:val="none" w:sz="0" w:space="0" w:color="auto"/>
            <w:bottom w:val="none" w:sz="0" w:space="0" w:color="auto"/>
            <w:right w:val="none" w:sz="0" w:space="0" w:color="auto"/>
          </w:divBdr>
        </w:div>
        <w:div w:id="513811217">
          <w:marLeft w:val="1166"/>
          <w:marRight w:val="0"/>
          <w:marTop w:val="106"/>
          <w:marBottom w:val="0"/>
          <w:divBdr>
            <w:top w:val="none" w:sz="0" w:space="0" w:color="auto"/>
            <w:left w:val="none" w:sz="0" w:space="0" w:color="auto"/>
            <w:bottom w:val="none" w:sz="0" w:space="0" w:color="auto"/>
            <w:right w:val="none" w:sz="0" w:space="0" w:color="auto"/>
          </w:divBdr>
        </w:div>
        <w:div w:id="1545754981">
          <w:marLeft w:val="1166"/>
          <w:marRight w:val="0"/>
          <w:marTop w:val="106"/>
          <w:marBottom w:val="0"/>
          <w:divBdr>
            <w:top w:val="none" w:sz="0" w:space="0" w:color="auto"/>
            <w:left w:val="none" w:sz="0" w:space="0" w:color="auto"/>
            <w:bottom w:val="none" w:sz="0" w:space="0" w:color="auto"/>
            <w:right w:val="none" w:sz="0" w:space="0" w:color="auto"/>
          </w:divBdr>
        </w:div>
      </w:divsChild>
    </w:div>
    <w:div w:id="563491346">
      <w:bodyDiv w:val="1"/>
      <w:marLeft w:val="0"/>
      <w:marRight w:val="0"/>
      <w:marTop w:val="0"/>
      <w:marBottom w:val="0"/>
      <w:divBdr>
        <w:top w:val="none" w:sz="0" w:space="0" w:color="auto"/>
        <w:left w:val="none" w:sz="0" w:space="0" w:color="auto"/>
        <w:bottom w:val="none" w:sz="0" w:space="0" w:color="auto"/>
        <w:right w:val="none" w:sz="0" w:space="0" w:color="auto"/>
      </w:divBdr>
    </w:div>
    <w:div w:id="813061847">
      <w:bodyDiv w:val="1"/>
      <w:marLeft w:val="0"/>
      <w:marRight w:val="0"/>
      <w:marTop w:val="0"/>
      <w:marBottom w:val="0"/>
      <w:divBdr>
        <w:top w:val="none" w:sz="0" w:space="0" w:color="auto"/>
        <w:left w:val="none" w:sz="0" w:space="0" w:color="auto"/>
        <w:bottom w:val="none" w:sz="0" w:space="0" w:color="auto"/>
        <w:right w:val="none" w:sz="0" w:space="0" w:color="auto"/>
      </w:divBdr>
      <w:divsChild>
        <w:div w:id="735663651">
          <w:marLeft w:val="547"/>
          <w:marRight w:val="0"/>
          <w:marTop w:val="115"/>
          <w:marBottom w:val="0"/>
          <w:divBdr>
            <w:top w:val="none" w:sz="0" w:space="0" w:color="auto"/>
            <w:left w:val="none" w:sz="0" w:space="0" w:color="auto"/>
            <w:bottom w:val="none" w:sz="0" w:space="0" w:color="auto"/>
            <w:right w:val="none" w:sz="0" w:space="0" w:color="auto"/>
          </w:divBdr>
        </w:div>
        <w:div w:id="849375218">
          <w:marLeft w:val="547"/>
          <w:marRight w:val="0"/>
          <w:marTop w:val="115"/>
          <w:marBottom w:val="0"/>
          <w:divBdr>
            <w:top w:val="none" w:sz="0" w:space="0" w:color="auto"/>
            <w:left w:val="none" w:sz="0" w:space="0" w:color="auto"/>
            <w:bottom w:val="none" w:sz="0" w:space="0" w:color="auto"/>
            <w:right w:val="none" w:sz="0" w:space="0" w:color="auto"/>
          </w:divBdr>
        </w:div>
      </w:divsChild>
    </w:div>
    <w:div w:id="854491010">
      <w:bodyDiv w:val="1"/>
      <w:marLeft w:val="0"/>
      <w:marRight w:val="0"/>
      <w:marTop w:val="0"/>
      <w:marBottom w:val="0"/>
      <w:divBdr>
        <w:top w:val="none" w:sz="0" w:space="0" w:color="auto"/>
        <w:left w:val="none" w:sz="0" w:space="0" w:color="auto"/>
        <w:bottom w:val="none" w:sz="0" w:space="0" w:color="auto"/>
        <w:right w:val="none" w:sz="0" w:space="0" w:color="auto"/>
      </w:divBdr>
      <w:divsChild>
        <w:div w:id="1898734360">
          <w:marLeft w:val="2160"/>
          <w:marRight w:val="0"/>
          <w:marTop w:val="86"/>
          <w:marBottom w:val="0"/>
          <w:divBdr>
            <w:top w:val="none" w:sz="0" w:space="0" w:color="auto"/>
            <w:left w:val="none" w:sz="0" w:space="0" w:color="auto"/>
            <w:bottom w:val="none" w:sz="0" w:space="0" w:color="auto"/>
            <w:right w:val="none" w:sz="0" w:space="0" w:color="auto"/>
          </w:divBdr>
        </w:div>
        <w:div w:id="1252474762">
          <w:marLeft w:val="2160"/>
          <w:marRight w:val="0"/>
          <w:marTop w:val="86"/>
          <w:marBottom w:val="0"/>
          <w:divBdr>
            <w:top w:val="none" w:sz="0" w:space="0" w:color="auto"/>
            <w:left w:val="none" w:sz="0" w:space="0" w:color="auto"/>
            <w:bottom w:val="none" w:sz="0" w:space="0" w:color="auto"/>
            <w:right w:val="none" w:sz="0" w:space="0" w:color="auto"/>
          </w:divBdr>
        </w:div>
      </w:divsChild>
    </w:div>
    <w:div w:id="926618885">
      <w:bodyDiv w:val="1"/>
      <w:marLeft w:val="0"/>
      <w:marRight w:val="0"/>
      <w:marTop w:val="0"/>
      <w:marBottom w:val="0"/>
      <w:divBdr>
        <w:top w:val="none" w:sz="0" w:space="0" w:color="auto"/>
        <w:left w:val="none" w:sz="0" w:space="0" w:color="auto"/>
        <w:bottom w:val="none" w:sz="0" w:space="0" w:color="auto"/>
        <w:right w:val="none" w:sz="0" w:space="0" w:color="auto"/>
      </w:divBdr>
    </w:div>
    <w:div w:id="1011374784">
      <w:bodyDiv w:val="1"/>
      <w:marLeft w:val="0"/>
      <w:marRight w:val="0"/>
      <w:marTop w:val="0"/>
      <w:marBottom w:val="0"/>
      <w:divBdr>
        <w:top w:val="none" w:sz="0" w:space="0" w:color="auto"/>
        <w:left w:val="none" w:sz="0" w:space="0" w:color="auto"/>
        <w:bottom w:val="none" w:sz="0" w:space="0" w:color="auto"/>
        <w:right w:val="none" w:sz="0" w:space="0" w:color="auto"/>
      </w:divBdr>
    </w:div>
    <w:div w:id="1072778014">
      <w:bodyDiv w:val="1"/>
      <w:marLeft w:val="0"/>
      <w:marRight w:val="0"/>
      <w:marTop w:val="0"/>
      <w:marBottom w:val="0"/>
      <w:divBdr>
        <w:top w:val="none" w:sz="0" w:space="0" w:color="auto"/>
        <w:left w:val="none" w:sz="0" w:space="0" w:color="auto"/>
        <w:bottom w:val="none" w:sz="0" w:space="0" w:color="auto"/>
        <w:right w:val="none" w:sz="0" w:space="0" w:color="auto"/>
      </w:divBdr>
    </w:div>
    <w:div w:id="1190952103">
      <w:bodyDiv w:val="1"/>
      <w:marLeft w:val="0"/>
      <w:marRight w:val="0"/>
      <w:marTop w:val="0"/>
      <w:marBottom w:val="0"/>
      <w:divBdr>
        <w:top w:val="none" w:sz="0" w:space="0" w:color="auto"/>
        <w:left w:val="none" w:sz="0" w:space="0" w:color="auto"/>
        <w:bottom w:val="none" w:sz="0" w:space="0" w:color="auto"/>
        <w:right w:val="none" w:sz="0" w:space="0" w:color="auto"/>
      </w:divBdr>
    </w:div>
    <w:div w:id="1339622622">
      <w:bodyDiv w:val="1"/>
      <w:marLeft w:val="0"/>
      <w:marRight w:val="0"/>
      <w:marTop w:val="0"/>
      <w:marBottom w:val="0"/>
      <w:divBdr>
        <w:top w:val="none" w:sz="0" w:space="0" w:color="auto"/>
        <w:left w:val="none" w:sz="0" w:space="0" w:color="auto"/>
        <w:bottom w:val="none" w:sz="0" w:space="0" w:color="auto"/>
        <w:right w:val="none" w:sz="0" w:space="0" w:color="auto"/>
      </w:divBdr>
    </w:div>
    <w:div w:id="1364020667">
      <w:bodyDiv w:val="1"/>
      <w:marLeft w:val="0"/>
      <w:marRight w:val="0"/>
      <w:marTop w:val="0"/>
      <w:marBottom w:val="0"/>
      <w:divBdr>
        <w:top w:val="none" w:sz="0" w:space="0" w:color="auto"/>
        <w:left w:val="none" w:sz="0" w:space="0" w:color="auto"/>
        <w:bottom w:val="none" w:sz="0" w:space="0" w:color="auto"/>
        <w:right w:val="none" w:sz="0" w:space="0" w:color="auto"/>
      </w:divBdr>
    </w:div>
    <w:div w:id="1389766264">
      <w:bodyDiv w:val="1"/>
      <w:marLeft w:val="0"/>
      <w:marRight w:val="0"/>
      <w:marTop w:val="0"/>
      <w:marBottom w:val="0"/>
      <w:divBdr>
        <w:top w:val="none" w:sz="0" w:space="0" w:color="auto"/>
        <w:left w:val="none" w:sz="0" w:space="0" w:color="auto"/>
        <w:bottom w:val="none" w:sz="0" w:space="0" w:color="auto"/>
        <w:right w:val="none" w:sz="0" w:space="0" w:color="auto"/>
      </w:divBdr>
      <w:divsChild>
        <w:div w:id="958486843">
          <w:marLeft w:val="547"/>
          <w:marRight w:val="0"/>
          <w:marTop w:val="115"/>
          <w:marBottom w:val="0"/>
          <w:divBdr>
            <w:top w:val="none" w:sz="0" w:space="0" w:color="auto"/>
            <w:left w:val="none" w:sz="0" w:space="0" w:color="auto"/>
            <w:bottom w:val="none" w:sz="0" w:space="0" w:color="auto"/>
            <w:right w:val="none" w:sz="0" w:space="0" w:color="auto"/>
          </w:divBdr>
        </w:div>
      </w:divsChild>
    </w:div>
    <w:div w:id="1462729097">
      <w:bodyDiv w:val="1"/>
      <w:marLeft w:val="0"/>
      <w:marRight w:val="0"/>
      <w:marTop w:val="0"/>
      <w:marBottom w:val="0"/>
      <w:divBdr>
        <w:top w:val="none" w:sz="0" w:space="0" w:color="auto"/>
        <w:left w:val="none" w:sz="0" w:space="0" w:color="auto"/>
        <w:bottom w:val="none" w:sz="0" w:space="0" w:color="auto"/>
        <w:right w:val="none" w:sz="0" w:space="0" w:color="auto"/>
      </w:divBdr>
    </w:div>
    <w:div w:id="1535187994">
      <w:bodyDiv w:val="1"/>
      <w:marLeft w:val="0"/>
      <w:marRight w:val="0"/>
      <w:marTop w:val="0"/>
      <w:marBottom w:val="0"/>
      <w:divBdr>
        <w:top w:val="none" w:sz="0" w:space="0" w:color="auto"/>
        <w:left w:val="none" w:sz="0" w:space="0" w:color="auto"/>
        <w:bottom w:val="none" w:sz="0" w:space="0" w:color="auto"/>
        <w:right w:val="none" w:sz="0" w:space="0" w:color="auto"/>
      </w:divBdr>
      <w:divsChild>
        <w:div w:id="129982493">
          <w:marLeft w:val="547"/>
          <w:marRight w:val="0"/>
          <w:marTop w:val="115"/>
          <w:marBottom w:val="0"/>
          <w:divBdr>
            <w:top w:val="none" w:sz="0" w:space="0" w:color="auto"/>
            <w:left w:val="none" w:sz="0" w:space="0" w:color="auto"/>
            <w:bottom w:val="none" w:sz="0" w:space="0" w:color="auto"/>
            <w:right w:val="none" w:sz="0" w:space="0" w:color="auto"/>
          </w:divBdr>
        </w:div>
        <w:div w:id="2128431556">
          <w:marLeft w:val="1166"/>
          <w:marRight w:val="0"/>
          <w:marTop w:val="106"/>
          <w:marBottom w:val="0"/>
          <w:divBdr>
            <w:top w:val="none" w:sz="0" w:space="0" w:color="auto"/>
            <w:left w:val="none" w:sz="0" w:space="0" w:color="auto"/>
            <w:bottom w:val="none" w:sz="0" w:space="0" w:color="auto"/>
            <w:right w:val="none" w:sz="0" w:space="0" w:color="auto"/>
          </w:divBdr>
        </w:div>
        <w:div w:id="1393501427">
          <w:marLeft w:val="547"/>
          <w:marRight w:val="0"/>
          <w:marTop w:val="115"/>
          <w:marBottom w:val="0"/>
          <w:divBdr>
            <w:top w:val="none" w:sz="0" w:space="0" w:color="auto"/>
            <w:left w:val="none" w:sz="0" w:space="0" w:color="auto"/>
            <w:bottom w:val="none" w:sz="0" w:space="0" w:color="auto"/>
            <w:right w:val="none" w:sz="0" w:space="0" w:color="auto"/>
          </w:divBdr>
        </w:div>
        <w:div w:id="1414738662">
          <w:marLeft w:val="547"/>
          <w:marRight w:val="0"/>
          <w:marTop w:val="115"/>
          <w:marBottom w:val="0"/>
          <w:divBdr>
            <w:top w:val="none" w:sz="0" w:space="0" w:color="auto"/>
            <w:left w:val="none" w:sz="0" w:space="0" w:color="auto"/>
            <w:bottom w:val="none" w:sz="0" w:space="0" w:color="auto"/>
            <w:right w:val="none" w:sz="0" w:space="0" w:color="auto"/>
          </w:divBdr>
        </w:div>
        <w:div w:id="1410272854">
          <w:marLeft w:val="547"/>
          <w:marRight w:val="0"/>
          <w:marTop w:val="115"/>
          <w:marBottom w:val="0"/>
          <w:divBdr>
            <w:top w:val="none" w:sz="0" w:space="0" w:color="auto"/>
            <w:left w:val="none" w:sz="0" w:space="0" w:color="auto"/>
            <w:bottom w:val="none" w:sz="0" w:space="0" w:color="auto"/>
            <w:right w:val="none" w:sz="0" w:space="0" w:color="auto"/>
          </w:divBdr>
        </w:div>
        <w:div w:id="1097554456">
          <w:marLeft w:val="1166"/>
          <w:marRight w:val="0"/>
          <w:marTop w:val="106"/>
          <w:marBottom w:val="0"/>
          <w:divBdr>
            <w:top w:val="none" w:sz="0" w:space="0" w:color="auto"/>
            <w:left w:val="none" w:sz="0" w:space="0" w:color="auto"/>
            <w:bottom w:val="none" w:sz="0" w:space="0" w:color="auto"/>
            <w:right w:val="none" w:sz="0" w:space="0" w:color="auto"/>
          </w:divBdr>
        </w:div>
      </w:divsChild>
    </w:div>
    <w:div w:id="1570732009">
      <w:bodyDiv w:val="1"/>
      <w:marLeft w:val="0"/>
      <w:marRight w:val="0"/>
      <w:marTop w:val="0"/>
      <w:marBottom w:val="0"/>
      <w:divBdr>
        <w:top w:val="none" w:sz="0" w:space="0" w:color="auto"/>
        <w:left w:val="none" w:sz="0" w:space="0" w:color="auto"/>
        <w:bottom w:val="none" w:sz="0" w:space="0" w:color="auto"/>
        <w:right w:val="none" w:sz="0" w:space="0" w:color="auto"/>
      </w:divBdr>
      <w:divsChild>
        <w:div w:id="120732941">
          <w:marLeft w:val="2160"/>
          <w:marRight w:val="0"/>
          <w:marTop w:val="86"/>
          <w:marBottom w:val="0"/>
          <w:divBdr>
            <w:top w:val="none" w:sz="0" w:space="0" w:color="auto"/>
            <w:left w:val="none" w:sz="0" w:space="0" w:color="auto"/>
            <w:bottom w:val="none" w:sz="0" w:space="0" w:color="auto"/>
            <w:right w:val="none" w:sz="0" w:space="0" w:color="auto"/>
          </w:divBdr>
        </w:div>
        <w:div w:id="85081692">
          <w:marLeft w:val="2160"/>
          <w:marRight w:val="0"/>
          <w:marTop w:val="86"/>
          <w:marBottom w:val="0"/>
          <w:divBdr>
            <w:top w:val="none" w:sz="0" w:space="0" w:color="auto"/>
            <w:left w:val="none" w:sz="0" w:space="0" w:color="auto"/>
            <w:bottom w:val="none" w:sz="0" w:space="0" w:color="auto"/>
            <w:right w:val="none" w:sz="0" w:space="0" w:color="auto"/>
          </w:divBdr>
        </w:div>
      </w:divsChild>
    </w:div>
    <w:div w:id="1730417111">
      <w:bodyDiv w:val="1"/>
      <w:marLeft w:val="0"/>
      <w:marRight w:val="0"/>
      <w:marTop w:val="0"/>
      <w:marBottom w:val="0"/>
      <w:divBdr>
        <w:top w:val="none" w:sz="0" w:space="0" w:color="auto"/>
        <w:left w:val="none" w:sz="0" w:space="0" w:color="auto"/>
        <w:bottom w:val="none" w:sz="0" w:space="0" w:color="auto"/>
        <w:right w:val="none" w:sz="0" w:space="0" w:color="auto"/>
      </w:divBdr>
      <w:divsChild>
        <w:div w:id="485585987">
          <w:marLeft w:val="1166"/>
          <w:marRight w:val="0"/>
          <w:marTop w:val="106"/>
          <w:marBottom w:val="0"/>
          <w:divBdr>
            <w:top w:val="none" w:sz="0" w:space="0" w:color="auto"/>
            <w:left w:val="none" w:sz="0" w:space="0" w:color="auto"/>
            <w:bottom w:val="none" w:sz="0" w:space="0" w:color="auto"/>
            <w:right w:val="none" w:sz="0" w:space="0" w:color="auto"/>
          </w:divBdr>
        </w:div>
      </w:divsChild>
    </w:div>
    <w:div w:id="1803886490">
      <w:bodyDiv w:val="1"/>
      <w:marLeft w:val="0"/>
      <w:marRight w:val="0"/>
      <w:marTop w:val="0"/>
      <w:marBottom w:val="0"/>
      <w:divBdr>
        <w:top w:val="none" w:sz="0" w:space="0" w:color="auto"/>
        <w:left w:val="none" w:sz="0" w:space="0" w:color="auto"/>
        <w:bottom w:val="none" w:sz="0" w:space="0" w:color="auto"/>
        <w:right w:val="none" w:sz="0" w:space="0" w:color="auto"/>
      </w:divBdr>
      <w:divsChild>
        <w:div w:id="600259998">
          <w:marLeft w:val="1498"/>
          <w:marRight w:val="0"/>
          <w:marTop w:val="96"/>
          <w:marBottom w:val="0"/>
          <w:divBdr>
            <w:top w:val="none" w:sz="0" w:space="0" w:color="auto"/>
            <w:left w:val="none" w:sz="0" w:space="0" w:color="auto"/>
            <w:bottom w:val="none" w:sz="0" w:space="0" w:color="auto"/>
            <w:right w:val="none" w:sz="0" w:space="0" w:color="auto"/>
          </w:divBdr>
        </w:div>
      </w:divsChild>
    </w:div>
    <w:div w:id="1811432943">
      <w:bodyDiv w:val="1"/>
      <w:marLeft w:val="0"/>
      <w:marRight w:val="0"/>
      <w:marTop w:val="0"/>
      <w:marBottom w:val="0"/>
      <w:divBdr>
        <w:top w:val="none" w:sz="0" w:space="0" w:color="auto"/>
        <w:left w:val="none" w:sz="0" w:space="0" w:color="auto"/>
        <w:bottom w:val="none" w:sz="0" w:space="0" w:color="auto"/>
        <w:right w:val="none" w:sz="0" w:space="0" w:color="auto"/>
      </w:divBdr>
      <w:divsChild>
        <w:div w:id="1550340861">
          <w:marLeft w:val="1498"/>
          <w:marRight w:val="0"/>
          <w:marTop w:val="96"/>
          <w:marBottom w:val="0"/>
          <w:divBdr>
            <w:top w:val="none" w:sz="0" w:space="0" w:color="auto"/>
            <w:left w:val="none" w:sz="0" w:space="0" w:color="auto"/>
            <w:bottom w:val="none" w:sz="0" w:space="0" w:color="auto"/>
            <w:right w:val="none" w:sz="0" w:space="0" w:color="auto"/>
          </w:divBdr>
        </w:div>
        <w:div w:id="1440565062">
          <w:marLeft w:val="1498"/>
          <w:marRight w:val="0"/>
          <w:marTop w:val="96"/>
          <w:marBottom w:val="0"/>
          <w:divBdr>
            <w:top w:val="none" w:sz="0" w:space="0" w:color="auto"/>
            <w:left w:val="none" w:sz="0" w:space="0" w:color="auto"/>
            <w:bottom w:val="none" w:sz="0" w:space="0" w:color="auto"/>
            <w:right w:val="none" w:sz="0" w:space="0" w:color="auto"/>
          </w:divBdr>
        </w:div>
      </w:divsChild>
    </w:div>
    <w:div w:id="1872497678">
      <w:bodyDiv w:val="1"/>
      <w:marLeft w:val="0"/>
      <w:marRight w:val="0"/>
      <w:marTop w:val="0"/>
      <w:marBottom w:val="0"/>
      <w:divBdr>
        <w:top w:val="none" w:sz="0" w:space="0" w:color="auto"/>
        <w:left w:val="none" w:sz="0" w:space="0" w:color="auto"/>
        <w:bottom w:val="none" w:sz="0" w:space="0" w:color="auto"/>
        <w:right w:val="none" w:sz="0" w:space="0" w:color="auto"/>
      </w:divBdr>
      <w:divsChild>
        <w:div w:id="2138185152">
          <w:marLeft w:val="547"/>
          <w:marRight w:val="0"/>
          <w:marTop w:val="106"/>
          <w:marBottom w:val="0"/>
          <w:divBdr>
            <w:top w:val="none" w:sz="0" w:space="0" w:color="auto"/>
            <w:left w:val="none" w:sz="0" w:space="0" w:color="auto"/>
            <w:bottom w:val="none" w:sz="0" w:space="0" w:color="auto"/>
            <w:right w:val="none" w:sz="0" w:space="0" w:color="auto"/>
          </w:divBdr>
        </w:div>
      </w:divsChild>
    </w:div>
    <w:div w:id="1925147509">
      <w:bodyDiv w:val="1"/>
      <w:marLeft w:val="0"/>
      <w:marRight w:val="0"/>
      <w:marTop w:val="0"/>
      <w:marBottom w:val="0"/>
      <w:divBdr>
        <w:top w:val="none" w:sz="0" w:space="0" w:color="auto"/>
        <w:left w:val="none" w:sz="0" w:space="0" w:color="auto"/>
        <w:bottom w:val="none" w:sz="0" w:space="0" w:color="auto"/>
        <w:right w:val="none" w:sz="0" w:space="0" w:color="auto"/>
      </w:divBdr>
      <w:divsChild>
        <w:div w:id="1679114672">
          <w:marLeft w:val="1498"/>
          <w:marRight w:val="0"/>
          <w:marTop w:val="96"/>
          <w:marBottom w:val="0"/>
          <w:divBdr>
            <w:top w:val="none" w:sz="0" w:space="0" w:color="auto"/>
            <w:left w:val="none" w:sz="0" w:space="0" w:color="auto"/>
            <w:bottom w:val="none" w:sz="0" w:space="0" w:color="auto"/>
            <w:right w:val="none" w:sz="0" w:space="0" w:color="auto"/>
          </w:divBdr>
        </w:div>
        <w:div w:id="1797210847">
          <w:marLeft w:val="1498"/>
          <w:marRight w:val="0"/>
          <w:marTop w:val="96"/>
          <w:marBottom w:val="0"/>
          <w:divBdr>
            <w:top w:val="none" w:sz="0" w:space="0" w:color="auto"/>
            <w:left w:val="none" w:sz="0" w:space="0" w:color="auto"/>
            <w:bottom w:val="none" w:sz="0" w:space="0" w:color="auto"/>
            <w:right w:val="none" w:sz="0" w:space="0" w:color="auto"/>
          </w:divBdr>
        </w:div>
      </w:divsChild>
    </w:div>
    <w:div w:id="1947537205">
      <w:bodyDiv w:val="1"/>
      <w:marLeft w:val="0"/>
      <w:marRight w:val="0"/>
      <w:marTop w:val="0"/>
      <w:marBottom w:val="0"/>
      <w:divBdr>
        <w:top w:val="none" w:sz="0" w:space="0" w:color="auto"/>
        <w:left w:val="none" w:sz="0" w:space="0" w:color="auto"/>
        <w:bottom w:val="none" w:sz="0" w:space="0" w:color="auto"/>
        <w:right w:val="none" w:sz="0" w:space="0" w:color="auto"/>
      </w:divBdr>
      <w:divsChild>
        <w:div w:id="13384558">
          <w:marLeft w:val="2160"/>
          <w:marRight w:val="0"/>
          <w:marTop w:val="96"/>
          <w:marBottom w:val="0"/>
          <w:divBdr>
            <w:top w:val="none" w:sz="0" w:space="0" w:color="auto"/>
            <w:left w:val="none" w:sz="0" w:space="0" w:color="auto"/>
            <w:bottom w:val="none" w:sz="0" w:space="0" w:color="auto"/>
            <w:right w:val="none" w:sz="0" w:space="0" w:color="auto"/>
          </w:divBdr>
        </w:div>
      </w:divsChild>
    </w:div>
    <w:div w:id="2111008146">
      <w:bodyDiv w:val="1"/>
      <w:marLeft w:val="0"/>
      <w:marRight w:val="0"/>
      <w:marTop w:val="0"/>
      <w:marBottom w:val="0"/>
      <w:divBdr>
        <w:top w:val="none" w:sz="0" w:space="0" w:color="auto"/>
        <w:left w:val="none" w:sz="0" w:space="0" w:color="auto"/>
        <w:bottom w:val="none" w:sz="0" w:space="0" w:color="auto"/>
        <w:right w:val="none" w:sz="0" w:space="0" w:color="auto"/>
      </w:divBdr>
    </w:div>
    <w:div w:id="21112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image" Target="media/image27.jpe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png"/><Relationship Id="rId11" Type="http://schemas.openxmlformats.org/officeDocument/2006/relationships/image" Target="media/image2.w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wm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wmf"/><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10.w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oleObject" Target="embeddings/oleObject5.bin"/><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wmf"/><Relationship Id="rId49" Type="http://schemas.openxmlformats.org/officeDocument/2006/relationships/image" Target="media/image34.png"/><Relationship Id="rId57" Type="http://schemas.openxmlformats.org/officeDocument/2006/relationships/image" Target="media/image42.png"/><Relationship Id="rId10" Type="http://schemas.microsoft.com/office/2011/relationships/commentsExtended" Target="commentsExtended.xml"/><Relationship Id="rId31" Type="http://schemas.openxmlformats.org/officeDocument/2006/relationships/image" Target="media/image16.w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9857E-46CB-4E47-BA43-58BF3E9B1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85</Pages>
  <Words>21605</Words>
  <Characters>123152</Characters>
  <Application>Microsoft Office Word</Application>
  <DocSecurity>0</DocSecurity>
  <Lines>1026</Lines>
  <Paragraphs>288</Paragraphs>
  <ScaleCrop>false</ScaleCrop>
  <HeadingPairs>
    <vt:vector size="2" baseType="variant">
      <vt:variant>
        <vt:lpstr>Title</vt:lpstr>
      </vt:variant>
      <vt:variant>
        <vt:i4>1</vt:i4>
      </vt:variant>
    </vt:vector>
  </HeadingPairs>
  <TitlesOfParts>
    <vt:vector size="1" baseType="lpstr">
      <vt:lpstr>Phân tích và thiết kế hướng đối tượng</vt:lpstr>
    </vt:vector>
  </TitlesOfParts>
  <Company>Microsoft</Company>
  <LinksUpToDate>false</LinksUpToDate>
  <CharactersWithSpaces>144469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Phân tích và thiết kế hướng đối tượng</dc:title>
  <dc:creator>Đình Hưng Nguyễn</dc:creator>
  <cp:lastModifiedBy>Windows User</cp:lastModifiedBy>
  <cp:revision>10</cp:revision>
  <dcterms:created xsi:type="dcterms:W3CDTF">2019-02-20T06:17:00Z</dcterms:created>
  <dcterms:modified xsi:type="dcterms:W3CDTF">2019-02-20T09:04:00Z</dcterms:modified>
</cp:coreProperties>
</file>